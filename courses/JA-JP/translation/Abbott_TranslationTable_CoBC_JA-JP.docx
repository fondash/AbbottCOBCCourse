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C600" w14:textId="77777777" w:rsidR="00840375" w:rsidRPr="00853EAB" w:rsidRDefault="00010AF3" w:rsidP="00840375">
      <w:pPr>
        <w:rPr>
          <w:rStyle w:val="tw4winExternal"/>
          <w:rFonts w:ascii="Calibri" w:hAnsi="Calibri" w:cs="Calibri"/>
          <w:color w:val="000000" w:themeColor="text1"/>
          <w:sz w:val="36"/>
          <w:szCs w:val="36"/>
          <w:lang w:val="en-US"/>
        </w:rPr>
      </w:pPr>
      <w:r w:rsidRPr="00853EAB">
        <w:rPr>
          <w:noProof/>
          <w:lang w:val="en-US"/>
        </w:rPr>
        <mc:AlternateContent>
          <mc:Choice Requires="wps">
            <w:drawing>
              <wp:anchor distT="0" distB="0" distL="114300" distR="114300" simplePos="0" relativeHeight="251658240" behindDoc="1" locked="0" layoutInCell="1" allowOverlap="1" wp14:anchorId="0DE97C28" wp14:editId="514CC8CC">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59622841" w14:textId="4926E4A0" w:rsidR="00840375" w:rsidRPr="00853EAB" w:rsidRDefault="009B7B5B" w:rsidP="005F1E76">
                                <w:pPr>
                                  <w:pStyle w:val="aa"/>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086304">
                                  <w:rPr>
                                    <w:rFonts w:asciiTheme="majorHAnsi" w:eastAsiaTheme="majorEastAsia" w:hAnsiTheme="majorHAnsi" w:cstheme="majorBidi"/>
                                    <w:color w:val="595959" w:themeColor="text1" w:themeTint="A6"/>
                                    <w:sz w:val="72"/>
                                    <w:szCs w:val="72"/>
                                  </w:rPr>
                                  <w:t>1. Code of Business Conduct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25AF3B8D" w14:textId="77777777" w:rsidR="00840375" w:rsidRPr="00853EAB" w:rsidRDefault="00853EAB" w:rsidP="00840375">
                                <w:pPr>
                                  <w:pStyle w:val="aa"/>
                                  <w:spacing w:before="240"/>
                                  <w:rPr>
                                    <w:caps/>
                                    <w:color w:val="0E2841" w:themeColor="text2"/>
                                    <w:sz w:val="36"/>
                                    <w:szCs w:val="36"/>
                                  </w:rPr>
                                </w:pPr>
                                <w:r w:rsidRPr="00853EAB">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0DE97C28"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59622841" w14:textId="4926E4A0" w:rsidR="00840375" w:rsidRPr="00853EAB" w:rsidRDefault="009B7B5B" w:rsidP="005F1E76">
                          <w:pPr>
                            <w:pStyle w:val="aa"/>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086304">
                            <w:rPr>
                              <w:rFonts w:asciiTheme="majorHAnsi" w:eastAsiaTheme="majorEastAsia" w:hAnsiTheme="majorHAnsi" w:cstheme="majorBidi"/>
                              <w:color w:val="595959" w:themeColor="text1" w:themeTint="A6"/>
                              <w:sz w:val="72"/>
                              <w:szCs w:val="72"/>
                            </w:rPr>
                            <w:t>1. Code of Business Conduct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25AF3B8D" w14:textId="77777777" w:rsidR="00840375" w:rsidRPr="00853EAB" w:rsidRDefault="00853EAB" w:rsidP="00840375">
                          <w:pPr>
                            <w:pStyle w:val="aa"/>
                            <w:spacing w:before="240"/>
                            <w:rPr>
                              <w:caps/>
                              <w:color w:val="0E2841" w:themeColor="text2"/>
                              <w:sz w:val="36"/>
                              <w:szCs w:val="36"/>
                            </w:rPr>
                          </w:pPr>
                          <w:r w:rsidRPr="00853EAB">
                            <w:rPr>
                              <w:caps/>
                              <w:color w:val="0E2841" w:themeColor="text2"/>
                              <w:sz w:val="36"/>
                              <w:szCs w:val="36"/>
                            </w:rPr>
                            <w:t>Translation table 2025</w:t>
                          </w:r>
                        </w:p>
                      </w:sdtContent>
                    </w:sdt>
                  </w:txbxContent>
                </v:textbox>
              </v:shape>
            </w:pict>
          </mc:Fallback>
        </mc:AlternateContent>
      </w:r>
      <w:r w:rsidRPr="00853EAB">
        <w:br w:type="page"/>
      </w:r>
      <w:r w:rsidRPr="00853EAB">
        <w:rPr>
          <w:rStyle w:val="tw4winExternal"/>
          <w:rFonts w:ascii="Calibri" w:hAnsi="Calibri" w:cs="Calibri"/>
          <w:b/>
          <w:color w:val="000000" w:themeColor="text1"/>
          <w:sz w:val="36"/>
          <w:szCs w:val="36"/>
          <w:lang w:val="en-US"/>
        </w:rPr>
        <w:lastRenderedPageBreak/>
        <w:t>INSTRUCTIONS:</w:t>
      </w:r>
    </w:p>
    <w:p w14:paraId="746EBD0C" w14:textId="77777777" w:rsidR="00840375" w:rsidRPr="00853EAB"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57576766" w14:textId="77777777" w:rsidR="00840375" w:rsidRPr="00853EAB" w:rsidRDefault="00010AF3"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53EAB">
        <w:rPr>
          <w:rStyle w:val="tw4winExternal"/>
          <w:rFonts w:ascii="Calibri" w:hAnsi="Calibri" w:cs="Calibri"/>
          <w:b/>
          <w:color w:val="000000" w:themeColor="text1"/>
          <w:lang w:val="en-US"/>
        </w:rPr>
        <w:t xml:space="preserve">1) </w:t>
      </w:r>
      <w:r w:rsidRPr="00853EAB">
        <w:rPr>
          <w:rStyle w:val="tw4winExternal"/>
          <w:rFonts w:ascii="Calibri" w:hAnsi="Calibri" w:cs="Calibri"/>
          <w:color w:val="000000" w:themeColor="text1"/>
          <w:lang w:val="en-US"/>
        </w:rPr>
        <w:t>Please edit the translation in the TARGET column directly.</w:t>
      </w:r>
    </w:p>
    <w:p w14:paraId="4F269F94" w14:textId="77777777" w:rsidR="00840375" w:rsidRPr="00853EAB" w:rsidRDefault="00010AF3"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53EAB">
        <w:rPr>
          <w:rStyle w:val="tw4winExternal"/>
          <w:rFonts w:ascii="Calibri" w:hAnsi="Calibri" w:cs="Calibri"/>
          <w:b/>
          <w:color w:val="000000" w:themeColor="text1"/>
          <w:lang w:val="en-US"/>
        </w:rPr>
        <w:t xml:space="preserve">2) </w:t>
      </w:r>
      <w:r w:rsidRPr="00853EAB">
        <w:rPr>
          <w:rStyle w:val="tw4winExternal"/>
          <w:rFonts w:ascii="Calibri" w:hAnsi="Calibri" w:cs="Calibri"/>
          <w:color w:val="000000" w:themeColor="text1"/>
          <w:lang w:val="en-US"/>
        </w:rPr>
        <w:t>To comment on a segment, simply create a new MS-Word comment.</w:t>
      </w:r>
    </w:p>
    <w:p w14:paraId="17C4BD58" w14:textId="77777777" w:rsidR="00840375" w:rsidRPr="00853EAB" w:rsidRDefault="00010AF3"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53EAB">
        <w:rPr>
          <w:rStyle w:val="tw4winExternal"/>
          <w:rFonts w:ascii="Calibri" w:hAnsi="Calibri" w:cs="Calibri"/>
          <w:b/>
          <w:color w:val="000000" w:themeColor="text1"/>
          <w:lang w:val="en-US"/>
        </w:rPr>
        <w:t xml:space="preserve">3) </w:t>
      </w:r>
      <w:r w:rsidRPr="00853EAB">
        <w:rPr>
          <w:rStyle w:val="tw4winExternal"/>
          <w:rFonts w:ascii="Calibri" w:hAnsi="Calibri" w:cs="Calibri"/>
          <w:color w:val="000000" w:themeColor="text1"/>
          <w:lang w:val="en-US"/>
        </w:rPr>
        <w:t>It is best to edit this file in Normal or Draft view rather than page layout.</w:t>
      </w:r>
    </w:p>
    <w:p w14:paraId="71A0A4DE" w14:textId="77777777" w:rsidR="00840375" w:rsidRPr="00853EAB" w:rsidRDefault="00010AF3"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53EAB">
        <w:rPr>
          <w:rStyle w:val="tw4winExternal"/>
          <w:rFonts w:ascii="Calibri" w:hAnsi="Calibri" w:cs="Calibri"/>
          <w:b/>
          <w:color w:val="000000" w:themeColor="text1"/>
          <w:lang w:val="en-US"/>
        </w:rPr>
        <w:t xml:space="preserve">4) </w:t>
      </w:r>
      <w:r w:rsidRPr="00853EAB">
        <w:rPr>
          <w:rStyle w:val="tw4winExternal"/>
          <w:rFonts w:ascii="Calibri" w:hAnsi="Calibri" w:cs="Calibri"/>
          <w:color w:val="000000" w:themeColor="text1"/>
          <w:lang w:val="en-US"/>
        </w:rPr>
        <w:t>DO NOT alter the ID or SOURCE column text.</w:t>
      </w:r>
    </w:p>
    <w:p w14:paraId="3AE1D8ED" w14:textId="77777777" w:rsidR="00840375" w:rsidRPr="00853EAB" w:rsidRDefault="00010AF3"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53EAB">
        <w:rPr>
          <w:rStyle w:val="tw4winExternal"/>
          <w:rFonts w:ascii="Calibri" w:hAnsi="Calibri" w:cs="Calibri"/>
          <w:b/>
          <w:bCs/>
          <w:color w:val="000000" w:themeColor="text1"/>
          <w:lang w:val="en-US"/>
        </w:rPr>
        <w:t>5</w:t>
      </w:r>
      <w:r w:rsidRPr="000F7BE7">
        <w:rPr>
          <w:rStyle w:val="tw4winExternal"/>
          <w:rFonts w:ascii="Calibri" w:hAnsi="Calibri" w:cs="Calibri"/>
          <w:b/>
          <w:bCs/>
          <w:color w:val="000000" w:themeColor="text1"/>
          <w:lang w:val="en-US"/>
        </w:rPr>
        <w:t>)</w:t>
      </w:r>
      <w:r w:rsidRPr="00853EAB">
        <w:rPr>
          <w:rStyle w:val="tw4winExternal"/>
          <w:rFonts w:ascii="Calibri" w:hAnsi="Calibri" w:cs="Calibri"/>
          <w:color w:val="000000" w:themeColor="text1"/>
          <w:lang w:val="en-US"/>
        </w:rPr>
        <w:t xml:space="preserve"> Blank rows should be ignored but not deleted.</w:t>
      </w:r>
    </w:p>
    <w:p w14:paraId="054BD4BE" w14:textId="77777777" w:rsidR="00840375" w:rsidRPr="00853EAB" w:rsidRDefault="00010AF3"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853EAB">
        <w:rPr>
          <w:rStyle w:val="tw4winExternal"/>
          <w:rFonts w:ascii="Calibri" w:hAnsi="Calibri" w:cs="Calibri"/>
          <w:b/>
          <w:bCs/>
          <w:color w:val="000000" w:themeColor="text1"/>
          <w:lang w:val="en-US"/>
        </w:rPr>
        <w:t>6</w:t>
      </w:r>
      <w:r w:rsidRPr="000F7BE7">
        <w:rPr>
          <w:rStyle w:val="tw4winExternal"/>
          <w:rFonts w:ascii="Calibri" w:hAnsi="Calibri" w:cs="Calibri"/>
          <w:b/>
          <w:bCs/>
          <w:color w:val="000000" w:themeColor="text1"/>
          <w:lang w:val="en-US"/>
        </w:rPr>
        <w:t>)</w:t>
      </w:r>
      <w:r w:rsidRPr="00853EAB">
        <w:rPr>
          <w:rStyle w:val="tw4winExternal"/>
          <w:rFonts w:ascii="Calibri" w:hAnsi="Calibri" w:cs="Calibri"/>
          <w:b/>
          <w:bCs/>
          <w:color w:val="000000" w:themeColor="text1"/>
          <w:lang w:val="en-US"/>
        </w:rPr>
        <w:t xml:space="preserve"> The following formatting must be maintained throughout:</w:t>
      </w:r>
    </w:p>
    <w:p w14:paraId="492D2BEE" w14:textId="77777777" w:rsidR="00840375" w:rsidRPr="00853EAB" w:rsidRDefault="00010AF3" w:rsidP="004D60B2">
      <w:pPr>
        <w:pStyle w:val="a9"/>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53EAB">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64FB180F" w14:textId="77777777" w:rsidR="00840375" w:rsidRPr="00853EAB" w:rsidRDefault="00010AF3" w:rsidP="004D60B2">
      <w:pPr>
        <w:pStyle w:val="a9"/>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53EAB">
        <w:rPr>
          <w:rStyle w:val="tw4winExternal"/>
          <w:rFonts w:ascii="Calibri" w:eastAsiaTheme="minorEastAsia" w:hAnsi="Calibri" w:cs="Calibri" w:hint="default"/>
          <w:b/>
          <w:bCs/>
          <w:color w:val="000000" w:themeColor="text1"/>
          <w:lang w:val="en-US" w:eastAsia="en-IE"/>
        </w:rPr>
        <w:t xml:space="preserve">bold </w:t>
      </w:r>
    </w:p>
    <w:p w14:paraId="0FD6E60C" w14:textId="77777777" w:rsidR="00840375" w:rsidRPr="00853EAB" w:rsidRDefault="00010AF3" w:rsidP="004D60B2">
      <w:pPr>
        <w:pStyle w:val="a9"/>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53EAB">
        <w:rPr>
          <w:rStyle w:val="tw4winExternal"/>
          <w:rFonts w:ascii="Calibri" w:eastAsiaTheme="minorEastAsia" w:hAnsi="Calibri" w:cs="Calibri" w:hint="default"/>
          <w:b/>
          <w:bCs/>
          <w:color w:val="000000" w:themeColor="text1"/>
          <w:lang w:val="en-US" w:eastAsia="en-IE"/>
        </w:rPr>
        <w:t>italic</w:t>
      </w:r>
    </w:p>
    <w:p w14:paraId="424411BB" w14:textId="77777777" w:rsidR="00840375" w:rsidRPr="00853EAB" w:rsidRDefault="00010AF3" w:rsidP="004D60B2">
      <w:pPr>
        <w:pStyle w:val="a9"/>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53EAB">
        <w:rPr>
          <w:rStyle w:val="tw4winExternal"/>
          <w:rFonts w:ascii="Calibri" w:eastAsiaTheme="minorEastAsia" w:hAnsi="Calibri" w:cs="Calibri" w:hint="default"/>
          <w:b/>
          <w:bCs/>
          <w:color w:val="000000" w:themeColor="text1"/>
          <w:lang w:val="en-US" w:eastAsia="en-IE"/>
        </w:rPr>
        <w:t>underline</w:t>
      </w:r>
    </w:p>
    <w:p w14:paraId="486915B0" w14:textId="77777777" w:rsidR="00840375" w:rsidRPr="00853EAB" w:rsidRDefault="00010AF3" w:rsidP="004D60B2">
      <w:pPr>
        <w:pStyle w:val="a9"/>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53EAB">
        <w:rPr>
          <w:rStyle w:val="tw4winExternal"/>
          <w:rFonts w:ascii="Calibri" w:eastAsiaTheme="minorEastAsia" w:hAnsi="Calibri" w:cs="Calibri" w:hint="default"/>
          <w:b/>
          <w:bCs/>
          <w:color w:val="000000" w:themeColor="text1"/>
          <w:lang w:val="en-US" w:eastAsia="en-IE"/>
        </w:rPr>
        <w:t>links</w:t>
      </w:r>
    </w:p>
    <w:p w14:paraId="0271EA37" w14:textId="77777777" w:rsidR="00840375" w:rsidRPr="00853EAB" w:rsidRDefault="00010AF3" w:rsidP="004D60B2">
      <w:pPr>
        <w:pStyle w:val="a9"/>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53EAB">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6732FB52" w14:textId="77777777" w:rsidR="00840375" w:rsidRPr="00853EAB" w:rsidRDefault="00010AF3"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53EAB">
        <w:rPr>
          <w:rStyle w:val="tw4winExternal"/>
          <w:rFonts w:ascii="Calibri" w:hAnsi="Calibri" w:cs="Calibri"/>
          <w:b/>
          <w:bCs/>
          <w:color w:val="000000" w:themeColor="text1"/>
          <w:lang w:val="en-US"/>
        </w:rPr>
        <w:t>7</w:t>
      </w:r>
      <w:r w:rsidRPr="00853EAB">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29E0739A" w14:textId="77777777" w:rsidR="00840375" w:rsidRPr="00853EAB" w:rsidRDefault="00010AF3">
      <w:pPr>
        <w:rPr>
          <w:rStyle w:val="tw4winExternal"/>
          <w:rFonts w:ascii="Calibri" w:hAnsi="Calibri" w:cs="Calibri"/>
          <w:color w:val="000000" w:themeColor="text1"/>
          <w:lang w:val="en-US"/>
        </w:rPr>
      </w:pPr>
      <w:r w:rsidRPr="00853EAB">
        <w:rPr>
          <w:rStyle w:val="tw4winExternal"/>
          <w:rFonts w:ascii="Calibri" w:hAnsi="Calibri" w:cs="Calibri"/>
          <w:color w:val="000000" w:themeColor="text1"/>
          <w:lang w:val="en-US"/>
        </w:rPr>
        <w:br w:type="page"/>
      </w:r>
    </w:p>
    <w:p w14:paraId="22BF9A43" w14:textId="77777777" w:rsidR="00840375" w:rsidRPr="00853EAB"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2B8DC279" w14:textId="77777777" w:rsidR="004D60B2" w:rsidRPr="00853EAB" w:rsidRDefault="00010AF3"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853EAB">
        <w:rPr>
          <w:rStyle w:val="tw4winExternal"/>
          <w:rFonts w:ascii="Calibri" w:hAnsi="Calibri" w:cs="Calibri"/>
          <w:color w:val="000000" w:themeColor="text1"/>
          <w:sz w:val="72"/>
          <w:szCs w:val="72"/>
          <w:lang w:val="en-US"/>
        </w:rPr>
        <w:t>Code of Business Conduct</w:t>
      </w:r>
    </w:p>
    <w:p w14:paraId="786A7664" w14:textId="77777777" w:rsidR="00840375" w:rsidRPr="00853EAB"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2F1C3A" w:rsidRPr="00853EAB" w14:paraId="15B71CFB" w14:textId="77777777" w:rsidTr="007B7848">
        <w:tc>
          <w:tcPr>
            <w:tcW w:w="1353" w:type="dxa"/>
            <w:shd w:val="clear" w:color="auto" w:fill="F1A983" w:themeFill="accent2" w:themeFillTint="99"/>
            <w:tcMar>
              <w:top w:w="120" w:type="dxa"/>
              <w:left w:w="180" w:type="dxa"/>
              <w:bottom w:w="120" w:type="dxa"/>
              <w:right w:w="180" w:type="dxa"/>
            </w:tcMar>
          </w:tcPr>
          <w:p w14:paraId="274CE3C0" w14:textId="77777777" w:rsidR="009D7F9A" w:rsidRPr="00853EAB" w:rsidRDefault="00010AF3" w:rsidP="00F66488">
            <w:pPr>
              <w:spacing w:before="30" w:after="30"/>
              <w:ind w:left="30" w:right="30"/>
              <w:rPr>
                <w:rFonts w:eastAsia="Times New Roman"/>
              </w:rPr>
            </w:pPr>
            <w:r w:rsidRPr="00853EAB">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4BC9F552" w14:textId="77777777" w:rsidR="009D7F9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Source</w:t>
            </w:r>
          </w:p>
        </w:tc>
        <w:tc>
          <w:tcPr>
            <w:tcW w:w="6000" w:type="dxa"/>
            <w:shd w:val="clear" w:color="auto" w:fill="F1A983" w:themeFill="accent2" w:themeFillTint="99"/>
            <w:vAlign w:val="center"/>
          </w:tcPr>
          <w:p w14:paraId="1DD529F3" w14:textId="77777777" w:rsidR="009D7F9A"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Calibri"/>
              </w:rPr>
              <w:t>Target</w:t>
            </w:r>
          </w:p>
        </w:tc>
      </w:tr>
      <w:tr w:rsidR="002F1C3A" w:rsidRPr="00853EAB" w14:paraId="04BB6154" w14:textId="77777777" w:rsidTr="55887888">
        <w:tc>
          <w:tcPr>
            <w:tcW w:w="1353" w:type="dxa"/>
            <w:shd w:val="clear" w:color="auto" w:fill="C1E4F5" w:themeFill="accent1" w:themeFillTint="33"/>
            <w:tcMar>
              <w:top w:w="120" w:type="dxa"/>
              <w:left w:w="180" w:type="dxa"/>
              <w:bottom w:w="120" w:type="dxa"/>
              <w:right w:w="180" w:type="dxa"/>
            </w:tcMar>
            <w:hideMark/>
          </w:tcPr>
          <w:p w14:paraId="2CDF8A86" w14:textId="77777777" w:rsidR="00F66488" w:rsidRPr="00853EAB" w:rsidRDefault="00010AF3" w:rsidP="00F66488">
            <w:pPr>
              <w:spacing w:before="30" w:after="30"/>
              <w:ind w:left="30" w:right="30"/>
              <w:rPr>
                <w:rFonts w:ascii="Calibri" w:eastAsia="Times New Roman" w:hAnsi="Calibri" w:cs="Calibri"/>
                <w:sz w:val="16"/>
              </w:rPr>
            </w:pPr>
            <w:hyperlink r:id="rId11" w:tgtFrame="_blank" w:history="1">
              <w:r w:rsidRPr="00853EAB">
                <w:rPr>
                  <w:rFonts w:ascii="Calibri" w:eastAsia="Times New Roman" w:hAnsi="Calibri" w:cs="Calibri"/>
                  <w:color w:val="0000FF"/>
                  <w:sz w:val="16"/>
                  <w:u w:val="single"/>
                </w:rPr>
                <w:t>Screen 0</w:t>
              </w:r>
            </w:hyperlink>
            <w:r w:rsidRPr="00853EAB">
              <w:rPr>
                <w:rFonts w:ascii="Calibri" w:eastAsia="Times New Roman" w:hAnsi="Calibri" w:cs="Calibri"/>
                <w:sz w:val="16"/>
              </w:rPr>
              <w:t xml:space="preserve"> </w:t>
            </w:r>
          </w:p>
          <w:p w14:paraId="16D1F925" w14:textId="77777777" w:rsidR="00F66488" w:rsidRPr="00853EAB" w:rsidRDefault="00010AF3" w:rsidP="00F66488">
            <w:pPr>
              <w:ind w:left="30" w:right="30"/>
              <w:rPr>
                <w:rFonts w:ascii="Calibri" w:eastAsia="Times New Roman" w:hAnsi="Calibri" w:cs="Calibri"/>
                <w:sz w:val="16"/>
              </w:rPr>
            </w:pPr>
            <w:hyperlink r:id="rId12" w:tgtFrame="_blank" w:history="1">
              <w:r w:rsidRPr="00853EAB">
                <w:rPr>
                  <w:rFonts w:ascii="Calibri" w:eastAsia="Times New Roman" w:hAnsi="Calibri" w:cs="Calibri"/>
                  <w:color w:val="0000FF"/>
                  <w:sz w:val="16"/>
                  <w:u w:val="single"/>
                </w:rPr>
                <w:t>1_C_1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4FB857"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Code of Business Conduct</w:t>
            </w:r>
          </w:p>
          <w:p w14:paraId="5D5FA869"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Click the forward arrow.</w:t>
            </w:r>
          </w:p>
        </w:tc>
        <w:tc>
          <w:tcPr>
            <w:tcW w:w="6000" w:type="dxa"/>
          </w:tcPr>
          <w:p w14:paraId="39CCB6EF" w14:textId="77777777" w:rsidR="005C43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ビジネス行動規範</w:t>
            </w:r>
          </w:p>
          <w:p w14:paraId="7D92D326" w14:textId="77777777" w:rsidR="00F66488"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w:t>
            </w:r>
            <w:r w:rsidRPr="007B7848">
              <w:rPr>
                <w:rFonts w:ascii="Calibri" w:eastAsia="Kozuka Gothic Pro R" w:hAnsi="Calibri" w:cs="MS UI Gothic"/>
                <w:lang w:eastAsia="ja-JP"/>
              </w:rPr>
              <w:t>次へ</w:t>
            </w:r>
            <w:r w:rsidRPr="007B7848">
              <w:rPr>
                <w:rFonts w:ascii="Calibri" w:eastAsia="Kozuka Gothic Pro R" w:hAnsi="Calibri" w:cs="MS UI Gothic"/>
                <w:lang w:eastAsia="ja-JP"/>
              </w:rPr>
              <w:t>]</w:t>
            </w:r>
            <w:r w:rsidRPr="007B7848">
              <w:rPr>
                <w:rFonts w:ascii="Calibri" w:eastAsia="Kozuka Gothic Pro R" w:hAnsi="Calibri" w:cs="MS UI Gothic"/>
                <w:lang w:eastAsia="ja-JP"/>
              </w:rPr>
              <w:t>矢印をクリックしてください。</w:t>
            </w:r>
          </w:p>
        </w:tc>
      </w:tr>
      <w:tr w:rsidR="002F1C3A" w:rsidRPr="00853EAB" w14:paraId="62BB9357" w14:textId="77777777" w:rsidTr="55887888">
        <w:tc>
          <w:tcPr>
            <w:tcW w:w="1353" w:type="dxa"/>
            <w:shd w:val="clear" w:color="auto" w:fill="C1E4F5" w:themeFill="accent1" w:themeFillTint="33"/>
            <w:tcMar>
              <w:top w:w="120" w:type="dxa"/>
              <w:left w:w="180" w:type="dxa"/>
              <w:bottom w:w="120" w:type="dxa"/>
              <w:right w:w="180" w:type="dxa"/>
            </w:tcMar>
            <w:hideMark/>
          </w:tcPr>
          <w:p w14:paraId="23918532" w14:textId="77777777" w:rsidR="00F66488" w:rsidRPr="00853EAB" w:rsidRDefault="00010AF3" w:rsidP="00F66488">
            <w:pPr>
              <w:spacing w:before="30" w:after="30"/>
              <w:ind w:left="30" w:right="30"/>
              <w:rPr>
                <w:rFonts w:ascii="Calibri" w:eastAsia="Times New Roman" w:hAnsi="Calibri" w:cs="Calibri"/>
                <w:sz w:val="16"/>
              </w:rPr>
            </w:pPr>
            <w:hyperlink r:id="rId13" w:tgtFrame="_blank" w:history="1">
              <w:r w:rsidRPr="00853EAB">
                <w:rPr>
                  <w:rFonts w:ascii="Calibri" w:eastAsia="Times New Roman" w:hAnsi="Calibri" w:cs="Calibri"/>
                  <w:color w:val="0000FF"/>
                  <w:sz w:val="16"/>
                  <w:u w:val="single"/>
                </w:rPr>
                <w:t>Screen 1</w:t>
              </w:r>
            </w:hyperlink>
            <w:r w:rsidRPr="00853EAB">
              <w:rPr>
                <w:rFonts w:ascii="Calibri" w:eastAsia="Times New Roman" w:hAnsi="Calibri" w:cs="Calibri"/>
                <w:sz w:val="16"/>
              </w:rPr>
              <w:t xml:space="preserve"> </w:t>
            </w:r>
          </w:p>
          <w:p w14:paraId="20AF930D" w14:textId="77777777" w:rsidR="00F66488" w:rsidRPr="00853EAB" w:rsidRDefault="00010AF3" w:rsidP="00F66488">
            <w:pPr>
              <w:ind w:left="30" w:right="30"/>
              <w:rPr>
                <w:rFonts w:ascii="Calibri" w:eastAsia="Times New Roman" w:hAnsi="Calibri" w:cs="Calibri"/>
                <w:sz w:val="16"/>
              </w:rPr>
            </w:pPr>
            <w:hyperlink r:id="rId14" w:tgtFrame="_blank" w:history="1">
              <w:r w:rsidRPr="00853EAB">
                <w:rPr>
                  <w:rFonts w:ascii="Calibri" w:eastAsia="Times New Roman" w:hAnsi="Calibri" w:cs="Calibri"/>
                  <w:color w:val="0000FF"/>
                  <w:sz w:val="16"/>
                  <w:u w:val="single"/>
                </w:rPr>
                <w:t>2_C_2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A922EE"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As a global healthcare leader, what we do each day matters.</w:t>
            </w:r>
          </w:p>
          <w:p w14:paraId="15ADC9B3"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471F8536" w14:textId="63DC0A2A" w:rsidR="005C43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グローバルなヘルスケアリーダーとして、私たちが毎日行う仕事には重要な意味があります。</w:t>
            </w:r>
          </w:p>
          <w:p w14:paraId="1F463067" w14:textId="77777777" w:rsidR="00F66488"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のビジネス行動規範は、誠実さをもって行動し、明確な目的を持ってリードし、私たちのあるべき姿を体現する判断を下すうえで力強い羅針盤になります。この規範によって、私たちは信頼を築き、価値観を守り、世界に対して意義ある貢献を続けていくことができます。</w:t>
            </w:r>
          </w:p>
        </w:tc>
      </w:tr>
      <w:tr w:rsidR="002F1C3A" w:rsidRPr="00853EAB" w14:paraId="69FEF6EC" w14:textId="77777777" w:rsidTr="55887888">
        <w:tc>
          <w:tcPr>
            <w:tcW w:w="1353" w:type="dxa"/>
            <w:shd w:val="clear" w:color="auto" w:fill="C1E4F5" w:themeFill="accent1" w:themeFillTint="33"/>
            <w:tcMar>
              <w:top w:w="120" w:type="dxa"/>
              <w:left w:w="180" w:type="dxa"/>
              <w:bottom w:w="120" w:type="dxa"/>
              <w:right w:w="180" w:type="dxa"/>
            </w:tcMar>
            <w:hideMark/>
          </w:tcPr>
          <w:p w14:paraId="51106C16" w14:textId="77777777" w:rsidR="00F66488" w:rsidRPr="00853EAB" w:rsidRDefault="00010AF3" w:rsidP="00F66488">
            <w:pPr>
              <w:spacing w:before="30" w:after="30"/>
              <w:ind w:left="30" w:right="30"/>
              <w:rPr>
                <w:rFonts w:ascii="Calibri" w:eastAsia="Times New Roman" w:hAnsi="Calibri" w:cs="Calibri"/>
                <w:sz w:val="16"/>
              </w:rPr>
            </w:pPr>
            <w:hyperlink r:id="rId15" w:tgtFrame="_blank" w:history="1">
              <w:r w:rsidRPr="00853EAB">
                <w:rPr>
                  <w:rFonts w:ascii="Calibri" w:eastAsia="Times New Roman" w:hAnsi="Calibri" w:cs="Calibri"/>
                  <w:color w:val="0000FF"/>
                  <w:sz w:val="16"/>
                  <w:u w:val="single"/>
                </w:rPr>
                <w:t>Screen 2</w:t>
              </w:r>
            </w:hyperlink>
            <w:r w:rsidRPr="00853EAB">
              <w:rPr>
                <w:rFonts w:ascii="Calibri" w:eastAsia="Times New Roman" w:hAnsi="Calibri" w:cs="Calibri"/>
                <w:sz w:val="16"/>
              </w:rPr>
              <w:t xml:space="preserve"> </w:t>
            </w:r>
          </w:p>
          <w:p w14:paraId="7E0F6F04" w14:textId="77777777" w:rsidR="00F66488" w:rsidRPr="00853EAB" w:rsidRDefault="00010AF3" w:rsidP="00F66488">
            <w:pPr>
              <w:ind w:left="30" w:right="30"/>
              <w:rPr>
                <w:rFonts w:ascii="Calibri" w:eastAsia="Times New Roman" w:hAnsi="Calibri" w:cs="Calibri"/>
                <w:sz w:val="16"/>
              </w:rPr>
            </w:pPr>
            <w:hyperlink r:id="rId16" w:tgtFrame="_blank" w:history="1">
              <w:r w:rsidRPr="00853EAB">
                <w:rPr>
                  <w:rFonts w:ascii="Calibri" w:eastAsia="Times New Roman" w:hAnsi="Calibri" w:cs="Calibri"/>
                  <w:color w:val="0000FF"/>
                  <w:sz w:val="16"/>
                  <w:u w:val="single"/>
                </w:rPr>
                <w:t>3_C_3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22E34A"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Upon completion of this course, you will:</w:t>
            </w:r>
          </w:p>
          <w:p w14:paraId="22766B05" w14:textId="77777777" w:rsidR="00F66488" w:rsidRPr="00853EAB" w:rsidRDefault="00010AF3" w:rsidP="007B7848">
            <w:pPr>
              <w:numPr>
                <w:ilvl w:val="0"/>
                <w:numId w:val="2"/>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Understand the importance of Code of Business Conduct to our business.</w:t>
            </w:r>
          </w:p>
          <w:p w14:paraId="33F47031" w14:textId="77777777" w:rsidR="00F66488" w:rsidRPr="00853EAB" w:rsidRDefault="00010AF3" w:rsidP="007B7848">
            <w:pPr>
              <w:numPr>
                <w:ilvl w:val="0"/>
                <w:numId w:val="2"/>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Be able to identify the key principles of the Code of Business Conduct and understand how they apply to our everyday work practices.</w:t>
            </w:r>
          </w:p>
          <w:p w14:paraId="4380C551" w14:textId="77777777" w:rsidR="00F66488" w:rsidRPr="00853EAB" w:rsidRDefault="00010AF3" w:rsidP="007B7848">
            <w:pPr>
              <w:numPr>
                <w:ilvl w:val="0"/>
                <w:numId w:val="2"/>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Understand Abbott’s expectations for conducting business globally in the right way.</w:t>
            </w:r>
          </w:p>
          <w:p w14:paraId="3E1E9323" w14:textId="77777777" w:rsidR="00F66488" w:rsidRPr="00853EAB" w:rsidRDefault="00010AF3" w:rsidP="007B7848">
            <w:pPr>
              <w:numPr>
                <w:ilvl w:val="0"/>
                <w:numId w:val="2"/>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Know where to go for help and support.</w:t>
            </w:r>
          </w:p>
        </w:tc>
        <w:tc>
          <w:tcPr>
            <w:tcW w:w="6000" w:type="dxa"/>
          </w:tcPr>
          <w:p w14:paraId="35FF6FF8" w14:textId="77777777" w:rsidR="00835B5B"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このコースを完了すると、以下のことができるようになります。</w:t>
            </w:r>
          </w:p>
          <w:p w14:paraId="23775729" w14:textId="77777777" w:rsidR="00835B5B" w:rsidRPr="007B7848" w:rsidRDefault="00010AF3" w:rsidP="001A2FA3">
            <w:pPr>
              <w:numPr>
                <w:ilvl w:val="0"/>
                <w:numId w:val="2"/>
              </w:numPr>
              <w:spacing w:before="100" w:beforeAutospacing="1" w:after="100" w:afterAutospacing="1"/>
              <w:ind w:left="750" w:right="166"/>
              <w:rPr>
                <w:rFonts w:ascii="Calibri" w:eastAsia="Kozuka Gothic Pro R" w:hAnsi="Calibri" w:cs="Calibri"/>
                <w:lang w:eastAsia="ja-JP"/>
              </w:rPr>
            </w:pPr>
            <w:r w:rsidRPr="007B7848">
              <w:rPr>
                <w:rFonts w:ascii="Calibri" w:eastAsia="Kozuka Gothic Pro R" w:hAnsi="Calibri" w:cs="MS UI Gothic"/>
                <w:lang w:eastAsia="ja-JP"/>
              </w:rPr>
              <w:t>ビジネス行動規範が私たちのビジネスにとって重要である理由を理解する。</w:t>
            </w:r>
          </w:p>
          <w:p w14:paraId="3457801C" w14:textId="77777777" w:rsidR="00835B5B" w:rsidRPr="007B7848" w:rsidRDefault="00010AF3" w:rsidP="00BF7666">
            <w:pPr>
              <w:numPr>
                <w:ilvl w:val="0"/>
                <w:numId w:val="2"/>
              </w:numPr>
              <w:spacing w:before="100" w:beforeAutospacing="1" w:after="100" w:afterAutospacing="1"/>
              <w:ind w:left="750" w:right="166"/>
              <w:rPr>
                <w:rFonts w:ascii="Calibri" w:eastAsia="Kozuka Gothic Pro R" w:hAnsi="Calibri" w:cs="Calibri"/>
                <w:lang w:eastAsia="ja-JP"/>
              </w:rPr>
            </w:pPr>
            <w:r w:rsidRPr="007B7848">
              <w:rPr>
                <w:rFonts w:ascii="Calibri" w:eastAsia="Kozuka Gothic Pro R" w:hAnsi="Calibri" w:cs="MS UI Gothic"/>
                <w:lang w:eastAsia="ja-JP"/>
              </w:rPr>
              <w:t>ビジネス行動規範の主要原則を把握し、それらが日々の業務にどのように適用されるかを理解する。</w:t>
            </w:r>
          </w:p>
          <w:p w14:paraId="1BDA7F33" w14:textId="2D939B63" w:rsidR="00D21F04" w:rsidRPr="007B7848" w:rsidRDefault="00010AF3" w:rsidP="00BF7666">
            <w:pPr>
              <w:numPr>
                <w:ilvl w:val="0"/>
                <w:numId w:val="2"/>
              </w:numPr>
              <w:spacing w:before="100" w:beforeAutospacing="1" w:after="100" w:afterAutospacing="1"/>
              <w:ind w:left="750" w:right="308"/>
              <w:rPr>
                <w:rFonts w:ascii="Calibri" w:eastAsia="Kozuka Gothic Pro R" w:hAnsi="Calibri" w:cs="Calibri"/>
                <w:lang w:eastAsia="ja-JP"/>
              </w:rPr>
            </w:pPr>
            <w:r w:rsidRPr="007B7848">
              <w:rPr>
                <w:rFonts w:ascii="Calibri" w:eastAsia="Kozuka Gothic Pro R" w:hAnsi="Calibri" w:cs="MS UI Gothic"/>
                <w:lang w:eastAsia="ja-JP"/>
              </w:rPr>
              <w:t>グローバルレベルでのビジネスを正しい方法で行ううえで、アボットの期待事項を理解する。</w:t>
            </w:r>
          </w:p>
          <w:p w14:paraId="284E96E1" w14:textId="77777777" w:rsidR="00F66488" w:rsidRPr="007B7848" w:rsidRDefault="00010AF3" w:rsidP="007B7848">
            <w:pPr>
              <w:numPr>
                <w:ilvl w:val="0"/>
                <w:numId w:val="2"/>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ヘルプやサポートが必要な際の依頼先を知る。</w:t>
            </w:r>
          </w:p>
        </w:tc>
      </w:tr>
      <w:tr w:rsidR="002F1C3A" w:rsidRPr="00853EAB" w14:paraId="28884D88" w14:textId="77777777" w:rsidTr="55887888">
        <w:tc>
          <w:tcPr>
            <w:tcW w:w="1353" w:type="dxa"/>
            <w:shd w:val="clear" w:color="auto" w:fill="C1E4F5" w:themeFill="accent1" w:themeFillTint="33"/>
            <w:tcMar>
              <w:top w:w="120" w:type="dxa"/>
              <w:left w:w="180" w:type="dxa"/>
              <w:bottom w:w="120" w:type="dxa"/>
              <w:right w:w="180" w:type="dxa"/>
            </w:tcMar>
            <w:hideMark/>
          </w:tcPr>
          <w:p w14:paraId="7553BCFC" w14:textId="77777777" w:rsidR="00F66488" w:rsidRPr="00853EAB" w:rsidRDefault="00010AF3" w:rsidP="00F66488">
            <w:pPr>
              <w:spacing w:before="30" w:after="30"/>
              <w:ind w:left="30" w:right="30"/>
              <w:rPr>
                <w:rFonts w:ascii="Calibri" w:eastAsia="Times New Roman" w:hAnsi="Calibri" w:cs="Calibri"/>
                <w:sz w:val="16"/>
              </w:rPr>
            </w:pPr>
            <w:hyperlink r:id="rId17" w:tgtFrame="_blank" w:history="1">
              <w:r w:rsidRPr="00853EAB">
                <w:rPr>
                  <w:rFonts w:ascii="Calibri" w:eastAsia="Times New Roman" w:hAnsi="Calibri" w:cs="Calibri"/>
                  <w:color w:val="0000FF"/>
                  <w:sz w:val="16"/>
                  <w:u w:val="single"/>
                </w:rPr>
                <w:t>Screen 3</w:t>
              </w:r>
            </w:hyperlink>
            <w:r w:rsidRPr="00853EAB">
              <w:rPr>
                <w:rFonts w:ascii="Calibri" w:eastAsia="Times New Roman" w:hAnsi="Calibri" w:cs="Calibri"/>
                <w:sz w:val="16"/>
              </w:rPr>
              <w:t xml:space="preserve"> </w:t>
            </w:r>
          </w:p>
          <w:p w14:paraId="2885F60D" w14:textId="77777777" w:rsidR="00F66488" w:rsidRPr="00853EAB" w:rsidRDefault="00010AF3" w:rsidP="00F66488">
            <w:pPr>
              <w:ind w:left="30" w:right="30"/>
              <w:rPr>
                <w:rFonts w:ascii="Calibri" w:eastAsia="Times New Roman" w:hAnsi="Calibri" w:cs="Calibri"/>
                <w:sz w:val="16"/>
              </w:rPr>
            </w:pPr>
            <w:hyperlink r:id="rId18" w:tgtFrame="_blank" w:history="1">
              <w:r w:rsidRPr="00853EAB">
                <w:rPr>
                  <w:rFonts w:ascii="Calibri" w:eastAsia="Times New Roman" w:hAnsi="Calibri" w:cs="Calibri"/>
                  <w:color w:val="0000FF"/>
                  <w:sz w:val="16"/>
                  <w:u w:val="single"/>
                </w:rPr>
                <w:t>4_C_4</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3D16C8"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Welcome</w:t>
            </w:r>
          </w:p>
          <w:p w14:paraId="609FCA20"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minute</w:t>
            </w:r>
          </w:p>
          <w:p w14:paraId="6D1A14CD"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The Importance of Abbott’s Code of Business Conduct</w:t>
            </w:r>
          </w:p>
          <w:p w14:paraId="1C9CDAE3"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minutes</w:t>
            </w:r>
          </w:p>
          <w:p w14:paraId="4885E4D8"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Our Code</w:t>
            </w:r>
          </w:p>
          <w:p w14:paraId="53A91D04"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18 minutes</w:t>
            </w:r>
          </w:p>
          <w:p w14:paraId="19CB0789"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Your Commitment</w:t>
            </w:r>
          </w:p>
          <w:p w14:paraId="1CECC786"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minute</w:t>
            </w:r>
          </w:p>
          <w:p w14:paraId="42AF0E5C"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[5] Knowledge Check</w:t>
            </w:r>
          </w:p>
          <w:p w14:paraId="50C6BF7B"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5 minutes</w:t>
            </w:r>
          </w:p>
          <w:p w14:paraId="73ACA646"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Learning Progress</w:t>
            </w:r>
          </w:p>
          <w:p w14:paraId="4173CE68" w14:textId="77777777" w:rsidR="00F66488"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This Topic is now available.</w:t>
            </w:r>
          </w:p>
        </w:tc>
        <w:tc>
          <w:tcPr>
            <w:tcW w:w="6000" w:type="dxa"/>
          </w:tcPr>
          <w:p w14:paraId="12C232BE"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ようこそ</w:t>
            </w:r>
          </w:p>
          <w:p w14:paraId="3F215706"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1</w:t>
            </w:r>
            <w:r w:rsidRPr="007B7848">
              <w:rPr>
                <w:rFonts w:ascii="Calibri" w:eastAsia="Kozuka Gothic Pro R" w:hAnsi="Calibri" w:cs="MS UI Gothic"/>
                <w:lang w:eastAsia="ja-JP"/>
              </w:rPr>
              <w:t>分</w:t>
            </w:r>
          </w:p>
          <w:p w14:paraId="7D145D43"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アボットのビジネス行動規範の重要性</w:t>
            </w:r>
          </w:p>
          <w:p w14:paraId="114ADC9D"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2</w:t>
            </w:r>
            <w:r w:rsidRPr="007B7848">
              <w:rPr>
                <w:rFonts w:ascii="Calibri" w:eastAsia="Kozuka Gothic Pro R" w:hAnsi="Calibri" w:cs="MS UI Gothic"/>
                <w:lang w:eastAsia="ja-JP"/>
              </w:rPr>
              <w:t>分</w:t>
            </w:r>
          </w:p>
          <w:p w14:paraId="7FFE1D84"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当社の規範</w:t>
            </w:r>
          </w:p>
          <w:p w14:paraId="52BF50C8"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18</w:t>
            </w:r>
            <w:r w:rsidRPr="007B7848">
              <w:rPr>
                <w:rFonts w:ascii="Calibri" w:eastAsia="Kozuka Gothic Pro R" w:hAnsi="Calibri" w:cs="MS UI Gothic"/>
                <w:lang w:eastAsia="ja-JP"/>
              </w:rPr>
              <w:t>分</w:t>
            </w:r>
          </w:p>
          <w:p w14:paraId="108ADE01"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あなたの取り組み</w:t>
            </w:r>
          </w:p>
          <w:p w14:paraId="3A737B92"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1</w:t>
            </w:r>
            <w:r w:rsidRPr="007B7848">
              <w:rPr>
                <w:rFonts w:ascii="Calibri" w:eastAsia="Kozuka Gothic Pro R" w:hAnsi="Calibri" w:cs="MS UI Gothic"/>
                <w:lang w:eastAsia="ja-JP"/>
              </w:rPr>
              <w:t>分</w:t>
            </w:r>
          </w:p>
          <w:p w14:paraId="7B585425"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[5] </w:t>
            </w:r>
            <w:r w:rsidRPr="007B7848">
              <w:rPr>
                <w:rFonts w:ascii="Calibri" w:eastAsia="Kozuka Gothic Pro R" w:hAnsi="Calibri" w:cs="MS UI Gothic"/>
                <w:lang w:eastAsia="ja-JP"/>
              </w:rPr>
              <w:t>理解度チェック</w:t>
            </w:r>
          </w:p>
          <w:p w14:paraId="06A113EB"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5</w:t>
            </w:r>
            <w:r w:rsidRPr="007B7848">
              <w:rPr>
                <w:rFonts w:ascii="Calibri" w:eastAsia="Kozuka Gothic Pro R" w:hAnsi="Calibri" w:cs="MS UI Gothic"/>
                <w:lang w:eastAsia="ja-JP"/>
              </w:rPr>
              <w:t>分</w:t>
            </w:r>
          </w:p>
          <w:p w14:paraId="6C85D73D" w14:textId="77777777" w:rsidR="000515B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学習の進捗状況</w:t>
            </w:r>
          </w:p>
          <w:p w14:paraId="659F3A31" w14:textId="77777777" w:rsidR="00F66488"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このトピックが学習可能になりました。</w:t>
            </w:r>
          </w:p>
        </w:tc>
      </w:tr>
      <w:tr w:rsidR="002F1C3A" w:rsidRPr="00853EAB" w14:paraId="04127FB6" w14:textId="77777777" w:rsidTr="55887888">
        <w:tc>
          <w:tcPr>
            <w:tcW w:w="1353" w:type="dxa"/>
            <w:shd w:val="clear" w:color="auto" w:fill="C1E4F5" w:themeFill="accent1" w:themeFillTint="33"/>
            <w:tcMar>
              <w:top w:w="120" w:type="dxa"/>
              <w:left w:w="180" w:type="dxa"/>
              <w:bottom w:w="120" w:type="dxa"/>
              <w:right w:w="180" w:type="dxa"/>
            </w:tcMar>
            <w:hideMark/>
          </w:tcPr>
          <w:p w14:paraId="10132B2F" w14:textId="77777777" w:rsidR="00000F84" w:rsidRPr="00853EAB" w:rsidRDefault="00010AF3" w:rsidP="00000F84">
            <w:pPr>
              <w:spacing w:before="30" w:after="30"/>
              <w:ind w:left="30" w:right="30"/>
              <w:rPr>
                <w:rFonts w:ascii="Calibri" w:eastAsia="Times New Roman" w:hAnsi="Calibri" w:cs="Calibri"/>
                <w:sz w:val="16"/>
              </w:rPr>
            </w:pPr>
            <w:hyperlink r:id="rId19" w:tgtFrame="_blank" w:history="1">
              <w:r w:rsidRPr="00853EAB">
                <w:rPr>
                  <w:rFonts w:ascii="Calibri" w:eastAsia="Times New Roman" w:hAnsi="Calibri" w:cs="Calibri"/>
                  <w:color w:val="0000FF"/>
                  <w:sz w:val="16"/>
                  <w:u w:val="single"/>
                </w:rPr>
                <w:t>Screen 4</w:t>
              </w:r>
            </w:hyperlink>
            <w:r w:rsidRPr="00853EAB">
              <w:rPr>
                <w:rFonts w:ascii="Calibri" w:eastAsia="Times New Roman" w:hAnsi="Calibri" w:cs="Calibri"/>
                <w:sz w:val="16"/>
              </w:rPr>
              <w:t xml:space="preserve"> </w:t>
            </w:r>
          </w:p>
          <w:p w14:paraId="4A6C5635" w14:textId="77777777" w:rsidR="00000F84" w:rsidRPr="00853EAB" w:rsidRDefault="00010AF3" w:rsidP="00000F84">
            <w:pPr>
              <w:ind w:left="30" w:right="30"/>
              <w:rPr>
                <w:rFonts w:ascii="Calibri" w:eastAsia="Times New Roman" w:hAnsi="Calibri" w:cs="Calibri"/>
                <w:sz w:val="16"/>
              </w:rPr>
            </w:pPr>
            <w:hyperlink r:id="rId20" w:tgtFrame="_blank" w:history="1">
              <w:r w:rsidRPr="00853EAB">
                <w:rPr>
                  <w:rFonts w:ascii="Calibri" w:eastAsia="Times New Roman" w:hAnsi="Calibri" w:cs="Calibri"/>
                  <w:color w:val="0000FF"/>
                  <w:sz w:val="16"/>
                  <w:u w:val="single"/>
                </w:rPr>
                <w:t>5_C_5</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340892"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lead with integrity, fairness, and honesty. Everyone. Every day.</w:t>
            </w:r>
          </w:p>
          <w:p w14:paraId="1C39904C"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6761837B" w14:textId="02E5A724" w:rsidR="00000F84" w:rsidRPr="007B7848" w:rsidRDefault="00043C02" w:rsidP="007B7848">
            <w:pPr>
              <w:spacing w:before="100" w:beforeAutospacing="1" w:after="100" w:afterAutospacing="1"/>
              <w:ind w:left="30" w:right="30"/>
              <w:rPr>
                <w:rFonts w:ascii="Calibri" w:eastAsia="Kozuka Gothic Pro R" w:hAnsi="Calibri" w:cs="Calibri"/>
                <w:lang w:eastAsia="ja-JP"/>
              </w:rPr>
            </w:pPr>
            <w:ins w:id="0" w:author="Terano, Kumiko" w:date="2025-12-22T16:53:00Z" w16du:dateUtc="2025-12-22T07:53:00Z">
              <w:r>
                <w:rPr>
                  <w:rFonts w:ascii="Calibri" w:eastAsia="Kozuka Gothic Pro R" w:hAnsi="Calibri" w:cs="MS UI Gothic" w:hint="eastAsia"/>
                  <w:lang w:eastAsia="ja-JP"/>
                </w:rPr>
                <w:t>すべての人が、</w:t>
              </w:r>
              <w:r w:rsidR="009B20B2">
                <w:rPr>
                  <w:rFonts w:ascii="Calibri" w:eastAsia="Kozuka Gothic Pro R" w:hAnsi="Calibri" w:cs="MS UI Gothic" w:hint="eastAsia"/>
                  <w:lang w:eastAsia="ja-JP"/>
                </w:rPr>
                <w:t>日々、誠実に、公平に、そして正直に取り組みます。</w:t>
              </w:r>
            </w:ins>
            <w:del w:id="1" w:author="Terano, Kumiko" w:date="2025-12-22T16:53:00Z" w16du:dateUtc="2025-12-22T07:53:00Z">
              <w:r w:rsidR="00010AF3" w:rsidRPr="007B7848" w:rsidDel="009B20B2">
                <w:rPr>
                  <w:rFonts w:ascii="Calibri" w:eastAsia="Kozuka Gothic Pro R" w:hAnsi="Calibri" w:cs="MS UI Gothic"/>
                  <w:lang w:eastAsia="ja-JP"/>
                </w:rPr>
                <w:delText>私たちは誠実さ、公平さ、正直さをもってリードします。誰もが。毎日。</w:delText>
              </w:r>
            </w:del>
          </w:p>
          <w:p w14:paraId="22FDF7A7" w14:textId="43F8797A" w:rsidR="00000F84"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当社のビジネス行動規範は、誠実さ、公平さ、正直さが単なる理想論ではなく、日々の責任であることを</w:t>
            </w:r>
            <w:ins w:id="2" w:author="Terano, Kumiko" w:date="2025-12-23T14:34:00Z" w16du:dateUtc="2025-12-23T05:34:00Z">
              <w:r w:rsidR="003704F7">
                <w:rPr>
                  <w:rFonts w:ascii="Calibri" w:eastAsia="Kozuka Gothic Pro R" w:hAnsi="Calibri" w:cs="MS UI Gothic" w:hint="eastAsia"/>
                  <w:lang w:eastAsia="ja-JP"/>
                </w:rPr>
                <w:t>再認識</w:t>
              </w:r>
            </w:ins>
            <w:del w:id="3" w:author="Terano, Kumiko" w:date="2025-12-23T14:34:00Z" w16du:dateUtc="2025-12-23T05:34:00Z">
              <w:r w:rsidRPr="007B7848" w:rsidDel="003704F7">
                <w:rPr>
                  <w:rFonts w:ascii="Calibri" w:eastAsia="Kozuka Gothic Pro R" w:hAnsi="Calibri" w:cs="MS UI Gothic"/>
                  <w:lang w:eastAsia="ja-JP"/>
                </w:rPr>
                <w:delText>思い起こ</w:delText>
              </w:r>
            </w:del>
            <w:r w:rsidRPr="007B7848">
              <w:rPr>
                <w:rFonts w:ascii="Calibri" w:eastAsia="Kozuka Gothic Pro R" w:hAnsi="Calibri" w:cs="MS UI Gothic"/>
                <w:lang w:eastAsia="ja-JP"/>
              </w:rPr>
              <w:t>させてくれます。この規範は、私たちが直面するであろうすべての課題は予測できませんが、私たちを導く強い価値観の基盤を提供します。</w:t>
            </w:r>
          </w:p>
        </w:tc>
      </w:tr>
      <w:tr w:rsidR="002F1C3A" w:rsidRPr="00853EAB" w14:paraId="38BC7299" w14:textId="77777777" w:rsidTr="55887888">
        <w:tc>
          <w:tcPr>
            <w:tcW w:w="1353" w:type="dxa"/>
            <w:shd w:val="clear" w:color="auto" w:fill="C1E4F5" w:themeFill="accent1" w:themeFillTint="33"/>
            <w:tcMar>
              <w:top w:w="120" w:type="dxa"/>
              <w:left w:w="180" w:type="dxa"/>
              <w:bottom w:w="120" w:type="dxa"/>
              <w:right w:w="180" w:type="dxa"/>
            </w:tcMar>
            <w:hideMark/>
          </w:tcPr>
          <w:p w14:paraId="54BA2BE1" w14:textId="77777777" w:rsidR="00000F84" w:rsidRPr="00853EAB" w:rsidRDefault="00010AF3" w:rsidP="00000F84">
            <w:pPr>
              <w:spacing w:before="30" w:after="30"/>
              <w:ind w:left="30" w:right="30"/>
              <w:rPr>
                <w:rFonts w:ascii="Calibri" w:eastAsia="Times New Roman" w:hAnsi="Calibri" w:cs="Calibri"/>
                <w:sz w:val="16"/>
              </w:rPr>
            </w:pPr>
            <w:hyperlink r:id="rId21" w:tgtFrame="_blank" w:history="1">
              <w:r w:rsidRPr="00853EAB">
                <w:rPr>
                  <w:rFonts w:ascii="Calibri" w:eastAsia="Times New Roman" w:hAnsi="Calibri" w:cs="Calibri"/>
                  <w:color w:val="0000FF"/>
                  <w:sz w:val="16"/>
                  <w:u w:val="single"/>
                </w:rPr>
                <w:t>Screen 5</w:t>
              </w:r>
            </w:hyperlink>
            <w:r w:rsidRPr="00853EAB">
              <w:rPr>
                <w:rFonts w:ascii="Calibri" w:eastAsia="Times New Roman" w:hAnsi="Calibri" w:cs="Calibri"/>
                <w:sz w:val="16"/>
              </w:rPr>
              <w:t xml:space="preserve"> </w:t>
            </w:r>
          </w:p>
          <w:p w14:paraId="05322A83" w14:textId="77777777" w:rsidR="00000F84" w:rsidRPr="00853EAB" w:rsidRDefault="00010AF3" w:rsidP="00000F84">
            <w:pPr>
              <w:ind w:left="30" w:right="30"/>
              <w:rPr>
                <w:rFonts w:ascii="Calibri" w:eastAsia="Times New Roman" w:hAnsi="Calibri" w:cs="Calibri"/>
                <w:sz w:val="16"/>
              </w:rPr>
            </w:pPr>
            <w:hyperlink r:id="rId22" w:tgtFrame="_blank" w:history="1">
              <w:r w:rsidRPr="00853EAB">
                <w:rPr>
                  <w:rFonts w:ascii="Calibri" w:eastAsia="Times New Roman" w:hAnsi="Calibri" w:cs="Calibri"/>
                  <w:color w:val="0000FF"/>
                  <w:sz w:val="16"/>
                  <w:u w:val="single"/>
                </w:rPr>
                <w:t>6_C_6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9599E9"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are committed to the highest standards.</w:t>
            </w:r>
          </w:p>
          <w:p w14:paraId="363E73EF"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14F26E12" w14:textId="77777777" w:rsidR="005011CC"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当社は最高水準の行動を約束します。</w:t>
            </w:r>
          </w:p>
          <w:p w14:paraId="33755EA3" w14:textId="3F415045" w:rsidR="00000F84"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ビジネス行動規範は、誠実さ、公平さ、正直さをもって業務を行うための基準を定めているため、アボットの成功には不可欠です。これは、特に複雑な状況において倫理的な判断を下す助けとなり、私たちが常に</w:t>
            </w:r>
            <w:del w:id="4" w:author="Terano, Kumiko" w:date="2025-12-22T16:58:00Z" w16du:dateUtc="2025-12-22T07:58:00Z">
              <w:r w:rsidRPr="007B7848" w:rsidDel="00826BF7">
                <w:rPr>
                  <w:rFonts w:ascii="Calibri" w:eastAsia="Kozuka Gothic Pro R" w:hAnsi="Calibri" w:cs="MS UI Gothic"/>
                  <w:lang w:eastAsia="ja-JP"/>
                </w:rPr>
                <w:delText>自らの</w:delText>
              </w:r>
            </w:del>
            <w:r w:rsidRPr="007B7848">
              <w:rPr>
                <w:rFonts w:ascii="Calibri" w:eastAsia="Kozuka Gothic Pro R" w:hAnsi="Calibri" w:cs="MS UI Gothic"/>
                <w:lang w:eastAsia="ja-JP"/>
              </w:rPr>
              <w:t>価値観に沿って行動できるようにします。規範に従うことで、私たちは企業としての評判を守り、関係者との信頼を築き、「正しいことを行う」</w:t>
            </w:r>
            <w:ins w:id="5" w:author="Terano, Kumiko" w:date="2025-12-22T16:57:00Z" w16du:dateUtc="2025-12-22T07:57:00Z">
              <w:r w:rsidR="00E75ACB">
                <w:rPr>
                  <w:rFonts w:ascii="Calibri" w:eastAsia="Kozuka Gothic Pro R" w:hAnsi="Calibri" w:cs="MS UI Gothic" w:hint="eastAsia"/>
                  <w:lang w:eastAsia="ja-JP"/>
                </w:rPr>
                <w:t>ことが何よりも重要であるという</w:t>
              </w:r>
            </w:ins>
            <w:r w:rsidRPr="007B7848">
              <w:rPr>
                <w:rFonts w:ascii="Calibri" w:eastAsia="Kozuka Gothic Pro R" w:hAnsi="Calibri" w:cs="MS UI Gothic"/>
                <w:lang w:eastAsia="ja-JP"/>
              </w:rPr>
              <w:t>文化を育むことができます。</w:t>
            </w:r>
          </w:p>
        </w:tc>
      </w:tr>
      <w:tr w:rsidR="002F1C3A" w:rsidRPr="00853EAB" w14:paraId="2B6545FA" w14:textId="77777777" w:rsidTr="55887888">
        <w:tc>
          <w:tcPr>
            <w:tcW w:w="1353" w:type="dxa"/>
            <w:shd w:val="clear" w:color="auto" w:fill="C1E4F5" w:themeFill="accent1" w:themeFillTint="33"/>
            <w:tcMar>
              <w:top w:w="120" w:type="dxa"/>
              <w:left w:w="180" w:type="dxa"/>
              <w:bottom w:w="120" w:type="dxa"/>
              <w:right w:w="180" w:type="dxa"/>
            </w:tcMar>
            <w:hideMark/>
          </w:tcPr>
          <w:p w14:paraId="30853A30" w14:textId="77777777" w:rsidR="00000F84" w:rsidRPr="00853EAB" w:rsidRDefault="00010AF3" w:rsidP="00000F84">
            <w:pPr>
              <w:spacing w:before="30" w:after="30"/>
              <w:ind w:left="30" w:right="30"/>
              <w:rPr>
                <w:rFonts w:ascii="Calibri" w:eastAsia="Times New Roman" w:hAnsi="Calibri" w:cs="Calibri"/>
                <w:sz w:val="16"/>
              </w:rPr>
            </w:pPr>
            <w:hyperlink r:id="rId23" w:tgtFrame="_blank" w:history="1">
              <w:r w:rsidRPr="00853EAB">
                <w:rPr>
                  <w:rFonts w:ascii="Calibri" w:eastAsia="Times New Roman" w:hAnsi="Calibri" w:cs="Calibri"/>
                  <w:color w:val="0000FF"/>
                  <w:sz w:val="16"/>
                  <w:u w:val="single"/>
                </w:rPr>
                <w:t>Screen 6</w:t>
              </w:r>
            </w:hyperlink>
            <w:r w:rsidRPr="00853EAB">
              <w:rPr>
                <w:rFonts w:ascii="Calibri" w:eastAsia="Times New Roman" w:hAnsi="Calibri" w:cs="Calibri"/>
                <w:sz w:val="16"/>
              </w:rPr>
              <w:t xml:space="preserve"> </w:t>
            </w:r>
          </w:p>
          <w:p w14:paraId="02161EC7" w14:textId="77777777" w:rsidR="00000F84" w:rsidRPr="00853EAB" w:rsidRDefault="00010AF3" w:rsidP="00000F84">
            <w:pPr>
              <w:ind w:left="30" w:right="30"/>
              <w:rPr>
                <w:rFonts w:ascii="Calibri" w:eastAsia="Times New Roman" w:hAnsi="Calibri" w:cs="Calibri"/>
                <w:sz w:val="16"/>
              </w:rPr>
            </w:pPr>
            <w:hyperlink r:id="rId24" w:tgtFrame="_blank" w:history="1">
              <w:r w:rsidRPr="00853EAB">
                <w:rPr>
                  <w:rFonts w:ascii="Calibri" w:eastAsia="Times New Roman" w:hAnsi="Calibri" w:cs="Calibri"/>
                  <w:color w:val="0000FF"/>
                  <w:sz w:val="16"/>
                  <w:u w:val="single"/>
                </w:rPr>
                <w:t>7_C_7</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A77BE1"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Understanding the Code is everyone’s responsibility.</w:t>
            </w:r>
          </w:p>
          <w:p w14:paraId="25483A70"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5EF6A10B"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In the sections ahead, we’ll explore the key principles of the Code and see how they come to life in our everyday actions and choices.</w:t>
            </w:r>
          </w:p>
        </w:tc>
        <w:tc>
          <w:tcPr>
            <w:tcW w:w="6000" w:type="dxa"/>
          </w:tcPr>
          <w:p w14:paraId="368D1257" w14:textId="77777777" w:rsidR="00B6655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規範を理解することは全員の責任です。</w:t>
            </w:r>
          </w:p>
          <w:p w14:paraId="5D056A4C" w14:textId="77777777" w:rsidR="00B6655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私たち一人ひとりが、ビジネス行動規範を日々の業務や意思決定に適用する役割を担っています。規範は単なる文書ではなく、誠実さと自信を持って課題を乗り越える際に役立つガイドなのです。</w:t>
            </w:r>
          </w:p>
          <w:p w14:paraId="33CBC585" w14:textId="7D5DF373" w:rsidR="00000F84" w:rsidRPr="007B7848" w:rsidRDefault="00010AF3" w:rsidP="007B7848">
            <w:pPr>
              <w:spacing w:before="100" w:beforeAutospacing="1" w:after="100" w:afterAutospacing="1"/>
              <w:ind w:left="30" w:right="30"/>
              <w:rPr>
                <w:rFonts w:ascii="Calibri" w:eastAsia="Kozuka Gothic Pro R" w:hAnsi="Calibri" w:cs="Calibri"/>
                <w:lang w:eastAsia="ja-JP"/>
              </w:rPr>
            </w:pPr>
            <w:del w:id="6" w:author="Terano, Kumiko" w:date="2025-12-22T16:59:00Z" w16du:dateUtc="2025-12-22T07:59:00Z">
              <w:r w:rsidRPr="007B7848" w:rsidDel="003014AF">
                <w:rPr>
                  <w:rFonts w:ascii="Calibri" w:eastAsia="Kozuka Gothic Pro R" w:hAnsi="Calibri" w:cs="MS UI Gothic" w:hint="eastAsia"/>
                  <w:lang w:eastAsia="ja-JP"/>
                </w:rPr>
                <w:delText>今後</w:delText>
              </w:r>
            </w:del>
            <w:ins w:id="7" w:author="Terano, Kumiko" w:date="2025-12-22T16:59:00Z" w16du:dateUtc="2025-12-22T07:59:00Z">
              <w:r w:rsidR="007D2C02">
                <w:rPr>
                  <w:rFonts w:ascii="Calibri" w:eastAsia="Kozuka Gothic Pro R" w:hAnsi="Calibri" w:cs="MS UI Gothic" w:hint="eastAsia"/>
                  <w:lang w:eastAsia="ja-JP"/>
                </w:rPr>
                <w:t>この後</w:t>
              </w:r>
            </w:ins>
            <w:r w:rsidRPr="007B7848">
              <w:rPr>
                <w:rFonts w:ascii="Calibri" w:eastAsia="Kozuka Gothic Pro R" w:hAnsi="Calibri" w:cs="MS UI Gothic"/>
                <w:lang w:eastAsia="ja-JP"/>
              </w:rPr>
              <w:t>のセクションでは、行動規範の主要原則を掘り下げ、それが日々の行動や選択の中でどのように生きているのかを見ていきます。</w:t>
            </w:r>
          </w:p>
        </w:tc>
      </w:tr>
      <w:tr w:rsidR="002F1C3A" w:rsidRPr="00853EAB" w14:paraId="5685DFD5" w14:textId="77777777" w:rsidTr="55887888">
        <w:tc>
          <w:tcPr>
            <w:tcW w:w="1353" w:type="dxa"/>
            <w:shd w:val="clear" w:color="auto" w:fill="C1E4F5" w:themeFill="accent1" w:themeFillTint="33"/>
            <w:tcMar>
              <w:top w:w="120" w:type="dxa"/>
              <w:left w:w="180" w:type="dxa"/>
              <w:bottom w:w="120" w:type="dxa"/>
              <w:right w:w="180" w:type="dxa"/>
            </w:tcMar>
            <w:hideMark/>
          </w:tcPr>
          <w:p w14:paraId="673A464F" w14:textId="77777777" w:rsidR="00000F84" w:rsidRPr="00853EAB" w:rsidRDefault="00010AF3" w:rsidP="00000F84">
            <w:pPr>
              <w:spacing w:before="30" w:after="30"/>
              <w:ind w:left="30" w:right="30"/>
              <w:rPr>
                <w:rFonts w:ascii="Calibri" w:eastAsia="Times New Roman" w:hAnsi="Calibri" w:cs="Calibri"/>
                <w:sz w:val="16"/>
              </w:rPr>
            </w:pPr>
            <w:hyperlink r:id="rId25" w:tgtFrame="_blank" w:history="1">
              <w:r w:rsidRPr="00853EAB">
                <w:rPr>
                  <w:rFonts w:ascii="Calibri" w:eastAsia="Times New Roman" w:hAnsi="Calibri" w:cs="Calibri"/>
                  <w:color w:val="0000FF"/>
                  <w:sz w:val="16"/>
                  <w:u w:val="single"/>
                </w:rPr>
                <w:t>Screen 7</w:t>
              </w:r>
            </w:hyperlink>
            <w:r w:rsidRPr="00853EAB">
              <w:rPr>
                <w:rFonts w:ascii="Calibri" w:eastAsia="Times New Roman" w:hAnsi="Calibri" w:cs="Calibri"/>
                <w:sz w:val="16"/>
              </w:rPr>
              <w:t xml:space="preserve"> </w:t>
            </w:r>
          </w:p>
          <w:p w14:paraId="41A83145" w14:textId="77777777" w:rsidR="00000F84" w:rsidRPr="00853EAB" w:rsidRDefault="00010AF3" w:rsidP="00000F84">
            <w:pPr>
              <w:ind w:left="30" w:right="30"/>
              <w:rPr>
                <w:rFonts w:ascii="Calibri" w:eastAsia="Times New Roman" w:hAnsi="Calibri" w:cs="Calibri"/>
                <w:sz w:val="16"/>
              </w:rPr>
            </w:pPr>
            <w:hyperlink r:id="rId26" w:tgtFrame="_blank" w:history="1">
              <w:r w:rsidRPr="00853EAB">
                <w:rPr>
                  <w:rFonts w:ascii="Calibri" w:eastAsia="Times New Roman" w:hAnsi="Calibri" w:cs="Calibri"/>
                  <w:color w:val="0000FF"/>
                  <w:sz w:val="16"/>
                  <w:u w:val="single"/>
                </w:rPr>
                <w:t>8_C_8</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770579"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must view all content before moving forward.</w:t>
            </w:r>
          </w:p>
          <w:p w14:paraId="2D19D1E5"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are committed to improving the health and well-being of the people who rely on our products.</w:t>
            </w:r>
          </w:p>
          <w:p w14:paraId="5295F710"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It’s a reminder that behind every decision, every innovation, and every action is a purpose—to make lives better.</w:t>
            </w:r>
          </w:p>
          <w:p w14:paraId="5E33F57B"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Patients and Consumers</w:t>
            </w:r>
          </w:p>
          <w:p w14:paraId="0A5D5344"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Healthcare Professionals</w:t>
            </w:r>
          </w:p>
          <w:p w14:paraId="39501A8A"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Click each of the icons to learn more.</w:t>
            </w:r>
          </w:p>
        </w:tc>
        <w:tc>
          <w:tcPr>
            <w:tcW w:w="6000" w:type="dxa"/>
          </w:tcPr>
          <w:p w14:paraId="5116FADF" w14:textId="77777777" w:rsidR="008079A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先に進む前に、すべての内容を確認しなければなりません。</w:t>
            </w:r>
          </w:p>
          <w:p w14:paraId="79A31593" w14:textId="77777777" w:rsidR="008079A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アボットでは、私たちの製品に頼る人々の健康とウェルビーイングの向上に取り組んでいます。</w:t>
            </w:r>
          </w:p>
          <w:p w14:paraId="007F9D12" w14:textId="77777777" w:rsidR="008079A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すべての意思決定、すべての革新、すべての行動の根底には、「人々の生活をより良くする」という目的があります。</w:t>
            </w:r>
          </w:p>
          <w:p w14:paraId="3AB967F9" w14:textId="77777777" w:rsidR="008079A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患者および消費者</w:t>
            </w:r>
          </w:p>
          <w:p w14:paraId="75D68A48" w14:textId="77777777" w:rsidR="008079A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医療専門家</w:t>
            </w:r>
          </w:p>
          <w:p w14:paraId="4283D4C2" w14:textId="77777777" w:rsidR="00000F84" w:rsidRPr="007B7848" w:rsidRDefault="00010AF3" w:rsidP="00D73C98">
            <w:pPr>
              <w:spacing w:before="100" w:beforeAutospacing="1" w:after="100" w:afterAutospacing="1"/>
              <w:ind w:left="30" w:right="308"/>
              <w:rPr>
                <w:rFonts w:ascii="Calibri" w:eastAsia="Kozuka Gothic Pro R" w:hAnsi="Calibri" w:cs="Calibri"/>
                <w:lang w:eastAsia="ja-JP"/>
              </w:rPr>
            </w:pPr>
            <w:r w:rsidRPr="007B7848">
              <w:rPr>
                <w:rFonts w:ascii="Calibri" w:eastAsia="Kozuka Gothic Pro R" w:hAnsi="Calibri" w:cs="MS UI Gothic"/>
                <w:lang w:eastAsia="ja-JP"/>
              </w:rPr>
              <w:t>詳細については、各アイコンをクリックしてください。</w:t>
            </w:r>
          </w:p>
        </w:tc>
      </w:tr>
      <w:tr w:rsidR="002F1C3A" w:rsidRPr="00853EAB" w14:paraId="681D47F7" w14:textId="77777777" w:rsidTr="55887888">
        <w:tc>
          <w:tcPr>
            <w:tcW w:w="1353" w:type="dxa"/>
            <w:shd w:val="clear" w:color="auto" w:fill="C1E4F5" w:themeFill="accent1" w:themeFillTint="33"/>
            <w:tcMar>
              <w:top w:w="120" w:type="dxa"/>
              <w:left w:w="180" w:type="dxa"/>
              <w:bottom w:w="120" w:type="dxa"/>
              <w:right w:w="180" w:type="dxa"/>
            </w:tcMar>
            <w:hideMark/>
          </w:tcPr>
          <w:p w14:paraId="68E8C18C" w14:textId="77777777" w:rsidR="00000F84" w:rsidRPr="00853EAB" w:rsidRDefault="00010AF3" w:rsidP="00000F84">
            <w:pPr>
              <w:spacing w:before="30" w:after="30"/>
              <w:ind w:left="30" w:right="30"/>
              <w:rPr>
                <w:rFonts w:ascii="Calibri" w:eastAsia="Times New Roman" w:hAnsi="Calibri" w:cs="Calibri"/>
                <w:sz w:val="16"/>
              </w:rPr>
            </w:pPr>
            <w:hyperlink r:id="rId27" w:tgtFrame="_blank" w:history="1">
              <w:r w:rsidRPr="00853EAB">
                <w:rPr>
                  <w:rFonts w:ascii="Calibri" w:eastAsia="Times New Roman" w:hAnsi="Calibri" w:cs="Calibri"/>
                  <w:color w:val="0000FF"/>
                  <w:sz w:val="16"/>
                  <w:u w:val="single"/>
                </w:rPr>
                <w:t>Screen 7</w:t>
              </w:r>
            </w:hyperlink>
            <w:r w:rsidRPr="00853EAB">
              <w:rPr>
                <w:rFonts w:ascii="Calibri" w:eastAsia="Times New Roman" w:hAnsi="Calibri" w:cs="Calibri"/>
                <w:sz w:val="16"/>
              </w:rPr>
              <w:t xml:space="preserve"> </w:t>
            </w:r>
          </w:p>
          <w:p w14:paraId="44560987" w14:textId="77777777" w:rsidR="00000F84" w:rsidRPr="00853EAB" w:rsidRDefault="00010AF3" w:rsidP="00000F84">
            <w:pPr>
              <w:ind w:left="30" w:right="30"/>
              <w:rPr>
                <w:rFonts w:ascii="Calibri" w:eastAsia="Times New Roman" w:hAnsi="Calibri" w:cs="Calibri"/>
                <w:sz w:val="16"/>
              </w:rPr>
            </w:pPr>
            <w:hyperlink r:id="rId28" w:tgtFrame="_blank" w:history="1">
              <w:r w:rsidRPr="00853EAB">
                <w:rPr>
                  <w:rFonts w:ascii="Calibri" w:eastAsia="Times New Roman" w:hAnsi="Calibri" w:cs="Calibri"/>
                  <w:color w:val="0000FF"/>
                  <w:sz w:val="16"/>
                  <w:u w:val="single"/>
                </w:rPr>
                <w:t>9_C_8</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B84893"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PATIENTS AND CONSUMERS</w:t>
            </w:r>
          </w:p>
          <w:p w14:paraId="3FC502A6" w14:textId="77777777" w:rsidR="00000F8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04036C94" w14:textId="77777777" w:rsidR="00E36C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患者と消費者</w:t>
            </w:r>
          </w:p>
          <w:p w14:paraId="12692E2E" w14:textId="77777777" w:rsidR="00000F84"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人々の健康を守ることは、私たちの事業の中心です。当社は、患者や消費者の健康とウェルビーイングを最優先に考えます。日々の業務の中で、人々がより健康に生活できるよう支援し、より強く健全なコミュニティづくりに貢献することができます。</w:t>
            </w:r>
          </w:p>
        </w:tc>
      </w:tr>
      <w:tr w:rsidR="002F1C3A" w:rsidRPr="00853EAB" w14:paraId="7AA6B6A7" w14:textId="77777777" w:rsidTr="55887888">
        <w:tc>
          <w:tcPr>
            <w:tcW w:w="1353" w:type="dxa"/>
            <w:shd w:val="clear" w:color="auto" w:fill="C1E4F5" w:themeFill="accent1" w:themeFillTint="33"/>
            <w:tcMar>
              <w:top w:w="120" w:type="dxa"/>
              <w:left w:w="180" w:type="dxa"/>
              <w:bottom w:w="120" w:type="dxa"/>
              <w:right w:w="180" w:type="dxa"/>
            </w:tcMar>
            <w:hideMark/>
          </w:tcPr>
          <w:p w14:paraId="465EC3D8" w14:textId="77777777" w:rsidR="00E36CE0" w:rsidRPr="00853EAB" w:rsidRDefault="00010AF3" w:rsidP="00E36CE0">
            <w:pPr>
              <w:spacing w:before="30" w:after="30"/>
              <w:ind w:left="30" w:right="30"/>
              <w:rPr>
                <w:rFonts w:ascii="Calibri" w:eastAsia="Times New Roman" w:hAnsi="Calibri" w:cs="Calibri"/>
                <w:sz w:val="16"/>
              </w:rPr>
            </w:pPr>
            <w:hyperlink r:id="rId29" w:tgtFrame="_blank" w:history="1">
              <w:r w:rsidRPr="00853EAB">
                <w:rPr>
                  <w:rFonts w:ascii="Calibri" w:eastAsia="Times New Roman" w:hAnsi="Calibri" w:cs="Calibri"/>
                  <w:color w:val="0000FF"/>
                  <w:sz w:val="16"/>
                  <w:u w:val="single"/>
                </w:rPr>
                <w:t>Screen 7</w:t>
              </w:r>
            </w:hyperlink>
            <w:r w:rsidRPr="00853EAB">
              <w:rPr>
                <w:rFonts w:ascii="Calibri" w:eastAsia="Times New Roman" w:hAnsi="Calibri" w:cs="Calibri"/>
                <w:sz w:val="16"/>
              </w:rPr>
              <w:t xml:space="preserve"> </w:t>
            </w:r>
          </w:p>
          <w:p w14:paraId="3C8C0BA3" w14:textId="77777777" w:rsidR="00E36CE0" w:rsidRPr="00853EAB" w:rsidRDefault="00010AF3" w:rsidP="00E36CE0">
            <w:pPr>
              <w:ind w:left="30" w:right="30"/>
              <w:rPr>
                <w:rFonts w:ascii="Calibri" w:eastAsia="Times New Roman" w:hAnsi="Calibri" w:cs="Calibri"/>
                <w:sz w:val="16"/>
              </w:rPr>
            </w:pPr>
            <w:hyperlink r:id="rId30" w:tgtFrame="_blank" w:history="1">
              <w:r w:rsidRPr="00853EAB">
                <w:rPr>
                  <w:rFonts w:ascii="Calibri" w:eastAsia="Times New Roman" w:hAnsi="Calibri" w:cs="Calibri"/>
                  <w:color w:val="0000FF"/>
                  <w:sz w:val="16"/>
                  <w:u w:val="single"/>
                </w:rPr>
                <w:t>10_C_8</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A741B5"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HEALTHCARE PROFESSIONALS</w:t>
            </w:r>
          </w:p>
          <w:p w14:paraId="2290A043"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2160E636"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1D6C5E1E" w14:textId="77777777" w:rsidR="00E36C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医療専門家</w:t>
            </w:r>
          </w:p>
          <w:p w14:paraId="616356B9" w14:textId="77777777" w:rsidR="00E36C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医療専門家と協働して、より良い健康の実現を支援しています。医師、看護師、薬剤師、研究者、検査スタッフなど、医療専門家の知識と独立した判断を尊重します。患者をより良い健康へ導く上で、彼らの役割は欠かせません。</w:t>
            </w:r>
          </w:p>
          <w:p w14:paraId="3B02EF65" w14:textId="39F24E60" w:rsidR="00E36C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アボットは、医療</w:t>
            </w:r>
            <w:del w:id="8" w:author="Terano, Kumiko" w:date="2025-12-22T17:00:00Z" w16du:dateUtc="2025-12-22T08:00:00Z">
              <w:r w:rsidRPr="007B7848" w:rsidDel="00D248E4">
                <w:rPr>
                  <w:rFonts w:ascii="Calibri" w:eastAsia="Kozuka Gothic Pro R" w:hAnsi="Calibri" w:cs="MS UI Gothic" w:hint="eastAsia"/>
                  <w:lang w:eastAsia="ja-JP"/>
                </w:rPr>
                <w:delText>従事者</w:delText>
              </w:r>
            </w:del>
            <w:ins w:id="9" w:author="Terano, Kumiko" w:date="2025-12-22T17:00:00Z" w16du:dateUtc="2025-12-22T08:00:00Z">
              <w:r w:rsidR="00D248E4">
                <w:rPr>
                  <w:rFonts w:ascii="Calibri" w:eastAsia="Kozuka Gothic Pro R" w:hAnsi="Calibri" w:cs="MS UI Gothic" w:hint="eastAsia"/>
                  <w:lang w:eastAsia="ja-JP"/>
                </w:rPr>
                <w:t>専門家</w:t>
              </w:r>
            </w:ins>
            <w:r w:rsidRPr="007B7848">
              <w:rPr>
                <w:rFonts w:ascii="Calibri" w:eastAsia="Kozuka Gothic Pro R" w:hAnsi="Calibri" w:cs="MS UI Gothic"/>
                <w:lang w:eastAsia="ja-JP"/>
              </w:rPr>
              <w:t>が最善の判断を下せるよう、正確でタイムリーな情報の提供に努めています。私たちが力を合わせることで、世界中の健康とウェルビーイングを向上させるという共通の目標を達成できます。</w:t>
            </w:r>
          </w:p>
        </w:tc>
      </w:tr>
      <w:tr w:rsidR="002F1C3A" w:rsidRPr="00853EAB" w14:paraId="587BBAC2" w14:textId="77777777" w:rsidTr="55887888">
        <w:tc>
          <w:tcPr>
            <w:tcW w:w="1353" w:type="dxa"/>
            <w:shd w:val="clear" w:color="auto" w:fill="C1E4F5" w:themeFill="accent1" w:themeFillTint="33"/>
            <w:tcMar>
              <w:top w:w="120" w:type="dxa"/>
              <w:left w:w="180" w:type="dxa"/>
              <w:bottom w:w="120" w:type="dxa"/>
              <w:right w:w="180" w:type="dxa"/>
            </w:tcMar>
            <w:hideMark/>
          </w:tcPr>
          <w:p w14:paraId="68BA1103" w14:textId="77777777" w:rsidR="00E36CE0" w:rsidRPr="00853EAB" w:rsidRDefault="00010AF3" w:rsidP="00E36CE0">
            <w:pPr>
              <w:spacing w:before="30" w:after="30"/>
              <w:ind w:left="30" w:right="30"/>
              <w:rPr>
                <w:rFonts w:ascii="Calibri" w:eastAsia="Times New Roman" w:hAnsi="Calibri" w:cs="Calibri"/>
                <w:sz w:val="16"/>
              </w:rPr>
            </w:pPr>
            <w:hyperlink r:id="rId31" w:tgtFrame="_blank" w:history="1">
              <w:r w:rsidRPr="00853EAB">
                <w:rPr>
                  <w:rFonts w:ascii="Calibri" w:eastAsia="Times New Roman" w:hAnsi="Calibri" w:cs="Calibri"/>
                  <w:color w:val="0000FF"/>
                  <w:sz w:val="16"/>
                  <w:u w:val="single"/>
                </w:rPr>
                <w:t>Screen 8</w:t>
              </w:r>
            </w:hyperlink>
            <w:r w:rsidRPr="00853EAB">
              <w:rPr>
                <w:rFonts w:ascii="Calibri" w:eastAsia="Times New Roman" w:hAnsi="Calibri" w:cs="Calibri"/>
                <w:sz w:val="16"/>
              </w:rPr>
              <w:t xml:space="preserve"> </w:t>
            </w:r>
          </w:p>
          <w:p w14:paraId="452B931B" w14:textId="77777777" w:rsidR="00E36CE0" w:rsidRPr="00853EAB" w:rsidRDefault="00010AF3" w:rsidP="00E36CE0">
            <w:pPr>
              <w:ind w:left="30" w:right="30"/>
              <w:rPr>
                <w:rFonts w:ascii="Calibri" w:eastAsia="Times New Roman" w:hAnsi="Calibri" w:cs="Calibri"/>
                <w:sz w:val="16"/>
              </w:rPr>
            </w:pPr>
            <w:hyperlink r:id="rId32" w:tgtFrame="_blank" w:history="1">
              <w:r w:rsidRPr="00853EAB">
                <w:rPr>
                  <w:rFonts w:ascii="Calibri" w:eastAsia="Times New Roman" w:hAnsi="Calibri" w:cs="Calibri"/>
                  <w:color w:val="0000FF"/>
                  <w:sz w:val="16"/>
                  <w:u w:val="single"/>
                </w:rPr>
                <w:t>11_C_9</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B745AE"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must view all content before moving forward.</w:t>
            </w:r>
          </w:p>
          <w:p w14:paraId="18F8FA02"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are committed to ensuring every product we offer is safe, effective, and worthy of the trust people place in us.</w:t>
            </w:r>
          </w:p>
          <w:p w14:paraId="229BD161"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4EBC47FC"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28226EE8"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Product Quality</w:t>
            </w:r>
          </w:p>
          <w:p w14:paraId="4C058463"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Product Promotion I</w:t>
            </w:r>
          </w:p>
          <w:p w14:paraId="0AB49618"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Product Promotion II</w:t>
            </w:r>
          </w:p>
          <w:p w14:paraId="4CEEDF2D"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Click each of the icons to learn more.</w:t>
            </w:r>
          </w:p>
        </w:tc>
        <w:tc>
          <w:tcPr>
            <w:tcW w:w="6000" w:type="dxa"/>
          </w:tcPr>
          <w:p w14:paraId="02F48DA1" w14:textId="77777777" w:rsidR="005C7B2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先に進む前に、すべての内容を確認しなければなりません。</w:t>
            </w:r>
          </w:p>
          <w:p w14:paraId="7AEA0984" w14:textId="77777777" w:rsidR="005C7B2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アボットでは、提供するすべての製品が安全かつ効果的であり、人々から寄せられる信頼に値するものであることを確実にすることを使命としています。</w:t>
            </w:r>
          </w:p>
          <w:p w14:paraId="7F7BF75A" w14:textId="77777777" w:rsidR="005C7B2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当社は、適切な材料の選定から、製品の市場投入、販売、提供方法に至るまで、製品が安全かつ有効であるよう徹底した取り組みを行っています。あらゆる段階で、高い品質基準に従って行動しています。</w:t>
            </w:r>
          </w:p>
          <w:p w14:paraId="51CD25EA" w14:textId="1AB3CB82" w:rsidR="005C7B2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また、製品の安全性に関する問題を迅速に特定、評価、対処することに加え、偽造品、</w:t>
            </w:r>
            <w:del w:id="10" w:author="Terano, Kumiko" w:date="2025-12-22T17:01:00Z" w16du:dateUtc="2025-12-22T08:01:00Z">
              <w:r w:rsidRPr="007B7848" w:rsidDel="00D248E4">
                <w:rPr>
                  <w:rFonts w:ascii="Calibri" w:eastAsia="Kozuka Gothic Pro R" w:hAnsi="Calibri" w:cs="MS UI Gothic" w:hint="eastAsia"/>
                  <w:lang w:eastAsia="ja-JP"/>
                </w:rPr>
                <w:delText>違法</w:delText>
              </w:r>
            </w:del>
            <w:ins w:id="11" w:author="Terano, Kumiko" w:date="2025-12-22T17:01:00Z" w16du:dateUtc="2025-12-22T08:01:00Z">
              <w:r w:rsidR="00D248E4">
                <w:rPr>
                  <w:rFonts w:ascii="Calibri" w:eastAsia="Kozuka Gothic Pro R" w:hAnsi="Calibri" w:cs="MS UI Gothic" w:hint="eastAsia"/>
                  <w:lang w:eastAsia="ja-JP"/>
                </w:rPr>
                <w:t>非合法</w:t>
              </w:r>
            </w:ins>
            <w:r w:rsidRPr="007B7848">
              <w:rPr>
                <w:rFonts w:ascii="Calibri" w:eastAsia="Kozuka Gothic Pro R" w:hAnsi="Calibri" w:cs="MS UI Gothic"/>
                <w:lang w:eastAsia="ja-JP"/>
              </w:rPr>
              <w:t>な転用、盗難の防止に積極的に取り組んでいます。</w:t>
            </w:r>
          </w:p>
          <w:p w14:paraId="46346357" w14:textId="77777777" w:rsidR="005C7B2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製品の品質</w:t>
            </w:r>
          </w:p>
          <w:p w14:paraId="62D3D892" w14:textId="1BEBC9EE" w:rsidR="00E36C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製品の</w:t>
            </w:r>
            <w:ins w:id="12" w:author="Nakano, Kimiko" w:date="2025-12-16T12:36:00Z" w16du:dateUtc="2025-12-16T03:36:00Z">
              <w:r w:rsidR="009C6941">
                <w:rPr>
                  <w:rFonts w:ascii="Calibri" w:eastAsia="Kozuka Gothic Pro R" w:hAnsi="Calibri" w:cs="MS UI Gothic" w:hint="eastAsia"/>
                  <w:lang w:eastAsia="ja-JP"/>
                </w:rPr>
                <w:t>プロモーション</w:t>
              </w:r>
            </w:ins>
            <w:del w:id="13" w:author="Nakano, Kimiko" w:date="2025-12-16T12:36:00Z" w16du:dateUtc="2025-12-16T03:36:00Z">
              <w:r w:rsidRPr="007B7848" w:rsidDel="009C6941">
                <w:rPr>
                  <w:rFonts w:ascii="Calibri" w:eastAsia="Kozuka Gothic Pro R" w:hAnsi="Calibri" w:cs="MS UI Gothic"/>
                  <w:lang w:eastAsia="ja-JP"/>
                </w:rPr>
                <w:delText>販促</w:delText>
              </w:r>
              <w:r w:rsidRPr="007B7848" w:rsidDel="009C6941">
                <w:rPr>
                  <w:rFonts w:ascii="Calibri" w:eastAsia="Kozuka Gothic Pro R" w:hAnsi="Calibri" w:cs="MS UI Gothic"/>
                  <w:lang w:eastAsia="ja-JP"/>
                </w:rPr>
                <w:delText xml:space="preserve"> </w:delText>
              </w:r>
            </w:del>
            <w:r w:rsidRPr="007B7848">
              <w:rPr>
                <w:rFonts w:ascii="Calibri" w:eastAsia="Kozuka Gothic Pro R" w:hAnsi="Calibri" w:cs="MS UI Gothic"/>
                <w:lang w:eastAsia="ja-JP"/>
              </w:rPr>
              <w:t>I</w:t>
            </w:r>
          </w:p>
          <w:p w14:paraId="74283C51" w14:textId="46B99DFE" w:rsidR="00F81109"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製品の</w:t>
            </w:r>
            <w:ins w:id="14" w:author="Nakano, Kimiko" w:date="2025-12-16T12:36:00Z" w16du:dateUtc="2025-12-16T03:36:00Z">
              <w:r w:rsidR="009C6941">
                <w:rPr>
                  <w:rFonts w:ascii="Calibri" w:eastAsia="Kozuka Gothic Pro R" w:hAnsi="Calibri" w:cs="MS UI Gothic" w:hint="eastAsia"/>
                  <w:lang w:eastAsia="ja-JP"/>
                </w:rPr>
                <w:t>プロモーション</w:t>
              </w:r>
            </w:ins>
            <w:del w:id="15" w:author="Nakano, Kimiko" w:date="2025-12-16T12:36:00Z" w16du:dateUtc="2025-12-16T03:36:00Z">
              <w:r w:rsidRPr="007B7848" w:rsidDel="009C6941">
                <w:rPr>
                  <w:rFonts w:ascii="Calibri" w:eastAsia="Kozuka Gothic Pro R" w:hAnsi="Calibri" w:cs="MS UI Gothic"/>
                  <w:lang w:eastAsia="ja-JP"/>
                </w:rPr>
                <w:delText>販促</w:delText>
              </w:r>
              <w:r w:rsidRPr="007B7848" w:rsidDel="009C6941">
                <w:rPr>
                  <w:rFonts w:ascii="Calibri" w:eastAsia="Kozuka Gothic Pro R" w:hAnsi="Calibri" w:cs="MS UI Gothic"/>
                  <w:lang w:eastAsia="ja-JP"/>
                </w:rPr>
                <w:delText xml:space="preserve"> </w:delText>
              </w:r>
            </w:del>
            <w:r w:rsidRPr="007B7848">
              <w:rPr>
                <w:rFonts w:ascii="Calibri" w:eastAsia="Kozuka Gothic Pro R" w:hAnsi="Calibri" w:cs="MS UI Gothic"/>
                <w:lang w:eastAsia="ja-JP"/>
              </w:rPr>
              <w:t>II</w:t>
            </w:r>
          </w:p>
          <w:p w14:paraId="469EE31D" w14:textId="77777777" w:rsidR="00F81109" w:rsidRPr="007B7848" w:rsidRDefault="00010AF3" w:rsidP="00D73C98">
            <w:pPr>
              <w:spacing w:before="100" w:beforeAutospacing="1" w:after="100" w:afterAutospacing="1"/>
              <w:ind w:left="30" w:right="308"/>
              <w:rPr>
                <w:rFonts w:ascii="Calibri" w:eastAsia="Kozuka Gothic Pro R" w:hAnsi="Calibri" w:cs="Calibri"/>
                <w:lang w:eastAsia="ja-JP"/>
              </w:rPr>
            </w:pPr>
            <w:r w:rsidRPr="007B7848">
              <w:rPr>
                <w:rFonts w:ascii="Calibri" w:eastAsia="Kozuka Gothic Pro R" w:hAnsi="Calibri" w:cs="MS UI Gothic"/>
                <w:lang w:eastAsia="ja-JP"/>
              </w:rPr>
              <w:t>詳細については、各アイコンをクリックしてください。</w:t>
            </w:r>
          </w:p>
        </w:tc>
      </w:tr>
      <w:tr w:rsidR="002F1C3A" w:rsidRPr="00853EAB" w14:paraId="6A00F97D" w14:textId="77777777" w:rsidTr="55887888">
        <w:tc>
          <w:tcPr>
            <w:tcW w:w="1353" w:type="dxa"/>
            <w:shd w:val="clear" w:color="auto" w:fill="C1E4F5" w:themeFill="accent1" w:themeFillTint="33"/>
            <w:tcMar>
              <w:top w:w="120" w:type="dxa"/>
              <w:left w:w="180" w:type="dxa"/>
              <w:bottom w:w="120" w:type="dxa"/>
              <w:right w:w="180" w:type="dxa"/>
            </w:tcMar>
            <w:hideMark/>
          </w:tcPr>
          <w:p w14:paraId="1DB87B8C" w14:textId="77777777" w:rsidR="00E36CE0" w:rsidRPr="00853EAB" w:rsidRDefault="00010AF3" w:rsidP="00E36CE0">
            <w:pPr>
              <w:spacing w:before="30" w:after="30"/>
              <w:ind w:left="30" w:right="30"/>
              <w:rPr>
                <w:rFonts w:ascii="Calibri" w:eastAsia="Times New Roman" w:hAnsi="Calibri" w:cs="Calibri"/>
                <w:sz w:val="16"/>
              </w:rPr>
            </w:pPr>
            <w:hyperlink r:id="rId33" w:tgtFrame="_blank" w:history="1">
              <w:r w:rsidRPr="00853EAB">
                <w:rPr>
                  <w:rFonts w:ascii="Calibri" w:eastAsia="Times New Roman" w:hAnsi="Calibri" w:cs="Calibri"/>
                  <w:color w:val="0000FF"/>
                  <w:sz w:val="16"/>
                  <w:u w:val="single"/>
                </w:rPr>
                <w:t>Screen 8</w:t>
              </w:r>
            </w:hyperlink>
            <w:r w:rsidRPr="00853EAB">
              <w:rPr>
                <w:rFonts w:ascii="Calibri" w:eastAsia="Times New Roman" w:hAnsi="Calibri" w:cs="Calibri"/>
                <w:sz w:val="16"/>
              </w:rPr>
              <w:t xml:space="preserve"> </w:t>
            </w:r>
          </w:p>
          <w:p w14:paraId="49685FE2" w14:textId="77777777" w:rsidR="00E36CE0" w:rsidRPr="00853EAB" w:rsidRDefault="00010AF3" w:rsidP="00E36CE0">
            <w:pPr>
              <w:ind w:left="30" w:right="30"/>
              <w:rPr>
                <w:rFonts w:ascii="Calibri" w:eastAsia="Times New Roman" w:hAnsi="Calibri" w:cs="Calibri"/>
                <w:sz w:val="16"/>
              </w:rPr>
            </w:pPr>
            <w:hyperlink r:id="rId34" w:tgtFrame="_blank" w:history="1">
              <w:r w:rsidRPr="00853EAB">
                <w:rPr>
                  <w:rFonts w:ascii="Calibri" w:eastAsia="Times New Roman" w:hAnsi="Calibri" w:cs="Calibri"/>
                  <w:color w:val="0000FF"/>
                  <w:sz w:val="16"/>
                  <w:u w:val="single"/>
                </w:rPr>
                <w:t>12_C_9</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333984"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PRODUCT QUALITY</w:t>
            </w:r>
          </w:p>
          <w:p w14:paraId="7C3263AD"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Safe, effective and trusted. Our products make a difference.</w:t>
            </w:r>
          </w:p>
          <w:p w14:paraId="3426E52D"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5332B69B"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5B94282E" w14:textId="77777777" w:rsidR="00E36C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5DD65EAD" w14:textId="77777777" w:rsidR="00723ED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製品の品質</w:t>
            </w:r>
          </w:p>
          <w:p w14:paraId="03FAF741" w14:textId="4D32F615" w:rsidR="00723ED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安全、効果的、そして信頼できます。当社の製品は</w:t>
            </w:r>
            <w:del w:id="16" w:author="Terano, Kumiko" w:date="2025-12-22T17:01:00Z" w16du:dateUtc="2025-12-22T08:01:00Z">
              <w:r w:rsidRPr="007B7848" w:rsidDel="00D248E4">
                <w:rPr>
                  <w:rFonts w:ascii="Calibri" w:eastAsia="Kozuka Gothic Pro R" w:hAnsi="Calibri" w:cs="MS UI Gothic" w:hint="eastAsia"/>
                  <w:lang w:eastAsia="ja-JP"/>
                </w:rPr>
                <w:delText>変化</w:delText>
              </w:r>
            </w:del>
            <w:ins w:id="17" w:author="Terano, Kumiko" w:date="2025-12-22T17:01:00Z" w16du:dateUtc="2025-12-22T08:01:00Z">
              <w:r w:rsidR="00D248E4">
                <w:rPr>
                  <w:rFonts w:ascii="Calibri" w:eastAsia="Kozuka Gothic Pro R" w:hAnsi="Calibri" w:cs="MS UI Gothic" w:hint="eastAsia"/>
                  <w:lang w:eastAsia="ja-JP"/>
                </w:rPr>
                <w:t>価値</w:t>
              </w:r>
            </w:ins>
            <w:r w:rsidRPr="007B7848">
              <w:rPr>
                <w:rFonts w:ascii="Calibri" w:eastAsia="Kozuka Gothic Pro R" w:hAnsi="Calibri" w:cs="MS UI Gothic"/>
                <w:lang w:eastAsia="ja-JP"/>
              </w:rPr>
              <w:t>をもたらし</w:t>
            </w:r>
            <w:del w:id="18" w:author="Terano, Kumiko" w:date="2025-12-22T17:01:00Z" w16du:dateUtc="2025-12-22T08:01:00Z">
              <w:r w:rsidRPr="007B7848" w:rsidDel="00D248E4">
                <w:rPr>
                  <w:rFonts w:ascii="Calibri" w:eastAsia="Kozuka Gothic Pro R" w:hAnsi="Calibri" w:cs="MS UI Gothic"/>
                  <w:lang w:eastAsia="ja-JP"/>
                </w:rPr>
                <w:delText>てい</w:delText>
              </w:r>
            </w:del>
            <w:r w:rsidRPr="007B7848">
              <w:rPr>
                <w:rFonts w:ascii="Calibri" w:eastAsia="Kozuka Gothic Pro R" w:hAnsi="Calibri" w:cs="MS UI Gothic"/>
                <w:lang w:eastAsia="ja-JP"/>
              </w:rPr>
              <w:t>ます。</w:t>
            </w:r>
          </w:p>
          <w:p w14:paraId="4DEC3B60" w14:textId="77777777" w:rsidR="00723ED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原材料の調達から製造、そして自社やパートナーを通じたマーケティング、販売、提供に至るまで、すべての段階で品質を最優先に取り組んでいます。人々は当社に安全を託しているため、すべての段階が重要です。</w:t>
            </w:r>
          </w:p>
          <w:p w14:paraId="7AAEA5A4" w14:textId="77777777" w:rsidR="00723ED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製品の安全性に関する問題を迅速に特定し、評価し、対処することに全力で取り組んでいます。医療専門家や医療機関が、当社製品を安全かつ効果的に使用するために必要な情報を確実に入手できるようにしています。また、安全性に関する懸念が生じた場合には、規制当局や公衆衛生機関と適切に連携し、情報を共有します。</w:t>
            </w:r>
          </w:p>
          <w:p w14:paraId="191587A1" w14:textId="7CFFF4AC" w:rsidR="00E36C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私たちは、当社製品の偽造、</w:t>
            </w:r>
            <w:del w:id="19" w:author="Terano, Kumiko" w:date="2025-12-22T17:01:00Z" w16du:dateUtc="2025-12-22T08:01:00Z">
              <w:r w:rsidRPr="007B7848" w:rsidDel="00853175">
                <w:rPr>
                  <w:rFonts w:ascii="Calibri" w:eastAsia="Kozuka Gothic Pro R" w:hAnsi="Calibri" w:cs="MS UI Gothic" w:hint="eastAsia"/>
                  <w:lang w:eastAsia="ja-JP"/>
                </w:rPr>
                <w:delText>違法な横流し</w:delText>
              </w:r>
            </w:del>
            <w:ins w:id="20" w:author="Terano, Kumiko" w:date="2025-12-22T17:01:00Z" w16du:dateUtc="2025-12-22T08:01:00Z">
              <w:r w:rsidR="00853175">
                <w:rPr>
                  <w:rFonts w:ascii="Calibri" w:eastAsia="Kozuka Gothic Pro R" w:hAnsi="Calibri" w:cs="MS UI Gothic" w:hint="eastAsia"/>
                  <w:lang w:eastAsia="ja-JP"/>
                </w:rPr>
                <w:t>非合法な転用</w:t>
              </w:r>
            </w:ins>
            <w:r w:rsidRPr="007B7848">
              <w:rPr>
                <w:rFonts w:ascii="Calibri" w:eastAsia="Kozuka Gothic Pro R" w:hAnsi="Calibri" w:cs="MS UI Gothic"/>
                <w:lang w:eastAsia="ja-JP"/>
              </w:rPr>
              <w:t>、盗難を防止するための対策を講じています。当社は、輸出入管理規制を含む貿易関連法規を遵守し、国家安全保障および公衆衛生を守るために、政府の制限措置や制裁にも従っています。</w:t>
            </w:r>
          </w:p>
        </w:tc>
      </w:tr>
      <w:tr w:rsidR="002F1C3A" w:rsidRPr="00853EAB" w14:paraId="5E5C72F2" w14:textId="77777777" w:rsidTr="55887888">
        <w:tc>
          <w:tcPr>
            <w:tcW w:w="1353" w:type="dxa"/>
            <w:shd w:val="clear" w:color="auto" w:fill="C1E4F5" w:themeFill="accent1" w:themeFillTint="33"/>
            <w:tcMar>
              <w:top w:w="120" w:type="dxa"/>
              <w:left w:w="180" w:type="dxa"/>
              <w:bottom w:w="120" w:type="dxa"/>
              <w:right w:w="180" w:type="dxa"/>
            </w:tcMar>
            <w:hideMark/>
          </w:tcPr>
          <w:p w14:paraId="42700D9F" w14:textId="77777777" w:rsidR="00277052" w:rsidRPr="00853EAB" w:rsidRDefault="00010AF3" w:rsidP="00277052">
            <w:pPr>
              <w:spacing w:before="30" w:after="30"/>
              <w:ind w:left="30" w:right="30"/>
              <w:rPr>
                <w:rFonts w:ascii="Calibri" w:eastAsia="Times New Roman" w:hAnsi="Calibri" w:cs="Calibri"/>
                <w:sz w:val="16"/>
              </w:rPr>
            </w:pPr>
            <w:hyperlink r:id="rId35" w:tgtFrame="_blank" w:history="1">
              <w:r w:rsidRPr="00853EAB">
                <w:rPr>
                  <w:rFonts w:ascii="Calibri" w:eastAsia="Times New Roman" w:hAnsi="Calibri" w:cs="Calibri"/>
                  <w:color w:val="0000FF"/>
                  <w:sz w:val="16"/>
                  <w:u w:val="single"/>
                </w:rPr>
                <w:t>Screen 8</w:t>
              </w:r>
            </w:hyperlink>
            <w:r w:rsidRPr="00853EAB">
              <w:rPr>
                <w:rFonts w:ascii="Calibri" w:eastAsia="Times New Roman" w:hAnsi="Calibri" w:cs="Calibri"/>
                <w:sz w:val="16"/>
              </w:rPr>
              <w:t xml:space="preserve"> </w:t>
            </w:r>
          </w:p>
          <w:p w14:paraId="5FC7651A" w14:textId="77777777" w:rsidR="00277052" w:rsidRPr="00853EAB" w:rsidRDefault="00010AF3" w:rsidP="00277052">
            <w:pPr>
              <w:ind w:left="30" w:right="30"/>
              <w:rPr>
                <w:rFonts w:ascii="Calibri" w:eastAsia="Times New Roman" w:hAnsi="Calibri" w:cs="Calibri"/>
                <w:sz w:val="16"/>
              </w:rPr>
            </w:pPr>
            <w:hyperlink r:id="rId36" w:tgtFrame="_blank" w:history="1">
              <w:r w:rsidRPr="00853EAB">
                <w:rPr>
                  <w:rFonts w:ascii="Calibri" w:eastAsia="Times New Roman" w:hAnsi="Calibri" w:cs="Calibri"/>
                  <w:color w:val="0000FF"/>
                  <w:sz w:val="16"/>
                  <w:u w:val="single"/>
                </w:rPr>
                <w:t>13_C_9</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7E7633" w14:textId="77777777" w:rsidR="00277052"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PRODUCT PROMOTION I</w:t>
            </w:r>
          </w:p>
          <w:p w14:paraId="318987FA" w14:textId="77777777" w:rsidR="00277052"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promote and sell our products with honesty and respect for those who rely on them.</w:t>
            </w:r>
          </w:p>
          <w:p w14:paraId="043248A2" w14:textId="77777777" w:rsidR="00277052"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Our product communications are truthful, balanced, and aligned with approved </w:t>
            </w:r>
            <w:proofErr w:type="spellStart"/>
            <w:r w:rsidRPr="00853EAB">
              <w:rPr>
                <w:rFonts w:ascii="Calibri" w:eastAsia="Times New Roman" w:hAnsi="Calibri" w:cs="Calibri"/>
              </w:rPr>
              <w:t>labeling</w:t>
            </w:r>
            <w:proofErr w:type="spellEnd"/>
            <w:r w:rsidRPr="00853EAB">
              <w:rPr>
                <w:rFonts w:ascii="Calibri" w:eastAsia="Times New Roman" w:hAnsi="Calibri" w:cs="Calibri"/>
              </w:rPr>
              <w:t>, scientific evidence, and medical best practices in the countries where we operate.</w:t>
            </w:r>
          </w:p>
        </w:tc>
        <w:tc>
          <w:tcPr>
            <w:tcW w:w="6000" w:type="dxa"/>
          </w:tcPr>
          <w:p w14:paraId="181914EB" w14:textId="2B59342C" w:rsidR="0027705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製品の</w:t>
            </w:r>
            <w:ins w:id="21" w:author="Nakano, Kimiko" w:date="2025-12-16T12:36:00Z" w16du:dateUtc="2025-12-16T03:36:00Z">
              <w:r w:rsidR="009C6941">
                <w:rPr>
                  <w:rFonts w:ascii="Calibri" w:eastAsia="Kozuka Gothic Pro R" w:hAnsi="Calibri" w:cs="MS UI Gothic" w:hint="eastAsia"/>
                  <w:lang w:eastAsia="ja-JP"/>
                </w:rPr>
                <w:t>プロモーション</w:t>
              </w:r>
            </w:ins>
            <w:del w:id="22" w:author="Nakano, Kimiko" w:date="2025-12-16T12:36:00Z" w16du:dateUtc="2025-12-16T03:36:00Z">
              <w:r w:rsidRPr="007B7848" w:rsidDel="009C6941">
                <w:rPr>
                  <w:rFonts w:ascii="Calibri" w:eastAsia="Kozuka Gothic Pro R" w:hAnsi="Calibri" w:cs="MS UI Gothic"/>
                  <w:lang w:eastAsia="ja-JP"/>
                </w:rPr>
                <w:delText>販促</w:delText>
              </w:r>
              <w:r w:rsidRPr="007B7848" w:rsidDel="009C6941">
                <w:rPr>
                  <w:rFonts w:ascii="Calibri" w:eastAsia="Kozuka Gothic Pro R" w:hAnsi="Calibri" w:cs="MS UI Gothic"/>
                  <w:lang w:eastAsia="ja-JP"/>
                </w:rPr>
                <w:delText xml:space="preserve"> </w:delText>
              </w:r>
            </w:del>
            <w:r w:rsidRPr="007B7848">
              <w:rPr>
                <w:rFonts w:ascii="Calibri" w:eastAsia="Kozuka Gothic Pro R" w:hAnsi="Calibri" w:cs="MS UI Gothic"/>
                <w:lang w:eastAsia="ja-JP"/>
              </w:rPr>
              <w:t>I</w:t>
            </w:r>
          </w:p>
          <w:p w14:paraId="15443957" w14:textId="03AA00D4" w:rsidR="0027705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当社は、製品を信頼している人々に対して誠実さと敬意をもって製品を</w:t>
            </w:r>
            <w:del w:id="23" w:author="Terano, Kumiko" w:date="2025-12-22T17:02:00Z" w16du:dateUtc="2025-12-22T08:02:00Z">
              <w:r w:rsidRPr="007B7848" w:rsidDel="00853175">
                <w:rPr>
                  <w:rFonts w:ascii="Calibri" w:eastAsia="Kozuka Gothic Pro R" w:hAnsi="Calibri" w:cs="MS UI Gothic" w:hint="eastAsia"/>
                  <w:lang w:eastAsia="ja-JP"/>
                </w:rPr>
                <w:delText>促進</w:delText>
              </w:r>
            </w:del>
            <w:ins w:id="24" w:author="Terano, Kumiko" w:date="2025-12-22T17:02:00Z" w16du:dateUtc="2025-12-22T08:02:00Z">
              <w:r w:rsidR="00853175">
                <w:rPr>
                  <w:rFonts w:ascii="Calibri" w:eastAsia="Kozuka Gothic Pro R" w:hAnsi="Calibri" w:cs="MS UI Gothic" w:hint="eastAsia"/>
                  <w:lang w:eastAsia="ja-JP"/>
                </w:rPr>
                <w:t>販促</w:t>
              </w:r>
            </w:ins>
            <w:r w:rsidRPr="007B7848">
              <w:rPr>
                <w:rFonts w:ascii="Calibri" w:eastAsia="Kozuka Gothic Pro R" w:hAnsi="Calibri" w:cs="MS UI Gothic"/>
                <w:lang w:eastAsia="ja-JP"/>
              </w:rPr>
              <w:t>し、販売しています。</w:t>
            </w:r>
          </w:p>
          <w:p w14:paraId="75587A65" w14:textId="77777777" w:rsidR="0027705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当社の製品に関するコミュニケーションは、真実で偏りがなく、事業を展開する各国における承認表示、科学的根拠、および医療上のベストプラクティスに沿ったものです。</w:t>
            </w:r>
          </w:p>
        </w:tc>
      </w:tr>
      <w:tr w:rsidR="002F1C3A" w:rsidRPr="00853EAB" w14:paraId="494C8D6E" w14:textId="77777777" w:rsidTr="55887888">
        <w:tc>
          <w:tcPr>
            <w:tcW w:w="1353" w:type="dxa"/>
            <w:shd w:val="clear" w:color="auto" w:fill="C1E4F5" w:themeFill="accent1" w:themeFillTint="33"/>
            <w:tcMar>
              <w:top w:w="120" w:type="dxa"/>
              <w:left w:w="180" w:type="dxa"/>
              <w:bottom w:w="120" w:type="dxa"/>
              <w:right w:w="180" w:type="dxa"/>
            </w:tcMar>
            <w:hideMark/>
          </w:tcPr>
          <w:p w14:paraId="1BB28A4E" w14:textId="77777777" w:rsidR="00835013" w:rsidRPr="00853EAB" w:rsidRDefault="00010AF3" w:rsidP="00835013">
            <w:pPr>
              <w:spacing w:before="30" w:after="30"/>
              <w:ind w:left="30" w:right="30"/>
              <w:rPr>
                <w:rFonts w:ascii="Calibri" w:eastAsia="Times New Roman" w:hAnsi="Calibri" w:cs="Calibri"/>
                <w:sz w:val="16"/>
              </w:rPr>
            </w:pPr>
            <w:hyperlink r:id="rId37" w:tgtFrame="_blank" w:history="1">
              <w:r w:rsidRPr="00853EAB">
                <w:rPr>
                  <w:rFonts w:ascii="Calibri" w:eastAsia="Times New Roman" w:hAnsi="Calibri" w:cs="Calibri"/>
                  <w:color w:val="0000FF"/>
                  <w:sz w:val="16"/>
                  <w:u w:val="single"/>
                </w:rPr>
                <w:t>Screen 8</w:t>
              </w:r>
            </w:hyperlink>
            <w:r w:rsidRPr="00853EAB">
              <w:rPr>
                <w:rFonts w:ascii="Calibri" w:eastAsia="Times New Roman" w:hAnsi="Calibri" w:cs="Calibri"/>
                <w:sz w:val="16"/>
              </w:rPr>
              <w:t xml:space="preserve"> </w:t>
            </w:r>
          </w:p>
          <w:p w14:paraId="2B708464" w14:textId="77777777" w:rsidR="00835013" w:rsidRPr="00853EAB" w:rsidRDefault="00010AF3" w:rsidP="00835013">
            <w:pPr>
              <w:ind w:left="30" w:right="30"/>
              <w:rPr>
                <w:rFonts w:ascii="Calibri" w:eastAsia="Times New Roman" w:hAnsi="Calibri" w:cs="Calibri"/>
                <w:sz w:val="16"/>
              </w:rPr>
            </w:pPr>
            <w:hyperlink r:id="rId38" w:tgtFrame="_blank" w:history="1">
              <w:r w:rsidRPr="00853EAB">
                <w:rPr>
                  <w:rFonts w:ascii="Calibri" w:eastAsia="Times New Roman" w:hAnsi="Calibri" w:cs="Calibri"/>
                  <w:color w:val="0000FF"/>
                  <w:sz w:val="16"/>
                  <w:u w:val="single"/>
                </w:rPr>
                <w:t>14_C_9</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93B0B2" w14:textId="77777777" w:rsidR="0083501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PRODUCT PROMOTION II</w:t>
            </w:r>
          </w:p>
          <w:p w14:paraId="3AEE5144" w14:textId="77777777" w:rsidR="0083501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promote our products for their intended and approved uses.</w:t>
            </w:r>
          </w:p>
          <w:p w14:paraId="63B064CF" w14:textId="77777777" w:rsidR="0083501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01184181" w14:textId="4114B5E8" w:rsidR="0083501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製品の</w:t>
            </w:r>
            <w:ins w:id="25" w:author="Nakano, Kimiko" w:date="2025-12-16T12:35:00Z" w16du:dateUtc="2025-12-16T03:35:00Z">
              <w:r w:rsidR="009C6941">
                <w:rPr>
                  <w:rFonts w:ascii="Calibri" w:eastAsia="Kozuka Gothic Pro R" w:hAnsi="Calibri" w:cs="MS UI Gothic" w:hint="eastAsia"/>
                  <w:lang w:eastAsia="ja-JP"/>
                </w:rPr>
                <w:t>プロモーション</w:t>
              </w:r>
            </w:ins>
            <w:del w:id="26" w:author="Nakano, Kimiko" w:date="2025-12-16T12:35:00Z" w16du:dateUtc="2025-12-16T03:35:00Z">
              <w:r w:rsidRPr="007B7848" w:rsidDel="009C6941">
                <w:rPr>
                  <w:rFonts w:ascii="Calibri" w:eastAsia="Kozuka Gothic Pro R" w:hAnsi="Calibri" w:cs="MS UI Gothic"/>
                  <w:lang w:eastAsia="ja-JP"/>
                </w:rPr>
                <w:delText>販促</w:delText>
              </w:r>
              <w:r w:rsidRPr="007B7848" w:rsidDel="009C6941">
                <w:rPr>
                  <w:rFonts w:ascii="Calibri" w:eastAsia="Kozuka Gothic Pro R" w:hAnsi="Calibri" w:cs="MS UI Gothic"/>
                  <w:lang w:eastAsia="ja-JP"/>
                </w:rPr>
                <w:delText xml:space="preserve"> </w:delText>
              </w:r>
            </w:del>
            <w:r w:rsidRPr="007B7848">
              <w:rPr>
                <w:rFonts w:ascii="Calibri" w:eastAsia="Kozuka Gothic Pro R" w:hAnsi="Calibri" w:cs="MS UI Gothic"/>
                <w:lang w:eastAsia="ja-JP"/>
              </w:rPr>
              <w:t>II</w:t>
            </w:r>
          </w:p>
          <w:p w14:paraId="1A959F59" w14:textId="12A03318" w:rsidR="0083501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当社は、製品</w:t>
            </w:r>
            <w:del w:id="27" w:author="Terano, Kumiko" w:date="2025-12-22T17:04:00Z" w16du:dateUtc="2025-12-22T08:04:00Z">
              <w:r w:rsidRPr="007B7848" w:rsidDel="00303F1B">
                <w:rPr>
                  <w:rFonts w:ascii="Calibri" w:eastAsia="Kozuka Gothic Pro R" w:hAnsi="Calibri" w:cs="MS UI Gothic" w:hint="eastAsia"/>
                  <w:lang w:eastAsia="ja-JP"/>
                </w:rPr>
                <w:delText>を</w:delText>
              </w:r>
            </w:del>
            <w:ins w:id="28" w:author="Terano, Kumiko" w:date="2025-12-22T17:04:00Z" w16du:dateUtc="2025-12-22T08:04:00Z">
              <w:r w:rsidR="00303F1B">
                <w:rPr>
                  <w:rFonts w:ascii="Calibri" w:eastAsia="Kozuka Gothic Pro R" w:hAnsi="Calibri" w:cs="MS UI Gothic" w:hint="eastAsia"/>
                  <w:lang w:eastAsia="ja-JP"/>
                </w:rPr>
                <w:t>が</w:t>
              </w:r>
            </w:ins>
            <w:ins w:id="29" w:author="Terano, Kumiko" w:date="2025-12-22T17:05:00Z" w16du:dateUtc="2025-12-22T08:05:00Z">
              <w:r w:rsidR="00303F1B">
                <w:rPr>
                  <w:rFonts w:ascii="Calibri" w:eastAsia="Kozuka Gothic Pro R" w:hAnsi="Calibri" w:cs="MS UI Gothic" w:hint="eastAsia"/>
                  <w:lang w:eastAsia="ja-JP"/>
                </w:rPr>
                <w:t>意図され承認された用途</w:t>
              </w:r>
            </w:ins>
            <w:del w:id="30" w:author="Terano, Kumiko" w:date="2025-12-22T17:05:00Z" w16du:dateUtc="2025-12-22T08:05:00Z">
              <w:r w:rsidRPr="007B7848" w:rsidDel="00303F1B">
                <w:rPr>
                  <w:rFonts w:ascii="Calibri" w:eastAsia="Kozuka Gothic Pro R" w:hAnsi="Calibri" w:cs="MS UI Gothic"/>
                  <w:lang w:eastAsia="ja-JP"/>
                </w:rPr>
                <w:delText>本来の用途および承認された目的</w:delText>
              </w:r>
            </w:del>
            <w:r w:rsidRPr="007B7848">
              <w:rPr>
                <w:rFonts w:ascii="Calibri" w:eastAsia="Kozuka Gothic Pro R" w:hAnsi="Calibri" w:cs="MS UI Gothic"/>
                <w:lang w:eastAsia="ja-JP"/>
              </w:rPr>
              <w:t>に基づいて</w:t>
            </w:r>
            <w:ins w:id="31" w:author="Terano, Kumiko" w:date="2025-12-22T17:04:00Z" w16du:dateUtc="2025-12-22T08:04:00Z">
              <w:r w:rsidR="00D6703F">
                <w:rPr>
                  <w:rFonts w:ascii="Calibri" w:eastAsia="Kozuka Gothic Pro R" w:hAnsi="Calibri" w:cs="MS UI Gothic" w:hint="eastAsia"/>
                  <w:lang w:eastAsia="ja-JP"/>
                </w:rPr>
                <w:t>販促を行います</w:t>
              </w:r>
            </w:ins>
            <w:del w:id="32" w:author="Terano, Kumiko" w:date="2025-12-22T17:04:00Z" w16du:dateUtc="2025-12-22T08:04:00Z">
              <w:r w:rsidRPr="007B7848" w:rsidDel="00D6703F">
                <w:rPr>
                  <w:rFonts w:ascii="Calibri" w:eastAsia="Kozuka Gothic Pro R" w:hAnsi="Calibri" w:cs="MS UI Gothic"/>
                  <w:lang w:eastAsia="ja-JP"/>
                </w:rPr>
                <w:delText>販売を促進します</w:delText>
              </w:r>
            </w:del>
            <w:r w:rsidRPr="007B7848">
              <w:rPr>
                <w:rFonts w:ascii="Calibri" w:eastAsia="Kozuka Gothic Pro R" w:hAnsi="Calibri" w:cs="MS UI Gothic"/>
                <w:lang w:eastAsia="ja-JP"/>
              </w:rPr>
              <w:t>。</w:t>
            </w:r>
          </w:p>
          <w:p w14:paraId="790ED69F" w14:textId="77777777" w:rsidR="0083501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事業展開する諸国の保健当局から付与されたライセンスと承認に沿って事業展開します。当社の製品プロモーション、販売、流通は、厳格な貿易法と国固有の規制に従います。強固な社内ポリシーと手続きを通じて、法令遵守を確実にするとともに、倫理的で安全かつ責任ある事業運営へのコミットメントを堅持しています。</w:t>
            </w:r>
          </w:p>
        </w:tc>
      </w:tr>
      <w:tr w:rsidR="002F1C3A" w:rsidRPr="00853EAB" w14:paraId="2328A0F4" w14:textId="77777777" w:rsidTr="55887888">
        <w:tc>
          <w:tcPr>
            <w:tcW w:w="1353" w:type="dxa"/>
            <w:shd w:val="clear" w:color="auto" w:fill="C1E4F5" w:themeFill="accent1" w:themeFillTint="33"/>
            <w:tcMar>
              <w:top w:w="120" w:type="dxa"/>
              <w:left w:w="180" w:type="dxa"/>
              <w:bottom w:w="120" w:type="dxa"/>
              <w:right w:w="180" w:type="dxa"/>
            </w:tcMar>
            <w:hideMark/>
          </w:tcPr>
          <w:p w14:paraId="18DA9A57" w14:textId="77777777" w:rsidR="00BE08E6" w:rsidRPr="00853EAB" w:rsidRDefault="00010AF3" w:rsidP="00BE08E6">
            <w:pPr>
              <w:spacing w:before="30" w:after="30"/>
              <w:ind w:left="30" w:right="30"/>
              <w:rPr>
                <w:rFonts w:ascii="Calibri" w:eastAsia="Times New Roman" w:hAnsi="Calibri" w:cs="Calibri"/>
                <w:sz w:val="16"/>
              </w:rPr>
            </w:pPr>
            <w:hyperlink r:id="rId39" w:tgtFrame="_blank" w:history="1">
              <w:r w:rsidRPr="00853EAB">
                <w:rPr>
                  <w:rFonts w:ascii="Calibri" w:eastAsia="Times New Roman" w:hAnsi="Calibri" w:cs="Calibri"/>
                  <w:color w:val="0000FF"/>
                  <w:sz w:val="16"/>
                  <w:u w:val="single"/>
                </w:rPr>
                <w:t>Screen 9</w:t>
              </w:r>
            </w:hyperlink>
            <w:r w:rsidRPr="00853EAB">
              <w:rPr>
                <w:rFonts w:ascii="Calibri" w:eastAsia="Times New Roman" w:hAnsi="Calibri" w:cs="Calibri"/>
                <w:sz w:val="16"/>
              </w:rPr>
              <w:t xml:space="preserve"> </w:t>
            </w:r>
          </w:p>
          <w:p w14:paraId="155FCC3B" w14:textId="77777777" w:rsidR="00BE08E6" w:rsidRPr="00853EAB" w:rsidRDefault="00010AF3" w:rsidP="00BE08E6">
            <w:pPr>
              <w:ind w:left="30" w:right="30"/>
              <w:rPr>
                <w:rFonts w:ascii="Calibri" w:eastAsia="Times New Roman" w:hAnsi="Calibri" w:cs="Calibri"/>
                <w:sz w:val="16"/>
              </w:rPr>
            </w:pPr>
            <w:hyperlink r:id="rId40" w:tgtFrame="_blank" w:history="1">
              <w:r w:rsidRPr="00853EAB">
                <w:rPr>
                  <w:rFonts w:ascii="Calibri" w:eastAsia="Times New Roman" w:hAnsi="Calibri" w:cs="Calibri"/>
                  <w:color w:val="0000FF"/>
                  <w:sz w:val="16"/>
                  <w:u w:val="single"/>
                </w:rPr>
                <w:t>15_C_10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2AB7FF"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must view all content before moving forward.</w:t>
            </w:r>
          </w:p>
          <w:p w14:paraId="5CE16CD4"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are committed to advancing science with integrity and purpose.</w:t>
            </w:r>
          </w:p>
          <w:p w14:paraId="4F18EDE3"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We pursue innovation, recognizing the importance of anticipating and addressing risks responsibly. We </w:t>
            </w:r>
            <w:proofErr w:type="spellStart"/>
            <w:r w:rsidRPr="00853EAB">
              <w:rPr>
                <w:rFonts w:ascii="Calibri" w:eastAsia="Times New Roman" w:hAnsi="Calibri" w:cs="Calibri"/>
              </w:rPr>
              <w:t>honor</w:t>
            </w:r>
            <w:proofErr w:type="spellEnd"/>
            <w:r w:rsidRPr="00853EAB">
              <w:rPr>
                <w:rFonts w:ascii="Calibri" w:eastAsia="Times New Roman" w:hAnsi="Calibri" w:cs="Calibri"/>
              </w:rPr>
              <w:t xml:space="preserve"> the dignity of every study participant and uphold the highest standards of transparency and objectivity in scientific research.</w:t>
            </w:r>
          </w:p>
          <w:p w14:paraId="0A6AF463"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Innovation I</w:t>
            </w:r>
          </w:p>
          <w:p w14:paraId="442E220D"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Innovation II</w:t>
            </w:r>
          </w:p>
          <w:p w14:paraId="38DD2D62"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Advancing Science</w:t>
            </w:r>
          </w:p>
          <w:p w14:paraId="1822C838"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Click each of the icons to learn more.</w:t>
            </w:r>
          </w:p>
        </w:tc>
        <w:tc>
          <w:tcPr>
            <w:tcW w:w="6000" w:type="dxa"/>
          </w:tcPr>
          <w:p w14:paraId="0967C7FE"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先に進む前に、すべての内容を確認しなければなりません。</w:t>
            </w:r>
          </w:p>
          <w:p w14:paraId="6D6FFEDD"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アボットでは、誠実さと明確な目的をもって科学を前進させることに取り組んでいます。</w:t>
            </w:r>
          </w:p>
          <w:p w14:paraId="7C9148D6"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イノベーションを追求し、リスクを予測して責任をもって対処することの重要性を認識しています。あらゆる研究参加者の尊厳を尊重し、科学研究において最高水準の透明性と客観性を維持しています。</w:t>
            </w:r>
          </w:p>
          <w:p w14:paraId="6CA430F3"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イノベーション</w:t>
            </w:r>
            <w:r w:rsidRPr="007B7848">
              <w:rPr>
                <w:rFonts w:ascii="Calibri" w:eastAsia="Kozuka Gothic Pro R" w:hAnsi="Calibri" w:cs="MS UI Gothic"/>
                <w:lang w:eastAsia="ja-JP"/>
              </w:rPr>
              <w:t xml:space="preserve"> I</w:t>
            </w:r>
          </w:p>
          <w:p w14:paraId="71F6DA2D"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イノベーション</w:t>
            </w:r>
            <w:r w:rsidRPr="007B7848">
              <w:rPr>
                <w:rFonts w:ascii="Calibri" w:eastAsia="Kozuka Gothic Pro R" w:hAnsi="Calibri" w:cs="MS UI Gothic"/>
                <w:lang w:eastAsia="ja-JP"/>
              </w:rPr>
              <w:t xml:space="preserve"> II</w:t>
            </w:r>
          </w:p>
          <w:p w14:paraId="261CF2F3"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先進科学</w:t>
            </w:r>
          </w:p>
          <w:p w14:paraId="3FA11ED5"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詳細については、各アイコンをクリックしてください。</w:t>
            </w:r>
          </w:p>
        </w:tc>
      </w:tr>
      <w:tr w:rsidR="002F1C3A" w:rsidRPr="00853EAB" w14:paraId="0B6AC1E4" w14:textId="77777777" w:rsidTr="55887888">
        <w:tc>
          <w:tcPr>
            <w:tcW w:w="1353" w:type="dxa"/>
            <w:shd w:val="clear" w:color="auto" w:fill="C1E4F5" w:themeFill="accent1" w:themeFillTint="33"/>
            <w:tcMar>
              <w:top w:w="120" w:type="dxa"/>
              <w:left w:w="180" w:type="dxa"/>
              <w:bottom w:w="120" w:type="dxa"/>
              <w:right w:w="180" w:type="dxa"/>
            </w:tcMar>
            <w:hideMark/>
          </w:tcPr>
          <w:p w14:paraId="68B386BB" w14:textId="77777777" w:rsidR="00BE08E6" w:rsidRPr="00853EAB" w:rsidRDefault="00010AF3" w:rsidP="00BE08E6">
            <w:pPr>
              <w:spacing w:before="30" w:after="30"/>
              <w:ind w:left="30" w:right="30"/>
              <w:rPr>
                <w:rFonts w:ascii="Calibri" w:eastAsia="Times New Roman" w:hAnsi="Calibri" w:cs="Calibri"/>
                <w:sz w:val="16"/>
              </w:rPr>
            </w:pPr>
            <w:hyperlink r:id="rId41" w:tgtFrame="_blank" w:history="1">
              <w:r w:rsidRPr="00853EAB">
                <w:rPr>
                  <w:rFonts w:ascii="Calibri" w:eastAsia="Times New Roman" w:hAnsi="Calibri" w:cs="Calibri"/>
                  <w:color w:val="0000FF"/>
                  <w:sz w:val="16"/>
                  <w:u w:val="single"/>
                </w:rPr>
                <w:t>Screen 9</w:t>
              </w:r>
            </w:hyperlink>
            <w:r w:rsidRPr="00853EAB">
              <w:rPr>
                <w:rFonts w:ascii="Calibri" w:eastAsia="Times New Roman" w:hAnsi="Calibri" w:cs="Calibri"/>
                <w:sz w:val="16"/>
              </w:rPr>
              <w:t xml:space="preserve"> </w:t>
            </w:r>
          </w:p>
          <w:p w14:paraId="4A44A8D2" w14:textId="77777777" w:rsidR="00BE08E6" w:rsidRPr="00853EAB" w:rsidRDefault="00010AF3" w:rsidP="00BE08E6">
            <w:pPr>
              <w:ind w:left="30" w:right="30"/>
              <w:rPr>
                <w:rFonts w:ascii="Calibri" w:eastAsia="Times New Roman" w:hAnsi="Calibri" w:cs="Calibri"/>
                <w:sz w:val="16"/>
              </w:rPr>
            </w:pPr>
            <w:hyperlink r:id="rId42" w:tgtFrame="_blank" w:history="1">
              <w:r w:rsidRPr="00853EAB">
                <w:rPr>
                  <w:rFonts w:ascii="Calibri" w:eastAsia="Times New Roman" w:hAnsi="Calibri" w:cs="Calibri"/>
                  <w:color w:val="0000FF"/>
                  <w:sz w:val="16"/>
                  <w:u w:val="single"/>
                </w:rPr>
                <w:t>16_C_10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0D67EA"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INNOVATION I</w:t>
            </w:r>
          </w:p>
          <w:p w14:paraId="68585DDD"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create innovative healthcare solutions to help people live healthier lives and improve outcomes around the world.</w:t>
            </w:r>
          </w:p>
          <w:p w14:paraId="2115C9AB"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5BE66B8D" w14:textId="77777777" w:rsidR="00106FB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イノベーション</w:t>
            </w:r>
            <w:r w:rsidRPr="007B7848">
              <w:rPr>
                <w:rFonts w:ascii="Calibri" w:eastAsia="Kozuka Gothic Pro R" w:hAnsi="Calibri" w:cs="MS UI Gothic"/>
                <w:lang w:eastAsia="ja-JP"/>
              </w:rPr>
              <w:t xml:space="preserve"> I</w:t>
            </w:r>
          </w:p>
          <w:p w14:paraId="31B8F689" w14:textId="7C06F847" w:rsidR="00106FB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当社は、人々がより健康に生きられるよう支援し、世界中の健康</w:t>
            </w:r>
            <w:del w:id="33" w:author="Terano, Kumiko" w:date="2025-12-22T17:06:00Z" w16du:dateUtc="2025-12-22T08:06:00Z">
              <w:r w:rsidRPr="007B7848" w:rsidDel="00053DFD">
                <w:rPr>
                  <w:rFonts w:ascii="Calibri" w:eastAsia="Kozuka Gothic Pro R" w:hAnsi="Calibri" w:cs="MS UI Gothic" w:hint="eastAsia"/>
                  <w:lang w:eastAsia="ja-JP"/>
                </w:rPr>
                <w:delText>成果</w:delText>
              </w:r>
            </w:del>
            <w:ins w:id="34" w:author="Terano, Kumiko" w:date="2025-12-22T17:06:00Z" w16du:dateUtc="2025-12-22T08:06:00Z">
              <w:r w:rsidR="00053DFD">
                <w:rPr>
                  <w:rFonts w:ascii="Calibri" w:eastAsia="Kozuka Gothic Pro R" w:hAnsi="Calibri" w:cs="MS UI Gothic" w:hint="eastAsia"/>
                  <w:lang w:eastAsia="ja-JP"/>
                </w:rPr>
                <w:t>アウトカム</w:t>
              </w:r>
            </w:ins>
            <w:r w:rsidRPr="007B7848">
              <w:rPr>
                <w:rFonts w:ascii="Calibri" w:eastAsia="Kozuka Gothic Pro R" w:hAnsi="Calibri" w:cs="MS UI Gothic"/>
                <w:lang w:eastAsia="ja-JP"/>
              </w:rPr>
              <w:t>を改善するための革新的なヘルスケアソリューションを創造しています。</w:t>
            </w:r>
          </w:p>
          <w:p w14:paraId="1FD6B858" w14:textId="76654E66"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画期的な治療法、命を救う医療機器、そして新しい形で健康を支える革新的な製品を生み出すことで、人々のニーズに応えています。最先端の科学と技術を通じて、健康</w:t>
            </w:r>
            <w:del w:id="35" w:author="Terano, Kumiko" w:date="2025-12-22T17:06:00Z" w16du:dateUtc="2025-12-22T08:06:00Z">
              <w:r w:rsidRPr="007B7848" w:rsidDel="00053DFD">
                <w:rPr>
                  <w:rFonts w:ascii="Calibri" w:eastAsia="Kozuka Gothic Pro R" w:hAnsi="Calibri" w:cs="MS UI Gothic" w:hint="eastAsia"/>
                  <w:lang w:eastAsia="ja-JP"/>
                </w:rPr>
                <w:delText>成果</w:delText>
              </w:r>
            </w:del>
            <w:ins w:id="36" w:author="Terano, Kumiko" w:date="2025-12-22T17:06:00Z" w16du:dateUtc="2025-12-22T08:06:00Z">
              <w:r w:rsidR="00053DFD">
                <w:rPr>
                  <w:rFonts w:ascii="Calibri" w:eastAsia="Kozuka Gothic Pro R" w:hAnsi="Calibri" w:cs="MS UI Gothic" w:hint="eastAsia"/>
                  <w:lang w:eastAsia="ja-JP"/>
                </w:rPr>
                <w:t>アウトカム</w:t>
              </w:r>
            </w:ins>
            <w:r w:rsidRPr="007B7848">
              <w:rPr>
                <w:rFonts w:ascii="Calibri" w:eastAsia="Kozuka Gothic Pro R" w:hAnsi="Calibri" w:cs="MS UI Gothic"/>
                <w:lang w:eastAsia="ja-JP"/>
              </w:rPr>
              <w:t>を向上させ、人々が最大限に力を発揮できるよう支援し、人生のあらゆるステージで意味のあるイノベーションを提供することを目指しています。</w:t>
            </w:r>
          </w:p>
        </w:tc>
      </w:tr>
      <w:tr w:rsidR="002F1C3A" w:rsidRPr="00853EAB" w14:paraId="200AA645" w14:textId="77777777" w:rsidTr="55887888">
        <w:tc>
          <w:tcPr>
            <w:tcW w:w="1353" w:type="dxa"/>
            <w:shd w:val="clear" w:color="auto" w:fill="C1E4F5" w:themeFill="accent1" w:themeFillTint="33"/>
            <w:tcMar>
              <w:top w:w="120" w:type="dxa"/>
              <w:left w:w="180" w:type="dxa"/>
              <w:bottom w:w="120" w:type="dxa"/>
              <w:right w:w="180" w:type="dxa"/>
            </w:tcMar>
            <w:hideMark/>
          </w:tcPr>
          <w:p w14:paraId="199D0AF7" w14:textId="77777777" w:rsidR="00BE08E6" w:rsidRPr="00853EAB" w:rsidRDefault="00010AF3" w:rsidP="00BE08E6">
            <w:pPr>
              <w:spacing w:before="30" w:after="30"/>
              <w:ind w:left="30" w:right="30"/>
              <w:rPr>
                <w:rFonts w:ascii="Calibri" w:eastAsia="Times New Roman" w:hAnsi="Calibri" w:cs="Calibri"/>
                <w:sz w:val="16"/>
              </w:rPr>
            </w:pPr>
            <w:hyperlink r:id="rId43" w:tgtFrame="_blank" w:history="1">
              <w:r w:rsidRPr="00853EAB">
                <w:rPr>
                  <w:rFonts w:ascii="Calibri" w:eastAsia="Times New Roman" w:hAnsi="Calibri" w:cs="Calibri"/>
                  <w:color w:val="0000FF"/>
                  <w:sz w:val="16"/>
                  <w:u w:val="single"/>
                </w:rPr>
                <w:t>Screen 9</w:t>
              </w:r>
            </w:hyperlink>
            <w:r w:rsidRPr="00853EAB">
              <w:rPr>
                <w:rFonts w:ascii="Calibri" w:eastAsia="Times New Roman" w:hAnsi="Calibri" w:cs="Calibri"/>
                <w:sz w:val="16"/>
              </w:rPr>
              <w:t xml:space="preserve"> </w:t>
            </w:r>
          </w:p>
          <w:p w14:paraId="38BA75FB" w14:textId="77777777" w:rsidR="00BE08E6" w:rsidRPr="00853EAB" w:rsidRDefault="00010AF3" w:rsidP="00BE08E6">
            <w:pPr>
              <w:ind w:left="30" w:right="30"/>
              <w:rPr>
                <w:rFonts w:ascii="Calibri" w:eastAsia="Times New Roman" w:hAnsi="Calibri" w:cs="Calibri"/>
                <w:sz w:val="16"/>
              </w:rPr>
            </w:pPr>
            <w:hyperlink r:id="rId44" w:tgtFrame="_blank" w:history="1">
              <w:r w:rsidRPr="00853EAB">
                <w:rPr>
                  <w:rFonts w:ascii="Calibri" w:eastAsia="Times New Roman" w:hAnsi="Calibri" w:cs="Calibri"/>
                  <w:color w:val="0000FF"/>
                  <w:sz w:val="16"/>
                  <w:u w:val="single"/>
                </w:rPr>
                <w:t>17_C_10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4CE643"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INNOVATION II</w:t>
            </w:r>
          </w:p>
          <w:p w14:paraId="752A8E80"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cultivate a culture of innovation by exploring new possibilities and plan for contingencies.</w:t>
            </w:r>
          </w:p>
          <w:p w14:paraId="7CA9AF7F"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14BE83AA" w14:textId="77777777" w:rsidR="00106FB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イノベーション</w:t>
            </w:r>
            <w:r w:rsidRPr="007B7848">
              <w:rPr>
                <w:rFonts w:ascii="Calibri" w:eastAsia="Kozuka Gothic Pro R" w:hAnsi="Calibri" w:cs="MS UI Gothic"/>
                <w:lang w:eastAsia="ja-JP"/>
              </w:rPr>
              <w:t xml:space="preserve"> II</w:t>
            </w:r>
          </w:p>
          <w:p w14:paraId="6BCDD338" w14:textId="7854CBA5" w:rsidR="00106FB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当社は、新たな可能性を探求し、備えを怠らないことで、イノベーションを育む企業文化を大切にしています。</w:t>
            </w:r>
          </w:p>
          <w:p w14:paraId="522CE99A"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進歩にはリスクが伴うことがありますが、私たちは課題を予測し、それを最小限に抑えるために、慎重かつ責任あるステップを踏むよう努めています。その際、常に行動規範と社内ポリシーを指針としています。</w:t>
            </w:r>
          </w:p>
        </w:tc>
      </w:tr>
      <w:tr w:rsidR="002F1C3A" w:rsidRPr="00853EAB" w14:paraId="5B07B41D" w14:textId="77777777" w:rsidTr="55887888">
        <w:tc>
          <w:tcPr>
            <w:tcW w:w="1353" w:type="dxa"/>
            <w:shd w:val="clear" w:color="auto" w:fill="C1E4F5" w:themeFill="accent1" w:themeFillTint="33"/>
            <w:tcMar>
              <w:top w:w="120" w:type="dxa"/>
              <w:left w:w="180" w:type="dxa"/>
              <w:bottom w:w="120" w:type="dxa"/>
              <w:right w:w="180" w:type="dxa"/>
            </w:tcMar>
            <w:hideMark/>
          </w:tcPr>
          <w:p w14:paraId="53995911" w14:textId="77777777" w:rsidR="00BE08E6" w:rsidRPr="00853EAB" w:rsidRDefault="00010AF3" w:rsidP="00BE08E6">
            <w:pPr>
              <w:spacing w:before="30" w:after="30"/>
              <w:ind w:left="30" w:right="30"/>
              <w:rPr>
                <w:rFonts w:ascii="Calibri" w:eastAsia="Times New Roman" w:hAnsi="Calibri" w:cs="Calibri"/>
                <w:sz w:val="16"/>
              </w:rPr>
            </w:pPr>
            <w:hyperlink r:id="rId45" w:tgtFrame="_blank" w:history="1">
              <w:r w:rsidRPr="00853EAB">
                <w:rPr>
                  <w:rFonts w:ascii="Calibri" w:eastAsia="Times New Roman" w:hAnsi="Calibri" w:cs="Calibri"/>
                  <w:color w:val="0000FF"/>
                  <w:sz w:val="16"/>
                  <w:u w:val="single"/>
                </w:rPr>
                <w:t>Screen 9</w:t>
              </w:r>
            </w:hyperlink>
            <w:r w:rsidRPr="00853EAB">
              <w:rPr>
                <w:rFonts w:ascii="Calibri" w:eastAsia="Times New Roman" w:hAnsi="Calibri" w:cs="Calibri"/>
                <w:sz w:val="16"/>
              </w:rPr>
              <w:t xml:space="preserve"> </w:t>
            </w:r>
          </w:p>
          <w:p w14:paraId="3CFABD43" w14:textId="77777777" w:rsidR="00BE08E6" w:rsidRPr="00853EAB" w:rsidRDefault="00010AF3" w:rsidP="00BE08E6">
            <w:pPr>
              <w:ind w:left="30" w:right="30"/>
              <w:rPr>
                <w:rFonts w:ascii="Calibri" w:eastAsia="Times New Roman" w:hAnsi="Calibri" w:cs="Calibri"/>
                <w:sz w:val="16"/>
              </w:rPr>
            </w:pPr>
            <w:hyperlink r:id="rId46" w:tgtFrame="_blank" w:history="1">
              <w:r w:rsidRPr="00853EAB">
                <w:rPr>
                  <w:rFonts w:ascii="Calibri" w:eastAsia="Times New Roman" w:hAnsi="Calibri" w:cs="Calibri"/>
                  <w:color w:val="0000FF"/>
                  <w:sz w:val="16"/>
                  <w:u w:val="single"/>
                </w:rPr>
                <w:t>18_C_10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3B963E"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ADVANCING SCIENCE</w:t>
            </w:r>
          </w:p>
          <w:p w14:paraId="5AFFBFBC"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conduct research to generate accurate, objective data that drives innovation, improves treatments, and advances healthcare.</w:t>
            </w:r>
          </w:p>
          <w:p w14:paraId="206B68D7"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53A1B5E7"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7DCC48CA"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2111607A" w14:textId="77777777" w:rsidR="009A0BB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科学の進歩</w:t>
            </w:r>
          </w:p>
          <w:p w14:paraId="32AEDBCC" w14:textId="61ACD21B" w:rsidR="009A0BB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当社は、イノベーションを促進し、治療を改善し、ヘルスケアの発展につな</w:t>
            </w:r>
            <w:del w:id="37" w:author="Terano, Kumiko" w:date="2025-12-23T15:23:00Z" w16du:dateUtc="2025-12-23T06:23:00Z">
              <w:r w:rsidRPr="007B7848" w:rsidDel="004B28A3">
                <w:rPr>
                  <w:rFonts w:ascii="Calibri" w:eastAsia="Kozuka Gothic Pro R" w:hAnsi="Calibri" w:cs="MS UI Gothic" w:hint="eastAsia"/>
                  <w:lang w:eastAsia="ja-JP"/>
                </w:rPr>
                <w:delText>げ</w:delText>
              </w:r>
            </w:del>
            <w:ins w:id="38" w:author="Terano, Kumiko" w:date="2025-12-23T15:23:00Z" w16du:dateUtc="2025-12-23T06:23:00Z">
              <w:r w:rsidR="004B28A3">
                <w:rPr>
                  <w:rFonts w:ascii="Calibri" w:eastAsia="Kozuka Gothic Pro R" w:hAnsi="Calibri" w:cs="MS UI Gothic" w:hint="eastAsia"/>
                  <w:lang w:eastAsia="ja-JP"/>
                </w:rPr>
                <w:t>が</w:t>
              </w:r>
            </w:ins>
            <w:r w:rsidRPr="007B7848">
              <w:rPr>
                <w:rFonts w:ascii="Calibri" w:eastAsia="Kozuka Gothic Pro R" w:hAnsi="Calibri" w:cs="MS UI Gothic"/>
                <w:lang w:eastAsia="ja-JP"/>
              </w:rPr>
              <w:t>る正確で客観的なデータを生み出すために研究を行っています。</w:t>
            </w:r>
          </w:p>
          <w:p w14:paraId="7932F2C7" w14:textId="06921AE1" w:rsidR="009A0BB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研究を行う際は、</w:t>
            </w:r>
            <w:ins w:id="39" w:author="Terano, Kumiko" w:date="2025-12-22T17:14:00Z" w16du:dateUtc="2025-12-22T08:14:00Z">
              <w:r w:rsidR="00571FCC">
                <w:rPr>
                  <w:rFonts w:ascii="Calibri" w:eastAsia="Kozuka Gothic Pro R" w:hAnsi="Calibri" w:cs="MS UI Gothic" w:hint="eastAsia"/>
                  <w:lang w:eastAsia="ja-JP"/>
                </w:rPr>
                <w:t>治験</w:t>
              </w:r>
            </w:ins>
            <w:r w:rsidRPr="007B7848">
              <w:rPr>
                <w:rFonts w:ascii="Calibri" w:eastAsia="Kozuka Gothic Pro R" w:hAnsi="Calibri" w:cs="MS UI Gothic"/>
                <w:lang w:eastAsia="ja-JP"/>
              </w:rPr>
              <w:t>参加者の尊厳を尊重し、不要なリスクから保護し、研究の内容、目的、関連するリスクを理解してもらうことを徹底しています。インフォームド・コンセントを治験参加者から取得することは、研究プロセスにおける不可欠な要素です。</w:t>
            </w:r>
          </w:p>
          <w:p w14:paraId="3298BC0C" w14:textId="191D725F" w:rsidR="009A0BBE" w:rsidRPr="000E2036" w:rsidRDefault="00010AF3" w:rsidP="000E2036">
            <w:pPr>
              <w:spacing w:before="100" w:beforeAutospacing="1" w:after="100" w:afterAutospacing="1"/>
              <w:ind w:left="30" w:right="30"/>
              <w:rPr>
                <w:rFonts w:ascii="Calibri" w:eastAsia="Kozuka Gothic Pro R" w:hAnsi="Calibri" w:cs="MS UI Gothic"/>
                <w:lang w:val="en-US" w:eastAsia="ja-JP"/>
                <w:rPrChange w:id="40" w:author="Nakano, Kimiko" w:date="2025-12-16T14:07:00Z" w16du:dateUtc="2025-12-16T05:07:00Z">
                  <w:rPr>
                    <w:rFonts w:ascii="Calibri" w:eastAsia="Kozuka Gothic Pro R" w:hAnsi="Calibri" w:cs="Calibri"/>
                    <w:lang w:eastAsia="ja-JP"/>
                  </w:rPr>
                </w:rPrChange>
              </w:rPr>
            </w:pPr>
            <w:del w:id="41" w:author="Nakano, Kimiko" w:date="2025-12-16T14:06:00Z" w16du:dateUtc="2025-12-16T05:06:00Z">
              <w:r w:rsidRPr="007B7848" w:rsidDel="00E30228">
                <w:rPr>
                  <w:rFonts w:ascii="Calibri" w:eastAsia="Kozuka Gothic Pro R" w:hAnsi="Calibri" w:cs="MS UI Gothic"/>
                  <w:lang w:eastAsia="ja-JP"/>
                </w:rPr>
                <w:delText>研究参加者からのインフォームド・コンセントの取得は、研究プロセスの不可欠な要素です。</w:delText>
              </w:r>
            </w:del>
            <w:ins w:id="42" w:author="Nakano, Kimiko" w:date="2025-12-16T14:06:00Z">
              <w:r w:rsidR="00E30228" w:rsidRPr="00E30228">
                <w:rPr>
                  <w:rFonts w:ascii="Calibri" w:eastAsia="Kozuka Gothic Pro R" w:hAnsi="Calibri" w:cs="MS UI Gothic"/>
                  <w:lang w:val="en-US" w:eastAsia="ja-JP"/>
                </w:rPr>
                <w:t>科学研究における透明性を重視し、結果に不適切な影響を与えることはありません。</w:t>
              </w:r>
            </w:ins>
            <w:del w:id="43" w:author="Nakano, Kimiko" w:date="2025-12-16T14:07:00Z" w16du:dateUtc="2025-12-16T05:07:00Z">
              <w:r w:rsidRPr="007B7848" w:rsidDel="000E2036">
                <w:rPr>
                  <w:rFonts w:ascii="Calibri" w:eastAsia="Kozuka Gothic Pro R" w:hAnsi="Calibri" w:cs="MS UI Gothic"/>
                  <w:lang w:eastAsia="ja-JP"/>
                </w:rPr>
                <w:delText>当社は</w:delText>
              </w:r>
            </w:del>
            <w:r w:rsidRPr="007B7848">
              <w:rPr>
                <w:rFonts w:ascii="Calibri" w:eastAsia="Kozuka Gothic Pro R" w:hAnsi="Calibri" w:cs="MS UI Gothic"/>
                <w:lang w:eastAsia="ja-JP"/>
              </w:rPr>
              <w:t>研究データが正確であることを保証し、結果の良否に関係なく、製品に関する研究結果を適時にかつ正確に提供することを</w:t>
            </w:r>
            <w:del w:id="44" w:author="Nakano, Kimiko" w:date="2025-12-16T10:43:00Z" w16du:dateUtc="2025-12-16T01:43:00Z">
              <w:r w:rsidRPr="007B7848" w:rsidDel="002F551F">
                <w:rPr>
                  <w:rFonts w:ascii="Calibri" w:eastAsia="Kozuka Gothic Pro R" w:hAnsi="Calibri" w:cs="MS UI Gothic"/>
                  <w:lang w:eastAsia="ja-JP"/>
                </w:rPr>
                <w:delText>とを</w:delText>
              </w:r>
            </w:del>
            <w:r w:rsidRPr="007B7848">
              <w:rPr>
                <w:rFonts w:ascii="Calibri" w:eastAsia="Kozuka Gothic Pro R" w:hAnsi="Calibri" w:cs="MS UI Gothic"/>
                <w:lang w:eastAsia="ja-JP"/>
              </w:rPr>
              <w:t>約束しています。</w:t>
            </w:r>
          </w:p>
          <w:p w14:paraId="2872E6A9"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のために行われる研究や、当社の名の下に発表される研究については、強固な科学的、医学的背景を持つ専門家とパートナーを組みます。私たちは財務面またはその他の関係など、アボットとのあらゆる関係を開示することを期待しています。</w:t>
            </w:r>
          </w:p>
        </w:tc>
      </w:tr>
      <w:tr w:rsidR="002F1C3A" w:rsidRPr="00853EAB" w14:paraId="48965E7B" w14:textId="77777777" w:rsidTr="55887888">
        <w:tc>
          <w:tcPr>
            <w:tcW w:w="1353" w:type="dxa"/>
            <w:shd w:val="clear" w:color="auto" w:fill="C1E4F5" w:themeFill="accent1" w:themeFillTint="33"/>
            <w:tcMar>
              <w:top w:w="120" w:type="dxa"/>
              <w:left w:w="180" w:type="dxa"/>
              <w:bottom w:w="120" w:type="dxa"/>
              <w:right w:w="180" w:type="dxa"/>
            </w:tcMar>
            <w:hideMark/>
          </w:tcPr>
          <w:p w14:paraId="5195AAC1" w14:textId="77777777" w:rsidR="00BE08E6" w:rsidRPr="00853EAB" w:rsidRDefault="00010AF3" w:rsidP="00BE08E6">
            <w:pPr>
              <w:spacing w:before="30" w:after="30"/>
              <w:ind w:left="30" w:right="30"/>
              <w:rPr>
                <w:rFonts w:ascii="Calibri" w:eastAsia="Times New Roman" w:hAnsi="Calibri" w:cs="Calibri"/>
                <w:sz w:val="16"/>
              </w:rPr>
            </w:pPr>
            <w:hyperlink r:id="rId47"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75C48F5E" w14:textId="77777777" w:rsidR="00BE08E6" w:rsidRPr="00853EAB" w:rsidRDefault="00010AF3" w:rsidP="00BE08E6">
            <w:pPr>
              <w:ind w:left="30" w:right="30"/>
              <w:rPr>
                <w:rFonts w:ascii="Calibri" w:eastAsia="Times New Roman" w:hAnsi="Calibri" w:cs="Calibri"/>
                <w:sz w:val="16"/>
              </w:rPr>
            </w:pPr>
            <w:hyperlink r:id="rId48" w:tgtFrame="_blank" w:history="1">
              <w:r w:rsidRPr="00853EAB">
                <w:rPr>
                  <w:rFonts w:ascii="Calibri" w:eastAsia="Times New Roman" w:hAnsi="Calibri" w:cs="Calibri"/>
                  <w:color w:val="0000FF"/>
                  <w:sz w:val="16"/>
                  <w:u w:val="single"/>
                </w:rPr>
                <w:t>19_C_11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BD0083"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must view all content before moving forward.</w:t>
            </w:r>
          </w:p>
          <w:p w14:paraId="3DC962B4"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foster a culture of openness, diversity, and respect—because it drives creativity and innovation.</w:t>
            </w:r>
          </w:p>
          <w:p w14:paraId="71DC674F"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each have a responsibility to live the Code every day: treating others with respect, creating a safe and inclusive workplace, and ensuring equal opportunity for all.</w:t>
            </w:r>
          </w:p>
          <w:p w14:paraId="2F742C53"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ask questions when things are unclear and speak up when something doesn’t feel right.</w:t>
            </w:r>
          </w:p>
          <w:p w14:paraId="16D531EA"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This section reinforces our commitment to equal opportunity and a secure work environment, and reminds us to understand, apply, and uphold the Code in everything we do.</w:t>
            </w:r>
          </w:p>
          <w:p w14:paraId="0BE8959C"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Collaboration</w:t>
            </w:r>
          </w:p>
          <w:p w14:paraId="74C02C9A"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Connection to Each Other</w:t>
            </w:r>
          </w:p>
          <w:p w14:paraId="0B7C1339"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Reporting Concerns</w:t>
            </w:r>
          </w:p>
          <w:p w14:paraId="31FA2E2D"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Equal Opportunity</w:t>
            </w:r>
          </w:p>
          <w:p w14:paraId="65CA3E3A"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Fair Treatment</w:t>
            </w:r>
          </w:p>
          <w:p w14:paraId="1AC214A9"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Work Environment</w:t>
            </w:r>
          </w:p>
          <w:p w14:paraId="229F45DA" w14:textId="77777777" w:rsidR="00BE08E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Click each of the icons to learn more.</w:t>
            </w:r>
          </w:p>
        </w:tc>
        <w:tc>
          <w:tcPr>
            <w:tcW w:w="6000" w:type="dxa"/>
          </w:tcPr>
          <w:p w14:paraId="53478759"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先に進む前に、すべての内容を確認しなければなりません。</w:t>
            </w:r>
          </w:p>
          <w:p w14:paraId="7A204249"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アボットはオープン性、多様性、尊重の文化を育んでいます。それが創造性とイノベーションを生み出す原動力となるからです。</w:t>
            </w:r>
          </w:p>
          <w:p w14:paraId="429BEC5F"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一人ひとりに求められるのは、行動規範を毎日実践することです。それはすなわち、他者を尊重して接すること、安全でインクルーシブな職場を作ること、すべての人に平等な機会を確保することを意味します。</w:t>
            </w:r>
          </w:p>
          <w:p w14:paraId="72C7CA1B"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不明なことがあれば質問し、何か違和感を覚えたときには声を上げます。</w:t>
            </w:r>
          </w:p>
          <w:p w14:paraId="75A16697" w14:textId="4466FFF4"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このセクションでは、均等な機会の提供と安全な職場環境へのコミットメントを改めて確認するとともに、私たちが行うすべての業務において、行動規範を理解し、適用し、守ることの重要性を</w:t>
            </w:r>
            <w:del w:id="45" w:author="Terano, Kumiko" w:date="2025-12-22T17:15:00Z" w16du:dateUtc="2025-12-22T08:15:00Z">
              <w:r w:rsidRPr="007B7848" w:rsidDel="00AF6D55">
                <w:rPr>
                  <w:rFonts w:ascii="Calibri" w:eastAsia="Kozuka Gothic Pro R" w:hAnsi="Calibri" w:cs="MS UI Gothic" w:hint="eastAsia"/>
                  <w:lang w:eastAsia="ja-JP"/>
                </w:rPr>
                <w:delText>思い起こさせます</w:delText>
              </w:r>
            </w:del>
            <w:ins w:id="46" w:author="Terano, Kumiko" w:date="2025-12-22T17:15:00Z" w16du:dateUtc="2025-12-22T08:15:00Z">
              <w:r w:rsidR="00AF6D55">
                <w:rPr>
                  <w:rFonts w:ascii="Calibri" w:eastAsia="Kozuka Gothic Pro R" w:hAnsi="Calibri" w:cs="MS UI Gothic" w:hint="eastAsia"/>
                  <w:lang w:eastAsia="ja-JP"/>
                </w:rPr>
                <w:t>再確認します</w:t>
              </w:r>
            </w:ins>
            <w:r w:rsidRPr="007B7848">
              <w:rPr>
                <w:rFonts w:ascii="Calibri" w:eastAsia="Kozuka Gothic Pro R" w:hAnsi="Calibri" w:cs="MS UI Gothic"/>
                <w:lang w:eastAsia="ja-JP"/>
              </w:rPr>
              <w:t>。</w:t>
            </w:r>
          </w:p>
          <w:p w14:paraId="4BE9A791"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協力</w:t>
            </w:r>
          </w:p>
          <w:p w14:paraId="5DCE3121"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互いの絆</w:t>
            </w:r>
          </w:p>
          <w:p w14:paraId="4A3F9575"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懸念を報告する</w:t>
            </w:r>
          </w:p>
          <w:p w14:paraId="04557483"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機会均等</w:t>
            </w:r>
          </w:p>
          <w:p w14:paraId="5D63723F"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公正な取扱い</w:t>
            </w:r>
          </w:p>
          <w:p w14:paraId="4B22BE9E" w14:textId="77777777" w:rsidR="007502B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職場環境</w:t>
            </w:r>
          </w:p>
          <w:p w14:paraId="0EF7842D" w14:textId="77777777" w:rsidR="00BE08E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詳細については、各アイコンをクリックしてください。</w:t>
            </w:r>
          </w:p>
        </w:tc>
      </w:tr>
      <w:tr w:rsidR="002F1C3A" w:rsidRPr="00853EAB" w14:paraId="6B300E1C" w14:textId="77777777" w:rsidTr="55887888">
        <w:tc>
          <w:tcPr>
            <w:tcW w:w="1353" w:type="dxa"/>
            <w:shd w:val="clear" w:color="auto" w:fill="C1E4F5" w:themeFill="accent1" w:themeFillTint="33"/>
            <w:tcMar>
              <w:top w:w="120" w:type="dxa"/>
              <w:left w:w="180" w:type="dxa"/>
              <w:bottom w:w="120" w:type="dxa"/>
              <w:right w:w="180" w:type="dxa"/>
            </w:tcMar>
            <w:hideMark/>
          </w:tcPr>
          <w:p w14:paraId="4BB36DFF" w14:textId="77777777" w:rsidR="00F47217" w:rsidRPr="00853EAB" w:rsidRDefault="00010AF3" w:rsidP="00F47217">
            <w:pPr>
              <w:spacing w:before="30" w:after="30"/>
              <w:ind w:left="30" w:right="30"/>
              <w:rPr>
                <w:rFonts w:ascii="Calibri" w:eastAsia="Times New Roman" w:hAnsi="Calibri" w:cs="Calibri"/>
                <w:sz w:val="16"/>
              </w:rPr>
            </w:pPr>
            <w:hyperlink r:id="rId49"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3D8FBD42" w14:textId="77777777" w:rsidR="00F47217" w:rsidRPr="00853EAB" w:rsidRDefault="00010AF3" w:rsidP="00F47217">
            <w:pPr>
              <w:ind w:left="30" w:right="30"/>
              <w:rPr>
                <w:rFonts w:ascii="Calibri" w:eastAsia="Times New Roman" w:hAnsi="Calibri" w:cs="Calibri"/>
                <w:sz w:val="16"/>
              </w:rPr>
            </w:pPr>
            <w:hyperlink r:id="rId50" w:tgtFrame="_blank" w:history="1">
              <w:r w:rsidRPr="00853EAB">
                <w:rPr>
                  <w:rFonts w:ascii="Calibri" w:eastAsia="Times New Roman" w:hAnsi="Calibri" w:cs="Calibri"/>
                  <w:color w:val="0000FF"/>
                  <w:sz w:val="16"/>
                  <w:u w:val="single"/>
                </w:rPr>
                <w:t>20_C_11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5C5CD9"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COLLABORATION</w:t>
            </w:r>
          </w:p>
          <w:p w14:paraId="4862E2CC"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value openness and collaboration because diverse ideas lead to better solutions.</w:t>
            </w:r>
          </w:p>
          <w:p w14:paraId="14A39084"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61EBDAB6" w14:textId="7C956B2B" w:rsidR="00F472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協</w:t>
            </w:r>
            <w:del w:id="47" w:author="Terano, Kumiko" w:date="2025-12-22T17:15:00Z" w16du:dateUtc="2025-12-22T08:15:00Z">
              <w:r w:rsidRPr="007B7848" w:rsidDel="00AF6D55">
                <w:rPr>
                  <w:rFonts w:ascii="Calibri" w:eastAsia="Kozuka Gothic Pro R" w:hAnsi="Calibri" w:cs="MS UI Gothic" w:hint="eastAsia"/>
                  <w:lang w:eastAsia="ja-JP"/>
                </w:rPr>
                <w:delText>調</w:delText>
              </w:r>
            </w:del>
            <w:ins w:id="48" w:author="Terano, Kumiko" w:date="2025-12-22T17:15:00Z" w16du:dateUtc="2025-12-22T08:15:00Z">
              <w:r w:rsidR="00AF6D55">
                <w:rPr>
                  <w:rFonts w:ascii="Calibri" w:eastAsia="Kozuka Gothic Pro R" w:hAnsi="Calibri" w:cs="MS UI Gothic" w:hint="eastAsia"/>
                  <w:lang w:eastAsia="ja-JP"/>
                </w:rPr>
                <w:t>力</w:t>
              </w:r>
            </w:ins>
          </w:p>
          <w:p w14:paraId="30327240" w14:textId="77777777" w:rsidR="00F472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多様なアイデアがより優れたソリューションにつながるため、当社はオープン性とコラボレーションを重視しています。</w:t>
            </w:r>
          </w:p>
          <w:p w14:paraId="1A55DDF0" w14:textId="77777777" w:rsidR="00F472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多様性を受け入れることは、創造性、活力、そして前進の原動力となります。世界の医療に真に貢献するために、私たちは互いの意見に耳を傾け、すべての声を尊重し、目的を共有しながら協力して取り組みます。</w:t>
            </w:r>
          </w:p>
        </w:tc>
      </w:tr>
      <w:tr w:rsidR="002F1C3A" w:rsidRPr="00853EAB" w14:paraId="6D7A0DC2" w14:textId="77777777" w:rsidTr="55887888">
        <w:tc>
          <w:tcPr>
            <w:tcW w:w="1353" w:type="dxa"/>
            <w:shd w:val="clear" w:color="auto" w:fill="C1E4F5" w:themeFill="accent1" w:themeFillTint="33"/>
            <w:tcMar>
              <w:top w:w="120" w:type="dxa"/>
              <w:left w:w="180" w:type="dxa"/>
              <w:bottom w:w="120" w:type="dxa"/>
              <w:right w:w="180" w:type="dxa"/>
            </w:tcMar>
            <w:hideMark/>
          </w:tcPr>
          <w:p w14:paraId="2D9A44C7" w14:textId="77777777" w:rsidR="00F47217" w:rsidRPr="00853EAB" w:rsidRDefault="00010AF3" w:rsidP="00F47217">
            <w:pPr>
              <w:spacing w:before="30" w:after="30"/>
              <w:ind w:left="30" w:right="30"/>
              <w:rPr>
                <w:rFonts w:ascii="Calibri" w:eastAsia="Times New Roman" w:hAnsi="Calibri" w:cs="Calibri"/>
                <w:sz w:val="16"/>
              </w:rPr>
            </w:pPr>
            <w:hyperlink r:id="rId51"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124D62D5" w14:textId="77777777" w:rsidR="00F47217" w:rsidRPr="00853EAB" w:rsidRDefault="00010AF3" w:rsidP="00F47217">
            <w:pPr>
              <w:ind w:left="30" w:right="30"/>
              <w:rPr>
                <w:rFonts w:ascii="Calibri" w:eastAsia="Times New Roman" w:hAnsi="Calibri" w:cs="Calibri"/>
                <w:sz w:val="16"/>
              </w:rPr>
            </w:pPr>
            <w:hyperlink r:id="rId52" w:tgtFrame="_blank" w:history="1">
              <w:r w:rsidRPr="00853EAB">
                <w:rPr>
                  <w:rFonts w:ascii="Calibri" w:eastAsia="Times New Roman" w:hAnsi="Calibri" w:cs="Calibri"/>
                  <w:color w:val="0000FF"/>
                  <w:sz w:val="16"/>
                  <w:u w:val="single"/>
                </w:rPr>
                <w:t>21_C_11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D5455E"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CONNECTION TO EACH OTHER</w:t>
            </w:r>
          </w:p>
          <w:p w14:paraId="39D305A2"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all share the responsibility to live Abbott’s values every day.</w:t>
            </w:r>
          </w:p>
          <w:p w14:paraId="6F8BF390"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By acting ethically, we strengthen our culture. Everyone must understand how the Code applies to their role and work.</w:t>
            </w:r>
          </w:p>
          <w:p w14:paraId="670BC1BD"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Managers and supervisors have a special responsibility as leaders—they must model our values, promote ethical </w:t>
            </w:r>
            <w:proofErr w:type="spellStart"/>
            <w:r w:rsidRPr="00853EAB">
              <w:rPr>
                <w:rFonts w:ascii="Calibri" w:eastAsia="Times New Roman" w:hAnsi="Calibri" w:cs="Calibri"/>
              </w:rPr>
              <w:t>behavior</w:t>
            </w:r>
            <w:proofErr w:type="spellEnd"/>
            <w:r w:rsidRPr="00853EAB">
              <w:rPr>
                <w:rFonts w:ascii="Calibri" w:eastAsia="Times New Roman" w:hAnsi="Calibri" w:cs="Calibri"/>
              </w:rPr>
              <w:t>, and create a safe space where employees feel comfortable asking questions and raising concerns without fear of retaliation.</w:t>
            </w:r>
          </w:p>
        </w:tc>
        <w:tc>
          <w:tcPr>
            <w:tcW w:w="6000" w:type="dxa"/>
          </w:tcPr>
          <w:p w14:paraId="49145530" w14:textId="33D25EDE" w:rsidR="004422A3" w:rsidRPr="007B7848" w:rsidRDefault="00010AF3" w:rsidP="007B7848">
            <w:pPr>
              <w:spacing w:before="100" w:beforeAutospacing="1" w:after="100" w:afterAutospacing="1"/>
              <w:ind w:left="30" w:right="30"/>
              <w:rPr>
                <w:rFonts w:ascii="Calibri" w:eastAsia="Kozuka Gothic Pro R" w:hAnsi="Calibri" w:cs="Calibri"/>
                <w:lang w:eastAsia="ja-JP"/>
              </w:rPr>
            </w:pPr>
            <w:del w:id="49" w:author="Terano, Kumiko" w:date="2025-12-22T17:15:00Z" w16du:dateUtc="2025-12-22T08:15:00Z">
              <w:r w:rsidRPr="007B7848" w:rsidDel="00AF6D55">
                <w:rPr>
                  <w:rFonts w:ascii="Calibri" w:eastAsia="Kozuka Gothic Pro R" w:hAnsi="Calibri" w:cs="MS UI Gothic" w:hint="eastAsia"/>
                  <w:lang w:eastAsia="ja-JP"/>
                </w:rPr>
                <w:delText>相互の連携</w:delText>
              </w:r>
            </w:del>
            <w:ins w:id="50" w:author="Terano, Kumiko" w:date="2025-12-22T17:15:00Z" w16du:dateUtc="2025-12-22T08:15:00Z">
              <w:r w:rsidR="00AF6D55">
                <w:rPr>
                  <w:rFonts w:ascii="Calibri" w:eastAsia="Kozuka Gothic Pro R" w:hAnsi="Calibri" w:cs="MS UI Gothic" w:hint="eastAsia"/>
                  <w:lang w:eastAsia="ja-JP"/>
                </w:rPr>
                <w:t>互いの絆</w:t>
              </w:r>
            </w:ins>
          </w:p>
          <w:p w14:paraId="2C14F100" w14:textId="77777777" w:rsidR="004422A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私たち全員が、アボットの価値観を毎日実践する責任を担っています。</w:t>
            </w:r>
          </w:p>
          <w:p w14:paraId="3A6E4951" w14:textId="77777777" w:rsidR="004422A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倫理的に行動することで、私たちの企業文化はさらに強化されます。誰もが、行動規範が自分の役割や業務にどのように適用されるかを理解しなければなりません。</w:t>
            </w:r>
          </w:p>
          <w:p w14:paraId="33FF8ABC" w14:textId="288C6638" w:rsidR="00F472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マネ</w:t>
            </w:r>
            <w:ins w:id="51" w:author="Nakano, Kimiko" w:date="2025-12-16T10:57:00Z" w16du:dateUtc="2025-12-16T01:57:00Z">
              <w:r w:rsidR="00833046">
                <w:rPr>
                  <w:rFonts w:ascii="Calibri" w:eastAsia="Kozuka Gothic Pro R" w:hAnsi="Calibri" w:cs="MS UI Gothic" w:hint="eastAsia"/>
                  <w:lang w:eastAsia="ja-JP"/>
                </w:rPr>
                <w:t>ー</w:t>
              </w:r>
            </w:ins>
            <w:r w:rsidRPr="007B7848">
              <w:rPr>
                <w:rFonts w:ascii="Calibri" w:eastAsia="Kozuka Gothic Pro R" w:hAnsi="Calibri" w:cs="MS UI Gothic"/>
                <w:lang w:eastAsia="ja-JP"/>
              </w:rPr>
              <w:t>ジャー</w:t>
            </w:r>
            <w:del w:id="52" w:author="Terano, Kumiko" w:date="2025-12-22T17:16:00Z" w16du:dateUtc="2025-12-22T08:16:00Z">
              <w:r w:rsidRPr="007B7848" w:rsidDel="00E95974">
                <w:rPr>
                  <w:rFonts w:ascii="Calibri" w:eastAsia="Kozuka Gothic Pro R" w:hAnsi="Calibri" w:cs="MS UI Gothic" w:hint="eastAsia"/>
                  <w:lang w:eastAsia="ja-JP"/>
                </w:rPr>
                <w:delText>や</w:delText>
              </w:r>
            </w:del>
            <w:ins w:id="53" w:author="Terano, Kumiko" w:date="2025-12-22T17:16:00Z" w16du:dateUtc="2025-12-22T08:16:00Z">
              <w:r w:rsidR="00E95974">
                <w:rPr>
                  <w:rFonts w:ascii="Calibri" w:eastAsia="Kozuka Gothic Pro R" w:hAnsi="Calibri" w:cs="MS UI Gothic" w:hint="eastAsia"/>
                  <w:lang w:eastAsia="ja-JP"/>
                </w:rPr>
                <w:t>および</w:t>
              </w:r>
            </w:ins>
            <w:r w:rsidRPr="007B7848">
              <w:rPr>
                <w:rFonts w:ascii="Calibri" w:eastAsia="Kozuka Gothic Pro R" w:hAnsi="Calibri" w:cs="MS UI Gothic"/>
                <w:lang w:eastAsia="ja-JP"/>
              </w:rPr>
              <w:t>監督者には、リーダーとして特別な責任があります。</w:t>
            </w:r>
            <w:ins w:id="54" w:author="Terano, Kumiko" w:date="2025-12-22T17:17:00Z" w16du:dateUtc="2025-12-22T08:17:00Z">
              <w:r w:rsidR="004B6B23">
                <w:rPr>
                  <w:rFonts w:ascii="Calibri" w:eastAsia="Kozuka Gothic Pro R" w:hAnsi="Calibri" w:cs="MS UI Gothic" w:hint="eastAsia"/>
                  <w:lang w:eastAsia="ja-JP"/>
                </w:rPr>
                <w:t>彼らは</w:t>
              </w:r>
            </w:ins>
            <w:r w:rsidRPr="007B7848">
              <w:rPr>
                <w:rFonts w:ascii="Calibri" w:eastAsia="Kozuka Gothic Pro R" w:hAnsi="Calibri" w:cs="MS UI Gothic"/>
                <w:lang w:eastAsia="ja-JP"/>
              </w:rPr>
              <w:t>私たちの価値観</w:t>
            </w:r>
            <w:del w:id="55" w:author="Terano, Kumiko" w:date="2025-12-22T17:17:00Z" w16du:dateUtc="2025-12-22T08:17:00Z">
              <w:r w:rsidRPr="007B7848" w:rsidDel="00FE4B98">
                <w:rPr>
                  <w:rFonts w:ascii="Calibri" w:eastAsia="Kozuka Gothic Pro R" w:hAnsi="Calibri" w:cs="MS UI Gothic" w:hint="eastAsia"/>
                  <w:lang w:eastAsia="ja-JP"/>
                </w:rPr>
                <w:delText>をモデル化し</w:delText>
              </w:r>
            </w:del>
            <w:ins w:id="56" w:author="Terano, Kumiko" w:date="2025-12-22T17:17:00Z" w16du:dateUtc="2025-12-22T08:17:00Z">
              <w:r w:rsidR="00FE4B98">
                <w:rPr>
                  <w:rFonts w:ascii="Calibri" w:eastAsia="Kozuka Gothic Pro R" w:hAnsi="Calibri" w:cs="MS UI Gothic" w:hint="eastAsia"/>
                  <w:lang w:eastAsia="ja-JP"/>
                </w:rPr>
                <w:t>の模範となり</w:t>
              </w:r>
            </w:ins>
            <w:r w:rsidRPr="007B7848">
              <w:rPr>
                <w:rFonts w:ascii="Calibri" w:eastAsia="Kozuka Gothic Pro R" w:hAnsi="Calibri" w:cs="MS UI Gothic"/>
                <w:lang w:eastAsia="ja-JP"/>
              </w:rPr>
              <w:t>、倫理的行動を促進し、従業員が報復を恐れずに質問したり懸念を提起したりできる安全な環境を</w:t>
            </w:r>
            <w:del w:id="57" w:author="Terano, Kumiko" w:date="2025-12-22T17:17:00Z" w16du:dateUtc="2025-12-22T08:17:00Z">
              <w:r w:rsidRPr="007B7848" w:rsidDel="00FE4B98">
                <w:rPr>
                  <w:rFonts w:ascii="Calibri" w:eastAsia="Kozuka Gothic Pro R" w:hAnsi="Calibri" w:cs="MS UI Gothic" w:hint="eastAsia"/>
                  <w:lang w:eastAsia="ja-JP"/>
                </w:rPr>
                <w:delText>創</w:delText>
              </w:r>
            </w:del>
            <w:ins w:id="58" w:author="Terano, Kumiko" w:date="2025-12-22T17:17:00Z" w16du:dateUtc="2025-12-22T08:17:00Z">
              <w:r w:rsidR="00FE4B98">
                <w:rPr>
                  <w:rFonts w:ascii="Calibri" w:eastAsia="Kozuka Gothic Pro R" w:hAnsi="Calibri" w:cs="MS UI Gothic" w:hint="eastAsia"/>
                  <w:lang w:eastAsia="ja-JP"/>
                </w:rPr>
                <w:t>作</w:t>
              </w:r>
            </w:ins>
            <w:r w:rsidRPr="007B7848">
              <w:rPr>
                <w:rFonts w:ascii="Calibri" w:eastAsia="Kozuka Gothic Pro R" w:hAnsi="Calibri" w:cs="MS UI Gothic"/>
                <w:lang w:eastAsia="ja-JP"/>
              </w:rPr>
              <w:t>る必要があります。</w:t>
            </w:r>
          </w:p>
        </w:tc>
      </w:tr>
      <w:tr w:rsidR="002F1C3A" w:rsidRPr="00853EAB" w14:paraId="55ED5028" w14:textId="77777777" w:rsidTr="55887888">
        <w:tc>
          <w:tcPr>
            <w:tcW w:w="1353" w:type="dxa"/>
            <w:shd w:val="clear" w:color="auto" w:fill="C1E4F5" w:themeFill="accent1" w:themeFillTint="33"/>
            <w:tcMar>
              <w:top w:w="120" w:type="dxa"/>
              <w:left w:w="180" w:type="dxa"/>
              <w:bottom w:w="120" w:type="dxa"/>
              <w:right w:w="180" w:type="dxa"/>
            </w:tcMar>
            <w:hideMark/>
          </w:tcPr>
          <w:p w14:paraId="7E6EC5E8" w14:textId="77777777" w:rsidR="00F47217" w:rsidRPr="00853EAB" w:rsidRDefault="00010AF3" w:rsidP="00F47217">
            <w:pPr>
              <w:spacing w:before="30" w:after="30"/>
              <w:ind w:left="30" w:right="30"/>
              <w:rPr>
                <w:rFonts w:ascii="Calibri" w:eastAsia="Times New Roman" w:hAnsi="Calibri" w:cs="Calibri"/>
                <w:sz w:val="16"/>
              </w:rPr>
            </w:pPr>
            <w:hyperlink r:id="rId53"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7AAB4DFD" w14:textId="77777777" w:rsidR="00F47217" w:rsidRPr="00853EAB" w:rsidRDefault="00010AF3" w:rsidP="00F47217">
            <w:pPr>
              <w:ind w:left="30" w:right="30"/>
              <w:rPr>
                <w:rFonts w:ascii="Calibri" w:eastAsia="Times New Roman" w:hAnsi="Calibri" w:cs="Calibri"/>
                <w:sz w:val="16"/>
              </w:rPr>
            </w:pPr>
            <w:hyperlink r:id="rId54" w:tgtFrame="_blank" w:history="1">
              <w:r w:rsidRPr="00853EAB">
                <w:rPr>
                  <w:rFonts w:ascii="Calibri" w:eastAsia="Times New Roman" w:hAnsi="Calibri" w:cs="Calibri"/>
                  <w:color w:val="0000FF"/>
                  <w:sz w:val="16"/>
                  <w:u w:val="single"/>
                </w:rPr>
                <w:t>22_C_11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DBD4BB"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REPORTING CONCERNS</w:t>
            </w:r>
          </w:p>
          <w:p w14:paraId="447CBA1D"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ask questions when something isn’t clear or doesn’t feel right. We also speak up and report any possible violations of the Code.</w:t>
            </w:r>
          </w:p>
          <w:p w14:paraId="7FFCBC81"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1DD89621"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If you’re unsure about the right choice or action, talk to your manager or contact the Office of Ethics and Compliance.</w:t>
            </w:r>
          </w:p>
          <w:p w14:paraId="19042DCF"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505E0C0E"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43015538"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Corrective actions may include discipline (up to and including termination) or legal action for:</w:t>
            </w:r>
          </w:p>
          <w:p w14:paraId="252F20E8" w14:textId="77777777" w:rsidR="00F47217" w:rsidRPr="00853EAB" w:rsidRDefault="00010AF3" w:rsidP="007B7848">
            <w:pPr>
              <w:numPr>
                <w:ilvl w:val="0"/>
                <w:numId w:val="3"/>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Authorizing or taking part in a violation;</w:t>
            </w:r>
          </w:p>
          <w:p w14:paraId="1C0E3CC6" w14:textId="77777777" w:rsidR="00F47217" w:rsidRPr="00853EAB" w:rsidRDefault="00010AF3" w:rsidP="007B7848">
            <w:pPr>
              <w:numPr>
                <w:ilvl w:val="0"/>
                <w:numId w:val="3"/>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Refusing to cooperate in an investigation;</w:t>
            </w:r>
          </w:p>
          <w:p w14:paraId="693E3F42" w14:textId="77777777" w:rsidR="00F47217" w:rsidRPr="00853EAB" w:rsidRDefault="00010AF3" w:rsidP="007B7848">
            <w:pPr>
              <w:numPr>
                <w:ilvl w:val="0"/>
                <w:numId w:val="3"/>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Failing to report a violation due to poor supervision;</w:t>
            </w:r>
          </w:p>
          <w:p w14:paraId="140DC42F" w14:textId="77777777" w:rsidR="00F47217" w:rsidRPr="00853EAB" w:rsidRDefault="00010AF3" w:rsidP="007B7848">
            <w:pPr>
              <w:numPr>
                <w:ilvl w:val="0"/>
                <w:numId w:val="3"/>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Making a false report;</w:t>
            </w:r>
          </w:p>
          <w:p w14:paraId="6F2C068E" w14:textId="77777777" w:rsidR="00F47217" w:rsidRPr="00853EAB" w:rsidRDefault="00010AF3" w:rsidP="007B7848">
            <w:pPr>
              <w:numPr>
                <w:ilvl w:val="0"/>
                <w:numId w:val="3"/>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Retaliating against someone who reported a concern in good faith.</w:t>
            </w:r>
          </w:p>
          <w:p w14:paraId="07045A5E"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4D0B8776" w14:textId="77777777" w:rsidR="00310ED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懸念の報告</w:t>
            </w:r>
          </w:p>
          <w:p w14:paraId="4E58A65D" w14:textId="77777777" w:rsidR="00310ED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何かが不明確であったり、違和感を覚えたりしたときには質問します。また、規範違反の可能性がある場合は声を上げて報告します。</w:t>
            </w:r>
          </w:p>
          <w:p w14:paraId="39F31839" w14:textId="77777777" w:rsidR="00310ED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指示が不明確なときには質問し、倫理に反する可能性のあるビジネス行為、行動規範の違反、またはアボットのポリシー違反の疑いがある場合には、それを指摘し、報告する責任があります。</w:t>
            </w:r>
          </w:p>
          <w:p w14:paraId="3DF525C3" w14:textId="7203D401" w:rsidR="00310ED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正しい判断や行動に確信が持てないときは、マネ</w:t>
            </w:r>
            <w:ins w:id="59" w:author="Nakano, Kimiko" w:date="2025-12-16T10:57:00Z" w16du:dateUtc="2025-12-16T01:57:00Z">
              <w:r w:rsidR="00AD4CBE">
                <w:rPr>
                  <w:rFonts w:ascii="Calibri" w:eastAsia="Kozuka Gothic Pro R" w:hAnsi="Calibri" w:cs="MS UI Gothic" w:hint="eastAsia"/>
                  <w:lang w:eastAsia="ja-JP"/>
                </w:rPr>
                <w:t>ー</w:t>
              </w:r>
            </w:ins>
            <w:r w:rsidRPr="007B7848">
              <w:rPr>
                <w:rFonts w:ascii="Calibri" w:eastAsia="Kozuka Gothic Pro R" w:hAnsi="Calibri" w:cs="MS UI Gothic"/>
                <w:lang w:eastAsia="ja-JP"/>
              </w:rPr>
              <w:t>ジャーに相談するか、</w:t>
            </w:r>
            <w:del w:id="60" w:author="Terano, Kumiko" w:date="2025-12-23T17:02:00Z" w16du:dateUtc="2025-12-23T08:02:00Z">
              <w:r w:rsidRPr="007B7848" w:rsidDel="009158E5">
                <w:rPr>
                  <w:rFonts w:ascii="Calibri" w:eastAsia="Kozuka Gothic Pro R" w:hAnsi="Calibri" w:cs="MS UI Gothic"/>
                  <w:lang w:eastAsia="ja-JP"/>
                </w:rPr>
                <w:delText>倫理・コンプライアンスオフィス</w:delText>
              </w:r>
            </w:del>
            <w:ins w:id="61" w:author="Terano, Kumiko" w:date="2025-12-23T17:02:00Z" w16du:dateUtc="2025-12-23T08:02:00Z">
              <w:r w:rsidR="009158E5">
                <w:rPr>
                  <w:rFonts w:ascii="Calibri" w:eastAsia="Kozuka Gothic Pro R" w:hAnsi="Calibri" w:cs="MS UI Gothic"/>
                  <w:lang w:eastAsia="ja-JP"/>
                </w:rPr>
                <w:t>エシックス　アンド　コンプライアンス　オフィス</w:t>
              </w:r>
            </w:ins>
            <w:ins w:id="62" w:author="Nakano, Kimiko" w:date="2025-12-16T10:55:00Z" w16du:dateUtc="2025-12-16T01:55:00Z">
              <w:r w:rsidR="00C85F12" w:rsidRPr="007B7848">
                <w:rPr>
                  <w:rFonts w:ascii="Calibri" w:eastAsia="Kozuka Gothic Pro R" w:hAnsi="Calibri" w:cs="MS UI Gothic"/>
                  <w:lang w:eastAsia="ja-JP"/>
                </w:rPr>
                <w:t>（</w:t>
              </w:r>
              <w:r w:rsidR="00C85F12" w:rsidRPr="007B7848">
                <w:rPr>
                  <w:rFonts w:ascii="Calibri" w:eastAsia="Kozuka Gothic Pro R" w:hAnsi="Calibri" w:cs="MS UI Gothic"/>
                  <w:lang w:eastAsia="ja-JP"/>
                </w:rPr>
                <w:t>OEC</w:t>
              </w:r>
              <w:r w:rsidR="00C85F12" w:rsidRPr="007B7848">
                <w:rPr>
                  <w:rFonts w:ascii="Calibri" w:eastAsia="Kozuka Gothic Pro R" w:hAnsi="Calibri" w:cs="MS UI Gothic"/>
                  <w:lang w:eastAsia="ja-JP"/>
                </w:rPr>
                <w:t>）</w:t>
              </w:r>
            </w:ins>
            <w:r w:rsidRPr="007B7848">
              <w:rPr>
                <w:rFonts w:ascii="Calibri" w:eastAsia="Kozuka Gothic Pro R" w:hAnsi="Calibri" w:cs="MS UI Gothic"/>
                <w:lang w:eastAsia="ja-JP"/>
              </w:rPr>
              <w:t>に連絡してください。</w:t>
            </w:r>
          </w:p>
          <w:p w14:paraId="00B688A1" w14:textId="77163244" w:rsidR="00310ED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マネージャー</w:t>
            </w:r>
            <w:del w:id="63" w:author="Terano, Kumiko" w:date="2025-12-23T12:35:00Z" w16du:dateUtc="2025-12-23T03:35:00Z">
              <w:r w:rsidRPr="007B7848" w:rsidDel="009B7B07">
                <w:rPr>
                  <w:rFonts w:ascii="Calibri" w:eastAsia="Kozuka Gothic Pro R" w:hAnsi="Calibri" w:cs="MS UI Gothic" w:hint="eastAsia"/>
                  <w:lang w:eastAsia="ja-JP"/>
                </w:rPr>
                <w:delText>と</w:delText>
              </w:r>
            </w:del>
            <w:ins w:id="64" w:author="Terano, Kumiko" w:date="2025-12-23T12:35:00Z" w16du:dateUtc="2025-12-23T03:35:00Z">
              <w:r w:rsidR="009B7B07">
                <w:rPr>
                  <w:rFonts w:ascii="Calibri" w:eastAsia="Kozuka Gothic Pro R" w:hAnsi="Calibri" w:cs="MS UI Gothic" w:hint="eastAsia"/>
                  <w:lang w:eastAsia="ja-JP"/>
                </w:rPr>
                <w:t>および</w:t>
              </w:r>
            </w:ins>
            <w:r w:rsidRPr="007B7848">
              <w:rPr>
                <w:rFonts w:ascii="Calibri" w:eastAsia="Kozuka Gothic Pro R" w:hAnsi="Calibri" w:cs="MS UI Gothic"/>
                <w:lang w:eastAsia="ja-JP"/>
              </w:rPr>
              <w:t>監督者は模範を示し、従業員が行動規範を理解して遵守できるようにする責任があります。リーダーはアボットの期待事項を伝えるうえでより大きな責任を負っており、行動規範違反の可能性がある場合には、</w:t>
            </w:r>
            <w:del w:id="65"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66" w:author="Terano, Kumiko" w:date="2025-12-23T17:03:00Z" w16du:dateUtc="2025-12-23T08:03:00Z">
              <w:r w:rsidR="009158E5">
                <w:rPr>
                  <w:rFonts w:ascii="Calibri" w:eastAsia="Kozuka Gothic Pro R" w:hAnsi="Calibri" w:cs="MS UI Gothic"/>
                  <w:lang w:eastAsia="ja-JP"/>
                </w:rPr>
                <w:t>エシックス　アンド　コンプライアンス　オフィス</w:t>
              </w:r>
            </w:ins>
            <w:ins w:id="67" w:author="Nakano, Kimiko" w:date="2025-12-16T10:55:00Z" w16du:dateUtc="2025-12-16T01:55:00Z">
              <w:r w:rsidR="00C85F12" w:rsidRPr="007B7848">
                <w:rPr>
                  <w:rFonts w:ascii="Calibri" w:eastAsia="Kozuka Gothic Pro R" w:hAnsi="Calibri" w:cs="MS UI Gothic"/>
                  <w:lang w:eastAsia="ja-JP"/>
                </w:rPr>
                <w:t>（</w:t>
              </w:r>
              <w:r w:rsidR="00C85F12" w:rsidRPr="007B7848">
                <w:rPr>
                  <w:rFonts w:ascii="Calibri" w:eastAsia="Kozuka Gothic Pro R" w:hAnsi="Calibri" w:cs="MS UI Gothic"/>
                  <w:lang w:eastAsia="ja-JP"/>
                </w:rPr>
                <w:t>OEC</w:t>
              </w:r>
              <w:r w:rsidR="00C85F12" w:rsidRPr="007B7848">
                <w:rPr>
                  <w:rFonts w:ascii="Calibri" w:eastAsia="Kozuka Gothic Pro R" w:hAnsi="Calibri" w:cs="MS UI Gothic"/>
                  <w:lang w:eastAsia="ja-JP"/>
                </w:rPr>
                <w:t>）</w:t>
              </w:r>
            </w:ins>
            <w:r w:rsidRPr="007B7848">
              <w:rPr>
                <w:rFonts w:ascii="Calibri" w:eastAsia="Kozuka Gothic Pro R" w:hAnsi="Calibri" w:cs="MS UI Gothic"/>
                <w:lang w:eastAsia="ja-JP"/>
              </w:rPr>
              <w:t>に連絡すべきです。</w:t>
            </w:r>
          </w:p>
          <w:p w14:paraId="75A43358" w14:textId="6D6FB9B2" w:rsidR="00310ED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規範違反の可能性がある報告は、すべて慎重に取り扱われます。</w:t>
            </w:r>
            <w:del w:id="68"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69" w:author="Terano, Kumiko" w:date="2025-12-23T17:03:00Z" w16du:dateUtc="2025-12-23T08:03:00Z">
              <w:r w:rsidR="009158E5">
                <w:rPr>
                  <w:rFonts w:ascii="Calibri" w:eastAsia="Kozuka Gothic Pro R" w:hAnsi="Calibri" w:cs="MS UI Gothic"/>
                  <w:lang w:eastAsia="ja-JP"/>
                </w:rPr>
                <w:t>エシックス　アンド　コンプライアンス　オフィス</w:t>
              </w:r>
            </w:ins>
            <w:ins w:id="70" w:author="Nakano, Kimiko" w:date="2025-12-16T10:55:00Z" w16du:dateUtc="2025-12-16T01:55:00Z">
              <w:r w:rsidR="00C85F12" w:rsidRPr="007B7848">
                <w:rPr>
                  <w:rFonts w:ascii="Calibri" w:eastAsia="Kozuka Gothic Pro R" w:hAnsi="Calibri" w:cs="MS UI Gothic"/>
                  <w:lang w:eastAsia="ja-JP"/>
                </w:rPr>
                <w:t>（</w:t>
              </w:r>
              <w:r w:rsidR="00C85F12" w:rsidRPr="007B7848">
                <w:rPr>
                  <w:rFonts w:ascii="Calibri" w:eastAsia="Kozuka Gothic Pro R" w:hAnsi="Calibri" w:cs="MS UI Gothic"/>
                  <w:lang w:eastAsia="ja-JP"/>
                </w:rPr>
                <w:t>OEC</w:t>
              </w:r>
              <w:r w:rsidR="00C85F12" w:rsidRPr="007B7848">
                <w:rPr>
                  <w:rFonts w:ascii="Calibri" w:eastAsia="Kozuka Gothic Pro R" w:hAnsi="Calibri" w:cs="MS UI Gothic"/>
                  <w:lang w:eastAsia="ja-JP"/>
                </w:rPr>
                <w:t>）</w:t>
              </w:r>
            </w:ins>
            <w:r w:rsidRPr="007B7848">
              <w:rPr>
                <w:rFonts w:ascii="Calibri" w:eastAsia="Kozuka Gothic Pro R" w:hAnsi="Calibri" w:cs="MS UI Gothic"/>
                <w:lang w:eastAsia="ja-JP"/>
              </w:rPr>
              <w:t>は、必要に応じて調査や是正措置などのフォローアップ手順を</w:t>
            </w:r>
            <w:ins w:id="71" w:author="Nakano, Kimiko" w:date="2025-12-16T15:57:00Z" w16du:dateUtc="2025-12-16T06:57:00Z">
              <w:r w:rsidR="00A84083">
                <w:rPr>
                  <w:rFonts w:ascii="Calibri" w:eastAsia="Kozuka Gothic Pro R" w:hAnsi="Calibri" w:cs="MS UI Gothic" w:hint="eastAsia"/>
                  <w:lang w:eastAsia="ja-JP"/>
                </w:rPr>
                <w:t>実施</w:t>
              </w:r>
            </w:ins>
            <w:del w:id="72" w:author="Nakano, Kimiko" w:date="2025-12-16T15:57:00Z" w16du:dateUtc="2025-12-16T06:57:00Z">
              <w:r w:rsidRPr="007B7848" w:rsidDel="00A84083">
                <w:rPr>
                  <w:rFonts w:ascii="Calibri" w:eastAsia="Kozuka Gothic Pro R" w:hAnsi="Calibri" w:cs="MS UI Gothic"/>
                  <w:lang w:eastAsia="ja-JP"/>
                </w:rPr>
                <w:delText>処理</w:delText>
              </w:r>
            </w:del>
            <w:r w:rsidRPr="007B7848">
              <w:rPr>
                <w:rFonts w:ascii="Calibri" w:eastAsia="Kozuka Gothic Pro R" w:hAnsi="Calibri" w:cs="MS UI Gothic"/>
                <w:lang w:eastAsia="ja-JP"/>
              </w:rPr>
              <w:t>します。自分で調査することは認められません。全員が調査に協力し、調査内容を機密として扱わなければなりません。</w:t>
            </w:r>
          </w:p>
          <w:p w14:paraId="3752B347" w14:textId="77777777" w:rsidR="00310ED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是正措置には、以下の懲戒措置（最高で解雇を含む）または法的措置が含まれる場合があります。</w:t>
            </w:r>
          </w:p>
          <w:p w14:paraId="7AB476FE" w14:textId="77777777" w:rsidR="00310ED1" w:rsidRPr="007B7848" w:rsidRDefault="00010AF3" w:rsidP="007B7848">
            <w:pPr>
              <w:numPr>
                <w:ilvl w:val="0"/>
                <w:numId w:val="3"/>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違反を許可した場合、または違反に関与した場合</w:t>
            </w:r>
          </w:p>
          <w:p w14:paraId="7845E40F" w14:textId="77777777" w:rsidR="00310ED1" w:rsidRPr="007B7848" w:rsidRDefault="00010AF3" w:rsidP="007B7848">
            <w:pPr>
              <w:numPr>
                <w:ilvl w:val="0"/>
                <w:numId w:val="3"/>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調査への協力を拒否した場合</w:t>
            </w:r>
          </w:p>
          <w:p w14:paraId="2C4B01F8" w14:textId="77777777" w:rsidR="00310ED1" w:rsidRPr="007B7848" w:rsidRDefault="00010AF3" w:rsidP="007B7848">
            <w:pPr>
              <w:numPr>
                <w:ilvl w:val="0"/>
                <w:numId w:val="3"/>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不十分な監督により違反を報告しなかった場合</w:t>
            </w:r>
          </w:p>
          <w:p w14:paraId="54975DEF" w14:textId="77777777" w:rsidR="00310ED1" w:rsidRPr="007B7848" w:rsidRDefault="00010AF3" w:rsidP="007B7848">
            <w:pPr>
              <w:numPr>
                <w:ilvl w:val="0"/>
                <w:numId w:val="3"/>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虚偽の報告を行った場合</w:t>
            </w:r>
          </w:p>
          <w:p w14:paraId="4DFB87AB" w14:textId="77777777" w:rsidR="00310ED1" w:rsidRPr="007B7848" w:rsidRDefault="00010AF3" w:rsidP="007B7848">
            <w:pPr>
              <w:numPr>
                <w:ilvl w:val="0"/>
                <w:numId w:val="3"/>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善意で懸念を報告した人に対して報復を行った場合</w:t>
            </w:r>
          </w:p>
          <w:p w14:paraId="45908FE6" w14:textId="469F9689" w:rsidR="00F472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報復は決して許されません。報復がされたと思う場合は、</w:t>
            </w:r>
            <w:del w:id="73"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74" w:author="Terano, Kumiko" w:date="2025-12-23T17:03:00Z" w16du:dateUtc="2025-12-23T08:03:00Z">
              <w:r w:rsidR="009158E5">
                <w:rPr>
                  <w:rFonts w:ascii="Calibri" w:eastAsia="Kozuka Gothic Pro R" w:hAnsi="Calibri" w:cs="MS UI Gothic"/>
                  <w:lang w:eastAsia="ja-JP"/>
                </w:rPr>
                <w:t>エシックス　アンド　コンプライアンス　オフィス</w:t>
              </w:r>
            </w:ins>
            <w:ins w:id="75" w:author="Nakano, Kimiko" w:date="2025-12-16T10:55:00Z" w16du:dateUtc="2025-12-16T01:55:00Z">
              <w:r w:rsidR="00C85F12" w:rsidRPr="007B7848">
                <w:rPr>
                  <w:rFonts w:ascii="Calibri" w:eastAsia="Kozuka Gothic Pro R" w:hAnsi="Calibri" w:cs="MS UI Gothic"/>
                  <w:lang w:eastAsia="ja-JP"/>
                </w:rPr>
                <w:t>（</w:t>
              </w:r>
              <w:r w:rsidR="00C85F12" w:rsidRPr="007B7848">
                <w:rPr>
                  <w:rFonts w:ascii="Calibri" w:eastAsia="Kozuka Gothic Pro R" w:hAnsi="Calibri" w:cs="MS UI Gothic"/>
                  <w:lang w:eastAsia="ja-JP"/>
                </w:rPr>
                <w:t>OEC</w:t>
              </w:r>
              <w:r w:rsidR="00C85F12" w:rsidRPr="007B7848">
                <w:rPr>
                  <w:rFonts w:ascii="Calibri" w:eastAsia="Kozuka Gothic Pro R" w:hAnsi="Calibri" w:cs="MS UI Gothic"/>
                  <w:lang w:eastAsia="ja-JP"/>
                </w:rPr>
                <w:t>）</w:t>
              </w:r>
            </w:ins>
            <w:r w:rsidRPr="007B7848">
              <w:rPr>
                <w:rFonts w:ascii="Calibri" w:eastAsia="Kozuka Gothic Pro R" w:hAnsi="Calibri" w:cs="MS UI Gothic"/>
                <w:lang w:eastAsia="ja-JP"/>
              </w:rPr>
              <w:t>または人事に報告してください。</w:t>
            </w:r>
          </w:p>
        </w:tc>
      </w:tr>
      <w:tr w:rsidR="002F1C3A" w:rsidRPr="00853EAB" w14:paraId="3EBEBAB2" w14:textId="77777777" w:rsidTr="55887888">
        <w:tc>
          <w:tcPr>
            <w:tcW w:w="1353" w:type="dxa"/>
            <w:shd w:val="clear" w:color="auto" w:fill="C1E4F5" w:themeFill="accent1" w:themeFillTint="33"/>
            <w:tcMar>
              <w:top w:w="120" w:type="dxa"/>
              <w:left w:w="180" w:type="dxa"/>
              <w:bottom w:w="120" w:type="dxa"/>
              <w:right w:w="180" w:type="dxa"/>
            </w:tcMar>
            <w:hideMark/>
          </w:tcPr>
          <w:p w14:paraId="0C28F410" w14:textId="77777777" w:rsidR="00F47217" w:rsidRPr="00853EAB" w:rsidRDefault="00010AF3" w:rsidP="00F47217">
            <w:pPr>
              <w:spacing w:before="30" w:after="30"/>
              <w:ind w:left="30" w:right="30"/>
              <w:rPr>
                <w:rFonts w:ascii="Calibri" w:eastAsia="Times New Roman" w:hAnsi="Calibri" w:cs="Calibri"/>
                <w:sz w:val="16"/>
              </w:rPr>
            </w:pPr>
            <w:hyperlink r:id="rId55"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1A27C203" w14:textId="77777777" w:rsidR="00F47217" w:rsidRPr="00853EAB" w:rsidRDefault="00010AF3" w:rsidP="00F47217">
            <w:pPr>
              <w:ind w:left="30" w:right="30"/>
              <w:rPr>
                <w:rFonts w:ascii="Calibri" w:eastAsia="Times New Roman" w:hAnsi="Calibri" w:cs="Calibri"/>
                <w:sz w:val="16"/>
              </w:rPr>
            </w:pPr>
            <w:hyperlink r:id="rId56" w:tgtFrame="_blank" w:history="1">
              <w:r w:rsidRPr="00853EAB">
                <w:rPr>
                  <w:rFonts w:ascii="Calibri" w:eastAsia="Times New Roman" w:hAnsi="Calibri" w:cs="Calibri"/>
                  <w:color w:val="0000FF"/>
                  <w:sz w:val="16"/>
                  <w:u w:val="single"/>
                </w:rPr>
                <w:t>23_C_11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4AA969"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EQUAL OPPORTUNITY</w:t>
            </w:r>
          </w:p>
          <w:p w14:paraId="0551DD17"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provide equal opportunities for all employees.</w:t>
            </w:r>
          </w:p>
          <w:p w14:paraId="309B7AD3"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57C3B55A"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Abbott prohibits discrimination based on race, </w:t>
            </w:r>
            <w:proofErr w:type="spellStart"/>
            <w:r w:rsidRPr="00853EAB">
              <w:rPr>
                <w:rFonts w:ascii="Calibri" w:eastAsia="Times New Roman" w:hAnsi="Calibri" w:cs="Calibri"/>
              </w:rPr>
              <w:t>color</w:t>
            </w:r>
            <w:proofErr w:type="spellEnd"/>
            <w:r w:rsidRPr="00853EAB">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0A111DF2" w14:textId="77777777" w:rsidR="000E3269"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機会均等</w:t>
            </w:r>
          </w:p>
          <w:p w14:paraId="4DB6796C" w14:textId="77777777" w:rsidR="000E3269"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当社は従業員全員に均等な機会を与えます。</w:t>
            </w:r>
          </w:p>
          <w:p w14:paraId="6C5CFA06" w14:textId="77777777" w:rsidR="000E3269"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雇用に関する決定は、事業上のニーズ、スキル、経験、成果に基づいて行います。いかなる種類の差別も認められません。また、世界中の従業員との関係に適用されるすべての法律を遵守します。</w:t>
            </w:r>
          </w:p>
          <w:p w14:paraId="45F0B78F" w14:textId="492A6299" w:rsidR="00F472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アボットは、人種、肌の色、宗教、年齢、性別、出身国、性自認または性表現、性的指向、身体障</w:t>
            </w:r>
            <w:del w:id="76" w:author="Terano, Kumiko" w:date="2025-12-23T16:04:00Z" w16du:dateUtc="2025-12-23T07:04:00Z">
              <w:r w:rsidRPr="007B7848" w:rsidDel="008E1E4B">
                <w:rPr>
                  <w:rFonts w:ascii="Calibri" w:eastAsia="Kozuka Gothic Pro R" w:hAnsi="Calibri" w:cs="MS UI Gothic" w:hint="eastAsia"/>
                  <w:lang w:eastAsia="ja-JP"/>
                </w:rPr>
                <w:delText>碍</w:delText>
              </w:r>
            </w:del>
            <w:ins w:id="77" w:author="Terano, Kumiko" w:date="2025-12-23T16:04:00Z" w16du:dateUtc="2025-12-23T07:04:00Z">
              <w:r w:rsidR="008E1E4B">
                <w:rPr>
                  <w:rFonts w:ascii="Calibri" w:eastAsia="Kozuka Gothic Pro R" w:hAnsi="Calibri" w:cs="MS UI Gothic" w:hint="eastAsia"/>
                  <w:lang w:eastAsia="ja-JP"/>
                </w:rPr>
                <w:t>がい</w:t>
              </w:r>
            </w:ins>
            <w:r w:rsidRPr="007B7848">
              <w:rPr>
                <w:rFonts w:ascii="Calibri" w:eastAsia="Kozuka Gothic Pro R" w:hAnsi="Calibri" w:cs="MS UI Gothic"/>
                <w:lang w:eastAsia="ja-JP"/>
              </w:rPr>
              <w:t>、婚姻状況、退役軍人または軍務の状況、遺伝情報、市民権の状況、その他法的に保護されているいかなる地位に基づく差別も禁止しています。</w:t>
            </w:r>
          </w:p>
        </w:tc>
      </w:tr>
      <w:tr w:rsidR="002F1C3A" w:rsidRPr="00853EAB" w14:paraId="49994EA9" w14:textId="77777777" w:rsidTr="55887888">
        <w:tc>
          <w:tcPr>
            <w:tcW w:w="1353" w:type="dxa"/>
            <w:shd w:val="clear" w:color="auto" w:fill="C1E4F5" w:themeFill="accent1" w:themeFillTint="33"/>
            <w:tcMar>
              <w:top w:w="120" w:type="dxa"/>
              <w:left w:w="180" w:type="dxa"/>
              <w:bottom w:w="120" w:type="dxa"/>
              <w:right w:w="180" w:type="dxa"/>
            </w:tcMar>
            <w:hideMark/>
          </w:tcPr>
          <w:p w14:paraId="360D1F06" w14:textId="77777777" w:rsidR="00F47217" w:rsidRPr="00853EAB" w:rsidRDefault="00010AF3" w:rsidP="00F47217">
            <w:pPr>
              <w:spacing w:before="30" w:after="30"/>
              <w:ind w:left="30" w:right="30"/>
              <w:rPr>
                <w:rFonts w:ascii="Calibri" w:eastAsia="Times New Roman" w:hAnsi="Calibri" w:cs="Calibri"/>
                <w:sz w:val="16"/>
              </w:rPr>
            </w:pPr>
            <w:hyperlink r:id="rId57"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306BF349" w14:textId="77777777" w:rsidR="00F47217" w:rsidRPr="00853EAB" w:rsidRDefault="00010AF3" w:rsidP="00F47217">
            <w:pPr>
              <w:ind w:left="30" w:right="30"/>
              <w:rPr>
                <w:rFonts w:ascii="Calibri" w:eastAsia="Times New Roman" w:hAnsi="Calibri" w:cs="Calibri"/>
                <w:sz w:val="16"/>
              </w:rPr>
            </w:pPr>
            <w:hyperlink r:id="rId58" w:tgtFrame="_blank" w:history="1">
              <w:r w:rsidRPr="00853EAB">
                <w:rPr>
                  <w:rFonts w:ascii="Calibri" w:eastAsia="Times New Roman" w:hAnsi="Calibri" w:cs="Calibri"/>
                  <w:color w:val="0000FF"/>
                  <w:sz w:val="16"/>
                  <w:u w:val="single"/>
                </w:rPr>
                <w:t>24_C_11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6103A6"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FAIR TREATMENT</w:t>
            </w:r>
          </w:p>
          <w:p w14:paraId="7CD5BFC2"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foster a respectful, inclusive, and safe workplace.</w:t>
            </w:r>
          </w:p>
          <w:p w14:paraId="2F2A681E"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work to ensure everyone feels welcome, supported, and empowered.</w:t>
            </w:r>
          </w:p>
          <w:p w14:paraId="08E91D72"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Abbott promotes a healthy, harassment-free environment and values employee input to strengthen diversity and inclusion.</w:t>
            </w:r>
          </w:p>
          <w:p w14:paraId="721B4A05"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1BF39715" w14:textId="719276C2" w:rsidR="00AC0538"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公正な</w:t>
            </w:r>
            <w:ins w:id="78" w:author="Terano, Kumiko" w:date="2025-12-22T17:20:00Z" w16du:dateUtc="2025-12-22T08:20:00Z">
              <w:r w:rsidR="004706E0">
                <w:rPr>
                  <w:rFonts w:ascii="Calibri" w:eastAsia="Kozuka Gothic Pro R" w:hAnsi="Calibri" w:cs="MS UI Gothic" w:hint="eastAsia"/>
                  <w:lang w:eastAsia="ja-JP"/>
                </w:rPr>
                <w:t>取</w:t>
              </w:r>
            </w:ins>
            <w:r w:rsidRPr="007B7848">
              <w:rPr>
                <w:rFonts w:ascii="Calibri" w:eastAsia="Kozuka Gothic Pro R" w:hAnsi="Calibri" w:cs="MS UI Gothic"/>
                <w:lang w:eastAsia="ja-JP"/>
              </w:rPr>
              <w:t>扱い</w:t>
            </w:r>
          </w:p>
          <w:p w14:paraId="6AF7BE71" w14:textId="325B6ACE" w:rsidR="00AC0538"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私たちは、敬意</w:t>
            </w:r>
            <w:ins w:id="79" w:author="Terano, Kumiko" w:date="2025-12-23T16:06:00Z" w16du:dateUtc="2025-12-23T07:06:00Z">
              <w:r w:rsidR="00AC2C57">
                <w:rPr>
                  <w:rFonts w:ascii="Calibri" w:eastAsia="Kozuka Gothic Pro R" w:hAnsi="Calibri" w:cs="MS UI Gothic" w:hint="eastAsia"/>
                  <w:lang w:eastAsia="ja-JP"/>
                </w:rPr>
                <w:t>を持ち</w:t>
              </w:r>
            </w:ins>
            <w:r w:rsidRPr="007B7848">
              <w:rPr>
                <w:rFonts w:ascii="Calibri" w:eastAsia="Kozuka Gothic Pro R" w:hAnsi="Calibri" w:cs="MS UI Gothic"/>
                <w:lang w:eastAsia="ja-JP"/>
              </w:rPr>
              <w:t>、インクルーシブ</w:t>
            </w:r>
            <w:del w:id="80" w:author="Terano, Kumiko" w:date="2025-12-23T16:06:00Z" w16du:dateUtc="2025-12-23T07:06:00Z">
              <w:r w:rsidRPr="007B7848" w:rsidDel="00AC2C57">
                <w:rPr>
                  <w:rFonts w:ascii="Calibri" w:eastAsia="Kozuka Gothic Pro R" w:hAnsi="Calibri" w:cs="MS UI Gothic" w:hint="eastAsia"/>
                  <w:lang w:eastAsia="ja-JP"/>
                </w:rPr>
                <w:delText>、</w:delText>
              </w:r>
            </w:del>
            <w:ins w:id="81" w:author="Terano, Kumiko" w:date="2025-12-23T16:06:00Z" w16du:dateUtc="2025-12-23T07:06:00Z">
              <w:r w:rsidR="00AC2C57">
                <w:rPr>
                  <w:rFonts w:ascii="Calibri" w:eastAsia="Kozuka Gothic Pro R" w:hAnsi="Calibri" w:cs="MS UI Gothic" w:hint="eastAsia"/>
                  <w:lang w:eastAsia="ja-JP"/>
                </w:rPr>
                <w:t>で</w:t>
              </w:r>
            </w:ins>
            <w:r w:rsidRPr="007B7848">
              <w:rPr>
                <w:rFonts w:ascii="Calibri" w:eastAsia="Kozuka Gothic Pro R" w:hAnsi="Calibri" w:cs="MS UI Gothic"/>
                <w:lang w:eastAsia="ja-JP"/>
              </w:rPr>
              <w:t>安全な職場環境を育みます。</w:t>
            </w:r>
          </w:p>
          <w:p w14:paraId="3D51EFA2" w14:textId="77777777" w:rsidR="00AC0538"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すべての人が歓迎され、支援され、自分の力を発揮できると感じられる環境づくりを目指しています。</w:t>
            </w:r>
          </w:p>
          <w:p w14:paraId="0B62F9FD" w14:textId="359898EE" w:rsidR="00AC0538"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アボットは、健全でハラスメントのない職場環境を推進し、</w:t>
            </w:r>
            <w:del w:id="82" w:author="Terano, Kumiko" w:date="2025-12-22T17:20:00Z" w16du:dateUtc="2025-12-22T08:20:00Z">
              <w:r w:rsidRPr="007B7848" w:rsidDel="004706E0">
                <w:rPr>
                  <w:rFonts w:ascii="Calibri" w:eastAsia="Kozuka Gothic Pro R" w:hAnsi="Calibri" w:cs="MS UI Gothic" w:hint="eastAsia"/>
                  <w:lang w:eastAsia="ja-JP"/>
                </w:rPr>
                <w:delText>多様性</w:delText>
              </w:r>
            </w:del>
            <w:ins w:id="83" w:author="Terano, Kumiko" w:date="2025-12-22T17:20:00Z" w16du:dateUtc="2025-12-22T08:20:00Z">
              <w:r w:rsidR="004706E0">
                <w:rPr>
                  <w:rFonts w:ascii="Calibri" w:eastAsia="Kozuka Gothic Pro R" w:hAnsi="Calibri" w:cs="MS UI Gothic" w:hint="eastAsia"/>
                  <w:lang w:eastAsia="ja-JP"/>
                </w:rPr>
                <w:t>ダイバーシティ</w:t>
              </w:r>
            </w:ins>
            <w:r w:rsidRPr="007B7848">
              <w:rPr>
                <w:rFonts w:ascii="Calibri" w:eastAsia="Kozuka Gothic Pro R" w:hAnsi="Calibri" w:cs="MS UI Gothic"/>
                <w:lang w:eastAsia="ja-JP"/>
              </w:rPr>
              <w:t>とインクルージョン</w:t>
            </w:r>
            <w:ins w:id="84" w:author="Terano, Kumiko" w:date="2025-12-22T17:20:00Z" w16du:dateUtc="2025-12-22T08:20:00Z">
              <w:r w:rsidR="00525F51">
                <w:rPr>
                  <w:rFonts w:ascii="Calibri" w:eastAsia="Kozuka Gothic Pro R" w:hAnsi="Calibri" w:cs="MS UI Gothic" w:hint="eastAsia"/>
                  <w:lang w:eastAsia="ja-JP"/>
                </w:rPr>
                <w:t>（Ｄ＆Ｉ：多様性と</w:t>
              </w:r>
            </w:ins>
            <w:ins w:id="85" w:author="Terano, Kumiko" w:date="2025-12-22T17:22:00Z" w16du:dateUtc="2025-12-22T08:22:00Z">
              <w:r w:rsidR="00860AFC" w:rsidRPr="00860AFC">
                <w:rPr>
                  <w:rFonts w:ascii="Calibri" w:eastAsia="Kozuka Gothic Pro R" w:hAnsi="Calibri" w:cs="MS UI Gothic" w:hint="eastAsia"/>
                  <w:lang w:eastAsia="ja-JP"/>
                </w:rPr>
                <w:t>包摂性</w:t>
              </w:r>
            </w:ins>
            <w:ins w:id="86" w:author="Terano, Kumiko" w:date="2025-12-22T17:20:00Z" w16du:dateUtc="2025-12-22T08:20:00Z">
              <w:r w:rsidR="00525F51">
                <w:rPr>
                  <w:rFonts w:ascii="Calibri" w:eastAsia="Kozuka Gothic Pro R" w:hAnsi="Calibri" w:cs="MS UI Gothic" w:hint="eastAsia"/>
                  <w:lang w:eastAsia="ja-JP"/>
                </w:rPr>
                <w:t>）</w:t>
              </w:r>
            </w:ins>
            <w:r w:rsidRPr="007B7848">
              <w:rPr>
                <w:rFonts w:ascii="Calibri" w:eastAsia="Kozuka Gothic Pro R" w:hAnsi="Calibri" w:cs="MS UI Gothic"/>
                <w:lang w:eastAsia="ja-JP"/>
              </w:rPr>
              <w:t>を強化するために従業員からの意見を重視しています。</w:t>
            </w:r>
          </w:p>
          <w:p w14:paraId="6F1D141B" w14:textId="124CB865" w:rsidR="00F472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私たちは全ての人</w:t>
            </w:r>
            <w:del w:id="87" w:author="Terano, Kumiko" w:date="2025-12-22T17:23:00Z" w16du:dateUtc="2025-12-22T08:23:00Z">
              <w:r w:rsidRPr="007B7848" w:rsidDel="00860AFC">
                <w:rPr>
                  <w:rFonts w:ascii="Calibri" w:eastAsia="Kozuka Gothic Pro R" w:hAnsi="Calibri" w:cs="MS UI Gothic" w:hint="eastAsia"/>
                  <w:lang w:eastAsia="ja-JP"/>
                </w:rPr>
                <w:delText>を</w:delText>
              </w:r>
            </w:del>
            <w:ins w:id="88" w:author="Terano, Kumiko" w:date="2025-12-22T17:23:00Z" w16du:dateUtc="2025-12-22T08:23:00Z">
              <w:r w:rsidR="00860AFC">
                <w:rPr>
                  <w:rFonts w:ascii="Calibri" w:eastAsia="Kozuka Gothic Pro R" w:hAnsi="Calibri" w:cs="MS UI Gothic" w:hint="eastAsia"/>
                  <w:lang w:eastAsia="ja-JP"/>
                </w:rPr>
                <w:t>に</w:t>
              </w:r>
            </w:ins>
            <w:r w:rsidRPr="007B7848">
              <w:rPr>
                <w:rFonts w:ascii="Calibri" w:eastAsia="Kozuka Gothic Pro R" w:hAnsi="Calibri" w:cs="MS UI Gothic"/>
                <w:lang w:eastAsia="ja-JP"/>
              </w:rPr>
              <w:t>敬意と尊厳をもって</w:t>
            </w:r>
            <w:del w:id="89" w:author="Terano, Kumiko" w:date="2025-12-22T17:23:00Z" w16du:dateUtc="2025-12-22T08:23:00Z">
              <w:r w:rsidRPr="007B7848" w:rsidDel="00860AFC">
                <w:rPr>
                  <w:rFonts w:ascii="Calibri" w:eastAsia="Kozuka Gothic Pro R" w:hAnsi="Calibri" w:cs="MS UI Gothic" w:hint="eastAsia"/>
                  <w:lang w:eastAsia="ja-JP"/>
                </w:rPr>
                <w:delText>扱い</w:delText>
              </w:r>
            </w:del>
            <w:ins w:id="90" w:author="Terano, Kumiko" w:date="2025-12-22T17:23:00Z" w16du:dateUtc="2025-12-22T08:23:00Z">
              <w:r w:rsidR="00860AFC">
                <w:rPr>
                  <w:rFonts w:ascii="Calibri" w:eastAsia="Kozuka Gothic Pro R" w:hAnsi="Calibri" w:cs="MS UI Gothic" w:hint="eastAsia"/>
                  <w:lang w:eastAsia="ja-JP"/>
                </w:rPr>
                <w:t>接し</w:t>
              </w:r>
            </w:ins>
            <w:r w:rsidRPr="007B7848">
              <w:rPr>
                <w:rFonts w:ascii="Calibri" w:eastAsia="Kozuka Gothic Pro R" w:hAnsi="Calibri" w:cs="MS UI Gothic"/>
                <w:lang w:eastAsia="ja-JP"/>
              </w:rPr>
              <w:t>、公平性と誠実さを通じて信頼を築きます。決して、意図的な誘導、虚偽表示、不透明さによって信頼を得ようとしてはなりません。</w:t>
            </w:r>
          </w:p>
        </w:tc>
      </w:tr>
      <w:tr w:rsidR="002F1C3A" w:rsidRPr="00853EAB" w14:paraId="55C5CA62" w14:textId="77777777" w:rsidTr="55887888">
        <w:tc>
          <w:tcPr>
            <w:tcW w:w="1353" w:type="dxa"/>
            <w:shd w:val="clear" w:color="auto" w:fill="C1E4F5" w:themeFill="accent1" w:themeFillTint="33"/>
            <w:tcMar>
              <w:top w:w="120" w:type="dxa"/>
              <w:left w:w="180" w:type="dxa"/>
              <w:bottom w:w="120" w:type="dxa"/>
              <w:right w:w="180" w:type="dxa"/>
            </w:tcMar>
            <w:hideMark/>
          </w:tcPr>
          <w:p w14:paraId="196B972B" w14:textId="77777777" w:rsidR="00F47217" w:rsidRPr="00853EAB" w:rsidRDefault="00010AF3" w:rsidP="00F47217">
            <w:pPr>
              <w:spacing w:before="30" w:after="30"/>
              <w:ind w:left="30" w:right="30"/>
              <w:rPr>
                <w:rFonts w:ascii="Calibri" w:eastAsia="Times New Roman" w:hAnsi="Calibri" w:cs="Calibri"/>
                <w:sz w:val="16"/>
              </w:rPr>
            </w:pPr>
            <w:hyperlink r:id="rId59"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4F930411" w14:textId="77777777" w:rsidR="00F47217" w:rsidRPr="00853EAB" w:rsidRDefault="00010AF3" w:rsidP="00F47217">
            <w:pPr>
              <w:ind w:left="30" w:right="30"/>
              <w:rPr>
                <w:rFonts w:ascii="Calibri" w:eastAsia="Times New Roman" w:hAnsi="Calibri" w:cs="Calibri"/>
                <w:sz w:val="16"/>
              </w:rPr>
            </w:pPr>
            <w:hyperlink r:id="rId60" w:tgtFrame="_blank" w:history="1">
              <w:r w:rsidRPr="00853EAB">
                <w:rPr>
                  <w:rFonts w:ascii="Calibri" w:eastAsia="Times New Roman" w:hAnsi="Calibri" w:cs="Calibri"/>
                  <w:color w:val="0000FF"/>
                  <w:sz w:val="16"/>
                  <w:u w:val="single"/>
                </w:rPr>
                <w:t>25_C_11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0FE9E6"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WORK ENVIRONMENT</w:t>
            </w:r>
          </w:p>
          <w:p w14:paraId="3B8D01B5"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prioritize safety and fair working conditions.</w:t>
            </w:r>
          </w:p>
          <w:p w14:paraId="2B875ED6" w14:textId="77777777" w:rsidR="00F472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853EAB">
              <w:rPr>
                <w:rFonts w:ascii="Calibri" w:eastAsia="Times New Roman" w:hAnsi="Calibri" w:cs="Calibri"/>
              </w:rPr>
              <w:t>labor</w:t>
            </w:r>
            <w:proofErr w:type="spellEnd"/>
            <w:r w:rsidRPr="00853EAB">
              <w:rPr>
                <w:rFonts w:ascii="Calibri" w:eastAsia="Times New Roman" w:hAnsi="Calibri" w:cs="Calibri"/>
              </w:rPr>
              <w:t xml:space="preserve"> practices and any form of cruel or inhumane treatment in our business activities worldwide.</w:t>
            </w:r>
          </w:p>
        </w:tc>
        <w:tc>
          <w:tcPr>
            <w:tcW w:w="6000" w:type="dxa"/>
          </w:tcPr>
          <w:p w14:paraId="034E08AB" w14:textId="77777777" w:rsidR="00D319D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職場環境</w:t>
            </w:r>
          </w:p>
          <w:p w14:paraId="63AF4230" w14:textId="5A4BFA69" w:rsidR="00D319D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当社は安全性と公正な労働</w:t>
            </w:r>
            <w:del w:id="91" w:author="Terano, Kumiko" w:date="2025-12-22T17:23:00Z" w16du:dateUtc="2025-12-22T08:23:00Z">
              <w:r w:rsidRPr="007B7848" w:rsidDel="00860AFC">
                <w:rPr>
                  <w:rFonts w:ascii="Calibri" w:eastAsia="Kozuka Gothic Pro R" w:hAnsi="Calibri" w:cs="MS UI Gothic" w:hint="eastAsia"/>
                  <w:lang w:eastAsia="ja-JP"/>
                </w:rPr>
                <w:delText>条件</w:delText>
              </w:r>
            </w:del>
            <w:ins w:id="92" w:author="Terano, Kumiko" w:date="2025-12-22T17:23:00Z" w16du:dateUtc="2025-12-22T08:23:00Z">
              <w:r w:rsidR="00860AFC">
                <w:rPr>
                  <w:rFonts w:ascii="Calibri" w:eastAsia="Kozuka Gothic Pro R" w:hAnsi="Calibri" w:cs="MS UI Gothic" w:hint="eastAsia"/>
                  <w:lang w:eastAsia="ja-JP"/>
                </w:rPr>
                <w:t>環境</w:t>
              </w:r>
            </w:ins>
            <w:r w:rsidRPr="007B7848">
              <w:rPr>
                <w:rFonts w:ascii="Calibri" w:eastAsia="Kozuka Gothic Pro R" w:hAnsi="Calibri" w:cs="MS UI Gothic"/>
                <w:lang w:eastAsia="ja-JP"/>
              </w:rPr>
              <w:t>を優先します。</w:t>
            </w:r>
          </w:p>
          <w:p w14:paraId="558B22E0" w14:textId="77777777" w:rsidR="00F472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事故または安全が脅かされるような状況は、すみやかにマネジメントに報告する必要があります。また、アボットは世界中の事業活動において、違法または不適切な労働慣行、さらには残酷・非人道的な扱いを防止・禁止するための措置を講じています。</w:t>
            </w:r>
          </w:p>
        </w:tc>
      </w:tr>
      <w:tr w:rsidR="002F1C3A" w:rsidRPr="00853EAB" w14:paraId="099BE36E" w14:textId="77777777" w:rsidTr="55887888">
        <w:tc>
          <w:tcPr>
            <w:tcW w:w="1353" w:type="dxa"/>
            <w:shd w:val="clear" w:color="auto" w:fill="C1E4F5" w:themeFill="accent1" w:themeFillTint="33"/>
            <w:tcMar>
              <w:top w:w="120" w:type="dxa"/>
              <w:left w:w="180" w:type="dxa"/>
              <w:bottom w:w="120" w:type="dxa"/>
              <w:right w:w="180" w:type="dxa"/>
            </w:tcMar>
            <w:hideMark/>
          </w:tcPr>
          <w:p w14:paraId="1FF1F7BB" w14:textId="77777777" w:rsidR="00B71E05" w:rsidRPr="00853EAB" w:rsidRDefault="00010AF3" w:rsidP="00B71E05">
            <w:pPr>
              <w:spacing w:before="30" w:after="30"/>
              <w:ind w:left="30" w:right="30"/>
              <w:rPr>
                <w:rFonts w:ascii="Calibri" w:eastAsia="Times New Roman" w:hAnsi="Calibri" w:cs="Calibri"/>
                <w:sz w:val="16"/>
              </w:rPr>
            </w:pPr>
            <w:hyperlink r:id="rId61" w:tgtFrame="_blank" w:history="1">
              <w:r w:rsidRPr="00853EAB">
                <w:rPr>
                  <w:rFonts w:ascii="Calibri" w:eastAsia="Times New Roman" w:hAnsi="Calibri" w:cs="Calibri"/>
                  <w:color w:val="0000FF"/>
                  <w:sz w:val="16"/>
                  <w:u w:val="single"/>
                </w:rPr>
                <w:t>Screen 11</w:t>
              </w:r>
            </w:hyperlink>
            <w:r w:rsidRPr="00853EAB">
              <w:rPr>
                <w:rFonts w:ascii="Calibri" w:eastAsia="Times New Roman" w:hAnsi="Calibri" w:cs="Calibri"/>
                <w:sz w:val="16"/>
              </w:rPr>
              <w:t xml:space="preserve"> </w:t>
            </w:r>
          </w:p>
          <w:p w14:paraId="20B98A84" w14:textId="77777777" w:rsidR="00B71E05" w:rsidRPr="00853EAB" w:rsidRDefault="00010AF3" w:rsidP="00B71E05">
            <w:pPr>
              <w:ind w:left="30" w:right="30"/>
              <w:rPr>
                <w:rFonts w:ascii="Calibri" w:eastAsia="Times New Roman" w:hAnsi="Calibri" w:cs="Calibri"/>
                <w:sz w:val="16"/>
              </w:rPr>
            </w:pPr>
            <w:hyperlink r:id="rId62" w:tgtFrame="_blank" w:history="1">
              <w:r w:rsidRPr="00853EAB">
                <w:rPr>
                  <w:rFonts w:ascii="Calibri" w:eastAsia="Times New Roman" w:hAnsi="Calibri" w:cs="Calibri"/>
                  <w:color w:val="0000FF"/>
                  <w:sz w:val="16"/>
                  <w:u w:val="single"/>
                </w:rPr>
                <w:t>26_C_12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03ABAB"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must view all content before moving forward.</w:t>
            </w:r>
          </w:p>
          <w:p w14:paraId="6CDD7E0F"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build trust through community, environment, and engagement.</w:t>
            </w:r>
          </w:p>
          <w:p w14:paraId="0839F579"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strive to give back to the communities where we operate and make a positive, lasting impact on people’s lives.</w:t>
            </w:r>
          </w:p>
          <w:p w14:paraId="328AC55A"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Abbott works to minimize its environmental footprint by reducing energy use and conserving natural resources.</w:t>
            </w:r>
          </w:p>
          <w:p w14:paraId="10C1CF7C"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also support appropriate political engagement and encourage community involvement across our global operations.</w:t>
            </w:r>
          </w:p>
          <w:p w14:paraId="76418DF4"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Community Involvement</w:t>
            </w:r>
          </w:p>
          <w:p w14:paraId="4BEFB589"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Environmental Responsibility</w:t>
            </w:r>
          </w:p>
          <w:p w14:paraId="46143830"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Political Contributions</w:t>
            </w:r>
          </w:p>
          <w:p w14:paraId="10BC671A" w14:textId="77777777" w:rsidR="00B71E0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Click each of the icons to learn more.</w:t>
            </w:r>
          </w:p>
        </w:tc>
        <w:tc>
          <w:tcPr>
            <w:tcW w:w="6000" w:type="dxa"/>
          </w:tcPr>
          <w:p w14:paraId="26CC05DF"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先に進む前に、すべての内容を確認しなければなりません。</w:t>
            </w:r>
          </w:p>
          <w:p w14:paraId="7C0A030A"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アボットは、コミュニティ、環境、従業員エンゲージメントを通じて信頼を築く企業です。</w:t>
            </w:r>
          </w:p>
          <w:p w14:paraId="27239E54"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私たちは事業を展開する地域社会に貢献し、人々の生活に前向きで持続的な影響をもたらすことを目指しています。</w:t>
            </w:r>
          </w:p>
          <w:p w14:paraId="1C7DD48F"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アボットは、エネルギー使用量の削減や自然資源の保全に努め、環境負荷の最小化に取り組んでいます。</w:t>
            </w:r>
          </w:p>
          <w:p w14:paraId="225035D6"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また、適切な形での政治的関与を支持し、世界各地の事業所において、従業員の地域社会への参加を奨励しています。</w:t>
            </w:r>
          </w:p>
          <w:p w14:paraId="7A2E1BF2"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地域社会への関与</w:t>
            </w:r>
          </w:p>
          <w:p w14:paraId="55F2FE83"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環境上の責任</w:t>
            </w:r>
          </w:p>
          <w:p w14:paraId="661ABB22"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政治献金</w:t>
            </w:r>
          </w:p>
          <w:p w14:paraId="2A89F57F" w14:textId="77777777" w:rsidR="00B71E0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詳細については、各アイコンをクリックしてください。</w:t>
            </w:r>
          </w:p>
        </w:tc>
      </w:tr>
      <w:tr w:rsidR="002F1C3A" w:rsidRPr="00853EAB" w14:paraId="51B0F776" w14:textId="77777777" w:rsidTr="55887888">
        <w:tc>
          <w:tcPr>
            <w:tcW w:w="1353" w:type="dxa"/>
            <w:shd w:val="clear" w:color="auto" w:fill="C1E4F5" w:themeFill="accent1" w:themeFillTint="33"/>
            <w:tcMar>
              <w:top w:w="120" w:type="dxa"/>
              <w:left w:w="180" w:type="dxa"/>
              <w:bottom w:w="120" w:type="dxa"/>
              <w:right w:w="180" w:type="dxa"/>
            </w:tcMar>
            <w:hideMark/>
          </w:tcPr>
          <w:p w14:paraId="3C70A1B7" w14:textId="77777777" w:rsidR="00671917" w:rsidRPr="00853EAB" w:rsidRDefault="00010AF3" w:rsidP="00671917">
            <w:pPr>
              <w:spacing w:before="30" w:after="30"/>
              <w:ind w:left="30" w:right="30"/>
              <w:rPr>
                <w:rFonts w:ascii="Calibri" w:eastAsia="Times New Roman" w:hAnsi="Calibri" w:cs="Calibri"/>
                <w:sz w:val="16"/>
              </w:rPr>
            </w:pPr>
            <w:hyperlink r:id="rId63" w:tgtFrame="_blank" w:history="1">
              <w:r w:rsidRPr="00853EAB">
                <w:rPr>
                  <w:rFonts w:ascii="Calibri" w:eastAsia="Times New Roman" w:hAnsi="Calibri" w:cs="Calibri"/>
                  <w:color w:val="0000FF"/>
                  <w:sz w:val="16"/>
                  <w:u w:val="single"/>
                </w:rPr>
                <w:t>Screen 11</w:t>
              </w:r>
            </w:hyperlink>
            <w:r w:rsidRPr="00853EAB">
              <w:rPr>
                <w:rFonts w:ascii="Calibri" w:eastAsia="Times New Roman" w:hAnsi="Calibri" w:cs="Calibri"/>
                <w:sz w:val="16"/>
              </w:rPr>
              <w:t xml:space="preserve"> </w:t>
            </w:r>
          </w:p>
          <w:p w14:paraId="47F8D082" w14:textId="77777777" w:rsidR="00671917" w:rsidRPr="00853EAB" w:rsidRDefault="00010AF3" w:rsidP="00671917">
            <w:pPr>
              <w:ind w:left="30" w:right="30"/>
              <w:rPr>
                <w:rFonts w:ascii="Calibri" w:eastAsia="Times New Roman" w:hAnsi="Calibri" w:cs="Calibri"/>
                <w:sz w:val="16"/>
              </w:rPr>
            </w:pPr>
            <w:hyperlink r:id="rId64" w:tgtFrame="_blank" w:history="1">
              <w:r w:rsidRPr="00853EAB">
                <w:rPr>
                  <w:rFonts w:ascii="Calibri" w:eastAsia="Times New Roman" w:hAnsi="Calibri" w:cs="Calibri"/>
                  <w:color w:val="0000FF"/>
                  <w:sz w:val="16"/>
                  <w:u w:val="single"/>
                </w:rPr>
                <w:t>27_C_12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63DBB3" w14:textId="77777777" w:rsidR="006719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COMMUNITY INVOLVEMENT</w:t>
            </w:r>
          </w:p>
          <w:p w14:paraId="24F03F04" w14:textId="77777777" w:rsidR="006719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support community well-being.</w:t>
            </w:r>
          </w:p>
          <w:p w14:paraId="2FAE3FE4" w14:textId="77777777" w:rsidR="006719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4AD5D396" w14:textId="77777777" w:rsidR="00671917"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0822FF75" w14:textId="2EEE984B" w:rsidR="006719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地域社会への</w:t>
            </w:r>
            <w:ins w:id="93" w:author="Terano, Kumiko" w:date="2025-12-22T17:23:00Z" w16du:dateUtc="2025-12-22T08:23:00Z">
              <w:r w:rsidR="00860AFC" w:rsidRPr="007B7848">
                <w:rPr>
                  <w:rFonts w:ascii="Calibri" w:eastAsia="Kozuka Gothic Pro R" w:hAnsi="Calibri" w:cs="MS UI Gothic"/>
                  <w:lang w:eastAsia="ja-JP"/>
                </w:rPr>
                <w:t>関与</w:t>
              </w:r>
            </w:ins>
            <w:del w:id="94" w:author="Terano, Kumiko" w:date="2025-12-22T17:23:00Z" w16du:dateUtc="2025-12-22T08:23:00Z">
              <w:r w:rsidRPr="007B7848" w:rsidDel="00860AFC">
                <w:rPr>
                  <w:rFonts w:ascii="Calibri" w:eastAsia="Kozuka Gothic Pro R" w:hAnsi="Calibri" w:cs="MS UI Gothic"/>
                  <w:lang w:eastAsia="ja-JP"/>
                </w:rPr>
                <w:delText>参加</w:delText>
              </w:r>
            </w:del>
          </w:p>
          <w:p w14:paraId="41AED670" w14:textId="77777777" w:rsidR="006719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私たちは地域社会のウェルビーイングを支援します。</w:t>
            </w:r>
          </w:p>
          <w:p w14:paraId="6B656399" w14:textId="77777777" w:rsidR="006719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では、製品、業務、そして行動を通じて地域社会のウェルビーイングを支える取り組みを行っています。私たちが暮らし、働く地域に貢献してきた長い歴史があり、健全な地域社会は成長すると信じています。</w:t>
            </w:r>
          </w:p>
          <w:p w14:paraId="2BAAC76A" w14:textId="77777777" w:rsidR="00671917"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事業運営、パートナーシップ、地域団体や社会的取り組みへの支援を通じて、私たちが事業を行うすべての場所で、前向きで持続的な影響を生み出すことを目指しています。</w:t>
            </w:r>
          </w:p>
        </w:tc>
      </w:tr>
      <w:tr w:rsidR="002F1C3A" w:rsidRPr="00853EAB" w14:paraId="0A9F86A9" w14:textId="77777777" w:rsidTr="55887888">
        <w:tc>
          <w:tcPr>
            <w:tcW w:w="1353" w:type="dxa"/>
            <w:shd w:val="clear" w:color="auto" w:fill="C1E4F5" w:themeFill="accent1" w:themeFillTint="33"/>
            <w:tcMar>
              <w:top w:w="120" w:type="dxa"/>
              <w:left w:w="180" w:type="dxa"/>
              <w:bottom w:w="120" w:type="dxa"/>
              <w:right w:w="180" w:type="dxa"/>
            </w:tcMar>
            <w:hideMark/>
          </w:tcPr>
          <w:p w14:paraId="0D124E6D" w14:textId="77777777" w:rsidR="003E5A36" w:rsidRPr="00853EAB" w:rsidRDefault="00010AF3" w:rsidP="003E5A36">
            <w:pPr>
              <w:spacing w:before="30" w:after="30"/>
              <w:ind w:left="30" w:right="30"/>
              <w:rPr>
                <w:rFonts w:ascii="Calibri" w:eastAsia="Times New Roman" w:hAnsi="Calibri" w:cs="Calibri"/>
                <w:sz w:val="16"/>
              </w:rPr>
            </w:pPr>
            <w:hyperlink r:id="rId65" w:tgtFrame="_blank" w:history="1">
              <w:r w:rsidRPr="00853EAB">
                <w:rPr>
                  <w:rFonts w:ascii="Calibri" w:eastAsia="Times New Roman" w:hAnsi="Calibri" w:cs="Calibri"/>
                  <w:color w:val="0000FF"/>
                  <w:sz w:val="16"/>
                  <w:u w:val="single"/>
                </w:rPr>
                <w:t>Screen 11</w:t>
              </w:r>
            </w:hyperlink>
            <w:r w:rsidRPr="00853EAB">
              <w:rPr>
                <w:rFonts w:ascii="Calibri" w:eastAsia="Times New Roman" w:hAnsi="Calibri" w:cs="Calibri"/>
                <w:sz w:val="16"/>
              </w:rPr>
              <w:t xml:space="preserve"> </w:t>
            </w:r>
          </w:p>
          <w:p w14:paraId="125755EF" w14:textId="77777777" w:rsidR="003E5A36" w:rsidRPr="00853EAB" w:rsidRDefault="00010AF3" w:rsidP="003E5A36">
            <w:pPr>
              <w:ind w:left="30" w:right="30"/>
              <w:rPr>
                <w:rFonts w:ascii="Calibri" w:eastAsia="Times New Roman" w:hAnsi="Calibri" w:cs="Calibri"/>
                <w:sz w:val="16"/>
              </w:rPr>
            </w:pPr>
            <w:hyperlink r:id="rId66" w:tgtFrame="_blank" w:history="1">
              <w:r w:rsidRPr="00853EAB">
                <w:rPr>
                  <w:rFonts w:ascii="Calibri" w:eastAsia="Times New Roman" w:hAnsi="Calibri" w:cs="Calibri"/>
                  <w:color w:val="0000FF"/>
                  <w:sz w:val="16"/>
                  <w:u w:val="single"/>
                </w:rPr>
                <w:t>28_C_12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887D5A" w14:textId="77777777" w:rsidR="003E5A3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ENVIRONMENTAL RESPONSIBILITY</w:t>
            </w:r>
          </w:p>
          <w:p w14:paraId="7E3DC321" w14:textId="77777777" w:rsidR="003E5A3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take part in sustainable development and work to reduce our impact on the environment.</w:t>
            </w:r>
          </w:p>
          <w:p w14:paraId="2273B63C" w14:textId="77777777" w:rsidR="003E5A3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work to protect the environment in everything we do—from how we source materials to how we make, ship, and use our products.</w:t>
            </w:r>
          </w:p>
          <w:p w14:paraId="4C22EF57" w14:textId="77777777" w:rsidR="003E5A3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7344CABF" w14:textId="7121101D" w:rsidR="003E5A3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環境</w:t>
            </w:r>
            <w:ins w:id="95" w:author="Terano, Kumiko" w:date="2025-12-22T17:23:00Z" w16du:dateUtc="2025-12-22T08:23:00Z">
              <w:r w:rsidR="00860AFC">
                <w:rPr>
                  <w:rFonts w:ascii="Calibri" w:eastAsia="Kozuka Gothic Pro R" w:hAnsi="Calibri" w:cs="MS UI Gothic" w:hint="eastAsia"/>
                  <w:lang w:eastAsia="ja-JP"/>
                </w:rPr>
                <w:t>上の</w:t>
              </w:r>
            </w:ins>
            <w:r w:rsidRPr="007B7848">
              <w:rPr>
                <w:rFonts w:ascii="Calibri" w:eastAsia="Kozuka Gothic Pro R" w:hAnsi="Calibri" w:cs="MS UI Gothic"/>
                <w:lang w:eastAsia="ja-JP"/>
              </w:rPr>
              <w:t>責任</w:t>
            </w:r>
          </w:p>
          <w:p w14:paraId="3123020A" w14:textId="77777777" w:rsidR="003E5A3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当社は持続可能な開発に参加し、環境への影響を軽減するよう取り組んでいます。</w:t>
            </w:r>
          </w:p>
          <w:p w14:paraId="27120ED4" w14:textId="77777777" w:rsidR="003E5A3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当社は、原材料の調達方法から、製品の製造、輸送、使用に至るまで、あらゆる活動において環境保護に配慮しています。</w:t>
            </w:r>
          </w:p>
          <w:p w14:paraId="7ACFA2A5" w14:textId="77777777" w:rsidR="003E5A3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エネルギーと天然資源の使用量を削減する措置を講じています。職場や地域社会におけるクリーンエネルギープロジェクトをサポートしています。廃棄物を減らし、リサイクルを増やし、環境リスクを下げる方法を模索しています。また、当社は事業運営に適用される環境法や規制に従います。</w:t>
            </w:r>
          </w:p>
        </w:tc>
      </w:tr>
      <w:tr w:rsidR="002F1C3A" w:rsidRPr="00CD44F0" w14:paraId="026AD79A" w14:textId="77777777" w:rsidTr="55887888">
        <w:tc>
          <w:tcPr>
            <w:tcW w:w="1353" w:type="dxa"/>
            <w:shd w:val="clear" w:color="auto" w:fill="C1E4F5" w:themeFill="accent1" w:themeFillTint="33"/>
            <w:tcMar>
              <w:top w:w="120" w:type="dxa"/>
              <w:left w:w="180" w:type="dxa"/>
              <w:bottom w:w="120" w:type="dxa"/>
              <w:right w:w="180" w:type="dxa"/>
            </w:tcMar>
            <w:hideMark/>
          </w:tcPr>
          <w:p w14:paraId="24FDB878" w14:textId="77777777" w:rsidR="00B93BBE" w:rsidRPr="00853EAB" w:rsidRDefault="00010AF3" w:rsidP="00B93BBE">
            <w:pPr>
              <w:spacing w:before="30" w:after="30"/>
              <w:ind w:left="30" w:right="30"/>
              <w:rPr>
                <w:rFonts w:ascii="Calibri" w:eastAsia="Times New Roman" w:hAnsi="Calibri" w:cs="Calibri"/>
                <w:sz w:val="16"/>
              </w:rPr>
            </w:pPr>
            <w:hyperlink r:id="rId67" w:tgtFrame="_blank" w:history="1">
              <w:r w:rsidRPr="00853EAB">
                <w:rPr>
                  <w:rFonts w:ascii="Calibri" w:eastAsia="Times New Roman" w:hAnsi="Calibri" w:cs="Calibri"/>
                  <w:color w:val="0000FF"/>
                  <w:sz w:val="16"/>
                  <w:u w:val="single"/>
                </w:rPr>
                <w:t>Screen 11</w:t>
              </w:r>
            </w:hyperlink>
            <w:r w:rsidRPr="00853EAB">
              <w:rPr>
                <w:rFonts w:ascii="Calibri" w:eastAsia="Times New Roman" w:hAnsi="Calibri" w:cs="Calibri"/>
                <w:sz w:val="16"/>
              </w:rPr>
              <w:t xml:space="preserve"> </w:t>
            </w:r>
          </w:p>
          <w:p w14:paraId="349A9A7A" w14:textId="77777777" w:rsidR="00B93BBE" w:rsidRPr="00853EAB" w:rsidRDefault="00010AF3" w:rsidP="00B93BBE">
            <w:pPr>
              <w:ind w:left="30" w:right="30"/>
              <w:rPr>
                <w:rFonts w:ascii="Calibri" w:eastAsia="Times New Roman" w:hAnsi="Calibri" w:cs="Calibri"/>
                <w:sz w:val="16"/>
              </w:rPr>
            </w:pPr>
            <w:hyperlink r:id="rId68" w:tgtFrame="_blank" w:history="1">
              <w:r w:rsidRPr="00853EAB">
                <w:rPr>
                  <w:rFonts w:ascii="Calibri" w:eastAsia="Times New Roman" w:hAnsi="Calibri" w:cs="Calibri"/>
                  <w:color w:val="0000FF"/>
                  <w:sz w:val="16"/>
                  <w:u w:val="single"/>
                </w:rPr>
                <w:t>29_C_12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250DB8" w14:textId="77777777" w:rsidR="00B93BB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POLITICAL CONTRIBUTIONS</w:t>
            </w:r>
          </w:p>
          <w:p w14:paraId="6A8C05B0" w14:textId="77777777" w:rsidR="00B93BB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encourage appropriate engagement in the political process and support community involvement.</w:t>
            </w:r>
          </w:p>
          <w:p w14:paraId="18C31379" w14:textId="77777777" w:rsidR="00B93BB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Abbott supports public policies that align with our mission and values. When appropriate, we may also support political candidates or interest groups.</w:t>
            </w:r>
          </w:p>
          <w:p w14:paraId="0ECEB6F7" w14:textId="77777777" w:rsidR="00B93BB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2B4DE970" w14:textId="77777777" w:rsidR="00B93BB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政治献金</w:t>
            </w:r>
          </w:p>
          <w:p w14:paraId="67014101" w14:textId="77777777" w:rsidR="00B93BB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当社は政治的プロセスにおける適切な参加を奨励し、地域社会への関与を支援します。</w:t>
            </w:r>
          </w:p>
          <w:p w14:paraId="3627C2F8" w14:textId="77777777" w:rsidR="00B93BB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アボットは、当社の使命と価値観に一致する公共政策をサポートします。必要に応じて、政治候補者または利益団体をサポートする場合もあります。</w:t>
            </w:r>
          </w:p>
          <w:p w14:paraId="2E6F6462" w14:textId="78478786" w:rsidR="00B93BBE" w:rsidRPr="007B7848" w:rsidRDefault="00010AF3" w:rsidP="007B7848">
            <w:pPr>
              <w:spacing w:before="100" w:beforeAutospacing="1" w:after="100" w:afterAutospacing="1"/>
              <w:ind w:left="30" w:right="30"/>
              <w:rPr>
                <w:rFonts w:ascii="Calibri" w:eastAsia="Kozuka Gothic Pro R" w:hAnsi="Calibri" w:cs="Calibri"/>
                <w:lang w:eastAsia="ja-JP"/>
              </w:rPr>
            </w:pPr>
            <w:del w:id="96" w:author="Terano, Kumiko" w:date="2025-12-22T17:24:00Z" w16du:dateUtc="2025-12-22T08:24:00Z">
              <w:r w:rsidRPr="007B7848" w:rsidDel="00E12C62">
                <w:rPr>
                  <w:rFonts w:ascii="Calibri" w:eastAsia="Kozuka Gothic Pro R" w:hAnsi="Calibri" w:cs="MS UI Gothic" w:hint="eastAsia"/>
                  <w:lang w:eastAsia="ja-JP"/>
                </w:rPr>
                <w:delText>会社</w:delText>
              </w:r>
            </w:del>
            <w:ins w:id="97" w:author="Terano, Kumiko" w:date="2025-12-22T17:24:00Z" w16du:dateUtc="2025-12-22T08:24:00Z">
              <w:r w:rsidR="00E12C62">
                <w:rPr>
                  <w:rFonts w:ascii="Calibri" w:eastAsia="Kozuka Gothic Pro R" w:hAnsi="Calibri" w:cs="MS UI Gothic" w:hint="eastAsia"/>
                  <w:lang w:eastAsia="ja-JP"/>
                </w:rPr>
                <w:t>企業</w:t>
              </w:r>
            </w:ins>
            <w:r w:rsidRPr="007B7848">
              <w:rPr>
                <w:rFonts w:ascii="Calibri" w:eastAsia="Kozuka Gothic Pro R" w:hAnsi="Calibri" w:cs="MS UI Gothic"/>
                <w:lang w:eastAsia="ja-JP"/>
              </w:rPr>
              <w:t>による政治献金に関する法律は複雑</w:t>
            </w:r>
            <w:del w:id="98" w:author="Terano, Kumiko" w:date="2025-12-22T17:24:00Z" w16du:dateUtc="2025-12-22T08:24:00Z">
              <w:r w:rsidRPr="007B7848" w:rsidDel="00E12C62">
                <w:rPr>
                  <w:rFonts w:ascii="Calibri" w:eastAsia="Kozuka Gothic Pro R" w:hAnsi="Calibri" w:cs="MS UI Gothic" w:hint="eastAsia"/>
                  <w:lang w:eastAsia="ja-JP"/>
                </w:rPr>
                <w:delText>で</w:delText>
              </w:r>
            </w:del>
            <w:ins w:id="99" w:author="Terano, Kumiko" w:date="2025-12-22T17:24:00Z" w16du:dateUtc="2025-12-22T08:24:00Z">
              <w:r w:rsidR="00E12C62">
                <w:rPr>
                  <w:rFonts w:ascii="Calibri" w:eastAsia="Kozuka Gothic Pro R" w:hAnsi="Calibri" w:cs="MS UI Gothic" w:hint="eastAsia"/>
                  <w:lang w:eastAsia="ja-JP"/>
                </w:rPr>
                <w:t>な</w:t>
              </w:r>
            </w:ins>
            <w:del w:id="100" w:author="Terano, Kumiko" w:date="2025-12-22T17:24:00Z" w16du:dateUtc="2025-12-22T08:24:00Z">
              <w:r w:rsidRPr="007B7848" w:rsidDel="00E12C62">
                <w:rPr>
                  <w:rFonts w:ascii="Calibri" w:eastAsia="Kozuka Gothic Pro R" w:hAnsi="Calibri" w:cs="MS UI Gothic"/>
                  <w:lang w:eastAsia="ja-JP"/>
                </w:rPr>
                <w:delText>ある</w:delText>
              </w:r>
            </w:del>
            <w:r w:rsidRPr="007B7848">
              <w:rPr>
                <w:rFonts w:ascii="Calibri" w:eastAsia="Kozuka Gothic Pro R" w:hAnsi="Calibri" w:cs="MS UI Gothic"/>
                <w:lang w:eastAsia="ja-JP"/>
              </w:rPr>
              <w:t>ため、アボットの資金</w:t>
            </w:r>
            <w:ins w:id="101" w:author="Terano, Kumiko" w:date="2025-12-22T17:24:00Z" w16du:dateUtc="2025-12-22T08:24:00Z">
              <w:r w:rsidR="00A0639B">
                <w:rPr>
                  <w:rFonts w:ascii="Calibri" w:eastAsia="Kozuka Gothic Pro R" w:hAnsi="Calibri" w:cs="MS UI Gothic" w:hint="eastAsia"/>
                  <w:lang w:eastAsia="ja-JP"/>
                </w:rPr>
                <w:t>を使用</w:t>
              </w:r>
            </w:ins>
            <w:ins w:id="102" w:author="Terano, Kumiko" w:date="2025-12-22T17:26:00Z" w16du:dateUtc="2025-12-22T08:26:00Z">
              <w:r w:rsidR="00250D8D">
                <w:rPr>
                  <w:rFonts w:ascii="Calibri" w:eastAsia="Kozuka Gothic Pro R" w:hAnsi="Calibri" w:cs="MS UI Gothic" w:hint="eastAsia"/>
                  <w:lang w:eastAsia="ja-JP"/>
                </w:rPr>
                <w:t>する</w:t>
              </w:r>
            </w:ins>
            <w:ins w:id="103" w:author="Terano, Kumiko" w:date="2025-12-22T17:24:00Z" w16du:dateUtc="2025-12-22T08:24:00Z">
              <w:r w:rsidR="00A0639B">
                <w:rPr>
                  <w:rFonts w:ascii="Calibri" w:eastAsia="Kozuka Gothic Pro R" w:hAnsi="Calibri" w:cs="MS UI Gothic" w:hint="eastAsia"/>
                  <w:lang w:eastAsia="ja-JP"/>
                </w:rPr>
                <w:t>献金、</w:t>
              </w:r>
            </w:ins>
            <w:del w:id="104" w:author="Terano, Kumiko" w:date="2025-12-22T17:24:00Z" w16du:dateUtc="2025-12-22T08:24:00Z">
              <w:r w:rsidRPr="007B7848" w:rsidDel="00A0639B">
                <w:rPr>
                  <w:rFonts w:ascii="Calibri" w:eastAsia="Kozuka Gothic Pro R" w:hAnsi="Calibri" w:cs="MS UI Gothic"/>
                  <w:lang w:eastAsia="ja-JP"/>
                </w:rPr>
                <w:delText>の使用、</w:delText>
              </w:r>
            </w:del>
            <w:r w:rsidRPr="007B7848">
              <w:rPr>
                <w:rFonts w:ascii="Calibri" w:eastAsia="Kozuka Gothic Pro R" w:hAnsi="Calibri" w:cs="MS UI Gothic"/>
                <w:lang w:eastAsia="ja-JP"/>
              </w:rPr>
              <w:t>またはアボットに代わって行われ</w:t>
            </w:r>
            <w:del w:id="105" w:author="Terano, Kumiko" w:date="2025-12-22T17:25:00Z" w16du:dateUtc="2025-12-22T08:25:00Z">
              <w:r w:rsidRPr="007B7848" w:rsidDel="00A0639B">
                <w:rPr>
                  <w:rFonts w:ascii="Calibri" w:eastAsia="Kozuka Gothic Pro R" w:hAnsi="Calibri" w:cs="MS UI Gothic" w:hint="eastAsia"/>
                  <w:lang w:eastAsia="ja-JP"/>
                </w:rPr>
                <w:delText>た</w:delText>
              </w:r>
            </w:del>
            <w:ins w:id="106" w:author="Terano, Kumiko" w:date="2025-12-22T17:25:00Z" w16du:dateUtc="2025-12-22T08:25:00Z">
              <w:r w:rsidR="00A0639B">
                <w:rPr>
                  <w:rFonts w:ascii="Calibri" w:eastAsia="Kozuka Gothic Pro R" w:hAnsi="Calibri" w:cs="MS UI Gothic" w:hint="eastAsia"/>
                  <w:lang w:eastAsia="ja-JP"/>
                </w:rPr>
                <w:t>る</w:t>
              </w:r>
            </w:ins>
            <w:r w:rsidRPr="007B7848">
              <w:rPr>
                <w:rFonts w:ascii="Calibri" w:eastAsia="Kozuka Gothic Pro R" w:hAnsi="Calibri" w:cs="MS UI Gothic"/>
                <w:lang w:eastAsia="ja-JP"/>
              </w:rPr>
              <w:t>献金は、</w:t>
            </w:r>
            <w:ins w:id="107" w:author="Terano, Kumiko" w:date="2025-12-22T17:26:00Z" w16du:dateUtc="2025-12-22T08:26:00Z">
              <w:r w:rsidR="00CD44F0">
                <w:rPr>
                  <w:rFonts w:ascii="Calibri" w:eastAsia="Kozuka Gothic Pro R" w:hAnsi="Calibri" w:cs="MS UI Gothic" w:hint="eastAsia"/>
                  <w:lang w:eastAsia="ja-JP"/>
                </w:rPr>
                <w:t>事前に、</w:t>
              </w:r>
            </w:ins>
            <w:r w:rsidRPr="007B7848">
              <w:rPr>
                <w:rFonts w:ascii="Calibri" w:eastAsia="Kozuka Gothic Pro R" w:hAnsi="Calibri" w:cs="MS UI Gothic"/>
                <w:lang w:eastAsia="ja-JP"/>
              </w:rPr>
              <w:t>まず</w:t>
            </w:r>
            <w:ins w:id="108" w:author="Terano, Kumiko" w:date="2025-12-22T17:25:00Z" w16du:dateUtc="2025-12-22T08:25:00Z">
              <w:r w:rsidR="0004617A">
                <w:rPr>
                  <w:rFonts w:ascii="Calibri" w:eastAsia="Kozuka Gothic Pro R" w:hAnsi="Calibri" w:cs="MS UI Gothic" w:hint="eastAsia"/>
                  <w:lang w:eastAsia="ja-JP"/>
                </w:rPr>
                <w:t>最初に</w:t>
              </w:r>
            </w:ins>
            <w:r w:rsidRPr="007B7848">
              <w:rPr>
                <w:rFonts w:ascii="Calibri" w:eastAsia="Kozuka Gothic Pro R" w:hAnsi="Calibri" w:cs="MS UI Gothic"/>
                <w:lang w:eastAsia="ja-JP"/>
              </w:rPr>
              <w:t>法務部の審査を受ける必要があります。</w:t>
            </w:r>
          </w:p>
        </w:tc>
      </w:tr>
      <w:tr w:rsidR="002F1C3A" w:rsidRPr="00853EAB" w14:paraId="334917D7" w14:textId="77777777" w:rsidTr="55887888">
        <w:tc>
          <w:tcPr>
            <w:tcW w:w="1353" w:type="dxa"/>
            <w:shd w:val="clear" w:color="auto" w:fill="C1E4F5" w:themeFill="accent1" w:themeFillTint="33"/>
            <w:tcMar>
              <w:top w:w="120" w:type="dxa"/>
              <w:left w:w="180" w:type="dxa"/>
              <w:bottom w:w="120" w:type="dxa"/>
              <w:right w:w="180" w:type="dxa"/>
            </w:tcMar>
            <w:hideMark/>
          </w:tcPr>
          <w:p w14:paraId="57DDD3CF" w14:textId="77777777" w:rsidR="00BB2193" w:rsidRPr="00853EAB" w:rsidRDefault="00010AF3" w:rsidP="00BB2193">
            <w:pPr>
              <w:spacing w:before="30" w:after="30"/>
              <w:ind w:left="30" w:right="30"/>
              <w:rPr>
                <w:rFonts w:ascii="Calibri" w:eastAsia="Times New Roman" w:hAnsi="Calibri" w:cs="Calibri"/>
                <w:sz w:val="16"/>
              </w:rPr>
            </w:pPr>
            <w:hyperlink r:id="rId69"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74139420" w14:textId="77777777" w:rsidR="00BB2193" w:rsidRPr="00853EAB" w:rsidRDefault="00010AF3" w:rsidP="00BB2193">
            <w:pPr>
              <w:ind w:left="30" w:right="30"/>
              <w:rPr>
                <w:rFonts w:ascii="Calibri" w:eastAsia="Times New Roman" w:hAnsi="Calibri" w:cs="Calibri"/>
                <w:sz w:val="16"/>
              </w:rPr>
            </w:pPr>
            <w:hyperlink r:id="rId70" w:tgtFrame="_blank" w:history="1">
              <w:r w:rsidRPr="00853EAB">
                <w:rPr>
                  <w:rFonts w:ascii="Calibri" w:eastAsia="Times New Roman" w:hAnsi="Calibri" w:cs="Calibri"/>
                  <w:color w:val="0000FF"/>
                  <w:sz w:val="16"/>
                  <w:u w:val="single"/>
                </w:rPr>
                <w:t>30_C_13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267DFF"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must view all content before moving forward.</w:t>
            </w:r>
          </w:p>
          <w:p w14:paraId="15BC688B"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are committed to doing business honestly and keeping our promises in all areas of our work.</w:t>
            </w:r>
          </w:p>
          <w:p w14:paraId="78036C37"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365B8460"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Fair Dealing</w:t>
            </w:r>
          </w:p>
          <w:p w14:paraId="6FF21D3B"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Avoiding Conflicts of Interest I</w:t>
            </w:r>
          </w:p>
          <w:p w14:paraId="36584FC7"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Avoiding Conflicts of Interest I</w:t>
            </w:r>
            <w:r w:rsidR="00380CFE" w:rsidRPr="00853EAB">
              <w:rPr>
                <w:rFonts w:ascii="Calibri" w:eastAsia="Times New Roman" w:hAnsi="Calibri" w:cs="Calibri"/>
              </w:rPr>
              <w:t>I</w:t>
            </w:r>
          </w:p>
          <w:p w14:paraId="74F95C22"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Protection of Abbott Assets &amp; Reputation</w:t>
            </w:r>
          </w:p>
          <w:p w14:paraId="1D507233"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Confidential Information</w:t>
            </w:r>
          </w:p>
          <w:p w14:paraId="3239CD18"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Anti-bribery</w:t>
            </w:r>
          </w:p>
          <w:p w14:paraId="6E7DDEE4"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Gifts, Meals &amp; Entertainment</w:t>
            </w:r>
          </w:p>
          <w:p w14:paraId="6DDCD47A"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Accurate Books and Records</w:t>
            </w:r>
          </w:p>
          <w:p w14:paraId="4BD02BB4"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Compliance with Laws</w:t>
            </w:r>
          </w:p>
          <w:p w14:paraId="0C297B13"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Fair Competition</w:t>
            </w:r>
          </w:p>
          <w:p w14:paraId="2E6343D9" w14:textId="77777777" w:rsidR="00BB2193"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Click each of the icons to learn more.</w:t>
            </w:r>
          </w:p>
        </w:tc>
        <w:tc>
          <w:tcPr>
            <w:tcW w:w="6000" w:type="dxa"/>
          </w:tcPr>
          <w:p w14:paraId="312E9B4C"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先に進む前に、すべての内容を確認しなければなりません。</w:t>
            </w:r>
          </w:p>
          <w:p w14:paraId="640886AD"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アボットは、誠実に事業を行い、あらゆる業務領域で約束を守ることに取り組んでいます。</w:t>
            </w:r>
          </w:p>
          <w:p w14:paraId="36239368"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利益相反に対処する場合は、自分自身の利益よりもアボットの利益を優先します。また、アボットの資産と評判を守り、機密情報を適切に保護し、個人情報を共有するすべての人々のプライバシーを尊重します。</w:t>
            </w:r>
          </w:p>
          <w:p w14:paraId="0DDAE097"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公正な取引</w:t>
            </w:r>
          </w:p>
          <w:p w14:paraId="20E6B23C"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利益相反の回避</w:t>
            </w:r>
            <w:r w:rsidRPr="007B7848">
              <w:rPr>
                <w:rFonts w:ascii="Calibri" w:eastAsia="Kozuka Gothic Pro R" w:hAnsi="Calibri" w:cs="MS UI Gothic"/>
                <w:lang w:eastAsia="ja-JP"/>
              </w:rPr>
              <w:t xml:space="preserve"> I</w:t>
            </w:r>
          </w:p>
          <w:p w14:paraId="4D50762C"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利益相反の回避</w:t>
            </w:r>
            <w:r w:rsidRPr="007B7848">
              <w:rPr>
                <w:rFonts w:ascii="Calibri" w:eastAsia="Kozuka Gothic Pro R" w:hAnsi="Calibri" w:cs="MS UI Gothic"/>
                <w:lang w:eastAsia="ja-JP"/>
              </w:rPr>
              <w:t xml:space="preserve"> II</w:t>
            </w:r>
          </w:p>
          <w:p w14:paraId="22D24FAD"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アボットの資産と評判の保護</w:t>
            </w:r>
          </w:p>
          <w:p w14:paraId="79476394"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zh-TW"/>
              </w:rPr>
            </w:pPr>
            <w:r w:rsidRPr="007B7848">
              <w:rPr>
                <w:rFonts w:ascii="Calibri" w:eastAsia="Kozuka Gothic Pro R" w:hAnsi="Calibri" w:cs="MS UI Gothic"/>
                <w:lang w:eastAsia="zh-TW"/>
              </w:rPr>
              <w:t>機密情報</w:t>
            </w:r>
          </w:p>
          <w:p w14:paraId="42C42CC3" w14:textId="78C9C76F" w:rsidR="00BB2193" w:rsidRPr="007B7848" w:rsidRDefault="00010AF3" w:rsidP="007B7848">
            <w:pPr>
              <w:spacing w:before="100" w:beforeAutospacing="1" w:after="100" w:afterAutospacing="1"/>
              <w:ind w:left="30" w:right="30"/>
              <w:rPr>
                <w:rFonts w:ascii="Calibri" w:eastAsia="Kozuka Gothic Pro R" w:hAnsi="Calibri" w:cs="Calibri"/>
                <w:lang w:eastAsia="zh-TW"/>
              </w:rPr>
            </w:pPr>
            <w:r w:rsidRPr="007B7848">
              <w:rPr>
                <w:rFonts w:ascii="Calibri" w:eastAsia="Kozuka Gothic Pro R" w:hAnsi="Calibri" w:cs="MS UI Gothic"/>
                <w:lang w:eastAsia="zh-TW"/>
              </w:rPr>
              <w:t>贈</w:t>
            </w:r>
            <w:ins w:id="109" w:author="Nakano, Kimiko" w:date="2025-12-16T12:38:00Z" w16du:dateUtc="2025-12-16T03:38:00Z">
              <w:r w:rsidR="009714D0">
                <w:rPr>
                  <w:rFonts w:ascii="Calibri" w:eastAsia="Kozuka Gothic Pro R" w:hAnsi="Calibri" w:cs="MS UI Gothic" w:hint="eastAsia"/>
                  <w:lang w:eastAsia="ja-JP"/>
                </w:rPr>
                <w:t>収</w:t>
              </w:r>
            </w:ins>
            <w:r w:rsidRPr="007B7848">
              <w:rPr>
                <w:rFonts w:ascii="Calibri" w:eastAsia="Kozuka Gothic Pro R" w:hAnsi="Calibri" w:cs="MS UI Gothic"/>
                <w:lang w:eastAsia="zh-TW"/>
              </w:rPr>
              <w:t>賄防止</w:t>
            </w:r>
          </w:p>
          <w:p w14:paraId="7AF60263" w14:textId="127C1C46" w:rsidR="00BB2193" w:rsidRPr="007B7848" w:rsidRDefault="00010AF3" w:rsidP="007B7848">
            <w:pPr>
              <w:spacing w:before="100" w:beforeAutospacing="1" w:after="100" w:afterAutospacing="1"/>
              <w:ind w:left="30" w:right="30"/>
              <w:rPr>
                <w:rFonts w:ascii="Calibri" w:eastAsia="Kozuka Gothic Pro R" w:hAnsi="Calibri" w:cs="Calibri"/>
                <w:lang w:eastAsia="zh-TW"/>
              </w:rPr>
            </w:pPr>
            <w:r w:rsidRPr="007B7848">
              <w:rPr>
                <w:rFonts w:ascii="Calibri" w:eastAsia="Kozuka Gothic Pro R" w:hAnsi="Calibri" w:cs="MS UI Gothic"/>
                <w:lang w:eastAsia="zh-TW"/>
              </w:rPr>
              <w:t>贈</w:t>
            </w:r>
            <w:ins w:id="110" w:author="Nakano, Kimiko" w:date="2025-12-16T11:26:00Z" w16du:dateUtc="2025-12-16T02:26:00Z">
              <w:r w:rsidR="004C7F3D">
                <w:rPr>
                  <w:rFonts w:ascii="Calibri" w:eastAsia="Kozuka Gothic Pro R" w:hAnsi="Calibri" w:cs="MS UI Gothic" w:hint="eastAsia"/>
                  <w:lang w:eastAsia="ja-JP"/>
                </w:rPr>
                <w:t>物</w:t>
              </w:r>
            </w:ins>
            <w:del w:id="111" w:author="Nakano, Kimiko" w:date="2025-12-16T11:26:00Z" w16du:dateUtc="2025-12-16T02:26:00Z">
              <w:r w:rsidRPr="007B7848" w:rsidDel="004C7F3D">
                <w:rPr>
                  <w:rFonts w:ascii="Calibri" w:eastAsia="Kozuka Gothic Pro R" w:hAnsi="Calibri" w:cs="MS UI Gothic"/>
                  <w:lang w:eastAsia="zh-TW"/>
                </w:rPr>
                <w:delText>答品</w:delText>
              </w:r>
            </w:del>
            <w:r w:rsidRPr="007B7848">
              <w:rPr>
                <w:rFonts w:ascii="Calibri" w:eastAsia="Kozuka Gothic Pro R" w:hAnsi="Calibri" w:cs="MS UI Gothic"/>
                <w:lang w:eastAsia="zh-TW"/>
              </w:rPr>
              <w:t>、食事、</w:t>
            </w:r>
            <w:ins w:id="112" w:author="Nakano, Kimiko" w:date="2025-12-16T11:26:00Z" w16du:dateUtc="2025-12-16T02:26:00Z">
              <w:r w:rsidR="004C7F3D">
                <w:rPr>
                  <w:rFonts w:ascii="Calibri" w:eastAsia="Kozuka Gothic Pro R" w:hAnsi="Calibri" w:cs="MS UI Gothic" w:hint="eastAsia"/>
                  <w:lang w:eastAsia="ja-JP"/>
                </w:rPr>
                <w:t>娯楽</w:t>
              </w:r>
            </w:ins>
            <w:del w:id="113" w:author="Nakano, Kimiko" w:date="2025-12-16T11:26:00Z" w16du:dateUtc="2025-12-16T02:26:00Z">
              <w:r w:rsidRPr="007B7848" w:rsidDel="004C7F3D">
                <w:rPr>
                  <w:rFonts w:ascii="Calibri" w:eastAsia="Kozuka Gothic Pro R" w:hAnsi="Calibri" w:cs="MS UI Gothic"/>
                  <w:lang w:eastAsia="zh-TW"/>
                </w:rPr>
                <w:delText>接待</w:delText>
              </w:r>
            </w:del>
          </w:p>
          <w:p w14:paraId="4AC69018"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正確な記帳と記録</w:t>
            </w:r>
          </w:p>
          <w:p w14:paraId="3E92B393"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法律の遵守</w:t>
            </w:r>
          </w:p>
          <w:p w14:paraId="1CFFD37D"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公正な競争</w:t>
            </w:r>
          </w:p>
          <w:p w14:paraId="1D612805" w14:textId="77777777" w:rsidR="00BB2193"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詳細については、各アイコンをクリックしてください。</w:t>
            </w:r>
          </w:p>
        </w:tc>
      </w:tr>
      <w:tr w:rsidR="002F1C3A" w:rsidRPr="00853EAB" w14:paraId="6390C15F" w14:textId="77777777" w:rsidTr="55887888">
        <w:tc>
          <w:tcPr>
            <w:tcW w:w="1353" w:type="dxa"/>
            <w:shd w:val="clear" w:color="auto" w:fill="C1E4F5" w:themeFill="accent1" w:themeFillTint="33"/>
            <w:tcMar>
              <w:top w:w="120" w:type="dxa"/>
              <w:left w:w="180" w:type="dxa"/>
              <w:bottom w:w="120" w:type="dxa"/>
              <w:right w:w="180" w:type="dxa"/>
            </w:tcMar>
            <w:hideMark/>
          </w:tcPr>
          <w:p w14:paraId="16246CA6" w14:textId="77777777" w:rsidR="007A2786" w:rsidRPr="00853EAB" w:rsidRDefault="00010AF3" w:rsidP="007A2786">
            <w:pPr>
              <w:spacing w:before="30" w:after="30"/>
              <w:ind w:left="30" w:right="30"/>
              <w:rPr>
                <w:rFonts w:ascii="Calibri" w:eastAsia="Times New Roman" w:hAnsi="Calibri" w:cs="Calibri"/>
                <w:sz w:val="16"/>
              </w:rPr>
            </w:pPr>
            <w:hyperlink r:id="rId71"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0E68D21B" w14:textId="77777777" w:rsidR="007A2786" w:rsidRPr="00853EAB" w:rsidRDefault="00010AF3" w:rsidP="007A2786">
            <w:pPr>
              <w:ind w:left="30" w:right="30"/>
              <w:rPr>
                <w:rFonts w:ascii="Calibri" w:eastAsia="Times New Roman" w:hAnsi="Calibri" w:cs="Calibri"/>
                <w:sz w:val="16"/>
              </w:rPr>
            </w:pPr>
            <w:hyperlink r:id="rId72" w:tgtFrame="_blank" w:history="1">
              <w:r w:rsidRPr="00853EAB">
                <w:rPr>
                  <w:rFonts w:ascii="Calibri" w:eastAsia="Times New Roman" w:hAnsi="Calibri" w:cs="Calibri"/>
                  <w:color w:val="0000FF"/>
                  <w:sz w:val="16"/>
                  <w:u w:val="single"/>
                </w:rPr>
                <w:t>31_C_13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511951" w14:textId="77777777" w:rsidR="007A278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FAIR DEALING</w:t>
            </w:r>
          </w:p>
          <w:p w14:paraId="50452B84" w14:textId="77777777" w:rsidR="007A278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conduct business with integrity and follow through on our commitments in every aspect of our work.</w:t>
            </w:r>
          </w:p>
          <w:p w14:paraId="08A340CC" w14:textId="77777777" w:rsidR="007A2786"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79F97D6A" w14:textId="77777777" w:rsidR="007A278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公正な取引</w:t>
            </w:r>
          </w:p>
          <w:p w14:paraId="734D4B42" w14:textId="77777777" w:rsidR="007A278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当社は誠実に事業に従事し、あらゆる業務領域において約束を確実に果たします。</w:t>
            </w:r>
          </w:p>
          <w:p w14:paraId="774D17A3" w14:textId="77777777" w:rsidR="007A2786"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一人ひとりが、自分の業務および役割において行う判断に責任を負っています。同僚、顧客、サプライヤー、医療専門家、競合他社、その他の関係者など、どのような相手との専門的なやり取りにおいても、アボットの事業運営について、公正かつ誠実に向き合うことが求められます。</w:t>
            </w:r>
          </w:p>
        </w:tc>
      </w:tr>
      <w:tr w:rsidR="002F1C3A" w:rsidRPr="00853EAB" w14:paraId="7050A11B" w14:textId="77777777" w:rsidTr="55887888">
        <w:tc>
          <w:tcPr>
            <w:tcW w:w="1353" w:type="dxa"/>
            <w:shd w:val="clear" w:color="auto" w:fill="C1E4F5" w:themeFill="accent1" w:themeFillTint="33"/>
            <w:tcMar>
              <w:top w:w="120" w:type="dxa"/>
              <w:left w:w="180" w:type="dxa"/>
              <w:bottom w:w="120" w:type="dxa"/>
              <w:right w:w="180" w:type="dxa"/>
            </w:tcMar>
            <w:hideMark/>
          </w:tcPr>
          <w:p w14:paraId="43574EC6" w14:textId="77777777" w:rsidR="00EA2282" w:rsidRPr="00853EAB" w:rsidRDefault="00010AF3" w:rsidP="00EA2282">
            <w:pPr>
              <w:spacing w:before="30" w:after="30"/>
              <w:ind w:left="30" w:right="30"/>
              <w:rPr>
                <w:rFonts w:ascii="Calibri" w:eastAsia="Times New Roman" w:hAnsi="Calibri" w:cs="Calibri"/>
                <w:sz w:val="16"/>
              </w:rPr>
            </w:pPr>
            <w:hyperlink r:id="rId73"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0775E60A" w14:textId="77777777" w:rsidR="00EA2282" w:rsidRPr="00853EAB" w:rsidRDefault="00010AF3" w:rsidP="00EA2282">
            <w:pPr>
              <w:ind w:left="30" w:right="30"/>
              <w:rPr>
                <w:rFonts w:ascii="Calibri" w:eastAsia="Times New Roman" w:hAnsi="Calibri" w:cs="Calibri"/>
                <w:sz w:val="16"/>
              </w:rPr>
            </w:pPr>
            <w:hyperlink r:id="rId74" w:tgtFrame="_blank" w:history="1">
              <w:r w:rsidRPr="00853EAB">
                <w:rPr>
                  <w:rFonts w:ascii="Calibri" w:eastAsia="Times New Roman" w:hAnsi="Calibri" w:cs="Calibri"/>
                  <w:color w:val="0000FF"/>
                  <w:sz w:val="16"/>
                  <w:u w:val="single"/>
                </w:rPr>
                <w:t>32_C_13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06B485" w14:textId="77777777" w:rsidR="00EA2282"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AVOIDING CONFLICTS OF INTEREST I</w:t>
            </w:r>
          </w:p>
          <w:p w14:paraId="09483693" w14:textId="77777777" w:rsidR="00EA2282"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identify and address conflicts of interest before moving forward.</w:t>
            </w:r>
          </w:p>
          <w:p w14:paraId="32625A3A" w14:textId="77777777" w:rsidR="00EA2282"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022C3F16" w14:textId="77777777" w:rsidR="00EA228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利益相反の回避</w:t>
            </w:r>
            <w:r w:rsidRPr="007B7848">
              <w:rPr>
                <w:rFonts w:ascii="Calibri" w:eastAsia="Kozuka Gothic Pro R" w:hAnsi="Calibri" w:cs="MS UI Gothic"/>
                <w:lang w:eastAsia="ja-JP"/>
              </w:rPr>
              <w:t xml:space="preserve"> I</w:t>
            </w:r>
          </w:p>
          <w:p w14:paraId="767CE490" w14:textId="77777777" w:rsidR="00EA228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当社は利益相反を特定し、対処してから先に進みます。</w:t>
            </w:r>
          </w:p>
          <w:p w14:paraId="305963A6" w14:textId="468E11AA" w:rsidR="00EA2282"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利益相反は、個人の利益がアボットの最善の利益と衝突する場合、またはそのように見える場合に発生します。事業上の決定は、個人的な利益</w:t>
            </w:r>
            <w:ins w:id="114" w:author="Terano, Kumiko" w:date="2025-12-22T17:30:00Z" w16du:dateUtc="2025-12-22T08:30:00Z">
              <w:r w:rsidR="00F3249B">
                <w:rPr>
                  <w:rFonts w:ascii="Calibri" w:eastAsia="Kozuka Gothic Pro R" w:hAnsi="Calibri" w:cs="MS UI Gothic" w:hint="eastAsia"/>
                  <w:lang w:eastAsia="ja-JP"/>
                </w:rPr>
                <w:t>、</w:t>
              </w:r>
            </w:ins>
            <w:r w:rsidRPr="007B7848">
              <w:rPr>
                <w:rFonts w:ascii="Calibri" w:eastAsia="Kozuka Gothic Pro R" w:hAnsi="Calibri" w:cs="MS UI Gothic"/>
                <w:lang w:eastAsia="ja-JP"/>
              </w:rPr>
              <w:t>または家族または友人の利益ではなく、アボットのニーズに基づいて行われるべきです。私たちは健全な判断を行い、実際の利益相反や、そう見える状況を避けることが期待されています。個人的な関係、利害、社外活動などが、公平かつ効果的に行動する能力に影響を及ぼす場合、または自分や家族が利益を得る可能性がある場合は、</w:t>
            </w:r>
            <w:ins w:id="115" w:author="Terano, Kumiko" w:date="2025-12-22T17:31:00Z" w16du:dateUtc="2025-12-22T08:31:00Z">
              <w:r w:rsidR="00737262">
                <w:rPr>
                  <w:rFonts w:ascii="Calibri" w:eastAsia="Kozuka Gothic Pro R" w:hAnsi="Calibri" w:cs="MS UI Gothic" w:hint="eastAsia"/>
                  <w:lang w:eastAsia="ja-JP"/>
                </w:rPr>
                <w:t>あなたは</w:t>
              </w:r>
            </w:ins>
            <w:r w:rsidRPr="007B7848">
              <w:rPr>
                <w:rFonts w:ascii="Calibri" w:eastAsia="Kozuka Gothic Pro R" w:hAnsi="Calibri" w:cs="MS UI Gothic"/>
                <w:lang w:eastAsia="ja-JP"/>
              </w:rPr>
              <w:t>その可能性を開示し、アボットのガイドラインに従って状況から身を引く必要があります。</w:t>
            </w:r>
          </w:p>
        </w:tc>
      </w:tr>
      <w:tr w:rsidR="002F1C3A" w:rsidRPr="00853EAB" w14:paraId="2A4CDE02" w14:textId="77777777" w:rsidTr="55887888">
        <w:tc>
          <w:tcPr>
            <w:tcW w:w="1353" w:type="dxa"/>
            <w:shd w:val="clear" w:color="auto" w:fill="C1E4F5" w:themeFill="accent1" w:themeFillTint="33"/>
            <w:tcMar>
              <w:top w:w="120" w:type="dxa"/>
              <w:left w:w="180" w:type="dxa"/>
              <w:bottom w:w="120" w:type="dxa"/>
              <w:right w:w="180" w:type="dxa"/>
            </w:tcMar>
            <w:hideMark/>
          </w:tcPr>
          <w:p w14:paraId="604185CA" w14:textId="77777777" w:rsidR="00795145" w:rsidRPr="00853EAB" w:rsidRDefault="00010AF3" w:rsidP="00795145">
            <w:pPr>
              <w:spacing w:before="30" w:after="30"/>
              <w:ind w:left="30" w:right="30"/>
              <w:rPr>
                <w:rFonts w:ascii="Calibri" w:eastAsia="Times New Roman" w:hAnsi="Calibri" w:cs="Calibri"/>
                <w:sz w:val="16"/>
              </w:rPr>
            </w:pPr>
            <w:hyperlink r:id="rId75"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4CB66F52" w14:textId="77777777" w:rsidR="00795145" w:rsidRPr="00853EAB" w:rsidRDefault="00010AF3" w:rsidP="00795145">
            <w:pPr>
              <w:ind w:left="30" w:right="30"/>
              <w:rPr>
                <w:rFonts w:ascii="Calibri" w:eastAsia="Times New Roman" w:hAnsi="Calibri" w:cs="Calibri"/>
                <w:sz w:val="16"/>
              </w:rPr>
            </w:pPr>
            <w:hyperlink r:id="rId76" w:tgtFrame="_blank" w:history="1">
              <w:r w:rsidRPr="00853EAB">
                <w:rPr>
                  <w:rFonts w:ascii="Calibri" w:eastAsia="Times New Roman" w:hAnsi="Calibri" w:cs="Calibri"/>
                  <w:color w:val="0000FF"/>
                  <w:sz w:val="16"/>
                  <w:u w:val="single"/>
                </w:rPr>
                <w:t>33_C_13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D98DEF" w14:textId="77777777" w:rsidR="0079514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AVOIDING CONFLICTS OF INTEREST II</w:t>
            </w:r>
          </w:p>
          <w:p w14:paraId="6E26C7F0" w14:textId="77777777" w:rsidR="0079514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put Abbott’s interests first when making work-related decisions.</w:t>
            </w:r>
          </w:p>
          <w:p w14:paraId="60D13247" w14:textId="77777777" w:rsidR="0079514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5482C3CE" w14:textId="77777777" w:rsidR="0079514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利益相反の回避</w:t>
            </w:r>
            <w:r w:rsidRPr="007B7848">
              <w:rPr>
                <w:rFonts w:ascii="Calibri" w:eastAsia="Kozuka Gothic Pro R" w:hAnsi="Calibri" w:cs="MS UI Gothic"/>
                <w:lang w:eastAsia="ja-JP"/>
              </w:rPr>
              <w:t xml:space="preserve"> II</w:t>
            </w:r>
          </w:p>
          <w:p w14:paraId="379E92E6" w14:textId="77777777" w:rsidR="0079514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私たちは、業務に関する判断を行う際、アボットの利益を最優先にします。</w:t>
            </w:r>
          </w:p>
          <w:p w14:paraId="59764BF5" w14:textId="77777777" w:rsidR="0079514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それは、特定のチーム、部署、あるいは個人の利益よりも、会社全体の目標を優先することを意味します。アボットでの役割を通じて得た機会やリソースは、個人的な利益ではなく、会社の利益のために利用しなければなりません。私たちは、アボットと競合したり、他者が競合することを手助けしたりしてはなりません。新たな機会が生まれた場合は、アボットの利益を高めることに集中する必要があります。</w:t>
            </w:r>
          </w:p>
        </w:tc>
      </w:tr>
      <w:tr w:rsidR="002F1C3A" w:rsidRPr="00853EAB" w14:paraId="2A3777EB" w14:textId="77777777" w:rsidTr="55887888">
        <w:tc>
          <w:tcPr>
            <w:tcW w:w="1353" w:type="dxa"/>
            <w:shd w:val="clear" w:color="auto" w:fill="C1E4F5" w:themeFill="accent1" w:themeFillTint="33"/>
            <w:tcMar>
              <w:top w:w="120" w:type="dxa"/>
              <w:left w:w="180" w:type="dxa"/>
              <w:bottom w:w="120" w:type="dxa"/>
              <w:right w:w="180" w:type="dxa"/>
            </w:tcMar>
            <w:hideMark/>
          </w:tcPr>
          <w:p w14:paraId="61EDAAB2" w14:textId="77777777" w:rsidR="004150A0" w:rsidRPr="00853EAB" w:rsidRDefault="00010AF3" w:rsidP="004150A0">
            <w:pPr>
              <w:spacing w:before="30" w:after="30"/>
              <w:ind w:left="30" w:right="30"/>
              <w:rPr>
                <w:rFonts w:ascii="Calibri" w:eastAsia="Times New Roman" w:hAnsi="Calibri" w:cs="Calibri"/>
                <w:sz w:val="16"/>
              </w:rPr>
            </w:pPr>
            <w:hyperlink r:id="rId77"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75BA62CD" w14:textId="77777777" w:rsidR="004150A0" w:rsidRPr="00853EAB" w:rsidRDefault="00010AF3" w:rsidP="004150A0">
            <w:pPr>
              <w:ind w:left="30" w:right="30"/>
              <w:rPr>
                <w:rFonts w:ascii="Calibri" w:eastAsia="Times New Roman" w:hAnsi="Calibri" w:cs="Calibri"/>
                <w:sz w:val="16"/>
              </w:rPr>
            </w:pPr>
            <w:hyperlink r:id="rId78" w:tgtFrame="_blank" w:history="1">
              <w:r w:rsidRPr="00853EAB">
                <w:rPr>
                  <w:rFonts w:ascii="Calibri" w:eastAsia="Times New Roman" w:hAnsi="Calibri" w:cs="Calibri"/>
                  <w:color w:val="0000FF"/>
                  <w:sz w:val="16"/>
                  <w:u w:val="single"/>
                </w:rPr>
                <w:t>34_C_13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6D4125" w14:textId="77777777" w:rsidR="004150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PROTECTION OF ABBOTT ASSETS &amp; REPUTATION</w:t>
            </w:r>
          </w:p>
          <w:p w14:paraId="1C68E6DC" w14:textId="77777777" w:rsidR="004150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are caretakers of our company.</w:t>
            </w:r>
          </w:p>
          <w:p w14:paraId="7F6D4528" w14:textId="77777777" w:rsidR="004150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1E031B6D" w14:textId="77777777" w:rsidR="004150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should always use good judgment to make sure these resources are used properly, efficiently, and with care—avoiding loss, theft, misuse, or waste.</w:t>
            </w:r>
          </w:p>
          <w:p w14:paraId="783FDCDE" w14:textId="77777777" w:rsidR="004150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Abbott’s reputation is one of our most valuable assets—and we all play a role in protecting it.</w:t>
            </w:r>
          </w:p>
          <w:p w14:paraId="45091A4C" w14:textId="77777777" w:rsidR="004150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0942B3F3" w14:textId="77777777" w:rsidR="004150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5EFE18B0" w14:textId="77777777" w:rsidR="004150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アボットの資産と評判の保護</w:t>
            </w:r>
          </w:p>
          <w:p w14:paraId="5506069B" w14:textId="77777777" w:rsidR="004150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私たちは、会社の管理者としての責任を担っています。</w:t>
            </w:r>
          </w:p>
          <w:p w14:paraId="63384D03" w14:textId="77777777" w:rsidR="004150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全員がアボットの資産を守り、賢明に使用する責任を共有しています。ここでいう資産には、車両やコンピューターのような物理的資産に加え、知的財産、営業秘密、専門的な知識など、価値ある情報資産も含まれます。</w:t>
            </w:r>
          </w:p>
          <w:p w14:paraId="01EF4ABA" w14:textId="77777777" w:rsidR="004150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私たちは常に健全な判断を持ち、これらの資産が適切かつ効率的に、注意をもって使用されるよう努める必要があります。紛失、盗難、誤用、無駄を防ぐことも重要です。</w:t>
            </w:r>
          </w:p>
          <w:p w14:paraId="541284DB" w14:textId="6408DB26" w:rsidR="004150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アボットの評判は私たちの最も</w:t>
            </w:r>
            <w:del w:id="116" w:author="Terano, Kumiko" w:date="2025-12-22T17:31:00Z" w16du:dateUtc="2025-12-22T08:31:00Z">
              <w:r w:rsidRPr="007B7848" w:rsidDel="001B452A">
                <w:rPr>
                  <w:rFonts w:ascii="Calibri" w:eastAsia="Kozuka Gothic Pro R" w:hAnsi="Calibri" w:cs="MS UI Gothic" w:hint="eastAsia"/>
                  <w:lang w:eastAsia="ja-JP"/>
                </w:rPr>
                <w:delText>貴</w:delText>
              </w:r>
            </w:del>
            <w:r w:rsidRPr="007B7848">
              <w:rPr>
                <w:rFonts w:ascii="Calibri" w:eastAsia="Kozuka Gothic Pro R" w:hAnsi="Calibri" w:cs="MS UI Gothic"/>
                <w:lang w:eastAsia="ja-JP"/>
              </w:rPr>
              <w:t>重</w:t>
            </w:r>
            <w:ins w:id="117" w:author="Terano, Kumiko" w:date="2025-12-22T17:32:00Z" w16du:dateUtc="2025-12-22T08:32:00Z">
              <w:r w:rsidR="001B452A">
                <w:rPr>
                  <w:rFonts w:ascii="Calibri" w:eastAsia="Kozuka Gothic Pro R" w:hAnsi="Calibri" w:cs="MS UI Gothic" w:hint="eastAsia"/>
                  <w:lang w:eastAsia="ja-JP"/>
                </w:rPr>
                <w:t>要</w:t>
              </w:r>
            </w:ins>
            <w:r w:rsidRPr="007B7848">
              <w:rPr>
                <w:rFonts w:ascii="Calibri" w:eastAsia="Kozuka Gothic Pro R" w:hAnsi="Calibri" w:cs="MS UI Gothic"/>
                <w:lang w:eastAsia="ja-JP"/>
              </w:rPr>
              <w:t>な資産の一つで、私たち全員にそれを守る役割があります。</w:t>
            </w:r>
          </w:p>
          <w:p w14:paraId="657FA3BE" w14:textId="448DABA5" w:rsidR="004150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私たち一人ひとりがアボットをどのように表現するか</w:t>
            </w:r>
            <w:ins w:id="118" w:author="Terano, Kumiko" w:date="2025-12-22T17:33:00Z" w16du:dateUtc="2025-12-22T08:33:00Z">
              <w:r w:rsidR="00B16F31">
                <w:rPr>
                  <w:rFonts w:ascii="Calibri" w:eastAsia="Kozuka Gothic Pro R" w:hAnsi="Calibri" w:cs="MS UI Gothic" w:hint="eastAsia"/>
                  <w:lang w:eastAsia="ja-JP"/>
                </w:rPr>
                <w:t>ということに</w:t>
              </w:r>
              <w:r w:rsidR="009F5F28">
                <w:rPr>
                  <w:rFonts w:ascii="Calibri" w:eastAsia="Kozuka Gothic Pro R" w:hAnsi="Calibri" w:cs="MS UI Gothic" w:hint="eastAsia"/>
                  <w:lang w:eastAsia="ja-JP"/>
                </w:rPr>
                <w:t>責任をもっています。</w:t>
              </w:r>
            </w:ins>
            <w:del w:id="119" w:author="Terano, Kumiko" w:date="2025-12-22T17:33:00Z" w16du:dateUtc="2025-12-22T08:33:00Z">
              <w:r w:rsidRPr="007B7848" w:rsidDel="009F5F28">
                <w:rPr>
                  <w:rFonts w:ascii="Calibri" w:eastAsia="Kozuka Gothic Pro R" w:hAnsi="Calibri" w:cs="MS UI Gothic"/>
                  <w:lang w:eastAsia="ja-JP"/>
                </w:rPr>
                <w:delText>、</w:delText>
              </w:r>
            </w:del>
            <w:r w:rsidRPr="007B7848">
              <w:rPr>
                <w:rFonts w:ascii="Calibri" w:eastAsia="Kozuka Gothic Pro R" w:hAnsi="Calibri" w:cs="MS UI Gothic"/>
                <w:lang w:eastAsia="ja-JP"/>
              </w:rPr>
              <w:t>特に公開の場やオンライン上での発言は、会話、メール、ソーシャルメディア上の投稿など</w:t>
            </w:r>
            <w:ins w:id="120" w:author="Terano, Kumiko" w:date="2025-12-22T17:34:00Z" w16du:dateUtc="2025-12-22T08:34:00Z">
              <w:r w:rsidR="00322848">
                <w:rPr>
                  <w:rFonts w:ascii="Calibri" w:eastAsia="Kozuka Gothic Pro R" w:hAnsi="Calibri" w:cs="MS UI Gothic" w:hint="eastAsia"/>
                  <w:lang w:eastAsia="ja-JP"/>
                </w:rPr>
                <w:t>の</w:t>
              </w:r>
            </w:ins>
            <w:r w:rsidRPr="007B7848">
              <w:rPr>
                <w:rFonts w:ascii="Calibri" w:eastAsia="Kozuka Gothic Pro R" w:hAnsi="Calibri" w:cs="MS UI Gothic"/>
                <w:lang w:eastAsia="ja-JP"/>
              </w:rPr>
              <w:t>形式にかかわらず、すべて会社に影響を与える可能性があります。コミュニケーションは慎重に行い、健全な判断を下し、アボットの機密情報を保護することが重要です。</w:t>
            </w:r>
          </w:p>
          <w:p w14:paraId="6CB9AD3A" w14:textId="1E80C51C" w:rsidR="004150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外部の関係者と接する際には、自分の言動がアボットを代表するものと見なされる可能性があるか、またその言動がアボットの評判にどのような影響を与えるかを常に考慮する必要があります。特にソーシャルメディアでは、投稿が</w:t>
            </w:r>
            <w:del w:id="121" w:author="Terano, Kumiko" w:date="2025-12-22T17:35:00Z" w16du:dateUtc="2025-12-22T08:35:00Z">
              <w:r w:rsidRPr="007B7848" w:rsidDel="003C48DD">
                <w:rPr>
                  <w:rFonts w:ascii="Calibri" w:eastAsia="Kozuka Gothic Pro R" w:hAnsi="Calibri" w:cs="MS UI Gothic" w:hint="eastAsia"/>
                  <w:lang w:eastAsia="ja-JP"/>
                </w:rPr>
                <w:delText>迅</w:delText>
              </w:r>
            </w:del>
            <w:ins w:id="122" w:author="Terano, Kumiko" w:date="2025-12-22T17:35:00Z" w16du:dateUtc="2025-12-22T08:35:00Z">
              <w:r w:rsidR="003C48DD">
                <w:rPr>
                  <w:rFonts w:ascii="Calibri" w:eastAsia="Kozuka Gothic Pro R" w:hAnsi="Calibri" w:cs="MS UI Gothic" w:hint="eastAsia"/>
                  <w:lang w:eastAsia="ja-JP"/>
                </w:rPr>
                <w:t>急</w:t>
              </w:r>
            </w:ins>
            <w:r w:rsidRPr="007B7848">
              <w:rPr>
                <w:rFonts w:ascii="Calibri" w:eastAsia="Kozuka Gothic Pro R" w:hAnsi="Calibri" w:cs="MS UI Gothic"/>
                <w:lang w:eastAsia="ja-JP"/>
              </w:rPr>
              <w:t>速かつ広範囲に拡散する可能性があるため、不注意なコメントや投稿</w:t>
            </w:r>
            <w:del w:id="123" w:author="Terano, Kumiko" w:date="2025-12-22T17:35:00Z" w16du:dateUtc="2025-12-22T08:35:00Z">
              <w:r w:rsidRPr="007B7848" w:rsidDel="003C48DD">
                <w:rPr>
                  <w:rFonts w:ascii="Calibri" w:eastAsia="Kozuka Gothic Pro R" w:hAnsi="Calibri" w:cs="MS UI Gothic" w:hint="eastAsia"/>
                  <w:lang w:eastAsia="ja-JP"/>
                </w:rPr>
                <w:delText>に</w:delText>
              </w:r>
            </w:del>
            <w:ins w:id="124" w:author="Terano, Kumiko" w:date="2025-12-22T17:35:00Z" w16du:dateUtc="2025-12-22T08:35:00Z">
              <w:r w:rsidR="003C48DD">
                <w:rPr>
                  <w:rFonts w:ascii="Calibri" w:eastAsia="Kozuka Gothic Pro R" w:hAnsi="Calibri" w:cs="MS UI Gothic" w:hint="eastAsia"/>
                  <w:lang w:eastAsia="ja-JP"/>
                </w:rPr>
                <w:t>は</w:t>
              </w:r>
            </w:ins>
            <w:del w:id="125" w:author="Terano, Kumiko" w:date="2025-12-22T17:35:00Z" w16du:dateUtc="2025-12-22T08:35:00Z">
              <w:r w:rsidRPr="007B7848" w:rsidDel="003C48DD">
                <w:rPr>
                  <w:rFonts w:ascii="Calibri" w:eastAsia="Kozuka Gothic Pro R" w:hAnsi="Calibri" w:cs="MS UI Gothic"/>
                  <w:lang w:eastAsia="ja-JP"/>
                </w:rPr>
                <w:delText>より</w:delText>
              </w:r>
            </w:del>
            <w:r w:rsidRPr="007B7848">
              <w:rPr>
                <w:rFonts w:ascii="Calibri" w:eastAsia="Kozuka Gothic Pro R" w:hAnsi="Calibri" w:cs="MS UI Gothic"/>
                <w:lang w:eastAsia="ja-JP"/>
              </w:rPr>
              <w:t>実際の損害を引き起こすことがあります。</w:t>
            </w:r>
          </w:p>
        </w:tc>
      </w:tr>
      <w:tr w:rsidR="002F1C3A" w:rsidRPr="00853EAB" w14:paraId="303BAD50" w14:textId="77777777" w:rsidTr="55887888">
        <w:tc>
          <w:tcPr>
            <w:tcW w:w="1353" w:type="dxa"/>
            <w:shd w:val="clear" w:color="auto" w:fill="C1E4F5" w:themeFill="accent1" w:themeFillTint="33"/>
            <w:tcMar>
              <w:top w:w="120" w:type="dxa"/>
              <w:left w:w="180" w:type="dxa"/>
              <w:bottom w:w="120" w:type="dxa"/>
              <w:right w:w="180" w:type="dxa"/>
            </w:tcMar>
            <w:hideMark/>
          </w:tcPr>
          <w:p w14:paraId="2D0030F0" w14:textId="77777777" w:rsidR="007C042D" w:rsidRPr="00853EAB" w:rsidRDefault="00010AF3" w:rsidP="007C042D">
            <w:pPr>
              <w:spacing w:before="30" w:after="30"/>
              <w:ind w:left="30" w:right="30"/>
              <w:rPr>
                <w:rFonts w:ascii="Calibri" w:eastAsia="Times New Roman" w:hAnsi="Calibri" w:cs="Calibri"/>
                <w:sz w:val="16"/>
              </w:rPr>
            </w:pPr>
            <w:hyperlink r:id="rId79"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7B62345C" w14:textId="77777777" w:rsidR="007C042D" w:rsidRPr="00853EAB" w:rsidRDefault="00010AF3" w:rsidP="007C042D">
            <w:pPr>
              <w:ind w:left="30" w:right="30"/>
              <w:rPr>
                <w:rFonts w:ascii="Calibri" w:eastAsia="Times New Roman" w:hAnsi="Calibri" w:cs="Calibri"/>
                <w:sz w:val="16"/>
              </w:rPr>
            </w:pPr>
            <w:hyperlink r:id="rId80" w:tgtFrame="_blank" w:history="1">
              <w:r w:rsidRPr="00853EAB">
                <w:rPr>
                  <w:rFonts w:ascii="Calibri" w:eastAsia="Times New Roman" w:hAnsi="Calibri" w:cs="Calibri"/>
                  <w:color w:val="0000FF"/>
                  <w:sz w:val="16"/>
                  <w:u w:val="single"/>
                </w:rPr>
                <w:t>35_C_13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7FB113" w14:textId="77777777" w:rsidR="007C042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CONFIDENTIAL INFORMATION</w:t>
            </w:r>
          </w:p>
          <w:p w14:paraId="1AB8DEED" w14:textId="77777777" w:rsidR="007C042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are committed to respecting and protecting all confidential information, including personal data.</w:t>
            </w:r>
          </w:p>
          <w:p w14:paraId="414CE657" w14:textId="77777777" w:rsidR="007C042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3E2D7E72" w14:textId="77777777" w:rsidR="007C042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must protect confidential information and prevent unauthorized use or sharing—even after our time with Abbott ends.</w:t>
            </w:r>
          </w:p>
          <w:p w14:paraId="7258ADAF" w14:textId="77777777" w:rsidR="007C042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4F0BFD59" w14:textId="77777777" w:rsidR="007C042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1A031308" w14:textId="77777777" w:rsidR="007C042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機密情報</w:t>
            </w:r>
          </w:p>
          <w:p w14:paraId="02FDC944" w14:textId="428C5941" w:rsidR="007C042D" w:rsidRPr="00601CDF" w:rsidRDefault="00010AF3" w:rsidP="00601CDF">
            <w:pPr>
              <w:spacing w:before="100" w:beforeAutospacing="1" w:after="100" w:afterAutospacing="1"/>
              <w:ind w:left="30" w:right="30"/>
              <w:rPr>
                <w:rFonts w:ascii="Calibri" w:eastAsia="Kozuka Gothic Pro R" w:hAnsi="Calibri" w:cs="MS UI Gothic"/>
                <w:lang w:eastAsia="ja-JP"/>
              </w:rPr>
            </w:pPr>
            <w:r w:rsidRPr="007B7848">
              <w:rPr>
                <w:rFonts w:ascii="Calibri" w:eastAsia="Kozuka Gothic Pro R" w:hAnsi="Calibri" w:cs="MS UI Gothic"/>
                <w:lang w:eastAsia="ja-JP"/>
              </w:rPr>
              <w:t>当社は、個人データを含むすべての機密情報を尊重し、保護すること</w:t>
            </w:r>
            <w:ins w:id="126" w:author="Terano, Kumiko" w:date="2025-12-22T18:37:00Z" w16du:dateUtc="2025-12-22T09:37:00Z">
              <w:r w:rsidR="00601CDF">
                <w:rPr>
                  <w:rFonts w:ascii="Calibri" w:eastAsia="Kozuka Gothic Pro R" w:hAnsi="Calibri" w:cs="MS UI Gothic" w:hint="eastAsia"/>
                  <w:lang w:eastAsia="ja-JP"/>
                </w:rPr>
                <w:t>を約束して</w:t>
              </w:r>
            </w:ins>
            <w:del w:id="127" w:author="Terano, Kumiko" w:date="2025-12-22T18:37:00Z" w16du:dateUtc="2025-12-22T09:37:00Z">
              <w:r w:rsidRPr="007B7848" w:rsidDel="00601CDF">
                <w:rPr>
                  <w:rFonts w:ascii="Calibri" w:eastAsia="Kozuka Gothic Pro R" w:hAnsi="Calibri" w:cs="MS UI Gothic"/>
                  <w:lang w:eastAsia="ja-JP"/>
                </w:rPr>
                <w:delText>に取り組んで</w:delText>
              </w:r>
            </w:del>
            <w:r w:rsidRPr="007B7848">
              <w:rPr>
                <w:rFonts w:ascii="Calibri" w:eastAsia="Kozuka Gothic Pro R" w:hAnsi="Calibri" w:cs="MS UI Gothic"/>
                <w:lang w:eastAsia="ja-JP"/>
              </w:rPr>
              <w:t>います。</w:t>
            </w:r>
          </w:p>
          <w:p w14:paraId="5D1EE163" w14:textId="77777777" w:rsidR="007C042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機密情報はアボットの最も重要な資産の一つです。これには、研究内容、営業秘密、事業計画、価格情報、契約書、財務結果、その他、公開された場合に競合他社に利益を与えたり、アボットに損害を与えたりする非公開情報が含まれます。</w:t>
            </w:r>
          </w:p>
          <w:p w14:paraId="04B968D7" w14:textId="77777777" w:rsidR="007C042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私たちは、アボットでの勤務終了後も、機密情報を保護し、不正使用または共有を防止する必要があります。</w:t>
            </w:r>
          </w:p>
          <w:p w14:paraId="57F7AA5D" w14:textId="0B3135A3" w:rsidR="007C042D" w:rsidRPr="007B7848" w:rsidRDefault="00C26FC4" w:rsidP="007B7848">
            <w:pPr>
              <w:spacing w:before="100" w:beforeAutospacing="1" w:after="100" w:afterAutospacing="1"/>
              <w:ind w:left="30" w:right="30"/>
              <w:rPr>
                <w:rFonts w:ascii="Calibri" w:eastAsia="Kozuka Gothic Pro R" w:hAnsi="Calibri" w:cs="Calibri"/>
                <w:lang w:eastAsia="ja-JP"/>
              </w:rPr>
            </w:pPr>
            <w:ins w:id="128" w:author="Terano, Kumiko" w:date="2025-12-22T18:39:00Z" w16du:dateUtc="2025-12-22T09:39:00Z">
              <w:r>
                <w:rPr>
                  <w:rFonts w:ascii="Calibri" w:eastAsia="Kozuka Gothic Pro R" w:hAnsi="Calibri" w:cs="MS UI Gothic" w:hint="eastAsia"/>
                  <w:lang w:eastAsia="ja-JP"/>
                </w:rPr>
                <w:t>アボットでは、他者の</w:t>
              </w:r>
              <w:r w:rsidR="007E3F4B">
                <w:rPr>
                  <w:rFonts w:ascii="Calibri" w:eastAsia="Kozuka Gothic Pro R" w:hAnsi="Calibri" w:cs="MS UI Gothic" w:hint="eastAsia"/>
                  <w:lang w:eastAsia="ja-JP"/>
                </w:rPr>
                <w:t>知的財産を尊重し、彼らの</w:t>
              </w:r>
            </w:ins>
            <w:ins w:id="129" w:author="Terano, Kumiko" w:date="2025-12-22T18:40:00Z" w16du:dateUtc="2025-12-22T09:40:00Z">
              <w:r w:rsidR="007E3F4B">
                <w:rPr>
                  <w:rFonts w:ascii="Calibri" w:eastAsia="Kozuka Gothic Pro R" w:hAnsi="Calibri" w:cs="MS UI Gothic" w:hint="eastAsia"/>
                  <w:lang w:eastAsia="ja-JP"/>
                </w:rPr>
                <w:t>機密情報</w:t>
              </w:r>
            </w:ins>
            <w:ins w:id="130" w:author="Terano, Kumiko" w:date="2025-12-23T16:18:00Z" w16du:dateUtc="2025-12-23T07:18:00Z">
              <w:r w:rsidR="009D532A">
                <w:rPr>
                  <w:rFonts w:ascii="Calibri" w:eastAsia="Kozuka Gothic Pro R" w:hAnsi="Calibri" w:cs="MS UI Gothic" w:hint="eastAsia"/>
                  <w:lang w:eastAsia="ja-JP"/>
                </w:rPr>
                <w:t>を</w:t>
              </w:r>
            </w:ins>
            <w:ins w:id="131" w:author="Terano, Kumiko" w:date="2025-12-22T18:40:00Z" w16du:dateUtc="2025-12-22T09:40:00Z">
              <w:r w:rsidR="007E3F4B">
                <w:rPr>
                  <w:rFonts w:ascii="Calibri" w:eastAsia="Kozuka Gothic Pro R" w:hAnsi="Calibri" w:cs="MS UI Gothic" w:hint="eastAsia"/>
                  <w:lang w:eastAsia="ja-JP"/>
                </w:rPr>
                <w:t>不適切</w:t>
              </w:r>
            </w:ins>
            <w:ins w:id="132" w:author="Terano, Kumiko" w:date="2025-12-23T16:18:00Z" w16du:dateUtc="2025-12-23T07:18:00Z">
              <w:r w:rsidR="009D532A">
                <w:rPr>
                  <w:rFonts w:ascii="Calibri" w:eastAsia="Kozuka Gothic Pro R" w:hAnsi="Calibri" w:cs="MS UI Gothic" w:hint="eastAsia"/>
                  <w:lang w:eastAsia="ja-JP"/>
                </w:rPr>
                <w:t>に</w:t>
              </w:r>
            </w:ins>
            <w:ins w:id="133" w:author="Terano, Kumiko" w:date="2025-12-22T18:40:00Z" w16du:dateUtc="2025-12-22T09:40:00Z">
              <w:r w:rsidR="007E3F4B">
                <w:rPr>
                  <w:rFonts w:ascii="Calibri" w:eastAsia="Kozuka Gothic Pro R" w:hAnsi="Calibri" w:cs="MS UI Gothic" w:hint="eastAsia"/>
                  <w:lang w:eastAsia="ja-JP"/>
                </w:rPr>
                <w:t>利用</w:t>
              </w:r>
              <w:r w:rsidR="00AC2FEE">
                <w:rPr>
                  <w:rFonts w:ascii="Calibri" w:eastAsia="Kozuka Gothic Pro R" w:hAnsi="Calibri" w:cs="MS UI Gothic" w:hint="eastAsia"/>
                  <w:lang w:eastAsia="ja-JP"/>
                </w:rPr>
                <w:t>しません。</w:t>
              </w:r>
            </w:ins>
            <w:del w:id="134" w:author="Terano, Kumiko" w:date="2025-12-22T18:40:00Z" w16du:dateUtc="2025-12-22T09:40:00Z">
              <w:r w:rsidR="00010AF3" w:rsidRPr="007B7848" w:rsidDel="00AC2FEE">
                <w:rPr>
                  <w:rFonts w:ascii="Calibri" w:eastAsia="Kozuka Gothic Pro R" w:hAnsi="Calibri" w:cs="MS UI Gothic"/>
                  <w:lang w:eastAsia="ja-JP"/>
                </w:rPr>
                <w:delText>私たちは機密情報を保護し、許可されていない利用や共有を防止する義務があります。</w:delText>
              </w:r>
            </w:del>
            <w:del w:id="135" w:author="Terano, Kumiko" w:date="2025-12-23T16:20:00Z" w16du:dateUtc="2025-12-23T07:20:00Z">
              <w:r w:rsidR="00010AF3" w:rsidRPr="007B7848" w:rsidDel="007C1775">
                <w:rPr>
                  <w:rFonts w:ascii="Calibri" w:eastAsia="Kozuka Gothic Pro R" w:hAnsi="Calibri" w:cs="MS UI Gothic"/>
                  <w:lang w:eastAsia="ja-JP"/>
                </w:rPr>
                <w:delText>インサイダー取引などに、</w:delText>
              </w:r>
            </w:del>
            <w:r w:rsidR="00010AF3" w:rsidRPr="007B7848">
              <w:rPr>
                <w:rFonts w:ascii="Calibri" w:eastAsia="Kozuka Gothic Pro R" w:hAnsi="Calibri" w:cs="MS UI Gothic"/>
                <w:lang w:eastAsia="ja-JP"/>
              </w:rPr>
              <w:t>公開されていない情報を</w:t>
            </w:r>
            <w:ins w:id="136" w:author="Terano, Kumiko" w:date="2025-12-23T16:20:00Z" w16du:dateUtc="2025-12-23T07:20:00Z">
              <w:r w:rsidR="007C1775">
                <w:rPr>
                  <w:rFonts w:ascii="Calibri" w:eastAsia="Kozuka Gothic Pro R" w:hAnsi="Calibri" w:cs="MS UI Gothic" w:hint="eastAsia"/>
                  <w:lang w:eastAsia="ja-JP"/>
                </w:rPr>
                <w:t>インサイダー取引などに</w:t>
              </w:r>
            </w:ins>
            <w:r w:rsidR="00010AF3" w:rsidRPr="007B7848">
              <w:rPr>
                <w:rFonts w:ascii="Calibri" w:eastAsia="Kozuka Gothic Pro R" w:hAnsi="Calibri" w:cs="MS UI Gothic"/>
                <w:lang w:eastAsia="ja-JP"/>
              </w:rPr>
              <w:t>悪用することは、違法であり倫理にも反します。</w:t>
            </w:r>
          </w:p>
          <w:p w14:paraId="534F9CB5" w14:textId="77777777" w:rsidR="007C042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同僚、医療専門家、顧客から委託された個人データも保護します。個人情報を収集・利用する際には、責任ある方法で、適切な同意を得たうえで行い、決して無許可の情報源から取得したり、販売したりすることはありません。多くの地域では厳しいプライバシー法が定められており、とりわけ最も機微な個人情報については、それらの法律を理解し、遵守することに努めています。</w:t>
            </w:r>
          </w:p>
        </w:tc>
      </w:tr>
      <w:tr w:rsidR="002F1C3A" w:rsidRPr="00853EAB" w14:paraId="36924880" w14:textId="77777777" w:rsidTr="55887888">
        <w:tc>
          <w:tcPr>
            <w:tcW w:w="1353" w:type="dxa"/>
            <w:shd w:val="clear" w:color="auto" w:fill="C1E4F5" w:themeFill="accent1" w:themeFillTint="33"/>
            <w:tcMar>
              <w:top w:w="120" w:type="dxa"/>
              <w:left w:w="180" w:type="dxa"/>
              <w:bottom w:w="120" w:type="dxa"/>
              <w:right w:w="180" w:type="dxa"/>
            </w:tcMar>
            <w:hideMark/>
          </w:tcPr>
          <w:p w14:paraId="7C749C91" w14:textId="77777777" w:rsidR="007317E0" w:rsidRPr="00853EAB" w:rsidRDefault="00010AF3" w:rsidP="007317E0">
            <w:pPr>
              <w:spacing w:before="30" w:after="30"/>
              <w:ind w:left="30" w:right="30"/>
              <w:rPr>
                <w:rFonts w:ascii="Calibri" w:eastAsia="Times New Roman" w:hAnsi="Calibri" w:cs="Calibri"/>
                <w:sz w:val="16"/>
              </w:rPr>
            </w:pPr>
            <w:hyperlink r:id="rId81"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20A763F5" w14:textId="77777777" w:rsidR="007317E0" w:rsidRPr="00853EAB" w:rsidRDefault="00010AF3" w:rsidP="007317E0">
            <w:pPr>
              <w:ind w:left="30" w:right="30"/>
              <w:rPr>
                <w:rFonts w:ascii="Calibri" w:eastAsia="Times New Roman" w:hAnsi="Calibri" w:cs="Calibri"/>
                <w:sz w:val="16"/>
              </w:rPr>
            </w:pPr>
            <w:hyperlink r:id="rId82" w:tgtFrame="_blank" w:history="1">
              <w:r w:rsidRPr="00853EAB">
                <w:rPr>
                  <w:rFonts w:ascii="Calibri" w:eastAsia="Times New Roman" w:hAnsi="Calibri" w:cs="Calibri"/>
                  <w:color w:val="0000FF"/>
                  <w:sz w:val="16"/>
                  <w:u w:val="single"/>
                </w:rPr>
                <w:t>36_C_13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B27C74" w14:textId="77777777" w:rsidR="007317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ANTI-BRIBERY</w:t>
            </w:r>
          </w:p>
          <w:p w14:paraId="6A5D4ECC" w14:textId="77777777" w:rsidR="007317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actively oppose fraud, bribery, and corruption. We get business the right way.</w:t>
            </w:r>
          </w:p>
          <w:p w14:paraId="18A4CE17" w14:textId="77777777" w:rsidR="007317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05830401" w14:textId="77777777" w:rsidR="007317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0E3D3DF5" w14:textId="77777777" w:rsidR="007317E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5E7E9E31" w14:textId="15F0975F" w:rsidR="007317E0" w:rsidRPr="00A21121" w:rsidRDefault="00010AF3" w:rsidP="00A21121">
            <w:pPr>
              <w:spacing w:before="100" w:beforeAutospacing="1" w:after="100" w:afterAutospacing="1"/>
              <w:ind w:left="30" w:right="30"/>
              <w:rPr>
                <w:rFonts w:ascii="Calibri" w:eastAsia="Kozuka Gothic Pro R" w:hAnsi="Calibri" w:cs="MS UI Gothic"/>
                <w:lang w:val="en-US" w:eastAsia="ja-JP"/>
                <w:rPrChange w:id="137" w:author="Nakano, Kimiko" w:date="2025-12-16T11:40:00Z" w16du:dateUtc="2025-12-16T02:40:00Z">
                  <w:rPr>
                    <w:rFonts w:ascii="Calibri" w:eastAsia="Kozuka Gothic Pro R" w:hAnsi="Calibri" w:cs="Calibri"/>
                    <w:lang w:eastAsia="ja-JP"/>
                  </w:rPr>
                </w:rPrChange>
              </w:rPr>
            </w:pPr>
            <w:r w:rsidRPr="007B7848">
              <w:rPr>
                <w:rFonts w:ascii="Calibri" w:eastAsia="Kozuka Gothic Pro R" w:hAnsi="Calibri" w:cs="MS UI Gothic"/>
                <w:lang w:eastAsia="ja-JP"/>
              </w:rPr>
              <w:t>贈</w:t>
            </w:r>
            <w:ins w:id="138" w:author="Nakano, Kimiko" w:date="2025-12-16T11:40:00Z" w16du:dateUtc="2025-12-16T02:40:00Z">
              <w:r w:rsidR="00A21121">
                <w:rPr>
                  <w:rFonts w:ascii="Calibri" w:eastAsia="Kozuka Gothic Pro R" w:hAnsi="Calibri" w:cs="MS UI Gothic" w:hint="eastAsia"/>
                  <w:lang w:eastAsia="ja-JP"/>
                </w:rPr>
                <w:t>収</w:t>
              </w:r>
            </w:ins>
            <w:r w:rsidRPr="007B7848">
              <w:rPr>
                <w:rFonts w:ascii="Calibri" w:eastAsia="Kozuka Gothic Pro R" w:hAnsi="Calibri" w:cs="MS UI Gothic"/>
                <w:lang w:eastAsia="ja-JP"/>
              </w:rPr>
              <w:t>賄防止</w:t>
            </w:r>
          </w:p>
          <w:p w14:paraId="3A87B4DD" w14:textId="6B049089" w:rsidR="007317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当社は積極的に、詐欺、贈収賄、腐敗</w:t>
            </w:r>
            <w:ins w:id="139" w:author="Nakano, Kimiko" w:date="2025-12-16T11:40:00Z" w16du:dateUtc="2025-12-16T02:40:00Z">
              <w:r w:rsidR="00A21121">
                <w:rPr>
                  <w:rFonts w:ascii="Calibri" w:eastAsia="Kozuka Gothic Pro R" w:hAnsi="Calibri" w:cs="MS UI Gothic" w:hint="eastAsia"/>
                  <w:lang w:eastAsia="ja-JP"/>
                </w:rPr>
                <w:t>行為</w:t>
              </w:r>
            </w:ins>
            <w:r w:rsidRPr="007B7848">
              <w:rPr>
                <w:rFonts w:ascii="Calibri" w:eastAsia="Kozuka Gothic Pro R" w:hAnsi="Calibri" w:cs="MS UI Gothic"/>
                <w:lang w:eastAsia="ja-JP"/>
              </w:rPr>
              <w:t>に反対します。当社は、ビジネスを正しいやり方で獲得します。</w:t>
            </w:r>
          </w:p>
          <w:p w14:paraId="03324DD1" w14:textId="77777777" w:rsidR="007317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個人として、医療専門家には患者の最善の利益に基づいて意思決定することを期待しており、企業からのインセンティブによって影響を受けるべきではありません。同様に、政府関係者には、企業の圧力とは無関係に、公共の利益のために行動することを期待しています。</w:t>
            </w:r>
          </w:p>
          <w:p w14:paraId="3BE00200" w14:textId="13846555" w:rsidR="007317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では、医療専門家に製品について教育を行うことはありますが、彼らの独立した判断に干渉することはありません。医師、薬剤師、看護師、研究者、検査スタッフなどの医療従事者や、政府関係者、その他の相手に対し、ビジネス獲得や過去の関係への報酬を目的として</w:t>
            </w:r>
            <w:ins w:id="140" w:author="Nakano, Kimiko" w:date="2025-12-16T12:21:00Z" w16du:dateUtc="2025-12-16T03:21:00Z">
              <w:r w:rsidR="003E298B">
                <w:rPr>
                  <w:rFonts w:ascii="Calibri" w:eastAsia="Kozuka Gothic Pro R" w:hAnsi="Calibri" w:cs="MS UI Gothic" w:hint="eastAsia"/>
                  <w:lang w:eastAsia="ja-JP"/>
                </w:rPr>
                <w:t>経済的</w:t>
              </w:r>
            </w:ins>
            <w:r w:rsidRPr="007B7848">
              <w:rPr>
                <w:rFonts w:ascii="Calibri" w:eastAsia="Kozuka Gothic Pro R" w:hAnsi="Calibri" w:cs="MS UI Gothic"/>
                <w:lang w:eastAsia="ja-JP"/>
              </w:rPr>
              <w:t>価値</w:t>
            </w:r>
            <w:ins w:id="141" w:author="Nakano, Kimiko" w:date="2025-12-16T12:21:00Z" w16du:dateUtc="2025-12-16T03:21:00Z">
              <w:r w:rsidR="003E298B">
                <w:rPr>
                  <w:rFonts w:ascii="Calibri" w:eastAsia="Kozuka Gothic Pro R" w:hAnsi="Calibri" w:cs="MS UI Gothic" w:hint="eastAsia"/>
                  <w:lang w:eastAsia="ja-JP"/>
                </w:rPr>
                <w:t>の</w:t>
              </w:r>
            </w:ins>
            <w:r w:rsidRPr="007B7848">
              <w:rPr>
                <w:rFonts w:ascii="Calibri" w:eastAsia="Kozuka Gothic Pro R" w:hAnsi="Calibri" w:cs="MS UI Gothic"/>
                <w:lang w:eastAsia="ja-JP"/>
              </w:rPr>
              <w:t>あるものを提供することは決して許されません。</w:t>
            </w:r>
          </w:p>
          <w:p w14:paraId="1BB980E3" w14:textId="40499E90" w:rsidR="007317E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当社は、米国の海外腐敗行為防止法など、贈</w:t>
            </w:r>
            <w:ins w:id="142" w:author="Nakano, Kimiko" w:date="2025-12-16T11:41:00Z" w16du:dateUtc="2025-12-16T02:41:00Z">
              <w:r w:rsidR="003575EF">
                <w:rPr>
                  <w:rFonts w:ascii="Calibri" w:eastAsia="Kozuka Gothic Pro R" w:hAnsi="Calibri" w:cs="MS UI Gothic" w:hint="eastAsia"/>
                  <w:lang w:eastAsia="ja-JP"/>
                </w:rPr>
                <w:t>収</w:t>
              </w:r>
            </w:ins>
            <w:r w:rsidRPr="007B7848">
              <w:rPr>
                <w:rFonts w:ascii="Calibri" w:eastAsia="Kozuka Gothic Pro R" w:hAnsi="Calibri" w:cs="MS UI Gothic"/>
                <w:lang w:eastAsia="ja-JP"/>
              </w:rPr>
              <w:t>賄防止、汚職防止、キックバック防止に関する世界中の法律に従います。アボットの全従業員は、</w:t>
            </w:r>
            <w:ins w:id="143" w:author="Nakano, Kimiko" w:date="2025-12-16T10:26:00Z" w16du:dateUtc="2025-12-16T01:26:00Z">
              <w:r w:rsidR="005418E8">
                <w:rPr>
                  <w:rFonts w:ascii="Calibri" w:eastAsia="Kozuka Gothic Pro R" w:hAnsi="Calibri" w:cs="MS UI Gothic" w:hint="eastAsia"/>
                  <w:lang w:eastAsia="ja-JP"/>
                </w:rPr>
                <w:t>ディストリビューター</w:t>
              </w:r>
            </w:ins>
            <w:del w:id="144" w:author="Nakano, Kimiko" w:date="2025-12-16T10:26:00Z" w16du:dateUtc="2025-12-16T01:26:00Z">
              <w:r w:rsidRPr="007B7848" w:rsidDel="005418E8">
                <w:rPr>
                  <w:rFonts w:ascii="Calibri" w:eastAsia="Kozuka Gothic Pro R" w:hAnsi="Calibri" w:cs="MS UI Gothic"/>
                  <w:lang w:eastAsia="ja-JP"/>
                </w:rPr>
                <w:delText>代理店</w:delText>
              </w:r>
            </w:del>
            <w:r w:rsidRPr="007B7848">
              <w:rPr>
                <w:rFonts w:ascii="Calibri" w:eastAsia="Kozuka Gothic Pro R" w:hAnsi="Calibri" w:cs="MS UI Gothic"/>
                <w:lang w:eastAsia="ja-JP"/>
              </w:rPr>
              <w:t>、コンサルタント、講演者などのサービス</w:t>
            </w:r>
            <w:ins w:id="145" w:author="Nakano, Kimiko" w:date="2025-12-16T14:37:00Z" w16du:dateUtc="2025-12-16T05:37:00Z">
              <w:r w:rsidR="00E57005">
                <w:rPr>
                  <w:rFonts w:ascii="Calibri" w:eastAsia="Kozuka Gothic Pro R" w:hAnsi="Calibri" w:cs="MS UI Gothic" w:hint="eastAsia"/>
                  <w:lang w:eastAsia="ja-JP"/>
                </w:rPr>
                <w:t>提供者</w:t>
              </w:r>
            </w:ins>
            <w:del w:id="146" w:author="Nakano, Kimiko" w:date="2025-12-16T14:37:00Z" w16du:dateUtc="2025-12-16T05:37:00Z">
              <w:r w:rsidRPr="007B7848" w:rsidDel="00E57005">
                <w:rPr>
                  <w:rFonts w:ascii="Calibri" w:eastAsia="Kozuka Gothic Pro R" w:hAnsi="Calibri" w:cs="MS UI Gothic"/>
                  <w:lang w:eastAsia="ja-JP"/>
                </w:rPr>
                <w:delText>プロバイダー</w:delText>
              </w:r>
            </w:del>
            <w:r w:rsidRPr="007B7848">
              <w:rPr>
                <w:rFonts w:ascii="Calibri" w:eastAsia="Kozuka Gothic Pro R" w:hAnsi="Calibri" w:cs="MS UI Gothic"/>
                <w:lang w:eastAsia="ja-JP"/>
              </w:rPr>
              <w:t>との関係を慎重に管理しなければなりません。そのために、デューデリジェンスを実施し、</w:t>
            </w:r>
            <w:del w:id="147" w:author="Terano, Kumiko" w:date="2025-12-22T18:43:00Z" w16du:dateUtc="2025-12-22T09:43:00Z">
              <w:r w:rsidRPr="007B7848" w:rsidDel="00B713E6">
                <w:rPr>
                  <w:rFonts w:ascii="Calibri" w:eastAsia="Kozuka Gothic Pro R" w:hAnsi="Calibri" w:cs="MS UI Gothic" w:hint="eastAsia"/>
                  <w:lang w:eastAsia="ja-JP"/>
                </w:rPr>
                <w:delText>公正市場価値</w:delText>
              </w:r>
            </w:del>
            <w:ins w:id="148" w:author="Terano, Kumiko" w:date="2025-12-22T18:43:00Z" w16du:dateUtc="2025-12-22T09:43:00Z">
              <w:r w:rsidR="00B713E6">
                <w:rPr>
                  <w:rFonts w:ascii="Calibri" w:eastAsia="Kozuka Gothic Pro R" w:hAnsi="Calibri" w:cs="MS UI Gothic" w:hint="eastAsia"/>
                  <w:lang w:eastAsia="ja-JP"/>
                </w:rPr>
                <w:t>適正市場価格</w:t>
              </w:r>
            </w:ins>
            <w:r w:rsidRPr="007B7848">
              <w:rPr>
                <w:rFonts w:ascii="Calibri" w:eastAsia="Kozuka Gothic Pro R" w:hAnsi="Calibri" w:cs="MS UI Gothic"/>
                <w:lang w:eastAsia="ja-JP"/>
              </w:rPr>
              <w:t>に基づいて支払い、支払い内容を適切に記録して、法令および社内基準への準拠を確保します。</w:t>
            </w:r>
          </w:p>
        </w:tc>
      </w:tr>
      <w:tr w:rsidR="002F1C3A" w:rsidRPr="00ED1A06" w14:paraId="7B221632" w14:textId="77777777" w:rsidTr="55887888">
        <w:tc>
          <w:tcPr>
            <w:tcW w:w="1353" w:type="dxa"/>
            <w:shd w:val="clear" w:color="auto" w:fill="C1E4F5" w:themeFill="accent1" w:themeFillTint="33"/>
            <w:tcMar>
              <w:top w:w="120" w:type="dxa"/>
              <w:left w:w="180" w:type="dxa"/>
              <w:bottom w:w="120" w:type="dxa"/>
              <w:right w:w="180" w:type="dxa"/>
            </w:tcMar>
            <w:hideMark/>
          </w:tcPr>
          <w:p w14:paraId="24F42DA5" w14:textId="77777777" w:rsidR="00870B35" w:rsidRPr="00853EAB" w:rsidRDefault="00010AF3" w:rsidP="00870B35">
            <w:pPr>
              <w:spacing w:before="30" w:after="30"/>
              <w:ind w:left="30" w:right="30"/>
              <w:rPr>
                <w:rFonts w:ascii="Calibri" w:eastAsia="Times New Roman" w:hAnsi="Calibri" w:cs="Calibri"/>
                <w:sz w:val="16"/>
              </w:rPr>
            </w:pPr>
            <w:hyperlink r:id="rId83"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4687CFEF" w14:textId="77777777" w:rsidR="00870B35" w:rsidRPr="00853EAB" w:rsidRDefault="00010AF3" w:rsidP="00870B35">
            <w:pPr>
              <w:ind w:left="30" w:right="30"/>
              <w:rPr>
                <w:rFonts w:ascii="Calibri" w:eastAsia="Times New Roman" w:hAnsi="Calibri" w:cs="Calibri"/>
                <w:sz w:val="16"/>
              </w:rPr>
            </w:pPr>
            <w:hyperlink r:id="rId84" w:tgtFrame="_blank" w:history="1">
              <w:r w:rsidRPr="00853EAB">
                <w:rPr>
                  <w:rFonts w:ascii="Calibri" w:eastAsia="Times New Roman" w:hAnsi="Calibri" w:cs="Calibri"/>
                  <w:color w:val="0000FF"/>
                  <w:sz w:val="16"/>
                  <w:u w:val="single"/>
                </w:rPr>
                <w:t>37_C_13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40D81E" w14:textId="77777777" w:rsidR="00870B3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GIFTS, MEALS &amp; ENTERTAINMENT</w:t>
            </w:r>
          </w:p>
          <w:p w14:paraId="49AFDE00" w14:textId="77777777" w:rsidR="00870B3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do not offer or provide anything of value to gain a business advantage, directly or indirectly, in line with anti-bribery principles.</w:t>
            </w:r>
          </w:p>
          <w:p w14:paraId="7AE47D70" w14:textId="77777777" w:rsidR="00870B3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2AAD30EB" w14:textId="3FBF1078" w:rsidR="00870B3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贈</w:t>
            </w:r>
            <w:ins w:id="149" w:author="Nakano, Kimiko" w:date="2025-12-16T11:31:00Z" w16du:dateUtc="2025-12-16T02:31:00Z">
              <w:r w:rsidR="004D4921">
                <w:rPr>
                  <w:rFonts w:ascii="Calibri" w:eastAsia="Kozuka Gothic Pro R" w:hAnsi="Calibri" w:cs="MS UI Gothic" w:hint="eastAsia"/>
                  <w:lang w:eastAsia="ja-JP"/>
                </w:rPr>
                <w:t>物</w:t>
              </w:r>
            </w:ins>
            <w:del w:id="150" w:author="Nakano, Kimiko" w:date="2025-12-16T11:31:00Z" w16du:dateUtc="2025-12-16T02:31:00Z">
              <w:r w:rsidRPr="007B7848" w:rsidDel="004D4921">
                <w:rPr>
                  <w:rFonts w:ascii="Calibri" w:eastAsia="Kozuka Gothic Pro R" w:hAnsi="Calibri" w:cs="MS UI Gothic"/>
                  <w:lang w:eastAsia="ja-JP"/>
                </w:rPr>
                <w:delText>答品</w:delText>
              </w:r>
            </w:del>
            <w:r w:rsidRPr="007B7848">
              <w:rPr>
                <w:rFonts w:ascii="Calibri" w:eastAsia="Kozuka Gothic Pro R" w:hAnsi="Calibri" w:cs="MS UI Gothic"/>
                <w:lang w:eastAsia="ja-JP"/>
              </w:rPr>
              <w:t>、食事、</w:t>
            </w:r>
            <w:ins w:id="151" w:author="Nakano, Kimiko" w:date="2025-12-16T11:31:00Z" w16du:dateUtc="2025-12-16T02:31:00Z">
              <w:r w:rsidR="004D4921">
                <w:rPr>
                  <w:rFonts w:ascii="Calibri" w:eastAsia="Kozuka Gothic Pro R" w:hAnsi="Calibri" w:cs="MS UI Gothic" w:hint="eastAsia"/>
                  <w:lang w:eastAsia="ja-JP"/>
                </w:rPr>
                <w:t>娯楽</w:t>
              </w:r>
            </w:ins>
            <w:del w:id="152" w:author="Nakano, Kimiko" w:date="2025-12-16T11:31:00Z" w16du:dateUtc="2025-12-16T02:31:00Z">
              <w:r w:rsidRPr="007B7848" w:rsidDel="004D4921">
                <w:rPr>
                  <w:rFonts w:ascii="Calibri" w:eastAsia="Kozuka Gothic Pro R" w:hAnsi="Calibri" w:cs="MS UI Gothic"/>
                  <w:lang w:eastAsia="ja-JP"/>
                </w:rPr>
                <w:delText>接待</w:delText>
              </w:r>
            </w:del>
          </w:p>
          <w:p w14:paraId="513A6B55" w14:textId="7074FF9B" w:rsidR="00870B3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私たちは、ビジネス上の優位性を得る目的で、</w:t>
            </w:r>
            <w:ins w:id="153" w:author="Nakano, Kimiko" w:date="2025-12-16T11:43:00Z" w16du:dateUtc="2025-12-16T02:43:00Z">
              <w:r w:rsidR="00250EA7">
                <w:rPr>
                  <w:rFonts w:ascii="Calibri" w:eastAsia="Kozuka Gothic Pro R" w:hAnsi="Calibri" w:cs="MS UI Gothic" w:hint="eastAsia"/>
                  <w:lang w:eastAsia="ja-JP"/>
                </w:rPr>
                <w:t>経済的</w:t>
              </w:r>
            </w:ins>
            <w:r w:rsidRPr="007B7848">
              <w:rPr>
                <w:rFonts w:ascii="Calibri" w:eastAsia="Kozuka Gothic Pro R" w:hAnsi="Calibri" w:cs="MS UI Gothic"/>
                <w:lang w:eastAsia="ja-JP"/>
              </w:rPr>
              <w:t>価値</w:t>
            </w:r>
            <w:ins w:id="154" w:author="Nakano, Kimiko" w:date="2025-12-16T12:22:00Z" w16du:dateUtc="2025-12-16T03:22:00Z">
              <w:r w:rsidR="00646763">
                <w:rPr>
                  <w:rFonts w:ascii="Calibri" w:eastAsia="Kozuka Gothic Pro R" w:hAnsi="Calibri" w:cs="MS UI Gothic" w:hint="eastAsia"/>
                  <w:lang w:eastAsia="ja-JP"/>
                </w:rPr>
                <w:t>の</w:t>
              </w:r>
            </w:ins>
            <w:r w:rsidRPr="007B7848">
              <w:rPr>
                <w:rFonts w:ascii="Calibri" w:eastAsia="Kozuka Gothic Pro R" w:hAnsi="Calibri" w:cs="MS UI Gothic"/>
                <w:lang w:eastAsia="ja-JP"/>
              </w:rPr>
              <w:t>あるものを直接的にも間接的にも提供しません。これは贈収賄防止の原則に基づくものです。</w:t>
            </w:r>
          </w:p>
          <w:p w14:paraId="49346C0D" w14:textId="0DD4206A" w:rsidR="00870B3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ビジネス上の決定への不適切な影響を防ぐため、当社は贈</w:t>
            </w:r>
            <w:ins w:id="155" w:author="Nakano, Kimiko" w:date="2025-12-16T11:42:00Z" w16du:dateUtc="2025-12-16T02:42:00Z">
              <w:r w:rsidR="00D922A5">
                <w:rPr>
                  <w:rFonts w:ascii="Calibri" w:eastAsia="Kozuka Gothic Pro R" w:hAnsi="Calibri" w:cs="MS UI Gothic" w:hint="eastAsia"/>
                  <w:lang w:eastAsia="ja-JP"/>
                </w:rPr>
                <w:t>物</w:t>
              </w:r>
            </w:ins>
            <w:del w:id="156" w:author="Nakano, Kimiko" w:date="2025-12-16T11:42:00Z" w16du:dateUtc="2025-12-16T02:42:00Z">
              <w:r w:rsidRPr="007B7848" w:rsidDel="00D922A5">
                <w:rPr>
                  <w:rFonts w:ascii="Calibri" w:eastAsia="Kozuka Gothic Pro R" w:hAnsi="Calibri" w:cs="MS UI Gothic"/>
                  <w:lang w:eastAsia="ja-JP"/>
                </w:rPr>
                <w:delText>答品</w:delText>
              </w:r>
            </w:del>
            <w:r w:rsidRPr="007B7848">
              <w:rPr>
                <w:rFonts w:ascii="Calibri" w:eastAsia="Kozuka Gothic Pro R" w:hAnsi="Calibri" w:cs="MS UI Gothic"/>
                <w:lang w:eastAsia="ja-JP"/>
              </w:rPr>
              <w:t>、食事、</w:t>
            </w:r>
            <w:ins w:id="157" w:author="Nakano, Kimiko" w:date="2025-12-16T11:42:00Z" w16du:dateUtc="2025-12-16T02:42:00Z">
              <w:r w:rsidR="00D922A5">
                <w:rPr>
                  <w:rFonts w:ascii="Calibri" w:eastAsia="Kozuka Gothic Pro R" w:hAnsi="Calibri" w:cs="MS UI Gothic" w:hint="eastAsia"/>
                  <w:lang w:eastAsia="ja-JP"/>
                </w:rPr>
                <w:t>娯楽</w:t>
              </w:r>
            </w:ins>
            <w:del w:id="158" w:author="Nakano, Kimiko" w:date="2025-12-16T11:42:00Z" w16du:dateUtc="2025-12-16T02:42:00Z">
              <w:r w:rsidRPr="007B7848" w:rsidDel="00D922A5">
                <w:rPr>
                  <w:rFonts w:ascii="Calibri" w:eastAsia="Kozuka Gothic Pro R" w:hAnsi="Calibri" w:cs="MS UI Gothic"/>
                  <w:lang w:eastAsia="ja-JP"/>
                </w:rPr>
                <w:delText>接待</w:delText>
              </w:r>
            </w:del>
            <w:r w:rsidRPr="007B7848">
              <w:rPr>
                <w:rFonts w:ascii="Calibri" w:eastAsia="Kozuka Gothic Pro R" w:hAnsi="Calibri" w:cs="MS UI Gothic"/>
                <w:lang w:eastAsia="ja-JP"/>
              </w:rPr>
              <w:t>に関する限度を設定しています。アボットのポリシーは、ブランド</w:t>
            </w:r>
            <w:ins w:id="159" w:author="Nakano, Kimiko" w:date="2025-12-16T11:44:00Z" w16du:dateUtc="2025-12-16T02:44:00Z">
              <w:r w:rsidR="00250EA7">
                <w:rPr>
                  <w:rFonts w:ascii="Calibri" w:eastAsia="Kozuka Gothic Pro R" w:hAnsi="Calibri" w:cs="MS UI Gothic" w:hint="eastAsia"/>
                  <w:lang w:eastAsia="ja-JP"/>
                </w:rPr>
                <w:t>連想品</w:t>
              </w:r>
            </w:ins>
            <w:del w:id="160" w:author="Nakano, Kimiko" w:date="2025-12-16T11:44:00Z" w16du:dateUtc="2025-12-16T02:44:00Z">
              <w:r w:rsidRPr="007B7848" w:rsidDel="00250EA7">
                <w:rPr>
                  <w:rFonts w:ascii="Calibri" w:eastAsia="Kozuka Gothic Pro R" w:hAnsi="Calibri" w:cs="MS UI Gothic"/>
                  <w:lang w:eastAsia="ja-JP"/>
                </w:rPr>
                <w:delText>リマインダー</w:delText>
              </w:r>
            </w:del>
            <w:r w:rsidRPr="007B7848">
              <w:rPr>
                <w:rFonts w:ascii="Calibri" w:eastAsia="Kozuka Gothic Pro R" w:hAnsi="Calibri" w:cs="MS UI Gothic"/>
                <w:lang w:eastAsia="ja-JP"/>
              </w:rPr>
              <w:t>、文化的</w:t>
            </w:r>
            <w:ins w:id="161" w:author="Nakano, Kimiko" w:date="2025-12-16T11:44:00Z" w16du:dateUtc="2025-12-16T02:44:00Z">
              <w:r w:rsidR="007F6E3D">
                <w:rPr>
                  <w:rFonts w:ascii="Calibri" w:eastAsia="Kozuka Gothic Pro R" w:hAnsi="Calibri" w:cs="MS UI Gothic" w:hint="eastAsia"/>
                  <w:lang w:eastAsia="ja-JP"/>
                </w:rPr>
                <w:t>儀礼</w:t>
              </w:r>
            </w:ins>
            <w:del w:id="162" w:author="Nakano, Kimiko" w:date="2025-12-16T11:44:00Z" w16du:dateUtc="2025-12-16T02:44:00Z">
              <w:r w:rsidRPr="007B7848" w:rsidDel="007F6E3D">
                <w:rPr>
                  <w:rFonts w:ascii="Calibri" w:eastAsia="Kozuka Gothic Pro R" w:hAnsi="Calibri" w:cs="MS UI Gothic"/>
                  <w:lang w:eastAsia="ja-JP"/>
                </w:rPr>
                <w:delText>習慣</w:delText>
              </w:r>
            </w:del>
            <w:r w:rsidRPr="007B7848">
              <w:rPr>
                <w:rFonts w:ascii="Calibri" w:eastAsia="Kozuka Gothic Pro R" w:hAnsi="Calibri" w:cs="MS UI Gothic"/>
                <w:lang w:eastAsia="ja-JP"/>
              </w:rPr>
              <w:t>としての贈</w:t>
            </w:r>
            <w:ins w:id="163" w:author="Nakano, Kimiko" w:date="2025-12-16T11:43:00Z" w16du:dateUtc="2025-12-16T02:43:00Z">
              <w:r w:rsidR="00527E9B">
                <w:rPr>
                  <w:rFonts w:ascii="Calibri" w:eastAsia="Kozuka Gothic Pro R" w:hAnsi="Calibri" w:cs="MS UI Gothic" w:hint="eastAsia"/>
                  <w:lang w:eastAsia="ja-JP"/>
                </w:rPr>
                <w:t>物</w:t>
              </w:r>
            </w:ins>
            <w:del w:id="164" w:author="Nakano, Kimiko" w:date="2025-12-16T11:43:00Z" w16du:dateUtc="2025-12-16T02:43:00Z">
              <w:r w:rsidRPr="007B7848" w:rsidDel="00527E9B">
                <w:rPr>
                  <w:rFonts w:ascii="Calibri" w:eastAsia="Kozuka Gothic Pro R" w:hAnsi="Calibri" w:cs="MS UI Gothic"/>
                  <w:lang w:eastAsia="ja-JP"/>
                </w:rPr>
                <w:delText>答</w:delText>
              </w:r>
            </w:del>
            <w:r w:rsidRPr="007B7848">
              <w:rPr>
                <w:rFonts w:ascii="Calibri" w:eastAsia="Kozuka Gothic Pro R" w:hAnsi="Calibri" w:cs="MS UI Gothic"/>
                <w:lang w:eastAsia="ja-JP"/>
              </w:rPr>
              <w:t>、ホスピタリティ、その他の便益が、専門的な判断に決して影響を及ぼさないようにするためのものです。</w:t>
            </w:r>
          </w:p>
        </w:tc>
      </w:tr>
      <w:tr w:rsidR="002F1C3A" w:rsidRPr="00853EAB" w14:paraId="0639D010" w14:textId="77777777" w:rsidTr="55887888">
        <w:tc>
          <w:tcPr>
            <w:tcW w:w="1353" w:type="dxa"/>
            <w:shd w:val="clear" w:color="auto" w:fill="C1E4F5" w:themeFill="accent1" w:themeFillTint="33"/>
            <w:tcMar>
              <w:top w:w="120" w:type="dxa"/>
              <w:left w:w="180" w:type="dxa"/>
              <w:bottom w:w="120" w:type="dxa"/>
              <w:right w:w="180" w:type="dxa"/>
            </w:tcMar>
            <w:hideMark/>
          </w:tcPr>
          <w:p w14:paraId="65BA7672" w14:textId="77777777" w:rsidR="00B44AA0" w:rsidRPr="00853EAB" w:rsidRDefault="00010AF3" w:rsidP="00B44AA0">
            <w:pPr>
              <w:spacing w:before="30" w:after="30"/>
              <w:ind w:left="30" w:right="30"/>
              <w:rPr>
                <w:rFonts w:ascii="Calibri" w:eastAsia="Times New Roman" w:hAnsi="Calibri" w:cs="Calibri"/>
                <w:sz w:val="16"/>
              </w:rPr>
            </w:pPr>
            <w:hyperlink r:id="rId85"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3D5EDE0A" w14:textId="77777777" w:rsidR="00B44AA0" w:rsidRPr="00853EAB" w:rsidRDefault="00010AF3" w:rsidP="00B44AA0">
            <w:pPr>
              <w:ind w:left="30" w:right="30"/>
              <w:rPr>
                <w:rFonts w:ascii="Calibri" w:eastAsia="Times New Roman" w:hAnsi="Calibri" w:cs="Calibri"/>
                <w:sz w:val="16"/>
              </w:rPr>
            </w:pPr>
            <w:hyperlink r:id="rId86" w:tgtFrame="_blank" w:history="1">
              <w:r w:rsidRPr="00853EAB">
                <w:rPr>
                  <w:rFonts w:ascii="Calibri" w:eastAsia="Times New Roman" w:hAnsi="Calibri" w:cs="Calibri"/>
                  <w:color w:val="0000FF"/>
                  <w:sz w:val="16"/>
                  <w:u w:val="single"/>
                </w:rPr>
                <w:t>38_C_13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78EB50" w14:textId="77777777" w:rsidR="00B44A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ACCURATE BOOKS &amp; RECORDS</w:t>
            </w:r>
          </w:p>
          <w:p w14:paraId="68E8596A" w14:textId="77777777" w:rsidR="00B44A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measure achievements accurately.</w:t>
            </w:r>
          </w:p>
          <w:p w14:paraId="34BB335E" w14:textId="77777777" w:rsidR="00B44A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0CAE5A4B" w14:textId="77777777" w:rsidR="00B44AA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17CAAB1E" w14:textId="52681D89" w:rsidR="00B44A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正確な</w:t>
            </w:r>
            <w:del w:id="165" w:author="Nakano, Kimiko" w:date="2025-12-16T13:57:00Z" w16du:dateUtc="2025-12-16T04:57:00Z">
              <w:r w:rsidRPr="007B7848" w:rsidDel="004F0F28">
                <w:rPr>
                  <w:rFonts w:ascii="Calibri" w:eastAsia="Kozuka Gothic Pro R" w:hAnsi="Calibri" w:cs="MS UI Gothic"/>
                  <w:lang w:eastAsia="ja-JP"/>
                </w:rPr>
                <w:delText>帳簿</w:delText>
              </w:r>
            </w:del>
            <w:ins w:id="166" w:author="Nakano, Kimiko" w:date="2025-12-16T13:57:00Z" w16du:dateUtc="2025-12-16T04:57:00Z">
              <w:r w:rsidR="004F0F28">
                <w:rPr>
                  <w:rFonts w:ascii="Calibri" w:eastAsia="Kozuka Gothic Pro R" w:hAnsi="Calibri" w:cs="MS UI Gothic" w:hint="eastAsia"/>
                  <w:lang w:eastAsia="ja-JP"/>
                </w:rPr>
                <w:t>記帳</w:t>
              </w:r>
            </w:ins>
            <w:r w:rsidRPr="007B7848">
              <w:rPr>
                <w:rFonts w:ascii="Calibri" w:eastAsia="Kozuka Gothic Pro R" w:hAnsi="Calibri" w:cs="MS UI Gothic"/>
                <w:lang w:eastAsia="ja-JP"/>
              </w:rPr>
              <w:t>と記録</w:t>
            </w:r>
          </w:p>
          <w:p w14:paraId="55135665" w14:textId="77777777" w:rsidR="00B44A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当社は達成事項を正確に評価します。</w:t>
            </w:r>
          </w:p>
          <w:p w14:paraId="61E638E1" w14:textId="77777777" w:rsidR="00B44A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の記録および公開文書は、私たちの行動を正確に反映し、業務の実態を正しく示すに足る十分な背景情報を備えている必要があります。財務記録は、会計基準、法律、およびアボットの社内ポリシーに従う必要があります。</w:t>
            </w:r>
          </w:p>
          <w:p w14:paraId="582107EC" w14:textId="38FED7A8" w:rsidR="00B44AA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特に医療専門家との関わりにおいて、価格情報、支払い、</w:t>
            </w:r>
            <w:ins w:id="167" w:author="Nakano, Kimiko" w:date="2025-12-16T11:46:00Z" w16du:dateUtc="2025-12-16T02:46:00Z">
              <w:r w:rsidR="00CC2AC9">
                <w:rPr>
                  <w:rFonts w:ascii="Calibri" w:eastAsia="Kozuka Gothic Pro R" w:hAnsi="Calibri" w:cs="MS UI Gothic" w:hint="eastAsia"/>
                  <w:lang w:eastAsia="ja-JP"/>
                </w:rPr>
                <w:t>経済的</w:t>
              </w:r>
            </w:ins>
            <w:r w:rsidRPr="007B7848">
              <w:rPr>
                <w:rFonts w:ascii="Calibri" w:eastAsia="Kozuka Gothic Pro R" w:hAnsi="Calibri" w:cs="MS UI Gothic"/>
                <w:lang w:eastAsia="ja-JP"/>
              </w:rPr>
              <w:t>価値のある提供物を報告する際には、その情報が完全かつ正確であることが求められます。多くの政府は、公的資金を保護するためにこうした透明性を義務付けています。アボットは、政府、保険</w:t>
            </w:r>
            <w:ins w:id="168" w:author="Terano, Kumiko" w:date="2025-12-22T18:45:00Z" w16du:dateUtc="2025-12-22T09:45:00Z">
              <w:r w:rsidR="007433B5">
                <w:rPr>
                  <w:rFonts w:ascii="Calibri" w:eastAsia="Kozuka Gothic Pro R" w:hAnsi="Calibri" w:cs="MS UI Gothic" w:hint="eastAsia"/>
                  <w:lang w:eastAsia="ja-JP"/>
                </w:rPr>
                <w:t>業</w:t>
              </w:r>
            </w:ins>
            <w:r w:rsidRPr="007B7848">
              <w:rPr>
                <w:rFonts w:ascii="Calibri" w:eastAsia="Kozuka Gothic Pro R" w:hAnsi="Calibri" w:cs="MS UI Gothic"/>
                <w:lang w:eastAsia="ja-JP"/>
              </w:rPr>
              <w:t>者、その他のステークホルダーが適切な判断を行えるよう、信頼性の高いデータを提供することに取り組んでいます。</w:t>
            </w:r>
          </w:p>
        </w:tc>
      </w:tr>
      <w:tr w:rsidR="002F1C3A" w:rsidRPr="00853EAB" w14:paraId="287B52D1" w14:textId="77777777" w:rsidTr="55887888">
        <w:tc>
          <w:tcPr>
            <w:tcW w:w="1353" w:type="dxa"/>
            <w:shd w:val="clear" w:color="auto" w:fill="C1E4F5" w:themeFill="accent1" w:themeFillTint="33"/>
            <w:tcMar>
              <w:top w:w="120" w:type="dxa"/>
              <w:left w:w="180" w:type="dxa"/>
              <w:bottom w:w="120" w:type="dxa"/>
              <w:right w:w="180" w:type="dxa"/>
            </w:tcMar>
            <w:hideMark/>
          </w:tcPr>
          <w:p w14:paraId="72EFBBCB" w14:textId="77777777" w:rsidR="008A1495" w:rsidRPr="00853EAB" w:rsidRDefault="00010AF3" w:rsidP="008A1495">
            <w:pPr>
              <w:spacing w:before="30" w:after="30"/>
              <w:ind w:left="30" w:right="30"/>
              <w:rPr>
                <w:rFonts w:ascii="Calibri" w:eastAsia="Times New Roman" w:hAnsi="Calibri" w:cs="Calibri"/>
                <w:sz w:val="16"/>
              </w:rPr>
            </w:pPr>
            <w:hyperlink r:id="rId87"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72044D9C" w14:textId="77777777" w:rsidR="008A1495" w:rsidRPr="00853EAB" w:rsidRDefault="00010AF3" w:rsidP="008A1495">
            <w:pPr>
              <w:ind w:left="30" w:right="30"/>
              <w:rPr>
                <w:rFonts w:ascii="Calibri" w:eastAsia="Times New Roman" w:hAnsi="Calibri" w:cs="Calibri"/>
                <w:sz w:val="16"/>
              </w:rPr>
            </w:pPr>
            <w:hyperlink r:id="rId88" w:tgtFrame="_blank" w:history="1">
              <w:r w:rsidRPr="00853EAB">
                <w:rPr>
                  <w:rFonts w:ascii="Calibri" w:eastAsia="Times New Roman" w:hAnsi="Calibri" w:cs="Calibri"/>
                  <w:color w:val="0000FF"/>
                  <w:sz w:val="16"/>
                  <w:u w:val="single"/>
                </w:rPr>
                <w:t>39_C_13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22450C" w14:textId="77777777" w:rsidR="008A149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COMPLIANCE WITH LAWS</w:t>
            </w:r>
          </w:p>
          <w:p w14:paraId="7FBF9C12" w14:textId="77777777" w:rsidR="008A149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follow all laws, regulations and Abbott requirements that apply to our work.</w:t>
            </w:r>
          </w:p>
          <w:p w14:paraId="74D36003" w14:textId="77777777" w:rsidR="008A149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6C174E7F" w14:textId="77777777" w:rsidR="008A149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552B3E45" w14:textId="741AE444" w:rsidR="008A149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法</w:t>
            </w:r>
            <w:del w:id="169" w:author="Terano, Kumiko" w:date="2025-12-22T18:46:00Z" w16du:dateUtc="2025-12-22T09:46:00Z">
              <w:r w:rsidRPr="007B7848" w:rsidDel="004739FB">
                <w:rPr>
                  <w:rFonts w:ascii="Calibri" w:eastAsia="Kozuka Gothic Pro R" w:hAnsi="Calibri" w:cs="MS UI Gothic" w:hint="eastAsia"/>
                  <w:lang w:eastAsia="ja-JP"/>
                </w:rPr>
                <w:delText>令</w:delText>
              </w:r>
            </w:del>
            <w:ins w:id="170" w:author="Terano, Kumiko" w:date="2025-12-22T18:46:00Z" w16du:dateUtc="2025-12-22T09:46:00Z">
              <w:r w:rsidR="004739FB">
                <w:rPr>
                  <w:rFonts w:ascii="Calibri" w:eastAsia="Kozuka Gothic Pro R" w:hAnsi="Calibri" w:cs="MS UI Gothic" w:hint="eastAsia"/>
                  <w:lang w:eastAsia="ja-JP"/>
                </w:rPr>
                <w:t>律</w:t>
              </w:r>
            </w:ins>
            <w:r w:rsidRPr="007B7848">
              <w:rPr>
                <w:rFonts w:ascii="Calibri" w:eastAsia="Kozuka Gothic Pro R" w:hAnsi="Calibri" w:cs="MS UI Gothic"/>
                <w:lang w:eastAsia="ja-JP"/>
              </w:rPr>
              <w:t>の</w:t>
            </w:r>
            <w:ins w:id="171" w:author="Nakano, Kimiko" w:date="2025-12-16T13:55:00Z" w16du:dateUtc="2025-12-16T04:55:00Z">
              <w:r w:rsidR="003806B3">
                <w:rPr>
                  <w:rFonts w:ascii="Calibri" w:eastAsia="Kozuka Gothic Pro R" w:hAnsi="Calibri" w:cs="MS UI Gothic" w:hint="eastAsia"/>
                  <w:lang w:eastAsia="ja-JP"/>
                </w:rPr>
                <w:t>遵守</w:t>
              </w:r>
            </w:ins>
            <w:del w:id="172" w:author="Nakano, Kimiko" w:date="2025-12-16T13:55:00Z" w16du:dateUtc="2025-12-16T04:55:00Z">
              <w:r w:rsidRPr="007B7848" w:rsidDel="003806B3">
                <w:rPr>
                  <w:rFonts w:ascii="Calibri" w:eastAsia="Kozuka Gothic Pro R" w:hAnsi="Calibri" w:cs="MS UI Gothic"/>
                  <w:lang w:eastAsia="ja-JP"/>
                </w:rPr>
                <w:delText>順守</w:delText>
              </w:r>
            </w:del>
          </w:p>
          <w:p w14:paraId="7700B8B3" w14:textId="77777777" w:rsidR="008A149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当社はすべての法律、規制、および業務に適用されるアボットの要件に従います。</w:t>
            </w:r>
          </w:p>
          <w:p w14:paraId="71BAB0D9" w14:textId="77777777" w:rsidR="008A149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すべてのアボット従業員は、適用法、アボットのポリシー、手順、および規範に従うことが求められます。これは雇用の基本条件です。アボットのポリシーは、医療コンプライアンス、品質、財務、貿易、セキュリティなどの重要分野を網羅しており、法的要件を満たし、コンプライアンス違反を防ぐための指針となっています。</w:t>
            </w:r>
          </w:p>
          <w:p w14:paraId="221F5E8F" w14:textId="2982AFFA" w:rsidR="008A149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グローバル企業として、ある国の法律が別の国での業務に適用される可能性があることにも注意しなければなりません。疑問がある場合は、法務部または</w:t>
            </w:r>
            <w:del w:id="173"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174" w:author="Terano, Kumiko" w:date="2025-12-23T17:03:00Z" w16du:dateUtc="2025-12-23T08:03:00Z">
              <w:r w:rsidR="009158E5">
                <w:rPr>
                  <w:rFonts w:ascii="Calibri" w:eastAsia="Kozuka Gothic Pro R" w:hAnsi="Calibri" w:cs="MS UI Gothic"/>
                  <w:lang w:eastAsia="ja-JP"/>
                </w:rPr>
                <w:t>エシックス　アンド　コンプライアンス　オフィス</w:t>
              </w:r>
            </w:ins>
            <w:ins w:id="175" w:author="Nakano, Kimiko" w:date="2025-12-16T10:55:00Z" w16du:dateUtc="2025-12-16T01:55:00Z">
              <w:r w:rsidR="003C66C6" w:rsidRPr="007B7848">
                <w:rPr>
                  <w:rFonts w:ascii="Calibri" w:eastAsia="Kozuka Gothic Pro R" w:hAnsi="Calibri" w:cs="MS UI Gothic"/>
                  <w:lang w:eastAsia="ja-JP"/>
                </w:rPr>
                <w:t>（</w:t>
              </w:r>
              <w:r w:rsidR="003C66C6" w:rsidRPr="007B7848">
                <w:rPr>
                  <w:rFonts w:ascii="Calibri" w:eastAsia="Kozuka Gothic Pro R" w:hAnsi="Calibri" w:cs="MS UI Gothic"/>
                  <w:lang w:eastAsia="ja-JP"/>
                </w:rPr>
                <w:t>OEC</w:t>
              </w:r>
              <w:r w:rsidR="003C66C6" w:rsidRPr="007B7848">
                <w:rPr>
                  <w:rFonts w:ascii="Calibri" w:eastAsia="Kozuka Gothic Pro R" w:hAnsi="Calibri" w:cs="MS UI Gothic"/>
                  <w:lang w:eastAsia="ja-JP"/>
                </w:rPr>
                <w:t>）</w:t>
              </w:r>
            </w:ins>
            <w:r w:rsidRPr="007B7848">
              <w:rPr>
                <w:rFonts w:ascii="Calibri" w:eastAsia="Kozuka Gothic Pro R" w:hAnsi="Calibri" w:cs="MS UI Gothic"/>
                <w:lang w:eastAsia="ja-JP"/>
              </w:rPr>
              <w:t>に相談してください。</w:t>
            </w:r>
          </w:p>
        </w:tc>
      </w:tr>
      <w:tr w:rsidR="002F1C3A" w:rsidRPr="00853EAB" w14:paraId="74C11F38" w14:textId="77777777" w:rsidTr="55887888">
        <w:tc>
          <w:tcPr>
            <w:tcW w:w="1353" w:type="dxa"/>
            <w:shd w:val="clear" w:color="auto" w:fill="C1E4F5" w:themeFill="accent1" w:themeFillTint="33"/>
            <w:tcMar>
              <w:top w:w="120" w:type="dxa"/>
              <w:left w:w="180" w:type="dxa"/>
              <w:bottom w:w="120" w:type="dxa"/>
              <w:right w:w="180" w:type="dxa"/>
            </w:tcMar>
            <w:hideMark/>
          </w:tcPr>
          <w:p w14:paraId="1E24DE9D" w14:textId="77777777" w:rsidR="0044511A" w:rsidRPr="00853EAB" w:rsidRDefault="00010AF3" w:rsidP="0044511A">
            <w:pPr>
              <w:spacing w:before="30" w:after="30"/>
              <w:ind w:left="30" w:right="30"/>
              <w:rPr>
                <w:rFonts w:ascii="Calibri" w:eastAsia="Times New Roman" w:hAnsi="Calibri" w:cs="Calibri"/>
                <w:sz w:val="16"/>
              </w:rPr>
            </w:pPr>
            <w:hyperlink r:id="rId89"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077CF9D7" w14:textId="77777777" w:rsidR="0044511A" w:rsidRPr="00853EAB" w:rsidRDefault="00010AF3" w:rsidP="0044511A">
            <w:pPr>
              <w:ind w:left="30" w:right="30"/>
              <w:rPr>
                <w:rFonts w:ascii="Calibri" w:eastAsia="Times New Roman" w:hAnsi="Calibri" w:cs="Calibri"/>
                <w:sz w:val="16"/>
              </w:rPr>
            </w:pPr>
            <w:hyperlink r:id="rId90" w:tgtFrame="_blank" w:history="1">
              <w:r w:rsidRPr="00853EAB">
                <w:rPr>
                  <w:rFonts w:ascii="Calibri" w:eastAsia="Times New Roman" w:hAnsi="Calibri" w:cs="Calibri"/>
                  <w:color w:val="0000FF"/>
                  <w:sz w:val="16"/>
                  <w:u w:val="single"/>
                </w:rPr>
                <w:t>40_C_13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89678C" w14:textId="77777777" w:rsidR="0044511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FAIR COMPETITION</w:t>
            </w:r>
          </w:p>
          <w:p w14:paraId="125659C7" w14:textId="77777777" w:rsidR="0044511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ensure that any interactions that we have with competitors are appropriate.</w:t>
            </w:r>
          </w:p>
          <w:p w14:paraId="15BEDAB2" w14:textId="77777777" w:rsidR="0044511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55D8A95E" w14:textId="77777777" w:rsidR="0044511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853EAB">
              <w:rPr>
                <w:rFonts w:ascii="Calibri" w:eastAsia="Times New Roman" w:hAnsi="Calibri" w:cs="Calibri"/>
              </w:rPr>
              <w:t>behavior</w:t>
            </w:r>
            <w:proofErr w:type="spellEnd"/>
            <w:r w:rsidRPr="00853EAB">
              <w:rPr>
                <w:rFonts w:ascii="Calibri" w:eastAsia="Times New Roman" w:hAnsi="Calibri" w:cs="Calibri"/>
              </w:rPr>
              <w:t>.</w:t>
            </w:r>
          </w:p>
        </w:tc>
        <w:tc>
          <w:tcPr>
            <w:tcW w:w="6000" w:type="dxa"/>
          </w:tcPr>
          <w:p w14:paraId="73E658A8" w14:textId="77777777" w:rsidR="0044511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公正な競争</w:t>
            </w:r>
          </w:p>
          <w:p w14:paraId="66E4193E" w14:textId="77777777" w:rsidR="0044511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当社は、競合他社との交流は、いかなるものも適切であるよう徹底します。</w:t>
            </w:r>
          </w:p>
          <w:p w14:paraId="57A9553C" w14:textId="77777777" w:rsidR="0044511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は、事業を展開するすべての地域で競争法を遵守することを約束しています。これらの法律は、公正な市場慣行を妨げる合意や行動、特に価格設定、販売条件、競合他社とのやり取りを禁止しています。</w:t>
            </w:r>
          </w:p>
          <w:p w14:paraId="1637C65A" w14:textId="560AEF3E" w:rsidR="0044511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競合他社とは、価格、コスト、事業計画などの機微な話題を議論しないようにしてください。疑問がある場合や、不適切と思われる状況に遭遇した場合には、法務部または</w:t>
            </w:r>
            <w:del w:id="176"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177" w:author="Terano, Kumiko" w:date="2025-12-23T17:03:00Z" w16du:dateUtc="2025-12-23T08:03:00Z">
              <w:r w:rsidR="009158E5">
                <w:rPr>
                  <w:rFonts w:ascii="Calibri" w:eastAsia="Kozuka Gothic Pro R" w:hAnsi="Calibri" w:cs="MS UI Gothic"/>
                  <w:lang w:eastAsia="ja-JP"/>
                </w:rPr>
                <w:t>エシックス　アンド　コンプライアンス　オフィス</w:t>
              </w:r>
            </w:ins>
            <w:ins w:id="178" w:author="Nakano, Kimiko" w:date="2025-12-16T10:54:00Z" w16du:dateUtc="2025-12-16T01:54:00Z">
              <w:r w:rsidR="00ED49A5" w:rsidRPr="007B7848">
                <w:rPr>
                  <w:rFonts w:ascii="Calibri" w:eastAsia="Kozuka Gothic Pro R" w:hAnsi="Calibri" w:cs="MS UI Gothic"/>
                  <w:lang w:eastAsia="ja-JP"/>
                </w:rPr>
                <w:t>（</w:t>
              </w:r>
              <w:r w:rsidR="00ED49A5" w:rsidRPr="007B7848">
                <w:rPr>
                  <w:rFonts w:ascii="Calibri" w:eastAsia="Kozuka Gothic Pro R" w:hAnsi="Calibri" w:cs="MS UI Gothic"/>
                  <w:lang w:eastAsia="ja-JP"/>
                </w:rPr>
                <w:t>OEC</w:t>
              </w:r>
              <w:r w:rsidR="00ED49A5" w:rsidRPr="007B7848">
                <w:rPr>
                  <w:rFonts w:ascii="Calibri" w:eastAsia="Kozuka Gothic Pro R" w:hAnsi="Calibri" w:cs="MS UI Gothic"/>
                  <w:lang w:eastAsia="ja-JP"/>
                </w:rPr>
                <w:t>）</w:t>
              </w:r>
            </w:ins>
            <w:r w:rsidRPr="007B7848">
              <w:rPr>
                <w:rFonts w:ascii="Calibri" w:eastAsia="Kozuka Gothic Pro R" w:hAnsi="Calibri" w:cs="MS UI Gothic"/>
                <w:lang w:eastAsia="ja-JP"/>
              </w:rPr>
              <w:t>に相談してください。競争法は複雑であり、違反には重大な制裁が伴う可能性があるため、反競争的行為と見なされるおそれさえも避け、法令遵守を確実にするために、第三者との関係も慎重に管理しなければなりません。</w:t>
            </w:r>
          </w:p>
        </w:tc>
      </w:tr>
      <w:tr w:rsidR="002F1C3A" w:rsidRPr="00853EAB" w14:paraId="20A28509" w14:textId="77777777" w:rsidTr="55887888">
        <w:tc>
          <w:tcPr>
            <w:tcW w:w="1353" w:type="dxa"/>
            <w:shd w:val="clear" w:color="auto" w:fill="C1E4F5" w:themeFill="accent1" w:themeFillTint="33"/>
            <w:tcMar>
              <w:top w:w="120" w:type="dxa"/>
              <w:left w:w="180" w:type="dxa"/>
              <w:bottom w:w="120" w:type="dxa"/>
              <w:right w:w="180" w:type="dxa"/>
            </w:tcMar>
            <w:hideMark/>
          </w:tcPr>
          <w:p w14:paraId="2FD78DD9" w14:textId="77777777" w:rsidR="000B1959" w:rsidRPr="00853EAB" w:rsidRDefault="00010AF3" w:rsidP="000B1959">
            <w:pPr>
              <w:spacing w:before="30" w:after="30"/>
              <w:ind w:left="30" w:right="30"/>
              <w:rPr>
                <w:rFonts w:ascii="Calibri" w:eastAsia="Times New Roman" w:hAnsi="Calibri" w:cs="Calibri"/>
                <w:sz w:val="16"/>
              </w:rPr>
            </w:pPr>
            <w:hyperlink r:id="rId91" w:tgtFrame="_blank" w:history="1">
              <w:r w:rsidRPr="00853EAB">
                <w:rPr>
                  <w:rFonts w:ascii="Calibri" w:eastAsia="Times New Roman" w:hAnsi="Calibri" w:cs="Calibri"/>
                  <w:color w:val="0000FF"/>
                  <w:sz w:val="16"/>
                  <w:u w:val="single"/>
                </w:rPr>
                <w:t>Screen 13</w:t>
              </w:r>
            </w:hyperlink>
            <w:r w:rsidRPr="00853EAB">
              <w:rPr>
                <w:rFonts w:ascii="Calibri" w:eastAsia="Times New Roman" w:hAnsi="Calibri" w:cs="Calibri"/>
                <w:sz w:val="16"/>
              </w:rPr>
              <w:t xml:space="preserve"> </w:t>
            </w:r>
          </w:p>
          <w:p w14:paraId="7B6983E3" w14:textId="77777777" w:rsidR="000B1959" w:rsidRPr="00853EAB" w:rsidRDefault="00010AF3" w:rsidP="000B1959">
            <w:pPr>
              <w:ind w:left="30" w:right="30"/>
              <w:rPr>
                <w:rFonts w:ascii="Calibri" w:eastAsia="Times New Roman" w:hAnsi="Calibri" w:cs="Calibri"/>
                <w:sz w:val="16"/>
              </w:rPr>
            </w:pPr>
            <w:hyperlink r:id="rId92" w:tgtFrame="_blank" w:history="1">
              <w:r w:rsidRPr="00853EAB">
                <w:rPr>
                  <w:rFonts w:ascii="Calibri" w:eastAsia="Times New Roman" w:hAnsi="Calibri" w:cs="Calibri"/>
                  <w:color w:val="0000FF"/>
                  <w:sz w:val="16"/>
                  <w:u w:val="single"/>
                </w:rPr>
                <w:t>41_C_14</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F5954D" w14:textId="77777777" w:rsidR="000B1959"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Before you leave this course, take a moment to confirm that you understand your responsibilities related to Abbott’s Code of Business Conduct.</w:t>
            </w:r>
          </w:p>
          <w:p w14:paraId="7D6D6BEF" w14:textId="77777777" w:rsidR="000B1959"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 confirm that I understand my responsibilities regarding Abbott’s Code of Business Conduct and know where to locate and review applicable Policies and Procedures.</w:t>
            </w:r>
          </w:p>
          <w:p w14:paraId="69D29C2B" w14:textId="77777777" w:rsidR="000B1959"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Confirm</w:t>
            </w:r>
          </w:p>
        </w:tc>
        <w:tc>
          <w:tcPr>
            <w:tcW w:w="6000" w:type="dxa"/>
          </w:tcPr>
          <w:p w14:paraId="4FBE10A3" w14:textId="77777777" w:rsidR="000B1959"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本コースを終了する前に時間を割いて、アボットのビジネス行動規範に関連する責任を理解していることを確認してください。</w:t>
            </w:r>
          </w:p>
          <w:p w14:paraId="49911016" w14:textId="77777777" w:rsidR="000B1959"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私は、アボットのビジネス行動規範に関する自らの責任を理解しており、適用されるポリシーや手順を確認する方法を把握しています。</w:t>
            </w:r>
          </w:p>
          <w:p w14:paraId="5D22F1C9" w14:textId="77777777" w:rsidR="000B1959"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確認</w:t>
            </w:r>
          </w:p>
        </w:tc>
      </w:tr>
      <w:tr w:rsidR="002F1C3A" w:rsidRPr="00853EAB" w14:paraId="1EE79E4D" w14:textId="77777777" w:rsidTr="55887888">
        <w:tc>
          <w:tcPr>
            <w:tcW w:w="1353" w:type="dxa"/>
            <w:shd w:val="clear" w:color="auto" w:fill="C1E4F5" w:themeFill="accent1" w:themeFillTint="33"/>
            <w:tcMar>
              <w:top w:w="120" w:type="dxa"/>
              <w:left w:w="180" w:type="dxa"/>
              <w:bottom w:w="120" w:type="dxa"/>
              <w:right w:w="180" w:type="dxa"/>
            </w:tcMar>
            <w:hideMark/>
          </w:tcPr>
          <w:p w14:paraId="15D67C05" w14:textId="77777777" w:rsidR="000B1959" w:rsidRPr="00853EAB" w:rsidRDefault="00010AF3" w:rsidP="000B1959">
            <w:pPr>
              <w:spacing w:before="30" w:after="30"/>
              <w:ind w:left="30" w:right="30"/>
              <w:rPr>
                <w:rFonts w:ascii="Calibri" w:eastAsia="Times New Roman" w:hAnsi="Calibri" w:cs="Calibri"/>
                <w:sz w:val="16"/>
              </w:rPr>
            </w:pPr>
            <w:hyperlink r:id="rId93" w:tgtFrame="_blank" w:history="1">
              <w:r w:rsidRPr="00853EAB">
                <w:rPr>
                  <w:rFonts w:ascii="Calibri" w:eastAsia="Times New Roman" w:hAnsi="Calibri" w:cs="Calibri"/>
                  <w:color w:val="0000FF"/>
                  <w:sz w:val="16"/>
                  <w:u w:val="single"/>
                </w:rPr>
                <w:t>Screen 14</w:t>
              </w:r>
            </w:hyperlink>
            <w:r w:rsidRPr="00853EAB">
              <w:rPr>
                <w:rFonts w:ascii="Calibri" w:eastAsia="Times New Roman" w:hAnsi="Calibri" w:cs="Calibri"/>
                <w:sz w:val="16"/>
              </w:rPr>
              <w:t xml:space="preserve"> </w:t>
            </w:r>
          </w:p>
          <w:p w14:paraId="606085CF" w14:textId="77777777" w:rsidR="000B1959" w:rsidRPr="00853EAB" w:rsidRDefault="00010AF3" w:rsidP="000B1959">
            <w:pPr>
              <w:ind w:left="30" w:right="30"/>
              <w:rPr>
                <w:rFonts w:ascii="Calibri" w:eastAsia="Times New Roman" w:hAnsi="Calibri" w:cs="Calibri"/>
                <w:sz w:val="16"/>
              </w:rPr>
            </w:pPr>
            <w:hyperlink r:id="rId94" w:tgtFrame="_blank" w:history="1">
              <w:r w:rsidRPr="00853EAB">
                <w:rPr>
                  <w:rFonts w:ascii="Calibri" w:eastAsia="Times New Roman" w:hAnsi="Calibri" w:cs="Calibri"/>
                  <w:color w:val="0000FF"/>
                  <w:sz w:val="16"/>
                  <w:u w:val="single"/>
                </w:rPr>
                <w:t>42_C_15</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FA46AA" w14:textId="77777777" w:rsidR="000B1959"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The Knowledge Check that follows consists of 10 questions. You must score 80% or higher to successfully complete this course.</w:t>
            </w:r>
          </w:p>
          <w:p w14:paraId="2975DA40" w14:textId="77777777" w:rsidR="00022AA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WHEN YOU ARE READY, CLICK THE KNOWLEDGE CHECK BUTTON.</w:t>
            </w:r>
          </w:p>
        </w:tc>
        <w:tc>
          <w:tcPr>
            <w:tcW w:w="6000" w:type="dxa"/>
          </w:tcPr>
          <w:p w14:paraId="294291B5" w14:textId="7F6F5C34" w:rsidR="009E242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以</w:t>
            </w:r>
            <w:ins w:id="179" w:author="Terano, Kumiko" w:date="2025-12-22T18:47:00Z" w16du:dateUtc="2025-12-22T09:47:00Z">
              <w:r w:rsidR="00C03036">
                <w:rPr>
                  <w:rFonts w:ascii="Calibri" w:eastAsia="Kozuka Gothic Pro R" w:hAnsi="Calibri" w:cs="MS UI Gothic" w:hint="eastAsia"/>
                  <w:lang w:eastAsia="ja-JP"/>
                </w:rPr>
                <w:t>降</w:t>
              </w:r>
            </w:ins>
            <w:del w:id="180" w:author="Terano, Kumiko" w:date="2025-12-22T18:47:00Z" w16du:dateUtc="2025-12-22T09:47:00Z">
              <w:r w:rsidRPr="007B7848" w:rsidDel="00C03036">
                <w:rPr>
                  <w:rFonts w:ascii="Calibri" w:eastAsia="Kozuka Gothic Pro R" w:hAnsi="Calibri" w:cs="MS UI Gothic"/>
                  <w:lang w:eastAsia="ja-JP"/>
                </w:rPr>
                <w:delText>下</w:delText>
              </w:r>
            </w:del>
            <w:r w:rsidRPr="007B7848">
              <w:rPr>
                <w:rFonts w:ascii="Calibri" w:eastAsia="Kozuka Gothic Pro R" w:hAnsi="Calibri" w:cs="MS UI Gothic"/>
                <w:lang w:eastAsia="ja-JP"/>
              </w:rPr>
              <w:t>の理解度チェックでは</w:t>
            </w:r>
            <w:r w:rsidRPr="007B7848">
              <w:rPr>
                <w:rFonts w:ascii="Calibri" w:eastAsia="Kozuka Gothic Pro R" w:hAnsi="Calibri" w:cs="MS UI Gothic"/>
                <w:lang w:eastAsia="ja-JP"/>
              </w:rPr>
              <w:t>10</w:t>
            </w:r>
            <w:r w:rsidRPr="007B7848">
              <w:rPr>
                <w:rFonts w:ascii="Calibri" w:eastAsia="Kozuka Gothic Pro R" w:hAnsi="Calibri" w:cs="MS UI Gothic"/>
                <w:lang w:eastAsia="ja-JP"/>
              </w:rPr>
              <w:t>問が出題されます。このコースを修了するには、</w:t>
            </w:r>
            <w:r w:rsidRPr="007B7848">
              <w:rPr>
                <w:rFonts w:ascii="Calibri" w:eastAsia="Kozuka Gothic Pro R" w:hAnsi="Calibri" w:cs="MS UI Gothic"/>
                <w:lang w:eastAsia="ja-JP"/>
              </w:rPr>
              <w:t>80</w:t>
            </w:r>
            <w:r w:rsidRPr="007B7848">
              <w:rPr>
                <w:rFonts w:ascii="Calibri" w:eastAsia="Kozuka Gothic Pro R" w:hAnsi="Calibri" w:cs="MS UI Gothic"/>
                <w:lang w:eastAsia="ja-JP"/>
              </w:rPr>
              <w:t>％以上を正解する必要があります。</w:t>
            </w:r>
          </w:p>
          <w:p w14:paraId="79DC9907" w14:textId="77777777" w:rsidR="000B1959"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準備ができたら、</w:t>
            </w:r>
            <w:r w:rsidRPr="007B7848">
              <w:rPr>
                <w:rFonts w:ascii="Calibri" w:eastAsia="Kozuka Gothic Pro R" w:hAnsi="Calibri" w:cs="MS UI Gothic"/>
                <w:lang w:eastAsia="ja-JP"/>
              </w:rPr>
              <w:t>[</w:t>
            </w:r>
            <w:r w:rsidRPr="007B7848">
              <w:rPr>
                <w:rFonts w:ascii="Calibri" w:eastAsia="Kozuka Gothic Pro R" w:hAnsi="Calibri" w:cs="MS UI Gothic"/>
                <w:lang w:eastAsia="ja-JP"/>
              </w:rPr>
              <w:t>理解度チェック</w:t>
            </w:r>
            <w:r w:rsidRPr="007B7848">
              <w:rPr>
                <w:rFonts w:ascii="Calibri" w:eastAsia="Kozuka Gothic Pro R" w:hAnsi="Calibri" w:cs="MS UI Gothic"/>
                <w:lang w:eastAsia="ja-JP"/>
              </w:rPr>
              <w:t>]</w:t>
            </w:r>
            <w:r w:rsidRPr="007B7848">
              <w:rPr>
                <w:rFonts w:ascii="Calibri" w:eastAsia="Kozuka Gothic Pro R" w:hAnsi="Calibri" w:cs="MS UI Gothic"/>
                <w:lang w:eastAsia="ja-JP"/>
              </w:rPr>
              <w:t xml:space="preserve">ボタンをクリックしてください。　</w:t>
            </w:r>
          </w:p>
        </w:tc>
      </w:tr>
      <w:tr w:rsidR="002F1C3A" w:rsidRPr="00853EAB" w14:paraId="07A7C882" w14:textId="77777777" w:rsidTr="55887888">
        <w:tc>
          <w:tcPr>
            <w:tcW w:w="1353" w:type="dxa"/>
            <w:shd w:val="clear" w:color="auto" w:fill="C1E4F5" w:themeFill="accent1" w:themeFillTint="33"/>
            <w:tcMar>
              <w:top w:w="120" w:type="dxa"/>
              <w:left w:w="180" w:type="dxa"/>
              <w:bottom w:w="120" w:type="dxa"/>
              <w:right w:w="180" w:type="dxa"/>
            </w:tcMar>
            <w:hideMark/>
          </w:tcPr>
          <w:p w14:paraId="36B0B415" w14:textId="77777777" w:rsidR="00FD6DAC" w:rsidRPr="00853EAB" w:rsidRDefault="00010AF3" w:rsidP="00FD6DAC">
            <w:pPr>
              <w:spacing w:before="30" w:after="30"/>
              <w:ind w:left="30" w:right="30"/>
              <w:rPr>
                <w:rFonts w:ascii="Calibri" w:eastAsia="Times New Roman" w:hAnsi="Calibri" w:cs="Calibri"/>
                <w:sz w:val="16"/>
              </w:rPr>
            </w:pPr>
            <w:hyperlink r:id="rId9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33F967BD" w14:textId="77777777" w:rsidR="00FD6DAC" w:rsidRPr="00853EAB" w:rsidRDefault="00010AF3" w:rsidP="00FD6DAC">
            <w:pPr>
              <w:ind w:left="30" w:right="30"/>
              <w:rPr>
                <w:rFonts w:ascii="Calibri" w:eastAsia="Times New Roman" w:hAnsi="Calibri" w:cs="Calibri"/>
                <w:sz w:val="16"/>
              </w:rPr>
            </w:pPr>
            <w:hyperlink r:id="rId96" w:tgtFrame="_blank" w:history="1">
              <w:r w:rsidRPr="00853EAB">
                <w:rPr>
                  <w:rFonts w:ascii="Calibri" w:eastAsia="Times New Roman" w:hAnsi="Calibri" w:cs="Calibri"/>
                  <w:color w:val="0000FF"/>
                  <w:sz w:val="16"/>
                  <w:u w:val="single"/>
                </w:rPr>
                <w:t>43_C_16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0D9CE6" w14:textId="77777777" w:rsidR="00FD6DAC"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Why is the Code of Business Conduct important?</w:t>
            </w:r>
          </w:p>
        </w:tc>
        <w:tc>
          <w:tcPr>
            <w:tcW w:w="6000" w:type="dxa"/>
          </w:tcPr>
          <w:p w14:paraId="5F48D1DC" w14:textId="77777777" w:rsidR="00FD6DAC"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ビジネス行動規範はなぜ重要ですか</w:t>
            </w:r>
            <w:r w:rsidRPr="007B7848">
              <w:rPr>
                <w:rFonts w:ascii="Calibri" w:eastAsia="Kozuka Gothic Pro R" w:hAnsi="Calibri" w:cs="MS UI Gothic"/>
                <w:lang w:eastAsia="ja-JP"/>
              </w:rPr>
              <w:t>?</w:t>
            </w:r>
          </w:p>
        </w:tc>
      </w:tr>
      <w:tr w:rsidR="002F1C3A" w:rsidRPr="00853EAB" w14:paraId="061903A8" w14:textId="77777777" w:rsidTr="55887888">
        <w:tc>
          <w:tcPr>
            <w:tcW w:w="1353" w:type="dxa"/>
            <w:shd w:val="clear" w:color="auto" w:fill="C1E4F5" w:themeFill="accent1" w:themeFillTint="33"/>
            <w:tcMar>
              <w:top w:w="120" w:type="dxa"/>
              <w:left w:w="180" w:type="dxa"/>
              <w:bottom w:w="120" w:type="dxa"/>
              <w:right w:w="180" w:type="dxa"/>
            </w:tcMar>
            <w:hideMark/>
          </w:tcPr>
          <w:p w14:paraId="4AC3D6B4" w14:textId="77777777" w:rsidR="00FD6DAC" w:rsidRPr="00853EAB" w:rsidRDefault="00010AF3" w:rsidP="00FD6DAC">
            <w:pPr>
              <w:spacing w:before="30" w:after="30"/>
              <w:ind w:left="30" w:right="30"/>
              <w:rPr>
                <w:rFonts w:ascii="Calibri" w:eastAsia="Times New Roman" w:hAnsi="Calibri" w:cs="Calibri"/>
                <w:sz w:val="16"/>
              </w:rPr>
            </w:pPr>
            <w:hyperlink r:id="rId9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56108910" w14:textId="77777777" w:rsidR="00FD6DAC" w:rsidRPr="00853EAB" w:rsidRDefault="00010AF3" w:rsidP="00FD6DAC">
            <w:pPr>
              <w:ind w:left="30" w:right="30"/>
              <w:rPr>
                <w:rFonts w:ascii="Calibri" w:eastAsia="Times New Roman" w:hAnsi="Calibri" w:cs="Calibri"/>
                <w:sz w:val="16"/>
              </w:rPr>
            </w:pPr>
            <w:hyperlink r:id="rId98" w:tgtFrame="_blank" w:history="1">
              <w:r w:rsidRPr="00853EAB">
                <w:rPr>
                  <w:rFonts w:ascii="Calibri" w:eastAsia="Times New Roman" w:hAnsi="Calibri" w:cs="Calibri"/>
                  <w:color w:val="0000FF"/>
                  <w:sz w:val="16"/>
                  <w:u w:val="single"/>
                </w:rPr>
                <w:t>44_C_16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670433" w14:textId="77777777" w:rsidR="00FD6DAC"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It provides specific advice for every situation we may face in our work.</w:t>
            </w:r>
          </w:p>
        </w:tc>
        <w:tc>
          <w:tcPr>
            <w:tcW w:w="6000" w:type="dxa"/>
          </w:tcPr>
          <w:p w14:paraId="32190D1E" w14:textId="77777777" w:rsidR="00FD6DAC"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業務で直面し得るあらゆる状況に対して、具体的な助言を提供してくれる。</w:t>
            </w:r>
          </w:p>
        </w:tc>
      </w:tr>
      <w:tr w:rsidR="002F1C3A" w:rsidRPr="00853EAB" w14:paraId="1A74F75E" w14:textId="77777777" w:rsidTr="55887888">
        <w:tc>
          <w:tcPr>
            <w:tcW w:w="1353" w:type="dxa"/>
            <w:shd w:val="clear" w:color="auto" w:fill="C1E4F5" w:themeFill="accent1" w:themeFillTint="33"/>
            <w:tcMar>
              <w:top w:w="120" w:type="dxa"/>
              <w:left w:w="180" w:type="dxa"/>
              <w:bottom w:w="120" w:type="dxa"/>
              <w:right w:w="180" w:type="dxa"/>
            </w:tcMar>
            <w:hideMark/>
          </w:tcPr>
          <w:p w14:paraId="08ADE9A6" w14:textId="77777777" w:rsidR="00FD6DAC" w:rsidRPr="00853EAB" w:rsidRDefault="00010AF3" w:rsidP="00FD6DAC">
            <w:pPr>
              <w:spacing w:before="30" w:after="30"/>
              <w:ind w:left="30" w:right="30"/>
              <w:rPr>
                <w:rFonts w:ascii="Calibri" w:eastAsia="Times New Roman" w:hAnsi="Calibri" w:cs="Calibri"/>
                <w:sz w:val="16"/>
              </w:rPr>
            </w:pPr>
            <w:hyperlink r:id="rId9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2E93FD4" w14:textId="77777777" w:rsidR="00FD6DAC" w:rsidRPr="00853EAB" w:rsidRDefault="00010AF3" w:rsidP="00FD6DAC">
            <w:pPr>
              <w:ind w:left="30" w:right="30"/>
              <w:rPr>
                <w:rFonts w:ascii="Calibri" w:eastAsia="Times New Roman" w:hAnsi="Calibri" w:cs="Calibri"/>
                <w:sz w:val="16"/>
              </w:rPr>
            </w:pPr>
            <w:hyperlink r:id="rId100" w:tgtFrame="_blank" w:history="1">
              <w:r w:rsidRPr="00853EAB">
                <w:rPr>
                  <w:rFonts w:ascii="Calibri" w:eastAsia="Times New Roman" w:hAnsi="Calibri" w:cs="Calibri"/>
                  <w:color w:val="0000FF"/>
                  <w:sz w:val="16"/>
                  <w:u w:val="single"/>
                </w:rPr>
                <w:t>45_C_16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42562D" w14:textId="77777777" w:rsidR="00FD6DAC"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It provides a clear set of principles and values on which to base decisions when the best course of action is not immediately clear.</w:t>
            </w:r>
          </w:p>
          <w:p w14:paraId="20F0ABA1" w14:textId="77777777" w:rsidR="00FD6DAC"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4BF50A91" w14:textId="77777777" w:rsidR="00FD6DAC"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最適な判断がすぐに明確でない場合に、意思決定の基盤となる明確な原則と価値観を示してくれる。</w:t>
            </w:r>
          </w:p>
          <w:p w14:paraId="12A336AB" w14:textId="77777777" w:rsidR="00FD6DAC"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3B45D315" w14:textId="77777777" w:rsidTr="55887888">
        <w:tc>
          <w:tcPr>
            <w:tcW w:w="1353" w:type="dxa"/>
            <w:shd w:val="clear" w:color="auto" w:fill="C1E4F5" w:themeFill="accent1" w:themeFillTint="33"/>
            <w:tcMar>
              <w:top w:w="120" w:type="dxa"/>
              <w:left w:w="180" w:type="dxa"/>
              <w:bottom w:w="120" w:type="dxa"/>
              <w:right w:w="180" w:type="dxa"/>
            </w:tcMar>
            <w:hideMark/>
          </w:tcPr>
          <w:p w14:paraId="1442A24C" w14:textId="77777777" w:rsidR="002117DA" w:rsidRPr="00853EAB" w:rsidRDefault="00010AF3" w:rsidP="002117DA">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5B590C95" w14:textId="77777777" w:rsidR="002117DA" w:rsidRPr="00853EAB" w:rsidRDefault="00010AF3" w:rsidP="002117DA">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1: Feedback</w:t>
            </w:r>
          </w:p>
          <w:p w14:paraId="02449B35" w14:textId="77777777" w:rsidR="002117DA" w:rsidRPr="00853EAB" w:rsidRDefault="00010AF3" w:rsidP="002117DA">
            <w:pPr>
              <w:ind w:left="30" w:right="30"/>
              <w:rPr>
                <w:rFonts w:ascii="Calibri" w:eastAsia="Times New Roman" w:hAnsi="Calibri" w:cs="Calibri"/>
                <w:sz w:val="16"/>
              </w:rPr>
            </w:pPr>
            <w:r w:rsidRPr="00853EAB">
              <w:rPr>
                <w:rFonts w:ascii="Calibri" w:eastAsia="Times New Roman" w:hAnsi="Calibri" w:cs="Calibri"/>
                <w:sz w:val="16"/>
              </w:rPr>
              <w:t>46_C_16</w:t>
            </w:r>
          </w:p>
        </w:tc>
        <w:tc>
          <w:tcPr>
            <w:tcW w:w="6000" w:type="dxa"/>
            <w:tcMar>
              <w:top w:w="120" w:type="dxa"/>
              <w:left w:w="180" w:type="dxa"/>
              <w:bottom w:w="120" w:type="dxa"/>
              <w:right w:w="180" w:type="dxa"/>
            </w:tcMar>
            <w:hideMark/>
          </w:tcPr>
          <w:p w14:paraId="1D02E306" w14:textId="77777777" w:rsidR="002117D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12CC1B73" w14:textId="77777777" w:rsidR="002117D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ビジネス行動規範は、最適な行動がすぐに明確でない場合に、意思決定の基盤となる明確な原則と価値観を提供します。</w:t>
            </w:r>
          </w:p>
        </w:tc>
      </w:tr>
      <w:tr w:rsidR="002F1C3A" w:rsidRPr="00853EAB" w14:paraId="66974788" w14:textId="77777777" w:rsidTr="55887888">
        <w:tc>
          <w:tcPr>
            <w:tcW w:w="1353" w:type="dxa"/>
            <w:shd w:val="clear" w:color="auto" w:fill="C1E4F5" w:themeFill="accent1" w:themeFillTint="33"/>
            <w:tcMar>
              <w:top w:w="120" w:type="dxa"/>
              <w:left w:w="180" w:type="dxa"/>
              <w:bottom w:w="120" w:type="dxa"/>
              <w:right w:w="180" w:type="dxa"/>
            </w:tcMar>
            <w:hideMark/>
          </w:tcPr>
          <w:p w14:paraId="00BFB156" w14:textId="77777777" w:rsidR="002117DA" w:rsidRPr="00853EAB" w:rsidRDefault="00010AF3" w:rsidP="002117DA">
            <w:pPr>
              <w:spacing w:before="30" w:after="30"/>
              <w:ind w:left="30" w:right="30"/>
              <w:rPr>
                <w:rFonts w:ascii="Calibri" w:eastAsia="Times New Roman" w:hAnsi="Calibri" w:cs="Calibri"/>
                <w:sz w:val="16"/>
              </w:rPr>
            </w:pPr>
            <w:hyperlink r:id="rId10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5502E883" w14:textId="77777777" w:rsidR="002117DA" w:rsidRPr="00853EAB" w:rsidRDefault="00010AF3" w:rsidP="002117DA">
            <w:pPr>
              <w:ind w:left="30" w:right="30"/>
              <w:rPr>
                <w:rFonts w:ascii="Calibri" w:eastAsia="Times New Roman" w:hAnsi="Calibri" w:cs="Calibri"/>
                <w:sz w:val="16"/>
              </w:rPr>
            </w:pPr>
            <w:hyperlink r:id="rId102" w:tgtFrame="_blank" w:history="1">
              <w:r w:rsidRPr="00853EAB">
                <w:rPr>
                  <w:rFonts w:ascii="Calibri" w:eastAsia="Times New Roman" w:hAnsi="Calibri" w:cs="Calibri"/>
                  <w:color w:val="0000FF"/>
                  <w:sz w:val="16"/>
                  <w:u w:val="single"/>
                </w:rPr>
                <w:t>47_C_16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9ED33D" w14:textId="77777777" w:rsidR="002117D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[2] Which of the following is </w:t>
            </w:r>
            <w:r w:rsidRPr="00853EAB">
              <w:rPr>
                <w:rFonts w:ascii="Calibri" w:eastAsia="Times New Roman" w:hAnsi="Calibri" w:cs="Calibri"/>
                <w:u w:val="single"/>
              </w:rPr>
              <w:t>never</w:t>
            </w:r>
            <w:r w:rsidRPr="00853EAB">
              <w:rPr>
                <w:rFonts w:ascii="Calibri" w:eastAsia="Times New Roman" w:hAnsi="Calibri" w:cs="Calibri"/>
              </w:rPr>
              <w:t xml:space="preserve"> an appropriate business transaction?</w:t>
            </w:r>
          </w:p>
        </w:tc>
        <w:tc>
          <w:tcPr>
            <w:tcW w:w="6000" w:type="dxa"/>
          </w:tcPr>
          <w:p w14:paraId="471AB4CF" w14:textId="77777777" w:rsidR="002117D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次のうち、</w:t>
            </w:r>
            <w:r w:rsidRPr="007B7848">
              <w:rPr>
                <w:rFonts w:ascii="Calibri" w:eastAsia="Kozuka Gothic Pro R" w:hAnsi="Calibri" w:cs="MS UI Gothic"/>
                <w:u w:val="single"/>
                <w:lang w:eastAsia="ja-JP"/>
              </w:rPr>
              <w:t>絶対に</w:t>
            </w:r>
            <w:r w:rsidRPr="007B7848">
              <w:rPr>
                <w:rFonts w:ascii="Calibri" w:eastAsia="Kozuka Gothic Pro R" w:hAnsi="Calibri" w:cs="MS UI Gothic"/>
                <w:lang w:eastAsia="ja-JP"/>
              </w:rPr>
              <w:t>適切でないビジネス取引はどれですか？</w:t>
            </w:r>
          </w:p>
        </w:tc>
      </w:tr>
      <w:tr w:rsidR="002F1C3A" w:rsidRPr="00853EAB" w14:paraId="7F640BA6" w14:textId="77777777" w:rsidTr="55887888">
        <w:tc>
          <w:tcPr>
            <w:tcW w:w="1353" w:type="dxa"/>
            <w:shd w:val="clear" w:color="auto" w:fill="C1E4F5" w:themeFill="accent1" w:themeFillTint="33"/>
            <w:tcMar>
              <w:top w:w="120" w:type="dxa"/>
              <w:left w:w="180" w:type="dxa"/>
              <w:bottom w:w="120" w:type="dxa"/>
              <w:right w:w="180" w:type="dxa"/>
            </w:tcMar>
            <w:hideMark/>
          </w:tcPr>
          <w:p w14:paraId="54A0208B" w14:textId="77777777" w:rsidR="002117DA" w:rsidRPr="00853EAB" w:rsidRDefault="00010AF3" w:rsidP="002117DA">
            <w:pPr>
              <w:spacing w:before="30" w:after="30"/>
              <w:ind w:left="30" w:right="30"/>
              <w:rPr>
                <w:rFonts w:ascii="Calibri" w:eastAsia="Times New Roman" w:hAnsi="Calibri" w:cs="Calibri"/>
                <w:sz w:val="16"/>
              </w:rPr>
            </w:pPr>
            <w:hyperlink r:id="rId10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E0D632B" w14:textId="77777777" w:rsidR="002117DA" w:rsidRPr="00853EAB" w:rsidRDefault="00010AF3" w:rsidP="002117DA">
            <w:pPr>
              <w:ind w:left="30" w:right="30"/>
              <w:rPr>
                <w:rFonts w:ascii="Calibri" w:eastAsia="Times New Roman" w:hAnsi="Calibri" w:cs="Calibri"/>
                <w:sz w:val="16"/>
              </w:rPr>
            </w:pPr>
            <w:hyperlink r:id="rId104" w:tgtFrame="_blank" w:history="1">
              <w:r w:rsidRPr="00853EAB">
                <w:rPr>
                  <w:rFonts w:ascii="Calibri" w:eastAsia="Times New Roman" w:hAnsi="Calibri" w:cs="Calibri"/>
                  <w:color w:val="0000FF"/>
                  <w:sz w:val="16"/>
                  <w:u w:val="single"/>
                </w:rPr>
                <w:t>48_C_16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A226F7" w14:textId="77777777" w:rsidR="002117D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Hiring an HCP to speak about a particular disease area due to their skills and expertise.</w:t>
            </w:r>
          </w:p>
        </w:tc>
        <w:tc>
          <w:tcPr>
            <w:tcW w:w="6000" w:type="dxa"/>
          </w:tcPr>
          <w:p w14:paraId="21BD8A01" w14:textId="77777777" w:rsidR="002117D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スキルと専門知識があるので、特定の疾病について講演するために医療専門家を雇う。</w:t>
            </w:r>
          </w:p>
        </w:tc>
      </w:tr>
      <w:tr w:rsidR="002F1C3A" w:rsidRPr="00853EAB" w14:paraId="1C2B6A97" w14:textId="77777777" w:rsidTr="55887888">
        <w:tc>
          <w:tcPr>
            <w:tcW w:w="1353" w:type="dxa"/>
            <w:shd w:val="clear" w:color="auto" w:fill="C1E4F5" w:themeFill="accent1" w:themeFillTint="33"/>
            <w:tcMar>
              <w:top w:w="120" w:type="dxa"/>
              <w:left w:w="180" w:type="dxa"/>
              <w:bottom w:w="120" w:type="dxa"/>
              <w:right w:w="180" w:type="dxa"/>
            </w:tcMar>
            <w:hideMark/>
          </w:tcPr>
          <w:p w14:paraId="3C1FD47E" w14:textId="77777777" w:rsidR="002117DA" w:rsidRPr="00853EAB" w:rsidRDefault="00010AF3" w:rsidP="002117DA">
            <w:pPr>
              <w:spacing w:before="30" w:after="30"/>
              <w:ind w:left="30" w:right="30"/>
              <w:rPr>
                <w:rFonts w:ascii="Calibri" w:eastAsia="Times New Roman" w:hAnsi="Calibri" w:cs="Calibri"/>
                <w:sz w:val="16"/>
              </w:rPr>
            </w:pPr>
            <w:hyperlink r:id="rId10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2C27C2E9" w14:textId="77777777" w:rsidR="002117DA" w:rsidRPr="00853EAB" w:rsidRDefault="00010AF3" w:rsidP="002117DA">
            <w:pPr>
              <w:ind w:left="30" w:right="30"/>
              <w:rPr>
                <w:rFonts w:ascii="Calibri" w:eastAsia="Times New Roman" w:hAnsi="Calibri" w:cs="Calibri"/>
                <w:sz w:val="16"/>
              </w:rPr>
            </w:pPr>
            <w:hyperlink r:id="rId106" w:tgtFrame="_blank" w:history="1">
              <w:r w:rsidRPr="00853EAB">
                <w:rPr>
                  <w:rFonts w:ascii="Calibri" w:eastAsia="Times New Roman" w:hAnsi="Calibri" w:cs="Calibri"/>
                  <w:color w:val="0000FF"/>
                  <w:sz w:val="16"/>
                  <w:u w:val="single"/>
                </w:rPr>
                <w:t>49_C_16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6D3605" w14:textId="77777777" w:rsidR="002117D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Providing a reasonable meal to attendees of an Abbott-sponsored educational program.</w:t>
            </w:r>
          </w:p>
        </w:tc>
        <w:tc>
          <w:tcPr>
            <w:tcW w:w="6000" w:type="dxa"/>
          </w:tcPr>
          <w:p w14:paraId="54BE1B55" w14:textId="77777777" w:rsidR="002117D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アボット主催の教育プログラムの参加者に、妥当な食事を提供する。</w:t>
            </w:r>
          </w:p>
        </w:tc>
      </w:tr>
      <w:tr w:rsidR="002F1C3A" w:rsidRPr="00853EAB" w14:paraId="0D461D24" w14:textId="77777777" w:rsidTr="55887888">
        <w:tc>
          <w:tcPr>
            <w:tcW w:w="1353" w:type="dxa"/>
            <w:shd w:val="clear" w:color="auto" w:fill="C1E4F5" w:themeFill="accent1" w:themeFillTint="33"/>
            <w:tcMar>
              <w:top w:w="120" w:type="dxa"/>
              <w:left w:w="180" w:type="dxa"/>
              <w:bottom w:w="120" w:type="dxa"/>
              <w:right w:w="180" w:type="dxa"/>
            </w:tcMar>
            <w:hideMark/>
          </w:tcPr>
          <w:p w14:paraId="48A4ED1C" w14:textId="77777777" w:rsidR="002117DA" w:rsidRPr="00853EAB" w:rsidRDefault="00010AF3" w:rsidP="002117DA">
            <w:pPr>
              <w:spacing w:before="30" w:after="30"/>
              <w:ind w:left="30" w:right="30"/>
              <w:rPr>
                <w:rFonts w:ascii="Calibri" w:eastAsia="Times New Roman" w:hAnsi="Calibri" w:cs="Calibri"/>
                <w:sz w:val="16"/>
              </w:rPr>
            </w:pPr>
            <w:hyperlink r:id="rId10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7A29253C" w14:textId="77777777" w:rsidR="002117DA" w:rsidRPr="00853EAB" w:rsidRDefault="00010AF3" w:rsidP="002117DA">
            <w:pPr>
              <w:ind w:left="30" w:right="30"/>
              <w:rPr>
                <w:rFonts w:ascii="Calibri" w:eastAsia="Times New Roman" w:hAnsi="Calibri" w:cs="Calibri"/>
                <w:sz w:val="16"/>
              </w:rPr>
            </w:pPr>
            <w:hyperlink r:id="rId108" w:tgtFrame="_blank" w:history="1">
              <w:r w:rsidRPr="00853EAB">
                <w:rPr>
                  <w:rFonts w:ascii="Calibri" w:eastAsia="Times New Roman" w:hAnsi="Calibri" w:cs="Calibri"/>
                  <w:color w:val="0000FF"/>
                  <w:sz w:val="16"/>
                  <w:u w:val="single"/>
                </w:rPr>
                <w:t>50_C_16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865560" w14:textId="77777777" w:rsidR="002117D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Arranging a charitable contribution for a local organization.</w:t>
            </w:r>
          </w:p>
        </w:tc>
        <w:tc>
          <w:tcPr>
            <w:tcW w:w="6000" w:type="dxa"/>
          </w:tcPr>
          <w:p w14:paraId="178610FB" w14:textId="77777777" w:rsidR="002117D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地域の団体に慈善寄付をする。</w:t>
            </w:r>
          </w:p>
        </w:tc>
      </w:tr>
      <w:tr w:rsidR="002F1C3A" w:rsidRPr="00853EAB" w14:paraId="35B09329" w14:textId="77777777" w:rsidTr="55887888">
        <w:tc>
          <w:tcPr>
            <w:tcW w:w="1353" w:type="dxa"/>
            <w:shd w:val="clear" w:color="auto" w:fill="C1E4F5" w:themeFill="accent1" w:themeFillTint="33"/>
            <w:tcMar>
              <w:top w:w="120" w:type="dxa"/>
              <w:left w:w="180" w:type="dxa"/>
              <w:bottom w:w="120" w:type="dxa"/>
              <w:right w:w="180" w:type="dxa"/>
            </w:tcMar>
            <w:hideMark/>
          </w:tcPr>
          <w:p w14:paraId="55D8AB25" w14:textId="77777777" w:rsidR="002117DA" w:rsidRPr="00853EAB" w:rsidRDefault="00010AF3" w:rsidP="002117DA">
            <w:pPr>
              <w:spacing w:before="30" w:after="30"/>
              <w:ind w:left="30" w:right="30"/>
              <w:rPr>
                <w:rFonts w:ascii="Calibri" w:eastAsia="Times New Roman" w:hAnsi="Calibri" w:cs="Calibri"/>
                <w:sz w:val="16"/>
              </w:rPr>
            </w:pPr>
            <w:hyperlink r:id="rId10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742A85B4" w14:textId="77777777" w:rsidR="002117DA" w:rsidRPr="00853EAB" w:rsidRDefault="00010AF3" w:rsidP="002117DA">
            <w:pPr>
              <w:ind w:left="30" w:right="30"/>
              <w:rPr>
                <w:rFonts w:ascii="Calibri" w:eastAsia="Times New Roman" w:hAnsi="Calibri" w:cs="Calibri"/>
                <w:sz w:val="16"/>
              </w:rPr>
            </w:pPr>
            <w:hyperlink r:id="rId110" w:tgtFrame="_blank" w:history="1">
              <w:r w:rsidRPr="00853EAB">
                <w:rPr>
                  <w:rFonts w:ascii="Calibri" w:eastAsia="Times New Roman" w:hAnsi="Calibri" w:cs="Calibri"/>
                  <w:color w:val="0000FF"/>
                  <w:sz w:val="16"/>
                  <w:u w:val="single"/>
                </w:rPr>
                <w:t>51_C_16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582D60" w14:textId="77777777" w:rsidR="002117D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Hiring an HCP to conduct an educational program to thank them for using Abbott products.</w:t>
            </w:r>
          </w:p>
          <w:p w14:paraId="37D16D67" w14:textId="77777777" w:rsidR="002117D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785EE4BA" w14:textId="77777777" w:rsidR="002117D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アボット製品の使用への返礼として、教育プログラムを実施するために医療専門家を雇う。</w:t>
            </w:r>
          </w:p>
          <w:p w14:paraId="6B79AB61" w14:textId="77777777" w:rsidR="002117DA"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2D4BCC37" w14:textId="77777777" w:rsidTr="55887888">
        <w:tc>
          <w:tcPr>
            <w:tcW w:w="1353" w:type="dxa"/>
            <w:shd w:val="clear" w:color="auto" w:fill="C1E4F5" w:themeFill="accent1" w:themeFillTint="33"/>
            <w:tcMar>
              <w:top w:w="120" w:type="dxa"/>
              <w:left w:w="180" w:type="dxa"/>
              <w:bottom w:w="120" w:type="dxa"/>
              <w:right w:w="180" w:type="dxa"/>
            </w:tcMar>
            <w:hideMark/>
          </w:tcPr>
          <w:p w14:paraId="520A6D86" w14:textId="77777777" w:rsidR="00603700" w:rsidRPr="00853EAB" w:rsidRDefault="00010AF3" w:rsidP="00603700">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7518A184" w14:textId="77777777" w:rsidR="00603700" w:rsidRPr="00853EAB" w:rsidRDefault="00010AF3" w:rsidP="00603700">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2: Feedback</w:t>
            </w:r>
          </w:p>
          <w:p w14:paraId="4CF93E1D" w14:textId="77777777" w:rsidR="00603700" w:rsidRPr="00853EAB" w:rsidRDefault="00010AF3" w:rsidP="00603700">
            <w:pPr>
              <w:ind w:left="30" w:right="30"/>
              <w:rPr>
                <w:rFonts w:ascii="Calibri" w:eastAsia="Times New Roman" w:hAnsi="Calibri" w:cs="Calibri"/>
                <w:sz w:val="16"/>
              </w:rPr>
            </w:pPr>
            <w:r w:rsidRPr="00853EAB">
              <w:rPr>
                <w:rFonts w:ascii="Calibri" w:eastAsia="Times New Roman" w:hAnsi="Calibri" w:cs="Calibri"/>
                <w:sz w:val="16"/>
              </w:rPr>
              <w:t>52_C_16</w:t>
            </w:r>
          </w:p>
        </w:tc>
        <w:tc>
          <w:tcPr>
            <w:tcW w:w="6000" w:type="dxa"/>
            <w:tcMar>
              <w:top w:w="120" w:type="dxa"/>
              <w:left w:w="180" w:type="dxa"/>
              <w:bottom w:w="120" w:type="dxa"/>
              <w:right w:w="180" w:type="dxa"/>
            </w:tcMar>
            <w:hideMark/>
          </w:tcPr>
          <w:p w14:paraId="10D0AD70" w14:textId="77777777" w:rsidR="0060370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309A5F6E" w14:textId="77777777" w:rsidR="0060370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スキルと専門知識があるので、教育プログラムを実施するために医療専門家を雇うことは許可されますが、アボット製品の使用への返礼として雇うことは賄賂とみなされかねないため不適切です。</w:t>
            </w:r>
          </w:p>
        </w:tc>
      </w:tr>
      <w:tr w:rsidR="002F1C3A" w:rsidRPr="00853EAB" w14:paraId="65044E81" w14:textId="77777777" w:rsidTr="55887888">
        <w:tc>
          <w:tcPr>
            <w:tcW w:w="1353" w:type="dxa"/>
            <w:shd w:val="clear" w:color="auto" w:fill="C1E4F5" w:themeFill="accent1" w:themeFillTint="33"/>
            <w:tcMar>
              <w:top w:w="120" w:type="dxa"/>
              <w:left w:w="180" w:type="dxa"/>
              <w:bottom w:w="120" w:type="dxa"/>
              <w:right w:w="180" w:type="dxa"/>
            </w:tcMar>
            <w:hideMark/>
          </w:tcPr>
          <w:p w14:paraId="4FE617DF" w14:textId="77777777" w:rsidR="00603700" w:rsidRPr="00853EAB" w:rsidRDefault="00010AF3" w:rsidP="00603700">
            <w:pPr>
              <w:spacing w:before="30" w:after="30"/>
              <w:ind w:left="30" w:right="30"/>
              <w:rPr>
                <w:rFonts w:ascii="Calibri" w:eastAsia="Times New Roman" w:hAnsi="Calibri" w:cs="Calibri"/>
                <w:sz w:val="16"/>
              </w:rPr>
            </w:pPr>
            <w:hyperlink r:id="rId11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492EA133" w14:textId="77777777" w:rsidR="00603700" w:rsidRPr="00853EAB" w:rsidRDefault="00010AF3" w:rsidP="00603700">
            <w:pPr>
              <w:ind w:left="30" w:right="30"/>
              <w:rPr>
                <w:rFonts w:ascii="Calibri" w:eastAsia="Times New Roman" w:hAnsi="Calibri" w:cs="Calibri"/>
                <w:sz w:val="16"/>
              </w:rPr>
            </w:pPr>
            <w:hyperlink r:id="rId112" w:tgtFrame="_blank" w:history="1">
              <w:r w:rsidRPr="00853EAB">
                <w:rPr>
                  <w:rFonts w:ascii="Calibri" w:eastAsia="Times New Roman" w:hAnsi="Calibri" w:cs="Calibri"/>
                  <w:color w:val="0000FF"/>
                  <w:sz w:val="16"/>
                  <w:u w:val="single"/>
                </w:rPr>
                <w:t>53_C_16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EAFD8B" w14:textId="77777777" w:rsidR="0060370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The consequences for individuals involved in bribery and corruption can include:</w:t>
            </w:r>
          </w:p>
        </w:tc>
        <w:tc>
          <w:tcPr>
            <w:tcW w:w="6000" w:type="dxa"/>
          </w:tcPr>
          <w:p w14:paraId="7E0D7311" w14:textId="77777777" w:rsidR="0060370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贈収賄や腐敗行為に関与した個人にもたらされる結果には、以下のようなものがあります。</w:t>
            </w:r>
          </w:p>
        </w:tc>
      </w:tr>
      <w:tr w:rsidR="002F1C3A" w:rsidRPr="00853EAB" w14:paraId="6460C75A" w14:textId="77777777" w:rsidTr="55887888">
        <w:tc>
          <w:tcPr>
            <w:tcW w:w="1353" w:type="dxa"/>
            <w:shd w:val="clear" w:color="auto" w:fill="C1E4F5" w:themeFill="accent1" w:themeFillTint="33"/>
            <w:tcMar>
              <w:top w:w="120" w:type="dxa"/>
              <w:left w:w="180" w:type="dxa"/>
              <w:bottom w:w="120" w:type="dxa"/>
              <w:right w:w="180" w:type="dxa"/>
            </w:tcMar>
            <w:hideMark/>
          </w:tcPr>
          <w:p w14:paraId="7144AA77" w14:textId="77777777" w:rsidR="00603700" w:rsidRPr="00853EAB" w:rsidRDefault="00010AF3" w:rsidP="00603700">
            <w:pPr>
              <w:spacing w:before="30" w:after="30"/>
              <w:ind w:left="30" w:right="30"/>
              <w:rPr>
                <w:rFonts w:ascii="Calibri" w:eastAsia="Times New Roman" w:hAnsi="Calibri" w:cs="Calibri"/>
                <w:sz w:val="16"/>
              </w:rPr>
            </w:pPr>
            <w:hyperlink r:id="rId11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724C7DE1" w14:textId="77777777" w:rsidR="00603700" w:rsidRPr="00853EAB" w:rsidRDefault="00010AF3" w:rsidP="00603700">
            <w:pPr>
              <w:ind w:left="30" w:right="30"/>
              <w:rPr>
                <w:rFonts w:ascii="Calibri" w:eastAsia="Times New Roman" w:hAnsi="Calibri" w:cs="Calibri"/>
                <w:sz w:val="16"/>
              </w:rPr>
            </w:pPr>
            <w:hyperlink r:id="rId114" w:tgtFrame="_blank" w:history="1">
              <w:r w:rsidRPr="00853EAB">
                <w:rPr>
                  <w:rFonts w:ascii="Calibri" w:eastAsia="Times New Roman" w:hAnsi="Calibri" w:cs="Calibri"/>
                  <w:color w:val="0000FF"/>
                  <w:sz w:val="16"/>
                  <w:u w:val="single"/>
                </w:rPr>
                <w:t>54_C_16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861B3E" w14:textId="77777777" w:rsidR="0060370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Reputational damage.</w:t>
            </w:r>
          </w:p>
        </w:tc>
        <w:tc>
          <w:tcPr>
            <w:tcW w:w="6000" w:type="dxa"/>
          </w:tcPr>
          <w:p w14:paraId="62D01920" w14:textId="77777777" w:rsidR="00603700"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評判の毀損</w:t>
            </w:r>
          </w:p>
        </w:tc>
      </w:tr>
      <w:tr w:rsidR="002F1C3A" w:rsidRPr="00853EAB" w14:paraId="5AB556F8" w14:textId="77777777" w:rsidTr="55887888">
        <w:tc>
          <w:tcPr>
            <w:tcW w:w="1353" w:type="dxa"/>
            <w:shd w:val="clear" w:color="auto" w:fill="C1E4F5" w:themeFill="accent1" w:themeFillTint="33"/>
            <w:tcMar>
              <w:top w:w="120" w:type="dxa"/>
              <w:left w:w="180" w:type="dxa"/>
              <w:bottom w:w="120" w:type="dxa"/>
              <w:right w:w="180" w:type="dxa"/>
            </w:tcMar>
            <w:hideMark/>
          </w:tcPr>
          <w:p w14:paraId="6FCCA2A8" w14:textId="77777777" w:rsidR="00603700" w:rsidRPr="00853EAB" w:rsidRDefault="00010AF3" w:rsidP="00603700">
            <w:pPr>
              <w:spacing w:before="30" w:after="30"/>
              <w:ind w:left="30" w:right="30"/>
              <w:rPr>
                <w:rFonts w:ascii="Calibri" w:eastAsia="Times New Roman" w:hAnsi="Calibri" w:cs="Calibri"/>
                <w:sz w:val="16"/>
              </w:rPr>
            </w:pPr>
            <w:hyperlink r:id="rId11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888F481" w14:textId="77777777" w:rsidR="00603700" w:rsidRPr="00853EAB" w:rsidRDefault="00010AF3" w:rsidP="00603700">
            <w:pPr>
              <w:ind w:left="30" w:right="30"/>
              <w:rPr>
                <w:rFonts w:ascii="Calibri" w:eastAsia="Times New Roman" w:hAnsi="Calibri" w:cs="Calibri"/>
                <w:sz w:val="16"/>
              </w:rPr>
            </w:pPr>
            <w:hyperlink r:id="rId116" w:tgtFrame="_blank" w:history="1">
              <w:r w:rsidRPr="00853EAB">
                <w:rPr>
                  <w:rFonts w:ascii="Calibri" w:eastAsia="Times New Roman" w:hAnsi="Calibri" w:cs="Calibri"/>
                  <w:color w:val="0000FF"/>
                  <w:sz w:val="16"/>
                  <w:u w:val="single"/>
                </w:rPr>
                <w:t>55_C_16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18BAE0" w14:textId="77777777" w:rsidR="0060370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Fines and penalties.</w:t>
            </w:r>
          </w:p>
        </w:tc>
        <w:tc>
          <w:tcPr>
            <w:tcW w:w="6000" w:type="dxa"/>
          </w:tcPr>
          <w:p w14:paraId="24C5FE31" w14:textId="77777777" w:rsidR="00603700"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罰金・罰則</w:t>
            </w:r>
          </w:p>
        </w:tc>
      </w:tr>
      <w:tr w:rsidR="002F1C3A" w:rsidRPr="00853EAB" w14:paraId="30CC9E84" w14:textId="77777777" w:rsidTr="55887888">
        <w:tc>
          <w:tcPr>
            <w:tcW w:w="1353" w:type="dxa"/>
            <w:shd w:val="clear" w:color="auto" w:fill="C1E4F5" w:themeFill="accent1" w:themeFillTint="33"/>
            <w:tcMar>
              <w:top w:w="120" w:type="dxa"/>
              <w:left w:w="180" w:type="dxa"/>
              <w:bottom w:w="120" w:type="dxa"/>
              <w:right w:w="180" w:type="dxa"/>
            </w:tcMar>
            <w:hideMark/>
          </w:tcPr>
          <w:p w14:paraId="79D658A2" w14:textId="77777777" w:rsidR="00603700" w:rsidRPr="00853EAB" w:rsidRDefault="00010AF3" w:rsidP="00603700">
            <w:pPr>
              <w:spacing w:before="30" w:after="30"/>
              <w:ind w:left="30" w:right="30"/>
              <w:rPr>
                <w:rFonts w:ascii="Calibri" w:eastAsia="Times New Roman" w:hAnsi="Calibri" w:cs="Calibri"/>
                <w:sz w:val="16"/>
              </w:rPr>
            </w:pPr>
            <w:hyperlink r:id="rId11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2F133850" w14:textId="77777777" w:rsidR="00603700" w:rsidRPr="00853EAB" w:rsidRDefault="00010AF3" w:rsidP="00603700">
            <w:pPr>
              <w:ind w:left="30" w:right="30"/>
              <w:rPr>
                <w:rFonts w:ascii="Calibri" w:eastAsia="Times New Roman" w:hAnsi="Calibri" w:cs="Calibri"/>
                <w:sz w:val="16"/>
              </w:rPr>
            </w:pPr>
            <w:hyperlink r:id="rId118" w:tgtFrame="_blank" w:history="1">
              <w:r w:rsidRPr="00853EAB">
                <w:rPr>
                  <w:rFonts w:ascii="Calibri" w:eastAsia="Times New Roman" w:hAnsi="Calibri" w:cs="Calibri"/>
                  <w:color w:val="0000FF"/>
                  <w:sz w:val="16"/>
                  <w:u w:val="single"/>
                </w:rPr>
                <w:t>56_C_16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64197A" w14:textId="77777777" w:rsidR="0060370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Termination of employment.</w:t>
            </w:r>
          </w:p>
        </w:tc>
        <w:tc>
          <w:tcPr>
            <w:tcW w:w="6000" w:type="dxa"/>
          </w:tcPr>
          <w:p w14:paraId="0E320A95" w14:textId="77777777" w:rsidR="00603700"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解雇</w:t>
            </w:r>
          </w:p>
        </w:tc>
      </w:tr>
      <w:tr w:rsidR="002F1C3A" w:rsidRPr="00853EAB" w14:paraId="1E9E1F5A" w14:textId="77777777" w:rsidTr="55887888">
        <w:tc>
          <w:tcPr>
            <w:tcW w:w="1353" w:type="dxa"/>
            <w:shd w:val="clear" w:color="auto" w:fill="C1E4F5" w:themeFill="accent1" w:themeFillTint="33"/>
            <w:tcMar>
              <w:top w:w="120" w:type="dxa"/>
              <w:left w:w="180" w:type="dxa"/>
              <w:bottom w:w="120" w:type="dxa"/>
              <w:right w:w="180" w:type="dxa"/>
            </w:tcMar>
            <w:hideMark/>
          </w:tcPr>
          <w:p w14:paraId="34EA041F" w14:textId="77777777" w:rsidR="00603700" w:rsidRPr="00853EAB" w:rsidRDefault="00010AF3" w:rsidP="00603700">
            <w:pPr>
              <w:spacing w:before="30" w:after="30"/>
              <w:ind w:left="30" w:right="30"/>
              <w:rPr>
                <w:rFonts w:ascii="Calibri" w:eastAsia="Times New Roman" w:hAnsi="Calibri" w:cs="Calibri"/>
                <w:sz w:val="16"/>
              </w:rPr>
            </w:pPr>
            <w:hyperlink r:id="rId11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0ACEEC2" w14:textId="77777777" w:rsidR="00603700" w:rsidRPr="00853EAB" w:rsidRDefault="00010AF3" w:rsidP="00603700">
            <w:pPr>
              <w:ind w:left="30" w:right="30"/>
              <w:rPr>
                <w:rFonts w:ascii="Calibri" w:eastAsia="Times New Roman" w:hAnsi="Calibri" w:cs="Calibri"/>
                <w:sz w:val="16"/>
              </w:rPr>
            </w:pPr>
            <w:hyperlink r:id="rId120" w:tgtFrame="_blank" w:history="1">
              <w:r w:rsidRPr="00853EAB">
                <w:rPr>
                  <w:rFonts w:ascii="Calibri" w:eastAsia="Times New Roman" w:hAnsi="Calibri" w:cs="Calibri"/>
                  <w:color w:val="0000FF"/>
                  <w:sz w:val="16"/>
                  <w:u w:val="single"/>
                </w:rPr>
                <w:t>57_C_16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50459E" w14:textId="77777777" w:rsidR="0060370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Prison time.</w:t>
            </w:r>
          </w:p>
        </w:tc>
        <w:tc>
          <w:tcPr>
            <w:tcW w:w="6000" w:type="dxa"/>
          </w:tcPr>
          <w:p w14:paraId="038BA0A2" w14:textId="77777777" w:rsidR="00603700"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懲役刑</w:t>
            </w:r>
          </w:p>
        </w:tc>
      </w:tr>
      <w:tr w:rsidR="002F1C3A" w:rsidRPr="00853EAB" w14:paraId="46AF5813" w14:textId="77777777" w:rsidTr="55887888">
        <w:tc>
          <w:tcPr>
            <w:tcW w:w="1353" w:type="dxa"/>
            <w:shd w:val="clear" w:color="auto" w:fill="C1E4F5" w:themeFill="accent1" w:themeFillTint="33"/>
            <w:tcMar>
              <w:top w:w="120" w:type="dxa"/>
              <w:left w:w="180" w:type="dxa"/>
              <w:bottom w:w="120" w:type="dxa"/>
              <w:right w:w="180" w:type="dxa"/>
            </w:tcMar>
            <w:hideMark/>
          </w:tcPr>
          <w:p w14:paraId="33257186" w14:textId="77777777" w:rsidR="00603700" w:rsidRPr="00853EAB" w:rsidRDefault="00010AF3" w:rsidP="00603700">
            <w:pPr>
              <w:spacing w:before="30" w:after="30"/>
              <w:ind w:left="30" w:right="30"/>
              <w:rPr>
                <w:rFonts w:ascii="Calibri" w:eastAsia="Times New Roman" w:hAnsi="Calibri" w:cs="Calibri"/>
                <w:sz w:val="16"/>
              </w:rPr>
            </w:pPr>
            <w:hyperlink r:id="rId12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3E80F380" w14:textId="77777777" w:rsidR="00603700" w:rsidRPr="00853EAB" w:rsidRDefault="00010AF3" w:rsidP="00603700">
            <w:pPr>
              <w:ind w:left="30" w:right="30"/>
              <w:rPr>
                <w:rFonts w:ascii="Calibri" w:eastAsia="Times New Roman" w:hAnsi="Calibri" w:cs="Calibri"/>
                <w:sz w:val="16"/>
              </w:rPr>
            </w:pPr>
            <w:hyperlink r:id="rId122" w:tgtFrame="_blank" w:history="1">
              <w:r w:rsidRPr="00853EAB">
                <w:rPr>
                  <w:rFonts w:ascii="Calibri" w:eastAsia="Times New Roman" w:hAnsi="Calibri" w:cs="Calibri"/>
                  <w:color w:val="0000FF"/>
                  <w:sz w:val="16"/>
                  <w:u w:val="single"/>
                </w:rPr>
                <w:t>58_C_16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0A5CD3" w14:textId="77777777" w:rsidR="0060370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[5] All of the above.</w:t>
            </w:r>
          </w:p>
          <w:p w14:paraId="4C97F700" w14:textId="77777777" w:rsidR="0060370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7CEB87A6" w14:textId="77777777" w:rsidR="00603700"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[5] </w:t>
            </w:r>
            <w:r w:rsidRPr="007B7848">
              <w:rPr>
                <w:rFonts w:ascii="Calibri" w:eastAsia="Kozuka Gothic Pro R" w:hAnsi="Calibri" w:cs="MS UI Gothic"/>
                <w:lang w:eastAsia="ja-JP"/>
              </w:rPr>
              <w:t>上記すべて</w:t>
            </w:r>
          </w:p>
          <w:p w14:paraId="72BFE489" w14:textId="77777777" w:rsidR="00603700"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0A398E71" w14:textId="77777777" w:rsidTr="55887888">
        <w:tc>
          <w:tcPr>
            <w:tcW w:w="1353" w:type="dxa"/>
            <w:shd w:val="clear" w:color="auto" w:fill="C1E4F5" w:themeFill="accent1" w:themeFillTint="33"/>
            <w:tcMar>
              <w:top w:w="120" w:type="dxa"/>
              <w:left w:w="180" w:type="dxa"/>
              <w:bottom w:w="120" w:type="dxa"/>
              <w:right w:w="180" w:type="dxa"/>
            </w:tcMar>
            <w:hideMark/>
          </w:tcPr>
          <w:p w14:paraId="4FD2B7EE" w14:textId="77777777" w:rsidR="0094318D" w:rsidRPr="00853EAB" w:rsidRDefault="00010AF3" w:rsidP="0094318D">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61E6F5EF" w14:textId="77777777" w:rsidR="0094318D" w:rsidRPr="00853EAB" w:rsidRDefault="00010AF3" w:rsidP="0094318D">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3: Feedback</w:t>
            </w:r>
          </w:p>
          <w:p w14:paraId="7475AECF" w14:textId="77777777" w:rsidR="0094318D" w:rsidRPr="00853EAB" w:rsidRDefault="00010AF3" w:rsidP="0094318D">
            <w:pPr>
              <w:ind w:left="30" w:right="30"/>
              <w:rPr>
                <w:rFonts w:ascii="Calibri" w:eastAsia="Times New Roman" w:hAnsi="Calibri" w:cs="Calibri"/>
                <w:sz w:val="16"/>
              </w:rPr>
            </w:pPr>
            <w:r w:rsidRPr="00853EAB">
              <w:rPr>
                <w:rFonts w:ascii="Calibri" w:eastAsia="Times New Roman" w:hAnsi="Calibri" w:cs="Calibri"/>
                <w:sz w:val="16"/>
              </w:rPr>
              <w:t>59_C_16</w:t>
            </w:r>
          </w:p>
        </w:tc>
        <w:tc>
          <w:tcPr>
            <w:tcW w:w="6000" w:type="dxa"/>
            <w:tcMar>
              <w:top w:w="120" w:type="dxa"/>
              <w:left w:w="180" w:type="dxa"/>
              <w:bottom w:w="120" w:type="dxa"/>
              <w:right w:w="180" w:type="dxa"/>
            </w:tcMar>
            <w:hideMark/>
          </w:tcPr>
          <w:p w14:paraId="61C024FF"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235836C3" w14:textId="77777777" w:rsidR="0094318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贈収賄や腐敗行為に関与した個人にもたらされる結果には、評判の毀損、罰金および罰則、解雇の他、懲役刑さえ含まれる場合があります。</w:t>
            </w:r>
          </w:p>
        </w:tc>
      </w:tr>
      <w:tr w:rsidR="002F1C3A" w:rsidRPr="00853EAB" w14:paraId="383ADDFF" w14:textId="77777777" w:rsidTr="55887888">
        <w:tc>
          <w:tcPr>
            <w:tcW w:w="1353" w:type="dxa"/>
            <w:shd w:val="clear" w:color="auto" w:fill="C1E4F5" w:themeFill="accent1" w:themeFillTint="33"/>
            <w:tcMar>
              <w:top w:w="120" w:type="dxa"/>
              <w:left w:w="180" w:type="dxa"/>
              <w:bottom w:w="120" w:type="dxa"/>
              <w:right w:w="180" w:type="dxa"/>
            </w:tcMar>
            <w:hideMark/>
          </w:tcPr>
          <w:p w14:paraId="5D1A2FFC" w14:textId="77777777" w:rsidR="0094318D" w:rsidRPr="00853EAB" w:rsidRDefault="00010AF3" w:rsidP="0094318D">
            <w:pPr>
              <w:spacing w:before="30" w:after="30"/>
              <w:ind w:left="30" w:right="30"/>
              <w:rPr>
                <w:rFonts w:ascii="Calibri" w:eastAsia="Times New Roman" w:hAnsi="Calibri" w:cs="Calibri"/>
                <w:sz w:val="16"/>
              </w:rPr>
            </w:pPr>
            <w:hyperlink r:id="rId12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50AFB375" w14:textId="77777777" w:rsidR="0094318D" w:rsidRPr="00853EAB" w:rsidRDefault="00010AF3" w:rsidP="0094318D">
            <w:pPr>
              <w:ind w:left="30" w:right="30"/>
              <w:rPr>
                <w:rFonts w:ascii="Calibri" w:eastAsia="Times New Roman" w:hAnsi="Calibri" w:cs="Calibri"/>
                <w:sz w:val="16"/>
              </w:rPr>
            </w:pPr>
            <w:hyperlink r:id="rId124" w:tgtFrame="_blank" w:history="1">
              <w:r w:rsidRPr="00853EAB">
                <w:rPr>
                  <w:rFonts w:ascii="Calibri" w:eastAsia="Times New Roman" w:hAnsi="Calibri" w:cs="Calibri"/>
                  <w:color w:val="0000FF"/>
                  <w:sz w:val="16"/>
                  <w:u w:val="single"/>
                </w:rPr>
                <w:t>60_C_16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847255"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[4] A sales representative also owns a small </w:t>
            </w:r>
            <w:proofErr w:type="spellStart"/>
            <w:r w:rsidRPr="00853EAB">
              <w:rPr>
                <w:rFonts w:ascii="Calibri" w:eastAsia="Times New Roman" w:hAnsi="Calibri" w:cs="Calibri"/>
              </w:rPr>
              <w:t>jewelry</w:t>
            </w:r>
            <w:proofErr w:type="spellEnd"/>
            <w:r w:rsidRPr="00853EAB">
              <w:rPr>
                <w:rFonts w:ascii="Calibri" w:eastAsia="Times New Roman" w:hAnsi="Calibri" w:cs="Calibri"/>
              </w:rPr>
              <w:t xml:space="preserve"> shop. She decides it would be nice to provide small gifts from her shop to HCPs who have not prescribed Abbott product lately. Is this okay?</w:t>
            </w:r>
          </w:p>
        </w:tc>
        <w:tc>
          <w:tcPr>
            <w:tcW w:w="6000" w:type="dxa"/>
          </w:tcPr>
          <w:p w14:paraId="17231720" w14:textId="77777777" w:rsidR="0094318D"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営業担当者は、小さな宝石店のオーナーでもあります。彼女は、最近アボット製品を処方していない医療専門家に、自分の店にある小さなギフトを贈ったらよいと考えています。これは問題ないでしょうか？</w:t>
            </w:r>
          </w:p>
        </w:tc>
      </w:tr>
      <w:tr w:rsidR="002F1C3A" w:rsidRPr="00853EAB" w14:paraId="30748E36" w14:textId="77777777" w:rsidTr="55887888">
        <w:tc>
          <w:tcPr>
            <w:tcW w:w="1353" w:type="dxa"/>
            <w:shd w:val="clear" w:color="auto" w:fill="C1E4F5" w:themeFill="accent1" w:themeFillTint="33"/>
            <w:tcMar>
              <w:top w:w="120" w:type="dxa"/>
              <w:left w:w="180" w:type="dxa"/>
              <w:bottom w:w="120" w:type="dxa"/>
              <w:right w:w="180" w:type="dxa"/>
            </w:tcMar>
            <w:hideMark/>
          </w:tcPr>
          <w:p w14:paraId="45636264" w14:textId="77777777" w:rsidR="0094318D" w:rsidRPr="00853EAB" w:rsidRDefault="00010AF3" w:rsidP="0094318D">
            <w:pPr>
              <w:spacing w:before="30" w:after="30"/>
              <w:ind w:left="30" w:right="30"/>
              <w:rPr>
                <w:rFonts w:ascii="Calibri" w:eastAsia="Times New Roman" w:hAnsi="Calibri" w:cs="Calibri"/>
                <w:sz w:val="16"/>
              </w:rPr>
            </w:pPr>
            <w:hyperlink r:id="rId12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0C27F9B" w14:textId="77777777" w:rsidR="0094318D" w:rsidRPr="00853EAB" w:rsidRDefault="00010AF3" w:rsidP="0094318D">
            <w:pPr>
              <w:ind w:left="30" w:right="30"/>
              <w:rPr>
                <w:rFonts w:ascii="Calibri" w:eastAsia="Times New Roman" w:hAnsi="Calibri" w:cs="Calibri"/>
                <w:sz w:val="16"/>
              </w:rPr>
            </w:pPr>
            <w:hyperlink r:id="rId126" w:tgtFrame="_blank" w:history="1">
              <w:r w:rsidRPr="00853EAB">
                <w:rPr>
                  <w:rFonts w:ascii="Calibri" w:eastAsia="Times New Roman" w:hAnsi="Calibri" w:cs="Calibri"/>
                  <w:color w:val="0000FF"/>
                  <w:sz w:val="16"/>
                  <w:u w:val="single"/>
                </w:rPr>
                <w:t>61_C_16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A618A8"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Yes</w:t>
            </w:r>
          </w:p>
        </w:tc>
        <w:tc>
          <w:tcPr>
            <w:tcW w:w="6000" w:type="dxa"/>
          </w:tcPr>
          <w:p w14:paraId="4F0C931D" w14:textId="77777777" w:rsidR="0094318D"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はい</w:t>
            </w:r>
          </w:p>
        </w:tc>
      </w:tr>
      <w:tr w:rsidR="002F1C3A" w:rsidRPr="00853EAB" w14:paraId="2339EAFD" w14:textId="77777777" w:rsidTr="55887888">
        <w:tc>
          <w:tcPr>
            <w:tcW w:w="1353" w:type="dxa"/>
            <w:shd w:val="clear" w:color="auto" w:fill="C1E4F5" w:themeFill="accent1" w:themeFillTint="33"/>
            <w:tcMar>
              <w:top w:w="120" w:type="dxa"/>
              <w:left w:w="180" w:type="dxa"/>
              <w:bottom w:w="120" w:type="dxa"/>
              <w:right w:w="180" w:type="dxa"/>
            </w:tcMar>
            <w:hideMark/>
          </w:tcPr>
          <w:p w14:paraId="02807CD2" w14:textId="77777777" w:rsidR="0094318D" w:rsidRPr="00853EAB" w:rsidRDefault="00010AF3" w:rsidP="0094318D">
            <w:pPr>
              <w:spacing w:before="30" w:after="30"/>
              <w:ind w:left="30" w:right="30"/>
              <w:rPr>
                <w:rFonts w:ascii="Calibri" w:eastAsia="Times New Roman" w:hAnsi="Calibri" w:cs="Calibri"/>
                <w:sz w:val="16"/>
              </w:rPr>
            </w:pPr>
            <w:hyperlink r:id="rId12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641378B" w14:textId="77777777" w:rsidR="0094318D" w:rsidRPr="00853EAB" w:rsidRDefault="00010AF3" w:rsidP="0094318D">
            <w:pPr>
              <w:ind w:left="30" w:right="30"/>
              <w:rPr>
                <w:rFonts w:ascii="Calibri" w:eastAsia="Times New Roman" w:hAnsi="Calibri" w:cs="Calibri"/>
                <w:sz w:val="16"/>
              </w:rPr>
            </w:pPr>
            <w:hyperlink r:id="rId128" w:tgtFrame="_blank" w:history="1">
              <w:r w:rsidRPr="00853EAB">
                <w:rPr>
                  <w:rFonts w:ascii="Calibri" w:eastAsia="Times New Roman" w:hAnsi="Calibri" w:cs="Calibri"/>
                  <w:color w:val="0000FF"/>
                  <w:sz w:val="16"/>
                  <w:u w:val="single"/>
                </w:rPr>
                <w:t>62_C_16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FC8C44"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No</w:t>
            </w:r>
          </w:p>
          <w:p w14:paraId="199DE319"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591DFA1E" w14:textId="77777777" w:rsidR="0094318D"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いいえ</w:t>
            </w:r>
          </w:p>
          <w:p w14:paraId="6E11280A" w14:textId="77777777" w:rsidR="0094318D"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5A39D6E5" w14:textId="77777777" w:rsidTr="55887888">
        <w:tc>
          <w:tcPr>
            <w:tcW w:w="1353" w:type="dxa"/>
            <w:shd w:val="clear" w:color="auto" w:fill="C1E4F5" w:themeFill="accent1" w:themeFillTint="33"/>
            <w:tcMar>
              <w:top w:w="120" w:type="dxa"/>
              <w:left w:w="180" w:type="dxa"/>
              <w:bottom w:w="120" w:type="dxa"/>
              <w:right w:w="180" w:type="dxa"/>
            </w:tcMar>
            <w:hideMark/>
          </w:tcPr>
          <w:p w14:paraId="7FF8C05A" w14:textId="77777777" w:rsidR="0094318D" w:rsidRPr="00853EAB" w:rsidRDefault="00010AF3" w:rsidP="0094318D">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04F831BD" w14:textId="77777777" w:rsidR="0094318D" w:rsidRPr="00853EAB" w:rsidRDefault="00010AF3" w:rsidP="0094318D">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4: Feedback</w:t>
            </w:r>
          </w:p>
          <w:p w14:paraId="4098C8A5" w14:textId="77777777" w:rsidR="0094318D" w:rsidRPr="00853EAB" w:rsidRDefault="00010AF3" w:rsidP="0094318D">
            <w:pPr>
              <w:ind w:left="30" w:right="30"/>
              <w:rPr>
                <w:rFonts w:ascii="Calibri" w:eastAsia="Times New Roman" w:hAnsi="Calibri" w:cs="Calibri"/>
                <w:sz w:val="16"/>
              </w:rPr>
            </w:pPr>
            <w:r w:rsidRPr="00853EAB">
              <w:rPr>
                <w:rFonts w:ascii="Calibri" w:eastAsia="Times New Roman" w:hAnsi="Calibri" w:cs="Calibri"/>
                <w:sz w:val="16"/>
              </w:rPr>
              <w:t>63_C_16</w:t>
            </w:r>
          </w:p>
        </w:tc>
        <w:tc>
          <w:tcPr>
            <w:tcW w:w="6000" w:type="dxa"/>
            <w:tcMar>
              <w:top w:w="120" w:type="dxa"/>
              <w:left w:w="180" w:type="dxa"/>
              <w:bottom w:w="120" w:type="dxa"/>
              <w:right w:w="180" w:type="dxa"/>
            </w:tcMar>
            <w:hideMark/>
          </w:tcPr>
          <w:p w14:paraId="4056497E"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494E41A9" w14:textId="3DBC9441" w:rsidR="0094318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営業担当者はアボットの代理人として行動しているため、アボットのポリシーでは医療専門家への</w:t>
            </w:r>
            <w:ins w:id="181" w:author="Nakano, Kimiko" w:date="2025-12-16T13:16:00Z">
              <w:r w:rsidR="006C2A96" w:rsidRPr="006C2A96">
                <w:rPr>
                  <w:rFonts w:ascii="Calibri" w:eastAsia="Kozuka Gothic Pro R" w:hAnsi="Calibri" w:cs="MS UI Gothic"/>
                  <w:lang w:eastAsia="ja-JP"/>
                </w:rPr>
                <w:t>贈物</w:t>
              </w:r>
            </w:ins>
            <w:del w:id="182" w:author="Nakano, Kimiko" w:date="2025-12-16T13:16:00Z" w16du:dateUtc="2025-12-16T04:16:00Z">
              <w:r w:rsidRPr="007B7848" w:rsidDel="006C2A96">
                <w:rPr>
                  <w:rFonts w:ascii="Calibri" w:eastAsia="Kozuka Gothic Pro R" w:hAnsi="Calibri" w:cs="MS UI Gothic"/>
                  <w:lang w:eastAsia="ja-JP"/>
                </w:rPr>
                <w:delText>贈答品</w:delText>
              </w:r>
            </w:del>
            <w:r w:rsidRPr="007B7848">
              <w:rPr>
                <w:rFonts w:ascii="Calibri" w:eastAsia="Kozuka Gothic Pro R" w:hAnsi="Calibri" w:cs="MS UI Gothic"/>
                <w:lang w:eastAsia="ja-JP"/>
              </w:rPr>
              <w:t>を禁止しています。たとえ営業担当者が自費で支払っている場合であっても、贈</w:t>
            </w:r>
            <w:del w:id="183" w:author="Nakano, Kimiko" w:date="2025-12-16T13:16:00Z" w16du:dateUtc="2025-12-16T04:16:00Z">
              <w:r w:rsidRPr="007B7848" w:rsidDel="006C2A96">
                <w:rPr>
                  <w:rFonts w:ascii="Calibri" w:eastAsia="Kozuka Gothic Pro R" w:hAnsi="Calibri" w:cs="MS UI Gothic"/>
                  <w:lang w:eastAsia="ja-JP"/>
                </w:rPr>
                <w:delText>り</w:delText>
              </w:r>
            </w:del>
            <w:r w:rsidRPr="007B7848">
              <w:rPr>
                <w:rFonts w:ascii="Calibri" w:eastAsia="Kozuka Gothic Pro R" w:hAnsi="Calibri" w:cs="MS UI Gothic"/>
                <w:lang w:eastAsia="ja-JP"/>
              </w:rPr>
              <w:t>物は禁止されています。こうした</w:t>
            </w:r>
            <w:ins w:id="184" w:author="Nakano, Kimiko" w:date="2025-12-16T13:16:00Z">
              <w:r w:rsidR="006C2A96" w:rsidRPr="006C2A96">
                <w:rPr>
                  <w:rFonts w:ascii="Calibri" w:eastAsia="Kozuka Gothic Pro R" w:hAnsi="Calibri" w:cs="MS UI Gothic"/>
                  <w:lang w:eastAsia="ja-JP"/>
                </w:rPr>
                <w:t>贈物</w:t>
              </w:r>
            </w:ins>
            <w:del w:id="185" w:author="Nakano, Kimiko" w:date="2025-12-16T13:16:00Z" w16du:dateUtc="2025-12-16T04:16:00Z">
              <w:r w:rsidRPr="007B7848" w:rsidDel="006C2A96">
                <w:rPr>
                  <w:rFonts w:ascii="Calibri" w:eastAsia="Kozuka Gothic Pro R" w:hAnsi="Calibri" w:cs="MS UI Gothic"/>
                  <w:lang w:eastAsia="ja-JP"/>
                </w:rPr>
                <w:delText>贈答品</w:delText>
              </w:r>
            </w:del>
            <w:r w:rsidRPr="007B7848">
              <w:rPr>
                <w:rFonts w:ascii="Calibri" w:eastAsia="Kozuka Gothic Pro R" w:hAnsi="Calibri" w:cs="MS UI Gothic"/>
                <w:lang w:eastAsia="ja-JP"/>
              </w:rPr>
              <w:t>の提供は、将来のビジネス機会に対する賄賂とみなされる可能性もあります。</w:t>
            </w:r>
          </w:p>
        </w:tc>
      </w:tr>
      <w:tr w:rsidR="002F1C3A" w:rsidRPr="00853EAB" w14:paraId="2E373DAC" w14:textId="77777777" w:rsidTr="55887888">
        <w:tc>
          <w:tcPr>
            <w:tcW w:w="1353" w:type="dxa"/>
            <w:shd w:val="clear" w:color="auto" w:fill="C1E4F5" w:themeFill="accent1" w:themeFillTint="33"/>
            <w:tcMar>
              <w:top w:w="120" w:type="dxa"/>
              <w:left w:w="180" w:type="dxa"/>
              <w:bottom w:w="120" w:type="dxa"/>
              <w:right w:w="180" w:type="dxa"/>
            </w:tcMar>
            <w:hideMark/>
          </w:tcPr>
          <w:p w14:paraId="77F5FB9C" w14:textId="77777777" w:rsidR="0094318D" w:rsidRPr="00853EAB" w:rsidRDefault="00010AF3" w:rsidP="0094318D">
            <w:pPr>
              <w:spacing w:before="30" w:after="30"/>
              <w:ind w:left="30" w:right="30"/>
              <w:rPr>
                <w:rFonts w:ascii="Calibri" w:eastAsia="Times New Roman" w:hAnsi="Calibri" w:cs="Calibri"/>
                <w:sz w:val="16"/>
              </w:rPr>
            </w:pPr>
            <w:hyperlink r:id="rId12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32C28982" w14:textId="77777777" w:rsidR="0094318D" w:rsidRPr="00853EAB" w:rsidRDefault="00010AF3" w:rsidP="0094318D">
            <w:pPr>
              <w:ind w:left="30" w:right="30"/>
              <w:rPr>
                <w:rFonts w:ascii="Calibri" w:eastAsia="Times New Roman" w:hAnsi="Calibri" w:cs="Calibri"/>
                <w:sz w:val="16"/>
              </w:rPr>
            </w:pPr>
            <w:hyperlink r:id="rId130" w:tgtFrame="_blank" w:history="1">
              <w:r w:rsidRPr="00853EAB">
                <w:rPr>
                  <w:rFonts w:ascii="Calibri" w:eastAsia="Times New Roman" w:hAnsi="Calibri" w:cs="Calibri"/>
                  <w:color w:val="0000FF"/>
                  <w:sz w:val="16"/>
                  <w:u w:val="single"/>
                </w:rPr>
                <w:t>64_C_16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220130"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6F947AC8" w14:textId="77777777" w:rsidR="0094318D"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[5] </w:t>
            </w:r>
            <w:r w:rsidRPr="007B7848">
              <w:rPr>
                <w:rFonts w:ascii="Calibri" w:eastAsia="Kozuka Gothic Pro R" w:hAnsi="Calibri" w:cs="MS UI Gothic"/>
                <w:lang w:eastAsia="ja-JP"/>
              </w:rPr>
              <w:t>営業マネージャーが競合会社の担当者から電話を受けます。競合企業によると、アボットが新規市場で契約している第三者の営業チームが、競合製品ではなくアボット製品を選んだ顧客に豪華な食事を提供しているとの疑いがあるとのことです。適切な対応はどれですか？</w:t>
            </w:r>
          </w:p>
        </w:tc>
      </w:tr>
      <w:tr w:rsidR="002F1C3A" w:rsidRPr="00853EAB" w14:paraId="3F60AA83" w14:textId="77777777" w:rsidTr="55887888">
        <w:tc>
          <w:tcPr>
            <w:tcW w:w="1353" w:type="dxa"/>
            <w:shd w:val="clear" w:color="auto" w:fill="C1E4F5" w:themeFill="accent1" w:themeFillTint="33"/>
            <w:tcMar>
              <w:top w:w="120" w:type="dxa"/>
              <w:left w:w="180" w:type="dxa"/>
              <w:bottom w:w="120" w:type="dxa"/>
              <w:right w:w="180" w:type="dxa"/>
            </w:tcMar>
            <w:hideMark/>
          </w:tcPr>
          <w:p w14:paraId="1845C26F" w14:textId="77777777" w:rsidR="0094318D" w:rsidRPr="00853EAB" w:rsidRDefault="00010AF3" w:rsidP="0094318D">
            <w:pPr>
              <w:spacing w:before="30" w:after="30"/>
              <w:ind w:left="30" w:right="30"/>
              <w:rPr>
                <w:rFonts w:ascii="Calibri" w:eastAsia="Times New Roman" w:hAnsi="Calibri" w:cs="Calibri"/>
                <w:sz w:val="16"/>
              </w:rPr>
            </w:pPr>
            <w:hyperlink r:id="rId13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4740D2B9" w14:textId="77777777" w:rsidR="0094318D" w:rsidRPr="00853EAB" w:rsidRDefault="00010AF3" w:rsidP="0094318D">
            <w:pPr>
              <w:ind w:left="30" w:right="30"/>
              <w:rPr>
                <w:rFonts w:ascii="Calibri" w:eastAsia="Times New Roman" w:hAnsi="Calibri" w:cs="Calibri"/>
                <w:sz w:val="16"/>
              </w:rPr>
            </w:pPr>
            <w:hyperlink r:id="rId132" w:tgtFrame="_blank" w:history="1">
              <w:r w:rsidRPr="00853EAB">
                <w:rPr>
                  <w:rFonts w:ascii="Calibri" w:eastAsia="Times New Roman" w:hAnsi="Calibri" w:cs="Calibri"/>
                  <w:color w:val="0000FF"/>
                  <w:sz w:val="16"/>
                  <w:u w:val="single"/>
                </w:rPr>
                <w:t>65_C_16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E0D81A"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Do nothing, since the information came from a competitor.</w:t>
            </w:r>
          </w:p>
        </w:tc>
        <w:tc>
          <w:tcPr>
            <w:tcW w:w="6000" w:type="dxa"/>
          </w:tcPr>
          <w:p w14:paraId="78CF2F90" w14:textId="77777777" w:rsidR="0094318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情報は競合他社からのものであるため、何もしない。</w:t>
            </w:r>
          </w:p>
        </w:tc>
      </w:tr>
      <w:tr w:rsidR="002F1C3A" w:rsidRPr="00853EAB" w14:paraId="17BC199E" w14:textId="77777777" w:rsidTr="55887888">
        <w:tc>
          <w:tcPr>
            <w:tcW w:w="1353" w:type="dxa"/>
            <w:shd w:val="clear" w:color="auto" w:fill="C1E4F5" w:themeFill="accent1" w:themeFillTint="33"/>
            <w:tcMar>
              <w:top w:w="120" w:type="dxa"/>
              <w:left w:w="180" w:type="dxa"/>
              <w:bottom w:w="120" w:type="dxa"/>
              <w:right w:w="180" w:type="dxa"/>
            </w:tcMar>
            <w:hideMark/>
          </w:tcPr>
          <w:p w14:paraId="7A7A3F86" w14:textId="77777777" w:rsidR="0094318D" w:rsidRPr="00853EAB" w:rsidRDefault="00010AF3" w:rsidP="0094318D">
            <w:pPr>
              <w:spacing w:before="30" w:after="30"/>
              <w:ind w:left="30" w:right="30"/>
              <w:rPr>
                <w:rFonts w:ascii="Calibri" w:eastAsia="Times New Roman" w:hAnsi="Calibri" w:cs="Calibri"/>
                <w:sz w:val="16"/>
              </w:rPr>
            </w:pPr>
            <w:hyperlink r:id="rId13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3EE3F303" w14:textId="77777777" w:rsidR="0094318D" w:rsidRPr="00853EAB" w:rsidRDefault="00010AF3" w:rsidP="0094318D">
            <w:pPr>
              <w:ind w:left="30" w:right="30"/>
              <w:rPr>
                <w:rFonts w:ascii="Calibri" w:eastAsia="Times New Roman" w:hAnsi="Calibri" w:cs="Calibri"/>
                <w:sz w:val="16"/>
              </w:rPr>
            </w:pPr>
            <w:hyperlink r:id="rId134" w:tgtFrame="_blank" w:history="1">
              <w:r w:rsidRPr="00853EAB">
                <w:rPr>
                  <w:rFonts w:ascii="Calibri" w:eastAsia="Times New Roman" w:hAnsi="Calibri" w:cs="Calibri"/>
                  <w:color w:val="0000FF"/>
                  <w:sz w:val="16"/>
                  <w:u w:val="single"/>
                </w:rPr>
                <w:t>66_C_16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EE9354"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Do nothing, because lavish meals are common in that market.</w:t>
            </w:r>
          </w:p>
        </w:tc>
        <w:tc>
          <w:tcPr>
            <w:tcW w:w="6000" w:type="dxa"/>
          </w:tcPr>
          <w:p w14:paraId="6096E42A" w14:textId="77777777" w:rsidR="0094318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その市場では豪華な食事が一般的であるため、何もしない。</w:t>
            </w:r>
          </w:p>
        </w:tc>
      </w:tr>
      <w:tr w:rsidR="002F1C3A" w:rsidRPr="00853EAB" w14:paraId="46AB5A8B" w14:textId="77777777" w:rsidTr="55887888">
        <w:tc>
          <w:tcPr>
            <w:tcW w:w="1353" w:type="dxa"/>
            <w:shd w:val="clear" w:color="auto" w:fill="C1E4F5" w:themeFill="accent1" w:themeFillTint="33"/>
            <w:tcMar>
              <w:top w:w="120" w:type="dxa"/>
              <w:left w:w="180" w:type="dxa"/>
              <w:bottom w:w="120" w:type="dxa"/>
              <w:right w:w="180" w:type="dxa"/>
            </w:tcMar>
            <w:hideMark/>
          </w:tcPr>
          <w:p w14:paraId="262F8DA1" w14:textId="77777777" w:rsidR="0094318D" w:rsidRPr="00853EAB" w:rsidRDefault="00010AF3" w:rsidP="0094318D">
            <w:pPr>
              <w:spacing w:before="30" w:after="30"/>
              <w:ind w:left="30" w:right="30"/>
              <w:rPr>
                <w:rFonts w:ascii="Calibri" w:eastAsia="Times New Roman" w:hAnsi="Calibri" w:cs="Calibri"/>
                <w:sz w:val="16"/>
              </w:rPr>
            </w:pPr>
            <w:hyperlink r:id="rId13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09591B0E" w14:textId="77777777" w:rsidR="0094318D" w:rsidRPr="00853EAB" w:rsidRDefault="00010AF3" w:rsidP="0094318D">
            <w:pPr>
              <w:ind w:left="30" w:right="30"/>
              <w:rPr>
                <w:rFonts w:ascii="Calibri" w:eastAsia="Times New Roman" w:hAnsi="Calibri" w:cs="Calibri"/>
                <w:sz w:val="16"/>
              </w:rPr>
            </w:pPr>
            <w:hyperlink r:id="rId136" w:tgtFrame="_blank" w:history="1">
              <w:r w:rsidRPr="00853EAB">
                <w:rPr>
                  <w:rFonts w:ascii="Calibri" w:eastAsia="Times New Roman" w:hAnsi="Calibri" w:cs="Calibri"/>
                  <w:color w:val="0000FF"/>
                  <w:sz w:val="16"/>
                  <w:u w:val="single"/>
                </w:rPr>
                <w:t>67_C_16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6F9917"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Report the matter immediately to the Office of Ethics and Compliance (OEC).</w:t>
            </w:r>
          </w:p>
        </w:tc>
        <w:tc>
          <w:tcPr>
            <w:tcW w:w="6000" w:type="dxa"/>
          </w:tcPr>
          <w:p w14:paraId="6650D940" w14:textId="1BC59E4C" w:rsidR="0094318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その問題を直ちに</w:t>
            </w:r>
            <w:del w:id="186"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187" w:author="Terano, Kumiko" w:date="2025-12-23T17:03:00Z" w16du:dateUtc="2025-12-23T08:03:00Z">
              <w:r w:rsidR="009158E5">
                <w:rPr>
                  <w:rFonts w:ascii="Calibri" w:eastAsia="Kozuka Gothic Pro R" w:hAnsi="Calibri" w:cs="MS UI Gothic"/>
                  <w:lang w:eastAsia="ja-JP"/>
                </w:rPr>
                <w:t>エシックス　アンド　コンプライアンス　オフィス</w:t>
              </w:r>
            </w:ins>
            <w:r w:rsidRPr="007B7848">
              <w:rPr>
                <w:rFonts w:ascii="Calibri" w:eastAsia="Kozuka Gothic Pro R" w:hAnsi="Calibri" w:cs="MS UI Gothic"/>
                <w:lang w:eastAsia="ja-JP"/>
              </w:rPr>
              <w:t>（</w:t>
            </w:r>
            <w:r w:rsidRPr="007B7848">
              <w:rPr>
                <w:rFonts w:ascii="Calibri" w:eastAsia="Kozuka Gothic Pro R" w:hAnsi="Calibri" w:cs="MS UI Gothic"/>
                <w:lang w:eastAsia="ja-JP"/>
              </w:rPr>
              <w:t>OEC</w:t>
            </w:r>
            <w:r w:rsidRPr="007B7848">
              <w:rPr>
                <w:rFonts w:ascii="Calibri" w:eastAsia="Kozuka Gothic Pro R" w:hAnsi="Calibri" w:cs="MS UI Gothic"/>
                <w:lang w:eastAsia="ja-JP"/>
              </w:rPr>
              <w:t>）に報告する。</w:t>
            </w:r>
          </w:p>
        </w:tc>
      </w:tr>
      <w:tr w:rsidR="002F1C3A" w:rsidRPr="00853EAB" w14:paraId="46D56E4D" w14:textId="77777777" w:rsidTr="55887888">
        <w:tc>
          <w:tcPr>
            <w:tcW w:w="1353" w:type="dxa"/>
            <w:shd w:val="clear" w:color="auto" w:fill="C1E4F5" w:themeFill="accent1" w:themeFillTint="33"/>
            <w:tcMar>
              <w:top w:w="120" w:type="dxa"/>
              <w:left w:w="180" w:type="dxa"/>
              <w:bottom w:w="120" w:type="dxa"/>
              <w:right w:w="180" w:type="dxa"/>
            </w:tcMar>
            <w:hideMark/>
          </w:tcPr>
          <w:p w14:paraId="36BD6EB9" w14:textId="77777777" w:rsidR="0094318D" w:rsidRPr="00853EAB" w:rsidRDefault="00010AF3" w:rsidP="0094318D">
            <w:pPr>
              <w:spacing w:before="30" w:after="30"/>
              <w:ind w:left="30" w:right="30"/>
              <w:rPr>
                <w:rFonts w:ascii="Calibri" w:eastAsia="Times New Roman" w:hAnsi="Calibri" w:cs="Calibri"/>
                <w:sz w:val="16"/>
              </w:rPr>
            </w:pPr>
            <w:hyperlink r:id="rId13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C4D7C16" w14:textId="77777777" w:rsidR="0094318D" w:rsidRPr="00853EAB" w:rsidRDefault="00010AF3" w:rsidP="0094318D">
            <w:pPr>
              <w:ind w:left="30" w:right="30"/>
              <w:rPr>
                <w:rFonts w:ascii="Calibri" w:eastAsia="Times New Roman" w:hAnsi="Calibri" w:cs="Calibri"/>
                <w:sz w:val="16"/>
              </w:rPr>
            </w:pPr>
            <w:hyperlink r:id="rId138" w:tgtFrame="_blank" w:history="1">
              <w:r w:rsidRPr="00853EAB">
                <w:rPr>
                  <w:rFonts w:ascii="Calibri" w:eastAsia="Times New Roman" w:hAnsi="Calibri" w:cs="Calibri"/>
                  <w:color w:val="0000FF"/>
                  <w:sz w:val="16"/>
                  <w:u w:val="single"/>
                </w:rPr>
                <w:t>68_C_16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9E1967"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Research alternative distributors in case the claim is true.</w:t>
            </w:r>
          </w:p>
          <w:p w14:paraId="43417436" w14:textId="77777777" w:rsidR="0094318D"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411415C2" w14:textId="0136C5D0" w:rsidR="0094318D"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その申し立てが事実であった場合に備えて、代替となる</w:t>
            </w:r>
            <w:ins w:id="188" w:author="Nakano, Kimiko" w:date="2025-12-16T10:26:00Z" w16du:dateUtc="2025-12-16T01:26:00Z">
              <w:r w:rsidR="00D5139B">
                <w:rPr>
                  <w:rFonts w:ascii="Calibri" w:eastAsia="Kozuka Gothic Pro R" w:hAnsi="Calibri" w:cs="MS UI Gothic" w:hint="eastAsia"/>
                  <w:lang w:eastAsia="ja-JP"/>
                </w:rPr>
                <w:t>ディストリビューター</w:t>
              </w:r>
            </w:ins>
            <w:del w:id="189" w:author="Nakano, Kimiko" w:date="2025-12-16T10:26:00Z" w16du:dateUtc="2025-12-16T01:26:00Z">
              <w:r w:rsidRPr="007B7848" w:rsidDel="00D5139B">
                <w:rPr>
                  <w:rFonts w:ascii="Calibri" w:eastAsia="Kozuka Gothic Pro R" w:hAnsi="Calibri" w:cs="MS UI Gothic"/>
                  <w:lang w:eastAsia="ja-JP"/>
                </w:rPr>
                <w:delText>代理店</w:delText>
              </w:r>
            </w:del>
            <w:r w:rsidRPr="007B7848">
              <w:rPr>
                <w:rFonts w:ascii="Calibri" w:eastAsia="Kozuka Gothic Pro R" w:hAnsi="Calibri" w:cs="MS UI Gothic"/>
                <w:lang w:eastAsia="ja-JP"/>
              </w:rPr>
              <w:t>を調査する。</w:t>
            </w:r>
          </w:p>
          <w:p w14:paraId="3A937AA9" w14:textId="77777777" w:rsidR="0094318D"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4FE79232" w14:textId="77777777" w:rsidTr="55887888">
        <w:tc>
          <w:tcPr>
            <w:tcW w:w="1353" w:type="dxa"/>
            <w:shd w:val="clear" w:color="auto" w:fill="C1E4F5" w:themeFill="accent1" w:themeFillTint="33"/>
            <w:tcMar>
              <w:top w:w="120" w:type="dxa"/>
              <w:left w:w="180" w:type="dxa"/>
              <w:bottom w:w="120" w:type="dxa"/>
              <w:right w:w="180" w:type="dxa"/>
            </w:tcMar>
            <w:hideMark/>
          </w:tcPr>
          <w:p w14:paraId="04F54FB3" w14:textId="77777777" w:rsidR="00807D7F" w:rsidRPr="00853EAB" w:rsidRDefault="00010AF3" w:rsidP="00807D7F">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51FF43B1" w14:textId="77777777" w:rsidR="00807D7F" w:rsidRPr="00853EAB" w:rsidRDefault="00010AF3" w:rsidP="00807D7F">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5: Feedback</w:t>
            </w:r>
          </w:p>
          <w:p w14:paraId="48D4C9F2" w14:textId="77777777" w:rsidR="00807D7F" w:rsidRPr="00853EAB" w:rsidRDefault="00010AF3" w:rsidP="00807D7F">
            <w:pPr>
              <w:ind w:left="30" w:right="30"/>
              <w:rPr>
                <w:rFonts w:ascii="Calibri" w:eastAsia="Times New Roman" w:hAnsi="Calibri" w:cs="Calibri"/>
                <w:sz w:val="16"/>
              </w:rPr>
            </w:pPr>
            <w:r w:rsidRPr="00853EAB">
              <w:rPr>
                <w:rFonts w:ascii="Calibri" w:eastAsia="Times New Roman" w:hAnsi="Calibri" w:cs="Calibri"/>
                <w:sz w:val="16"/>
              </w:rPr>
              <w:t>69_C_16</w:t>
            </w:r>
          </w:p>
        </w:tc>
        <w:tc>
          <w:tcPr>
            <w:tcW w:w="6000" w:type="dxa"/>
            <w:tcMar>
              <w:top w:w="120" w:type="dxa"/>
              <w:left w:w="180" w:type="dxa"/>
              <w:bottom w:w="120" w:type="dxa"/>
              <w:right w:w="180" w:type="dxa"/>
            </w:tcMar>
            <w:hideMark/>
          </w:tcPr>
          <w:p w14:paraId="2654314B" w14:textId="77777777" w:rsidR="00807D7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06F3BEB3" w14:textId="40928740" w:rsidR="00807D7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競合他社からの情報であっても、申し立ては</w:t>
            </w:r>
            <w:del w:id="190"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191" w:author="Terano, Kumiko" w:date="2025-12-23T17:03:00Z" w16du:dateUtc="2025-12-23T08:03:00Z">
              <w:r w:rsidR="009158E5">
                <w:rPr>
                  <w:rFonts w:ascii="Calibri" w:eastAsia="Kozuka Gothic Pro R" w:hAnsi="Calibri" w:cs="MS UI Gothic"/>
                  <w:lang w:eastAsia="ja-JP"/>
                </w:rPr>
                <w:t>エシックス　アンド　コンプライアンス　オフィス</w:t>
              </w:r>
            </w:ins>
            <w:r w:rsidRPr="007B7848">
              <w:rPr>
                <w:rFonts w:ascii="Calibri" w:eastAsia="Kozuka Gothic Pro R" w:hAnsi="Calibri" w:cs="MS UI Gothic"/>
                <w:lang w:eastAsia="ja-JP"/>
              </w:rPr>
              <w:t>（</w:t>
            </w:r>
            <w:r w:rsidRPr="007B7848">
              <w:rPr>
                <w:rFonts w:ascii="Calibri" w:eastAsia="Kozuka Gothic Pro R" w:hAnsi="Calibri" w:cs="MS UI Gothic"/>
                <w:lang w:eastAsia="ja-JP"/>
              </w:rPr>
              <w:t>OEC</w:t>
            </w:r>
            <w:r w:rsidRPr="007B7848">
              <w:rPr>
                <w:rFonts w:ascii="Calibri" w:eastAsia="Kozuka Gothic Pro R" w:hAnsi="Calibri" w:cs="MS UI Gothic"/>
                <w:lang w:eastAsia="ja-JP"/>
              </w:rPr>
              <w:t>）に直ちに報告し、適切に調査されるようにする必要があります。</w:t>
            </w:r>
          </w:p>
        </w:tc>
      </w:tr>
      <w:tr w:rsidR="002F1C3A" w:rsidRPr="00853EAB" w14:paraId="02F60766" w14:textId="77777777" w:rsidTr="55887888">
        <w:tc>
          <w:tcPr>
            <w:tcW w:w="1353" w:type="dxa"/>
            <w:shd w:val="clear" w:color="auto" w:fill="C1E4F5" w:themeFill="accent1" w:themeFillTint="33"/>
            <w:tcMar>
              <w:top w:w="120" w:type="dxa"/>
              <w:left w:w="180" w:type="dxa"/>
              <w:bottom w:w="120" w:type="dxa"/>
              <w:right w:w="180" w:type="dxa"/>
            </w:tcMar>
            <w:hideMark/>
          </w:tcPr>
          <w:p w14:paraId="01E078B6" w14:textId="77777777" w:rsidR="00807D7F" w:rsidRPr="00853EAB" w:rsidRDefault="00010AF3" w:rsidP="00807D7F">
            <w:pPr>
              <w:spacing w:before="30" w:after="30"/>
              <w:ind w:left="30" w:right="30"/>
              <w:rPr>
                <w:rFonts w:ascii="Calibri" w:eastAsia="Times New Roman" w:hAnsi="Calibri" w:cs="Calibri"/>
                <w:sz w:val="16"/>
              </w:rPr>
            </w:pPr>
            <w:hyperlink r:id="rId13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B838ADA" w14:textId="77777777" w:rsidR="00807D7F" w:rsidRPr="00853EAB" w:rsidRDefault="00010AF3" w:rsidP="00807D7F">
            <w:pPr>
              <w:ind w:left="30" w:right="30"/>
              <w:rPr>
                <w:rFonts w:ascii="Calibri" w:eastAsia="Times New Roman" w:hAnsi="Calibri" w:cs="Calibri"/>
                <w:sz w:val="16"/>
              </w:rPr>
            </w:pPr>
            <w:hyperlink r:id="rId140" w:tgtFrame="_blank" w:history="1">
              <w:r w:rsidRPr="00853EAB">
                <w:rPr>
                  <w:rFonts w:ascii="Calibri" w:eastAsia="Times New Roman" w:hAnsi="Calibri" w:cs="Calibri"/>
                  <w:color w:val="0000FF"/>
                  <w:sz w:val="16"/>
                  <w:u w:val="single"/>
                </w:rPr>
                <w:t>70_C_16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729189" w14:textId="77777777" w:rsidR="00807D7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6645F20F" w14:textId="77777777" w:rsidR="00807D7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What is the appropriate action?</w:t>
            </w:r>
          </w:p>
        </w:tc>
        <w:tc>
          <w:tcPr>
            <w:tcW w:w="6000" w:type="dxa"/>
          </w:tcPr>
          <w:p w14:paraId="2464199E" w14:textId="2F117123" w:rsidR="00807D7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[6] </w:t>
            </w:r>
            <w:r w:rsidRPr="007B7848">
              <w:rPr>
                <w:rFonts w:ascii="Calibri" w:eastAsia="Kozuka Gothic Pro R" w:hAnsi="Calibri" w:cs="MS UI Gothic"/>
                <w:lang w:eastAsia="ja-JP"/>
              </w:rPr>
              <w:t>旅行代理店は、アボットに</w:t>
            </w:r>
            <w:del w:id="192" w:author="Terano, Kumiko" w:date="2025-12-22T18:48:00Z" w16du:dateUtc="2025-12-22T09:48:00Z">
              <w:r w:rsidRPr="007B7848" w:rsidDel="00F760D1">
                <w:rPr>
                  <w:rFonts w:ascii="Calibri" w:eastAsia="Kozuka Gothic Pro R" w:hAnsi="Calibri" w:cs="MS UI Gothic" w:hint="eastAsia"/>
                  <w:lang w:eastAsia="ja-JP"/>
                </w:rPr>
                <w:delText>監督</w:delText>
              </w:r>
            </w:del>
            <w:ins w:id="193" w:author="Terano, Kumiko" w:date="2025-12-22T18:48:00Z" w16du:dateUtc="2025-12-22T09:48:00Z">
              <w:r w:rsidR="00F760D1">
                <w:rPr>
                  <w:rFonts w:ascii="Calibri" w:eastAsia="Kozuka Gothic Pro R" w:hAnsi="Calibri" w:cs="MS UI Gothic" w:hint="eastAsia"/>
                  <w:lang w:eastAsia="ja-JP"/>
                </w:rPr>
                <w:t>プロクタリング</w:t>
              </w:r>
            </w:ins>
            <w:r w:rsidRPr="007B7848">
              <w:rPr>
                <w:rFonts w:ascii="Calibri" w:eastAsia="Kozuka Gothic Pro R" w:hAnsi="Calibri" w:cs="MS UI Gothic"/>
                <w:lang w:eastAsia="ja-JP"/>
              </w:rPr>
              <w:t>サービスを提供する医療専門家</w:t>
            </w:r>
            <w:ins w:id="194" w:author="Nakano, Kimiko" w:date="2025-12-16T13:08:00Z" w16du:dateUtc="2025-12-16T04:08:00Z">
              <w:r w:rsidR="00130C75">
                <w:rPr>
                  <w:rFonts w:ascii="Calibri" w:eastAsia="Kozuka Gothic Pro R" w:hAnsi="Calibri" w:cs="MS UI Gothic" w:hint="eastAsia"/>
                  <w:lang w:eastAsia="ja-JP"/>
                </w:rPr>
                <w:t>（</w:t>
              </w:r>
            </w:ins>
            <w:del w:id="195" w:author="Nakano, Kimiko" w:date="2025-12-16T13:08:00Z" w16du:dateUtc="2025-12-16T04:08:00Z">
              <w:r w:rsidRPr="007B7848" w:rsidDel="00130C75">
                <w:rPr>
                  <w:rFonts w:ascii="Calibri" w:eastAsia="Kozuka Gothic Pro R" w:hAnsi="Calibri" w:cs="MS UI Gothic"/>
                  <w:lang w:eastAsia="ja-JP"/>
                </w:rPr>
                <w:delText xml:space="preserve"> (</w:delText>
              </w:r>
            </w:del>
            <w:r w:rsidRPr="007B7848">
              <w:rPr>
                <w:rFonts w:ascii="Calibri" w:eastAsia="Kozuka Gothic Pro R" w:hAnsi="Calibri" w:cs="MS UI Gothic"/>
                <w:lang w:eastAsia="ja-JP"/>
              </w:rPr>
              <w:t>HCP</w:t>
            </w:r>
            <w:del w:id="196" w:author="Nakano, Kimiko" w:date="2025-12-16T13:08:00Z" w16du:dateUtc="2025-12-16T04:08:00Z">
              <w:r w:rsidRPr="007B7848" w:rsidDel="00130C75">
                <w:rPr>
                  <w:rFonts w:ascii="Calibri" w:eastAsia="Kozuka Gothic Pro R" w:hAnsi="Calibri" w:cs="MS UI Gothic"/>
                  <w:lang w:eastAsia="ja-JP"/>
                </w:rPr>
                <w:delText xml:space="preserve">) </w:delText>
              </w:r>
            </w:del>
            <w:ins w:id="197" w:author="Nakano, Kimiko" w:date="2025-12-16T13:08:00Z" w16du:dateUtc="2025-12-16T04:08:00Z">
              <w:r w:rsidR="00231CAF">
                <w:rPr>
                  <w:rFonts w:ascii="Calibri" w:eastAsia="Kozuka Gothic Pro R" w:hAnsi="Calibri" w:cs="MS UI Gothic" w:hint="eastAsia"/>
                  <w:lang w:eastAsia="ja-JP"/>
                </w:rPr>
                <w:t>）</w:t>
              </w:r>
            </w:ins>
            <w:r w:rsidRPr="007B7848">
              <w:rPr>
                <w:rFonts w:ascii="Calibri" w:eastAsia="Kozuka Gothic Pro R" w:hAnsi="Calibri" w:cs="MS UI Gothic"/>
                <w:lang w:eastAsia="ja-JP"/>
              </w:rPr>
              <w:t>の出張を手配しています。提出された領収書を確認したところ、精算依頼額と一致</w:t>
            </w:r>
            <w:del w:id="198" w:author="Terano, Kumiko" w:date="2025-12-23T16:39:00Z" w16du:dateUtc="2025-12-23T07:39:00Z">
              <w:r w:rsidRPr="007B7848" w:rsidDel="00F415DC">
                <w:rPr>
                  <w:rFonts w:ascii="Calibri" w:eastAsia="Kozuka Gothic Pro R" w:hAnsi="Calibri" w:cs="MS UI Gothic" w:hint="eastAsia"/>
                  <w:lang w:eastAsia="ja-JP"/>
                </w:rPr>
                <w:delText>しない</w:delText>
              </w:r>
            </w:del>
            <w:ins w:id="199" w:author="Terano, Kumiko" w:date="2025-12-23T16:39:00Z" w16du:dateUtc="2025-12-23T07:39:00Z">
              <w:r w:rsidR="00F415DC">
                <w:rPr>
                  <w:rFonts w:ascii="Calibri" w:eastAsia="Kozuka Gothic Pro R" w:hAnsi="Calibri" w:cs="MS UI Gothic" w:hint="eastAsia"/>
                  <w:lang w:eastAsia="ja-JP"/>
                </w:rPr>
                <w:t>せず</w:t>
              </w:r>
            </w:ins>
            <w:r w:rsidRPr="007B7848">
              <w:rPr>
                <w:rFonts w:ascii="Calibri" w:eastAsia="Kozuka Gothic Pro R" w:hAnsi="Calibri" w:cs="MS UI Gothic"/>
                <w:lang w:eastAsia="ja-JP"/>
              </w:rPr>
              <w:t>、</w:t>
            </w:r>
            <w:ins w:id="200" w:author="Terano, Kumiko" w:date="2025-12-23T16:39:00Z" w16du:dateUtc="2025-12-23T07:39:00Z">
              <w:r w:rsidR="00F415DC">
                <w:rPr>
                  <w:rFonts w:ascii="Calibri" w:eastAsia="Kozuka Gothic Pro R" w:hAnsi="Calibri" w:cs="MS UI Gothic" w:hint="eastAsia"/>
                  <w:lang w:eastAsia="ja-JP"/>
                </w:rPr>
                <w:t>また、</w:t>
              </w:r>
            </w:ins>
            <w:r w:rsidRPr="007B7848">
              <w:rPr>
                <w:rFonts w:ascii="Calibri" w:eastAsia="Kozuka Gothic Pro R" w:hAnsi="Calibri" w:cs="MS UI Gothic"/>
                <w:lang w:eastAsia="ja-JP"/>
              </w:rPr>
              <w:t>一部の領収書</w:t>
            </w:r>
            <w:del w:id="201" w:author="Terano, Kumiko" w:date="2025-12-23T16:39:00Z" w16du:dateUtc="2025-12-23T07:39:00Z">
              <w:r w:rsidRPr="007B7848" w:rsidDel="00F415DC">
                <w:rPr>
                  <w:rFonts w:ascii="Calibri" w:eastAsia="Kozuka Gothic Pro R" w:hAnsi="Calibri" w:cs="MS UI Gothic" w:hint="eastAsia"/>
                  <w:lang w:eastAsia="ja-JP"/>
                </w:rPr>
                <w:delText>に</w:delText>
              </w:r>
            </w:del>
            <w:ins w:id="202" w:author="Terano, Kumiko" w:date="2025-12-23T16:39:00Z" w16du:dateUtc="2025-12-23T07:39:00Z">
              <w:r w:rsidR="00F415DC">
                <w:rPr>
                  <w:rFonts w:ascii="Calibri" w:eastAsia="Kozuka Gothic Pro R" w:hAnsi="Calibri" w:cs="MS UI Gothic" w:hint="eastAsia"/>
                  <w:lang w:eastAsia="ja-JP"/>
                </w:rPr>
                <w:t>は</w:t>
              </w:r>
            </w:ins>
            <w:del w:id="203" w:author="Terano, Kumiko" w:date="2025-12-22T18:48:00Z" w16du:dateUtc="2025-12-22T09:48:00Z">
              <w:r w:rsidRPr="007B7848" w:rsidDel="00286735">
                <w:rPr>
                  <w:rFonts w:ascii="Calibri" w:eastAsia="Kozuka Gothic Pro R" w:hAnsi="Calibri" w:cs="MS UI Gothic" w:hint="eastAsia"/>
                  <w:lang w:eastAsia="ja-JP"/>
                </w:rPr>
                <w:delText>渡航日</w:delText>
              </w:r>
            </w:del>
            <w:ins w:id="204" w:author="Terano, Kumiko" w:date="2025-12-22T18:48:00Z" w16du:dateUtc="2025-12-22T09:48:00Z">
              <w:r w:rsidR="00286735">
                <w:rPr>
                  <w:rFonts w:ascii="Calibri" w:eastAsia="Kozuka Gothic Pro R" w:hAnsi="Calibri" w:cs="MS UI Gothic" w:hint="eastAsia"/>
                  <w:lang w:eastAsia="ja-JP"/>
                </w:rPr>
                <w:t>移動日</w:t>
              </w:r>
            </w:ins>
            <w:r w:rsidRPr="007B7848">
              <w:rPr>
                <w:rFonts w:ascii="Calibri" w:eastAsia="Kozuka Gothic Pro R" w:hAnsi="Calibri" w:cs="MS UI Gothic"/>
                <w:lang w:eastAsia="ja-JP"/>
              </w:rPr>
              <w:t>などの重要な情報が欠けているといった不備が見つかりました。</w:t>
            </w:r>
          </w:p>
          <w:p w14:paraId="2F379904" w14:textId="77777777" w:rsidR="00807D7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適切な対応はどれですか？</w:t>
            </w:r>
          </w:p>
        </w:tc>
      </w:tr>
      <w:tr w:rsidR="002F1C3A" w:rsidRPr="00853EAB" w14:paraId="50D88FFE" w14:textId="77777777" w:rsidTr="55887888">
        <w:tc>
          <w:tcPr>
            <w:tcW w:w="1353" w:type="dxa"/>
            <w:shd w:val="clear" w:color="auto" w:fill="C1E4F5" w:themeFill="accent1" w:themeFillTint="33"/>
            <w:tcMar>
              <w:top w:w="120" w:type="dxa"/>
              <w:left w:w="180" w:type="dxa"/>
              <w:bottom w:w="120" w:type="dxa"/>
              <w:right w:w="180" w:type="dxa"/>
            </w:tcMar>
            <w:hideMark/>
          </w:tcPr>
          <w:p w14:paraId="33867879" w14:textId="77777777" w:rsidR="00807D7F" w:rsidRPr="00853EAB" w:rsidRDefault="00010AF3" w:rsidP="00807D7F">
            <w:pPr>
              <w:spacing w:before="30" w:after="30"/>
              <w:ind w:left="30" w:right="30"/>
              <w:rPr>
                <w:rFonts w:ascii="Calibri" w:eastAsia="Times New Roman" w:hAnsi="Calibri" w:cs="Calibri"/>
                <w:sz w:val="16"/>
              </w:rPr>
            </w:pPr>
            <w:hyperlink r:id="rId14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48C87813" w14:textId="77777777" w:rsidR="00807D7F" w:rsidRPr="00853EAB" w:rsidRDefault="00010AF3" w:rsidP="00807D7F">
            <w:pPr>
              <w:ind w:left="30" w:right="30"/>
              <w:rPr>
                <w:rFonts w:ascii="Calibri" w:eastAsia="Times New Roman" w:hAnsi="Calibri" w:cs="Calibri"/>
                <w:sz w:val="16"/>
              </w:rPr>
            </w:pPr>
            <w:hyperlink r:id="rId142" w:tgtFrame="_blank" w:history="1">
              <w:r w:rsidRPr="00853EAB">
                <w:rPr>
                  <w:rFonts w:ascii="Calibri" w:eastAsia="Times New Roman" w:hAnsi="Calibri" w:cs="Calibri"/>
                  <w:color w:val="0000FF"/>
                  <w:sz w:val="16"/>
                  <w:u w:val="single"/>
                </w:rPr>
                <w:t>71_C_16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B351A2" w14:textId="77777777" w:rsidR="00807D7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Inform the travel agency that Abbott cannot process payment without complete and accurate documentation.</w:t>
            </w:r>
          </w:p>
        </w:tc>
        <w:tc>
          <w:tcPr>
            <w:tcW w:w="6000" w:type="dxa"/>
          </w:tcPr>
          <w:p w14:paraId="734FA0CB" w14:textId="77777777" w:rsidR="00807D7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必要な情報が完全で正確に揃っていなければ、支払い処理はできないと旅行代理店に伝える。</w:t>
            </w:r>
          </w:p>
        </w:tc>
      </w:tr>
      <w:tr w:rsidR="002F1C3A" w:rsidRPr="00853EAB" w14:paraId="5AF8ED6F" w14:textId="77777777" w:rsidTr="55887888">
        <w:tc>
          <w:tcPr>
            <w:tcW w:w="1353" w:type="dxa"/>
            <w:shd w:val="clear" w:color="auto" w:fill="C1E4F5" w:themeFill="accent1" w:themeFillTint="33"/>
            <w:tcMar>
              <w:top w:w="120" w:type="dxa"/>
              <w:left w:w="180" w:type="dxa"/>
              <w:bottom w:w="120" w:type="dxa"/>
              <w:right w:w="180" w:type="dxa"/>
            </w:tcMar>
            <w:hideMark/>
          </w:tcPr>
          <w:p w14:paraId="1F18F40B" w14:textId="77777777" w:rsidR="00807D7F" w:rsidRPr="00853EAB" w:rsidRDefault="00010AF3" w:rsidP="00807D7F">
            <w:pPr>
              <w:spacing w:before="30" w:after="30"/>
              <w:ind w:left="30" w:right="30"/>
              <w:rPr>
                <w:rFonts w:ascii="Calibri" w:eastAsia="Times New Roman" w:hAnsi="Calibri" w:cs="Calibri"/>
                <w:sz w:val="16"/>
              </w:rPr>
            </w:pPr>
            <w:hyperlink r:id="rId14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B570BA3" w14:textId="77777777" w:rsidR="00807D7F" w:rsidRPr="00853EAB" w:rsidRDefault="00010AF3" w:rsidP="00807D7F">
            <w:pPr>
              <w:ind w:left="30" w:right="30"/>
              <w:rPr>
                <w:rFonts w:ascii="Calibri" w:eastAsia="Times New Roman" w:hAnsi="Calibri" w:cs="Calibri"/>
                <w:sz w:val="16"/>
              </w:rPr>
            </w:pPr>
            <w:hyperlink r:id="rId144" w:tgtFrame="_blank" w:history="1">
              <w:r w:rsidRPr="00853EAB">
                <w:rPr>
                  <w:rFonts w:ascii="Calibri" w:eastAsia="Times New Roman" w:hAnsi="Calibri" w:cs="Calibri"/>
                  <w:color w:val="0000FF"/>
                  <w:sz w:val="16"/>
                  <w:u w:val="single"/>
                </w:rPr>
                <w:t>72_C_16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66242F" w14:textId="77777777" w:rsidR="00807D7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Process the receipts since only some information is missing.</w:t>
            </w:r>
          </w:p>
        </w:tc>
        <w:tc>
          <w:tcPr>
            <w:tcW w:w="6000" w:type="dxa"/>
          </w:tcPr>
          <w:p w14:paraId="6A871336" w14:textId="77777777" w:rsidR="00807D7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不足している情報が一部だけなので精算処理する。</w:t>
            </w:r>
          </w:p>
        </w:tc>
      </w:tr>
      <w:tr w:rsidR="002F1C3A" w:rsidRPr="00853EAB" w14:paraId="59117320" w14:textId="77777777" w:rsidTr="55887888">
        <w:tc>
          <w:tcPr>
            <w:tcW w:w="1353" w:type="dxa"/>
            <w:shd w:val="clear" w:color="auto" w:fill="C1E4F5" w:themeFill="accent1" w:themeFillTint="33"/>
            <w:tcMar>
              <w:top w:w="120" w:type="dxa"/>
              <w:left w:w="180" w:type="dxa"/>
              <w:bottom w:w="120" w:type="dxa"/>
              <w:right w:w="180" w:type="dxa"/>
            </w:tcMar>
            <w:hideMark/>
          </w:tcPr>
          <w:p w14:paraId="1AB9ADF8" w14:textId="77777777" w:rsidR="00807D7F" w:rsidRPr="00853EAB" w:rsidRDefault="00010AF3" w:rsidP="00807D7F">
            <w:pPr>
              <w:spacing w:before="30" w:after="30"/>
              <w:ind w:left="30" w:right="30"/>
              <w:rPr>
                <w:rFonts w:ascii="Calibri" w:eastAsia="Times New Roman" w:hAnsi="Calibri" w:cs="Calibri"/>
                <w:sz w:val="16"/>
              </w:rPr>
            </w:pPr>
            <w:hyperlink r:id="rId14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6053B31F" w14:textId="77777777" w:rsidR="00807D7F" w:rsidRPr="00853EAB" w:rsidRDefault="00010AF3" w:rsidP="00807D7F">
            <w:pPr>
              <w:ind w:left="30" w:right="30"/>
              <w:rPr>
                <w:rFonts w:ascii="Calibri" w:eastAsia="Times New Roman" w:hAnsi="Calibri" w:cs="Calibri"/>
                <w:sz w:val="16"/>
              </w:rPr>
            </w:pPr>
            <w:hyperlink r:id="rId146" w:tgtFrame="_blank" w:history="1">
              <w:r w:rsidRPr="00853EAB">
                <w:rPr>
                  <w:rFonts w:ascii="Calibri" w:eastAsia="Times New Roman" w:hAnsi="Calibri" w:cs="Calibri"/>
                  <w:color w:val="0000FF"/>
                  <w:sz w:val="16"/>
                  <w:u w:val="single"/>
                </w:rPr>
                <w:t>73_C_16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0B96AA" w14:textId="77777777" w:rsidR="00807D7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Advise the agency to be more accurate next time.</w:t>
            </w:r>
          </w:p>
        </w:tc>
        <w:tc>
          <w:tcPr>
            <w:tcW w:w="6000" w:type="dxa"/>
          </w:tcPr>
          <w:p w14:paraId="059FA88A" w14:textId="725DF427" w:rsidR="00807D7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次回は</w:t>
            </w:r>
            <w:del w:id="205" w:author="Terano, Kumiko" w:date="2025-12-22T18:49:00Z" w16du:dateUtc="2025-12-22T09:49:00Z">
              <w:r w:rsidRPr="007B7848" w:rsidDel="00286735">
                <w:rPr>
                  <w:rFonts w:ascii="Calibri" w:eastAsia="Kozuka Gothic Pro R" w:hAnsi="Calibri" w:cs="MS UI Gothic" w:hint="eastAsia"/>
                  <w:lang w:eastAsia="ja-JP"/>
                </w:rPr>
                <w:delText>もっと</w:delText>
              </w:r>
            </w:del>
            <w:ins w:id="206" w:author="Terano, Kumiko" w:date="2025-12-22T18:49:00Z" w16du:dateUtc="2025-12-22T09:49:00Z">
              <w:r w:rsidR="00286735">
                <w:rPr>
                  <w:rFonts w:ascii="Calibri" w:eastAsia="Kozuka Gothic Pro R" w:hAnsi="Calibri" w:cs="MS UI Gothic" w:hint="eastAsia"/>
                  <w:lang w:eastAsia="ja-JP"/>
                </w:rPr>
                <w:t>より</w:t>
              </w:r>
            </w:ins>
            <w:r w:rsidRPr="007B7848">
              <w:rPr>
                <w:rFonts w:ascii="Calibri" w:eastAsia="Kozuka Gothic Pro R" w:hAnsi="Calibri" w:cs="MS UI Gothic"/>
                <w:lang w:eastAsia="ja-JP"/>
              </w:rPr>
              <w:t>正確に提出するよう</w:t>
            </w:r>
            <w:ins w:id="207" w:author="Terano, Kumiko" w:date="2025-12-22T18:49:00Z" w16du:dateUtc="2025-12-22T09:49:00Z">
              <w:r w:rsidR="00536922">
                <w:rPr>
                  <w:rFonts w:ascii="Calibri" w:eastAsia="Kozuka Gothic Pro R" w:hAnsi="Calibri" w:cs="MS UI Gothic" w:hint="eastAsia"/>
                  <w:lang w:eastAsia="ja-JP"/>
                </w:rPr>
                <w:t>旅行代理店に</w:t>
              </w:r>
            </w:ins>
            <w:r w:rsidRPr="007B7848">
              <w:rPr>
                <w:rFonts w:ascii="Calibri" w:eastAsia="Kozuka Gothic Pro R" w:hAnsi="Calibri" w:cs="MS UI Gothic"/>
                <w:lang w:eastAsia="ja-JP"/>
              </w:rPr>
              <w:t>助言する。</w:t>
            </w:r>
          </w:p>
        </w:tc>
      </w:tr>
      <w:tr w:rsidR="002F1C3A" w:rsidRPr="00853EAB" w14:paraId="0EBBC471" w14:textId="77777777" w:rsidTr="55887888">
        <w:tc>
          <w:tcPr>
            <w:tcW w:w="1353" w:type="dxa"/>
            <w:shd w:val="clear" w:color="auto" w:fill="C1E4F5" w:themeFill="accent1" w:themeFillTint="33"/>
            <w:tcMar>
              <w:top w:w="120" w:type="dxa"/>
              <w:left w:w="180" w:type="dxa"/>
              <w:bottom w:w="120" w:type="dxa"/>
              <w:right w:w="180" w:type="dxa"/>
            </w:tcMar>
            <w:hideMark/>
          </w:tcPr>
          <w:p w14:paraId="0D7A66EC" w14:textId="77777777" w:rsidR="00807D7F" w:rsidRPr="00853EAB" w:rsidRDefault="00010AF3" w:rsidP="00807D7F">
            <w:pPr>
              <w:spacing w:before="30" w:after="30"/>
              <w:ind w:left="30" w:right="30"/>
              <w:rPr>
                <w:rFonts w:ascii="Calibri" w:eastAsia="Times New Roman" w:hAnsi="Calibri" w:cs="Calibri"/>
                <w:sz w:val="16"/>
              </w:rPr>
            </w:pPr>
            <w:hyperlink r:id="rId14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2BCB2C79" w14:textId="77777777" w:rsidR="00807D7F" w:rsidRPr="00853EAB" w:rsidRDefault="00010AF3" w:rsidP="00807D7F">
            <w:pPr>
              <w:ind w:left="30" w:right="30"/>
              <w:rPr>
                <w:rFonts w:ascii="Calibri" w:eastAsia="Times New Roman" w:hAnsi="Calibri" w:cs="Calibri"/>
                <w:sz w:val="16"/>
              </w:rPr>
            </w:pPr>
            <w:hyperlink r:id="rId148" w:tgtFrame="_blank" w:history="1">
              <w:r w:rsidRPr="00853EAB">
                <w:rPr>
                  <w:rFonts w:ascii="Calibri" w:eastAsia="Times New Roman" w:hAnsi="Calibri" w:cs="Calibri"/>
                  <w:color w:val="0000FF"/>
                  <w:sz w:val="16"/>
                  <w:u w:val="single"/>
                </w:rPr>
                <w:t>74_C_16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75F566" w14:textId="77777777" w:rsidR="00807D7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Do nothing, since the agency is new.</w:t>
            </w:r>
          </w:p>
          <w:p w14:paraId="445422EB" w14:textId="77777777" w:rsidR="00807D7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6ACC7B8B" w14:textId="77777777" w:rsidR="00807D7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新しい代理店なので何もしない。</w:t>
            </w:r>
          </w:p>
          <w:p w14:paraId="41AC6C19" w14:textId="77777777" w:rsidR="00807D7F"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21F17150" w14:textId="77777777" w:rsidTr="55887888">
        <w:tc>
          <w:tcPr>
            <w:tcW w:w="1353" w:type="dxa"/>
            <w:shd w:val="clear" w:color="auto" w:fill="C1E4F5" w:themeFill="accent1" w:themeFillTint="33"/>
            <w:tcMar>
              <w:top w:w="120" w:type="dxa"/>
              <w:left w:w="180" w:type="dxa"/>
              <w:bottom w:w="120" w:type="dxa"/>
              <w:right w:w="180" w:type="dxa"/>
            </w:tcMar>
            <w:hideMark/>
          </w:tcPr>
          <w:p w14:paraId="546BCFDB" w14:textId="77777777" w:rsidR="00E90AF1" w:rsidRPr="00853EAB" w:rsidRDefault="00010AF3" w:rsidP="00E90AF1">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4711F63A" w14:textId="77777777" w:rsidR="00E90AF1" w:rsidRPr="00853EAB" w:rsidRDefault="00010AF3" w:rsidP="00E90AF1">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6: Feedback</w:t>
            </w:r>
          </w:p>
          <w:p w14:paraId="171FD79B" w14:textId="77777777" w:rsidR="00E90AF1" w:rsidRPr="00853EAB" w:rsidRDefault="00010AF3" w:rsidP="00E90AF1">
            <w:pPr>
              <w:ind w:left="30" w:right="30"/>
              <w:rPr>
                <w:rFonts w:ascii="Calibri" w:eastAsia="Times New Roman" w:hAnsi="Calibri" w:cs="Calibri"/>
                <w:sz w:val="16"/>
              </w:rPr>
            </w:pPr>
            <w:r w:rsidRPr="00853EAB">
              <w:rPr>
                <w:rFonts w:ascii="Calibri" w:eastAsia="Times New Roman" w:hAnsi="Calibri" w:cs="Calibri"/>
                <w:sz w:val="16"/>
              </w:rPr>
              <w:t>75_C_16</w:t>
            </w:r>
          </w:p>
        </w:tc>
        <w:tc>
          <w:tcPr>
            <w:tcW w:w="6000" w:type="dxa"/>
            <w:tcMar>
              <w:top w:w="120" w:type="dxa"/>
              <w:left w:w="180" w:type="dxa"/>
              <w:bottom w:w="120" w:type="dxa"/>
              <w:right w:w="180" w:type="dxa"/>
            </w:tcMar>
            <w:hideMark/>
          </w:tcPr>
          <w:p w14:paraId="3B9F0231" w14:textId="77777777" w:rsidR="00E90AF1"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5E23E412" w14:textId="4ED2AB50" w:rsidR="00E90AF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アボットの</w:t>
            </w:r>
            <w:ins w:id="208" w:author="Nakano, Kimiko" w:date="2025-12-16T13:57:00Z" w16du:dateUtc="2025-12-16T04:57:00Z">
              <w:r w:rsidR="004F0F28">
                <w:rPr>
                  <w:rFonts w:ascii="Calibri" w:eastAsia="Kozuka Gothic Pro R" w:hAnsi="Calibri" w:cs="MS UI Gothic" w:hint="eastAsia"/>
                  <w:lang w:eastAsia="ja-JP"/>
                </w:rPr>
                <w:t>記帳と</w:t>
              </w:r>
            </w:ins>
            <w:del w:id="209" w:author="Nakano, Kimiko" w:date="2025-12-16T13:57:00Z" w16du:dateUtc="2025-12-16T04:57:00Z">
              <w:r w:rsidRPr="007B7848" w:rsidDel="004F0F28">
                <w:rPr>
                  <w:rFonts w:ascii="Calibri" w:eastAsia="Kozuka Gothic Pro R" w:hAnsi="Calibri" w:cs="MS UI Gothic"/>
                  <w:lang w:eastAsia="ja-JP"/>
                </w:rPr>
                <w:delText>帳簿</w:delText>
              </w:r>
            </w:del>
            <w:r w:rsidRPr="007B7848">
              <w:rPr>
                <w:rFonts w:ascii="Calibri" w:eastAsia="Kozuka Gothic Pro R" w:hAnsi="Calibri" w:cs="MS UI Gothic"/>
                <w:lang w:eastAsia="ja-JP"/>
              </w:rPr>
              <w:t>記録は、すべての取引を完全かつ正確に反映しなければなりません。そのため、アボットにサービスを提供する第三者は、取引の実際の目的と詳細が正確に記載された完全な書類を提出することが不可欠です。</w:t>
            </w:r>
          </w:p>
        </w:tc>
      </w:tr>
      <w:tr w:rsidR="002F1C3A" w:rsidRPr="00853EAB" w14:paraId="19CE7BBD" w14:textId="77777777" w:rsidTr="55887888">
        <w:tc>
          <w:tcPr>
            <w:tcW w:w="1353" w:type="dxa"/>
            <w:shd w:val="clear" w:color="auto" w:fill="C1E4F5" w:themeFill="accent1" w:themeFillTint="33"/>
            <w:tcMar>
              <w:top w:w="120" w:type="dxa"/>
              <w:left w:w="180" w:type="dxa"/>
              <w:bottom w:w="120" w:type="dxa"/>
              <w:right w:w="180" w:type="dxa"/>
            </w:tcMar>
            <w:hideMark/>
          </w:tcPr>
          <w:p w14:paraId="4694DDAF" w14:textId="77777777" w:rsidR="00E90AF1" w:rsidRPr="00853EAB" w:rsidRDefault="00010AF3" w:rsidP="00E90AF1">
            <w:pPr>
              <w:spacing w:before="30" w:after="30"/>
              <w:ind w:left="30" w:right="30"/>
              <w:rPr>
                <w:rFonts w:ascii="Calibri" w:eastAsia="Times New Roman" w:hAnsi="Calibri" w:cs="Calibri"/>
                <w:sz w:val="16"/>
              </w:rPr>
            </w:pPr>
            <w:hyperlink r:id="rId14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58095153" w14:textId="77777777" w:rsidR="00E90AF1" w:rsidRPr="00853EAB" w:rsidRDefault="00010AF3" w:rsidP="00E90AF1">
            <w:pPr>
              <w:ind w:left="30" w:right="30"/>
              <w:rPr>
                <w:rFonts w:ascii="Calibri" w:eastAsia="Times New Roman" w:hAnsi="Calibri" w:cs="Calibri"/>
                <w:sz w:val="16"/>
              </w:rPr>
            </w:pPr>
            <w:hyperlink r:id="rId150" w:tgtFrame="_blank" w:history="1">
              <w:r w:rsidRPr="00853EAB">
                <w:rPr>
                  <w:rFonts w:ascii="Calibri" w:eastAsia="Times New Roman" w:hAnsi="Calibri" w:cs="Calibri"/>
                  <w:color w:val="0000FF"/>
                  <w:sz w:val="16"/>
                  <w:u w:val="single"/>
                </w:rPr>
                <w:t>76_C_16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81B351" w14:textId="77777777" w:rsidR="00E90AF1"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22C92649" w14:textId="04F461FC" w:rsidR="00E90AF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[7] </w:t>
            </w:r>
            <w:r w:rsidRPr="007B7848">
              <w:rPr>
                <w:rFonts w:ascii="Calibri" w:eastAsia="Kozuka Gothic Pro R" w:hAnsi="Calibri" w:cs="MS UI Gothic"/>
                <w:lang w:eastAsia="ja-JP"/>
              </w:rPr>
              <w:t>あなたは、教育目的の会議に出席する医療専門家</w:t>
            </w:r>
            <w:ins w:id="210" w:author="Nakano, Kimiko" w:date="2025-12-16T11:15:00Z" w16du:dateUtc="2025-12-16T02:15:00Z">
              <w:r w:rsidR="00A60EFB">
                <w:rPr>
                  <w:rFonts w:ascii="Calibri" w:eastAsia="Kozuka Gothic Pro R" w:hAnsi="Calibri" w:cs="MS UI Gothic" w:hint="eastAsia"/>
                  <w:lang w:eastAsia="ja-JP"/>
                </w:rPr>
                <w:t>に</w:t>
              </w:r>
            </w:ins>
            <w:del w:id="211" w:author="Nakano, Kimiko" w:date="2025-12-16T11:15:00Z" w16du:dateUtc="2025-12-16T02:15:00Z">
              <w:r w:rsidRPr="007B7848" w:rsidDel="00A60EFB">
                <w:rPr>
                  <w:rFonts w:ascii="Calibri" w:eastAsia="Kozuka Gothic Pro R" w:hAnsi="Calibri" w:cs="MS UI Gothic"/>
                  <w:lang w:eastAsia="ja-JP"/>
                </w:rPr>
                <w:delText>を</w:delText>
              </w:r>
            </w:del>
            <w:r w:rsidRPr="007B7848">
              <w:rPr>
                <w:rFonts w:ascii="Calibri" w:eastAsia="Kozuka Gothic Pro R" w:hAnsi="Calibri" w:cs="MS UI Gothic"/>
                <w:lang w:eastAsia="ja-JP"/>
              </w:rPr>
              <w:t>スポンサー</w:t>
            </w:r>
            <w:ins w:id="212" w:author="Nakano, Kimiko" w:date="2025-12-16T11:14:00Z" w16du:dateUtc="2025-12-16T02:14:00Z">
              <w:r w:rsidR="00A60EFB" w:rsidRPr="007B7848">
                <w:rPr>
                  <w:rFonts w:ascii="Calibri" w:eastAsia="Kozuka Gothic Pro R" w:hAnsi="Calibri" w:cs="MS UI Gothic"/>
                  <w:lang w:eastAsia="ja-JP"/>
                </w:rPr>
                <w:t>型</w:t>
              </w:r>
              <w:r w:rsidR="00A60EFB">
                <w:rPr>
                  <w:rFonts w:ascii="Calibri" w:eastAsia="Kozuka Gothic Pro R" w:hAnsi="Calibri" w:cs="MS UI Gothic" w:hint="eastAsia"/>
                  <w:lang w:eastAsia="ja-JP"/>
                </w:rPr>
                <w:t>支援</w:t>
              </w:r>
            </w:ins>
            <w:ins w:id="213" w:author="Nakano, Kimiko" w:date="2025-12-16T11:15:00Z" w16du:dateUtc="2025-12-16T02:15:00Z">
              <w:r w:rsidR="00A60EFB">
                <w:rPr>
                  <w:rFonts w:ascii="Calibri" w:eastAsia="Kozuka Gothic Pro R" w:hAnsi="Calibri" w:cs="MS UI Gothic" w:hint="eastAsia"/>
                  <w:lang w:eastAsia="ja-JP"/>
                </w:rPr>
                <w:t>を</w:t>
              </w:r>
            </w:ins>
            <w:ins w:id="214" w:author="Nakano, Kimiko" w:date="2025-12-16T11:17:00Z" w16du:dateUtc="2025-12-16T02:17:00Z">
              <w:r w:rsidR="00131124">
                <w:rPr>
                  <w:rFonts w:ascii="Calibri" w:eastAsia="Kozuka Gothic Pro R" w:hAnsi="Calibri" w:cs="MS UI Gothic" w:hint="eastAsia"/>
                  <w:lang w:eastAsia="ja-JP"/>
                </w:rPr>
                <w:t>提供</w:t>
              </w:r>
            </w:ins>
            <w:r w:rsidRPr="007B7848">
              <w:rPr>
                <w:rFonts w:ascii="Calibri" w:eastAsia="Kozuka Gothic Pro R" w:hAnsi="Calibri" w:cs="MS UI Gothic"/>
                <w:lang w:eastAsia="ja-JP"/>
              </w:rPr>
              <w:t>することが許可されている</w:t>
            </w:r>
            <w:ins w:id="215" w:author="Nakano, Kimiko" w:date="2025-12-16T13:12:00Z" w16du:dateUtc="2025-12-16T04:12:00Z">
              <w:r w:rsidR="003C3C01">
                <w:rPr>
                  <w:rFonts w:ascii="Calibri" w:eastAsia="Kozuka Gothic Pro R" w:hAnsi="Calibri" w:cs="MS UI Gothic" w:hint="eastAsia"/>
                  <w:lang w:eastAsia="ja-JP"/>
                </w:rPr>
                <w:t>現地法人</w:t>
              </w:r>
            </w:ins>
            <w:del w:id="216" w:author="Nakano, Kimiko" w:date="2025-12-16T13:12:00Z" w16du:dateUtc="2025-12-16T04:12:00Z">
              <w:r w:rsidRPr="007B7848" w:rsidDel="003C3C01">
                <w:rPr>
                  <w:rFonts w:ascii="Calibri" w:eastAsia="Kozuka Gothic Pro R" w:hAnsi="Calibri" w:cs="MS UI Gothic"/>
                  <w:lang w:eastAsia="ja-JP"/>
                </w:rPr>
                <w:delText>関連会社</w:delText>
              </w:r>
            </w:del>
            <w:r w:rsidRPr="007B7848">
              <w:rPr>
                <w:rFonts w:ascii="Calibri" w:eastAsia="Kozuka Gothic Pro R" w:hAnsi="Calibri" w:cs="MS UI Gothic"/>
                <w:lang w:eastAsia="ja-JP"/>
              </w:rPr>
              <w:t>に勤めています。今、会議に出席する医療専門家を選んでいるところです。使用する選定基準には、以下が含まれます。（</w:t>
            </w:r>
            <w:r w:rsidRPr="007B7848">
              <w:rPr>
                <w:rFonts w:ascii="Calibri" w:eastAsia="Kozuka Gothic Pro R" w:hAnsi="Calibri" w:cs="MS UI Gothic"/>
                <w:lang w:eastAsia="ja-JP"/>
              </w:rPr>
              <w:t>1</w:t>
            </w:r>
            <w:r w:rsidRPr="007B7848">
              <w:rPr>
                <w:rFonts w:ascii="Calibri" w:eastAsia="Kozuka Gothic Pro R" w:hAnsi="Calibri" w:cs="MS UI Gothic"/>
                <w:lang w:eastAsia="ja-JP"/>
              </w:rPr>
              <w:t>）会議の議題がその医療専門家の専門分野に該当するかどうか、（</w:t>
            </w:r>
            <w:r w:rsidRPr="007B7848">
              <w:rPr>
                <w:rFonts w:ascii="Calibri" w:eastAsia="Kozuka Gothic Pro R" w:hAnsi="Calibri" w:cs="MS UI Gothic"/>
                <w:lang w:eastAsia="ja-JP"/>
              </w:rPr>
              <w:t>2</w:t>
            </w:r>
            <w:r w:rsidRPr="007B7848">
              <w:rPr>
                <w:rFonts w:ascii="Calibri" w:eastAsia="Kozuka Gothic Pro R" w:hAnsi="Calibri" w:cs="MS UI Gothic"/>
                <w:lang w:eastAsia="ja-JP"/>
              </w:rPr>
              <w:t>）アボットが</w:t>
            </w:r>
            <w:del w:id="217" w:author="Terano, Kumiko" w:date="2025-12-22T18:52:00Z" w16du:dateUtc="2025-12-22T09:52:00Z">
              <w:r w:rsidRPr="007B7848" w:rsidDel="000524A8">
                <w:rPr>
                  <w:rFonts w:ascii="Calibri" w:eastAsia="Kozuka Gothic Pro R" w:hAnsi="Calibri" w:cs="MS UI Gothic" w:hint="eastAsia"/>
                  <w:lang w:eastAsia="ja-JP"/>
                </w:rPr>
                <w:delText>前年</w:delText>
              </w:r>
            </w:del>
            <w:ins w:id="218" w:author="Terano, Kumiko" w:date="2025-12-22T18:52:00Z" w16du:dateUtc="2025-12-22T09:52:00Z">
              <w:r w:rsidR="000524A8">
                <w:rPr>
                  <w:rFonts w:ascii="Calibri" w:eastAsia="Kozuka Gothic Pro R" w:hAnsi="Calibri" w:cs="MS UI Gothic" w:hint="eastAsia"/>
                  <w:lang w:eastAsia="ja-JP"/>
                </w:rPr>
                <w:t>過去</w:t>
              </w:r>
              <w:r w:rsidR="000524A8">
                <w:rPr>
                  <w:rFonts w:ascii="Calibri" w:eastAsia="Kozuka Gothic Pro R" w:hAnsi="Calibri" w:cs="MS UI Gothic" w:hint="eastAsia"/>
                  <w:lang w:eastAsia="ja-JP"/>
                </w:rPr>
                <w:t>1</w:t>
              </w:r>
              <w:r w:rsidR="000524A8">
                <w:rPr>
                  <w:rFonts w:ascii="Calibri" w:eastAsia="Kozuka Gothic Pro R" w:hAnsi="Calibri" w:cs="MS UI Gothic" w:hint="eastAsia"/>
                  <w:lang w:eastAsia="ja-JP"/>
                </w:rPr>
                <w:t>年間</w:t>
              </w:r>
            </w:ins>
            <w:r w:rsidRPr="007B7848">
              <w:rPr>
                <w:rFonts w:ascii="Calibri" w:eastAsia="Kozuka Gothic Pro R" w:hAnsi="Calibri" w:cs="MS UI Gothic"/>
                <w:lang w:eastAsia="ja-JP"/>
              </w:rPr>
              <w:t>にその医療専門家</w:t>
            </w:r>
            <w:ins w:id="219" w:author="Nakano, Kimiko" w:date="2025-12-16T11:15:00Z" w16du:dateUtc="2025-12-16T02:15:00Z">
              <w:r w:rsidR="00A60EFB">
                <w:rPr>
                  <w:rFonts w:ascii="Calibri" w:eastAsia="Kozuka Gothic Pro R" w:hAnsi="Calibri" w:cs="MS UI Gothic" w:hint="eastAsia"/>
                  <w:lang w:eastAsia="ja-JP"/>
                </w:rPr>
                <w:t>に</w:t>
              </w:r>
            </w:ins>
            <w:del w:id="220" w:author="Nakano, Kimiko" w:date="2025-12-16T11:15:00Z" w16du:dateUtc="2025-12-16T02:15:00Z">
              <w:r w:rsidRPr="007B7848" w:rsidDel="00A60EFB">
                <w:rPr>
                  <w:rFonts w:ascii="Calibri" w:eastAsia="Kozuka Gothic Pro R" w:hAnsi="Calibri" w:cs="MS UI Gothic"/>
                  <w:lang w:eastAsia="ja-JP"/>
                </w:rPr>
                <w:delText>を</w:delText>
              </w:r>
            </w:del>
            <w:r w:rsidRPr="007B7848">
              <w:rPr>
                <w:rFonts w:ascii="Calibri" w:eastAsia="Kozuka Gothic Pro R" w:hAnsi="Calibri" w:cs="MS UI Gothic"/>
                <w:lang w:eastAsia="ja-JP"/>
              </w:rPr>
              <w:t>スポンサー</w:t>
            </w:r>
            <w:ins w:id="221" w:author="Nakano, Kimiko" w:date="2025-12-16T11:15:00Z" w16du:dateUtc="2025-12-16T02:15:00Z">
              <w:r w:rsidR="00A60EFB" w:rsidRPr="007B7848">
                <w:rPr>
                  <w:rFonts w:ascii="Calibri" w:eastAsia="Kozuka Gothic Pro R" w:hAnsi="Calibri" w:cs="MS UI Gothic"/>
                  <w:lang w:eastAsia="ja-JP"/>
                </w:rPr>
                <w:t>型</w:t>
              </w:r>
              <w:r w:rsidR="00A60EFB">
                <w:rPr>
                  <w:rFonts w:ascii="Calibri" w:eastAsia="Kozuka Gothic Pro R" w:hAnsi="Calibri" w:cs="MS UI Gothic" w:hint="eastAsia"/>
                  <w:lang w:eastAsia="ja-JP"/>
                </w:rPr>
                <w:t>支援を</w:t>
              </w:r>
            </w:ins>
            <w:ins w:id="222" w:author="Nakano, Kimiko" w:date="2025-12-16T11:17:00Z" w16du:dateUtc="2025-12-16T02:17:00Z">
              <w:r w:rsidR="00131124">
                <w:rPr>
                  <w:rFonts w:ascii="Calibri" w:eastAsia="Kozuka Gothic Pro R" w:hAnsi="Calibri" w:cs="MS UI Gothic" w:hint="eastAsia"/>
                  <w:lang w:eastAsia="ja-JP"/>
                </w:rPr>
                <w:t>提供</w:t>
              </w:r>
            </w:ins>
            <w:r w:rsidRPr="007B7848">
              <w:rPr>
                <w:rFonts w:ascii="Calibri" w:eastAsia="Kozuka Gothic Pro R" w:hAnsi="Calibri" w:cs="MS UI Gothic"/>
                <w:lang w:eastAsia="ja-JP"/>
              </w:rPr>
              <w:t>したかどうか、（</w:t>
            </w:r>
            <w:r w:rsidRPr="007B7848">
              <w:rPr>
                <w:rFonts w:ascii="Calibri" w:eastAsia="Kozuka Gothic Pro R" w:hAnsi="Calibri" w:cs="MS UI Gothic"/>
                <w:lang w:eastAsia="ja-JP"/>
              </w:rPr>
              <w:t>3</w:t>
            </w:r>
            <w:r w:rsidRPr="007B7848">
              <w:rPr>
                <w:rFonts w:ascii="Calibri" w:eastAsia="Kozuka Gothic Pro R" w:hAnsi="Calibri" w:cs="MS UI Gothic"/>
                <w:lang w:eastAsia="ja-JP"/>
              </w:rPr>
              <w:t>）イベントへの出席後、その医療専門家がアボット製品を推奨する、またはアボットの機器を使用する可能性が高いかどうか。これらの基準は適切ですか？</w:t>
            </w:r>
          </w:p>
        </w:tc>
      </w:tr>
      <w:tr w:rsidR="002F1C3A" w:rsidRPr="00853EAB" w14:paraId="5B72BBEA" w14:textId="77777777" w:rsidTr="55887888">
        <w:tc>
          <w:tcPr>
            <w:tcW w:w="1353" w:type="dxa"/>
            <w:shd w:val="clear" w:color="auto" w:fill="C1E4F5" w:themeFill="accent1" w:themeFillTint="33"/>
            <w:tcMar>
              <w:top w:w="120" w:type="dxa"/>
              <w:left w:w="180" w:type="dxa"/>
              <w:bottom w:w="120" w:type="dxa"/>
              <w:right w:w="180" w:type="dxa"/>
            </w:tcMar>
            <w:hideMark/>
          </w:tcPr>
          <w:p w14:paraId="216DC480" w14:textId="77777777" w:rsidR="00E90AF1" w:rsidRPr="00853EAB" w:rsidRDefault="00010AF3" w:rsidP="00E90AF1">
            <w:pPr>
              <w:spacing w:before="30" w:after="30"/>
              <w:ind w:left="30" w:right="30"/>
              <w:rPr>
                <w:rFonts w:ascii="Calibri" w:eastAsia="Times New Roman" w:hAnsi="Calibri" w:cs="Calibri"/>
                <w:sz w:val="16"/>
              </w:rPr>
            </w:pPr>
            <w:hyperlink r:id="rId15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0B1816E1" w14:textId="77777777" w:rsidR="00E90AF1" w:rsidRPr="00853EAB" w:rsidRDefault="00010AF3" w:rsidP="00E90AF1">
            <w:pPr>
              <w:ind w:left="30" w:right="30"/>
              <w:rPr>
                <w:rFonts w:ascii="Calibri" w:eastAsia="Times New Roman" w:hAnsi="Calibri" w:cs="Calibri"/>
                <w:sz w:val="16"/>
              </w:rPr>
            </w:pPr>
            <w:hyperlink r:id="rId152" w:tgtFrame="_blank" w:history="1">
              <w:r w:rsidRPr="00853EAB">
                <w:rPr>
                  <w:rFonts w:ascii="Calibri" w:eastAsia="Times New Roman" w:hAnsi="Calibri" w:cs="Calibri"/>
                  <w:color w:val="0000FF"/>
                  <w:sz w:val="16"/>
                  <w:u w:val="single"/>
                </w:rPr>
                <w:t>77_C_16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3267F1" w14:textId="77777777" w:rsidR="00E90AF1"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46CA56DA" w14:textId="5DDBA946" w:rsidR="00E90AF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はい</w:t>
            </w:r>
            <w:ins w:id="223" w:author="Nakano, Kimiko" w:date="2025-12-16T11:04:00Z" w16du:dateUtc="2025-12-16T02:04:00Z">
              <w:r w:rsidR="00BC19C6">
                <w:rPr>
                  <w:rFonts w:ascii="Calibri" w:eastAsia="Kozuka Gothic Pro R" w:hAnsi="Calibri" w:cs="MS UI Gothic" w:hint="eastAsia"/>
                  <w:lang w:eastAsia="ja-JP"/>
                </w:rPr>
                <w:t>。</w:t>
              </w:r>
            </w:ins>
            <w:del w:id="224" w:author="Nakano, Kimiko" w:date="2025-12-16T11:04:00Z" w16du:dateUtc="2025-12-16T02:04:00Z">
              <w:r w:rsidRPr="007B7848" w:rsidDel="00BC19C6">
                <w:rPr>
                  <w:rFonts w:ascii="Calibri" w:eastAsia="Kozuka Gothic Pro R" w:hAnsi="Calibri" w:cs="MS UI Gothic"/>
                  <w:lang w:eastAsia="ja-JP"/>
                </w:rPr>
                <w:delText xml:space="preserve"> </w:delText>
              </w:r>
            </w:del>
            <w:r w:rsidRPr="007B7848">
              <w:rPr>
                <w:rFonts w:ascii="Calibri" w:eastAsia="Kozuka Gothic Pro R" w:hAnsi="Calibri" w:cs="MS UI Gothic"/>
                <w:lang w:eastAsia="ja-JP"/>
              </w:rPr>
              <w:t>個人</w:t>
            </w:r>
            <w:ins w:id="225" w:author="Nakano, Kimiko" w:date="2025-12-16T11:16:00Z" w16du:dateUtc="2025-12-16T02:16:00Z">
              <w:r w:rsidR="00131124">
                <w:rPr>
                  <w:rFonts w:ascii="Calibri" w:eastAsia="Kozuka Gothic Pro R" w:hAnsi="Calibri" w:cs="MS UI Gothic" w:hint="eastAsia"/>
                  <w:lang w:eastAsia="ja-JP"/>
                </w:rPr>
                <w:t>に</w:t>
              </w:r>
            </w:ins>
            <w:del w:id="226" w:author="Nakano, Kimiko" w:date="2025-12-16T11:16:00Z" w16du:dateUtc="2025-12-16T02:16:00Z">
              <w:r w:rsidRPr="007B7848" w:rsidDel="00131124">
                <w:rPr>
                  <w:rFonts w:ascii="Calibri" w:eastAsia="Kozuka Gothic Pro R" w:hAnsi="Calibri" w:cs="MS UI Gothic"/>
                  <w:lang w:eastAsia="ja-JP"/>
                </w:rPr>
                <w:delText>の</w:delText>
              </w:r>
            </w:del>
            <w:r w:rsidRPr="007B7848">
              <w:rPr>
                <w:rFonts w:ascii="Calibri" w:eastAsia="Kozuka Gothic Pro R" w:hAnsi="Calibri" w:cs="MS UI Gothic"/>
                <w:lang w:eastAsia="ja-JP"/>
              </w:rPr>
              <w:t>スポンサー</w:t>
            </w:r>
            <w:ins w:id="227" w:author="Nakano, Kimiko" w:date="2025-12-16T11:16:00Z" w16du:dateUtc="2025-12-16T02:16:00Z">
              <w:r w:rsidR="00A60EFB" w:rsidRPr="007B7848">
                <w:rPr>
                  <w:rFonts w:ascii="Calibri" w:eastAsia="Kozuka Gothic Pro R" w:hAnsi="Calibri" w:cs="MS UI Gothic"/>
                  <w:lang w:eastAsia="ja-JP"/>
                </w:rPr>
                <w:t>型</w:t>
              </w:r>
              <w:r w:rsidR="00A60EFB">
                <w:rPr>
                  <w:rFonts w:ascii="Calibri" w:eastAsia="Kozuka Gothic Pro R" w:hAnsi="Calibri" w:cs="MS UI Gothic" w:hint="eastAsia"/>
                  <w:lang w:eastAsia="ja-JP"/>
                </w:rPr>
                <w:t>支援</w:t>
              </w:r>
              <w:r w:rsidR="00131124">
                <w:rPr>
                  <w:rFonts w:ascii="Calibri" w:eastAsia="Kozuka Gothic Pro R" w:hAnsi="Calibri" w:cs="MS UI Gothic" w:hint="eastAsia"/>
                  <w:lang w:eastAsia="ja-JP"/>
                </w:rPr>
                <w:t>を提供する</w:t>
              </w:r>
            </w:ins>
            <w:del w:id="228" w:author="Nakano, Kimiko" w:date="2025-12-16T11:16:00Z" w16du:dateUtc="2025-12-16T02:16:00Z">
              <w:r w:rsidRPr="007B7848" w:rsidDel="00131124">
                <w:rPr>
                  <w:rFonts w:ascii="Calibri" w:eastAsia="Kozuka Gothic Pro R" w:hAnsi="Calibri" w:cs="MS UI Gothic"/>
                  <w:lang w:eastAsia="ja-JP"/>
                </w:rPr>
                <w:delText>となる</w:delText>
              </w:r>
            </w:del>
            <w:r w:rsidRPr="007B7848">
              <w:rPr>
                <w:rFonts w:ascii="Calibri" w:eastAsia="Kozuka Gothic Pro R" w:hAnsi="Calibri" w:cs="MS UI Gothic"/>
                <w:lang w:eastAsia="ja-JP"/>
              </w:rPr>
              <w:t>には、常に次の</w:t>
            </w:r>
            <w:r w:rsidRPr="007B7848">
              <w:rPr>
                <w:rFonts w:ascii="Calibri" w:eastAsia="Kozuka Gothic Pro R" w:hAnsi="Calibri" w:cs="MS UI Gothic"/>
                <w:lang w:eastAsia="ja-JP"/>
              </w:rPr>
              <w:t>2</w:t>
            </w:r>
            <w:r w:rsidRPr="007B7848">
              <w:rPr>
                <w:rFonts w:ascii="Calibri" w:eastAsia="Kozuka Gothic Pro R" w:hAnsi="Calibri" w:cs="MS UI Gothic"/>
                <w:lang w:eastAsia="ja-JP"/>
              </w:rPr>
              <w:t>つの主要基準を満たしていなければなりません。それは、スポンサー型</w:t>
            </w:r>
            <w:ins w:id="229" w:author="Nakano, Kimiko" w:date="2025-12-16T11:04:00Z" w16du:dateUtc="2025-12-16T02:04:00Z">
              <w:r w:rsidR="00BC19C6">
                <w:rPr>
                  <w:rFonts w:ascii="Calibri" w:eastAsia="Kozuka Gothic Pro R" w:hAnsi="Calibri" w:cs="MS UI Gothic" w:hint="eastAsia"/>
                  <w:lang w:eastAsia="ja-JP"/>
                </w:rPr>
                <w:t>支援</w:t>
              </w:r>
            </w:ins>
            <w:del w:id="230" w:author="Nakano, Kimiko" w:date="2025-12-16T11:04:00Z" w16du:dateUtc="2025-12-16T02:04:00Z">
              <w:r w:rsidRPr="007B7848" w:rsidDel="00BC19C6">
                <w:rPr>
                  <w:rFonts w:ascii="Calibri" w:eastAsia="Kozuka Gothic Pro R" w:hAnsi="Calibri" w:cs="MS UI Gothic"/>
                  <w:lang w:eastAsia="ja-JP"/>
                </w:rPr>
                <w:delText>資金援助</w:delText>
              </w:r>
            </w:del>
            <w:r w:rsidRPr="007B7848">
              <w:rPr>
                <w:rFonts w:ascii="Calibri" w:eastAsia="Kozuka Gothic Pro R" w:hAnsi="Calibri" w:cs="MS UI Gothic"/>
                <w:lang w:eastAsia="ja-JP"/>
              </w:rPr>
              <w:t>が、</w:t>
            </w:r>
            <w:r w:rsidRPr="007B7848">
              <w:rPr>
                <w:rFonts w:ascii="Calibri" w:eastAsia="Kozuka Gothic Pro R" w:hAnsi="Calibri" w:cs="MS UI Gothic"/>
                <w:lang w:eastAsia="ja-JP"/>
              </w:rPr>
              <w:t>a</w:t>
            </w:r>
            <w:r w:rsidRPr="007B7848">
              <w:rPr>
                <w:rFonts w:ascii="Calibri" w:eastAsia="Kozuka Gothic Pro R" w:hAnsi="Calibri" w:cs="MS UI Gothic"/>
                <w:lang w:eastAsia="ja-JP"/>
              </w:rPr>
              <w:t>）医療専門家の専門分野に関連していること、</w:t>
            </w:r>
            <w:r w:rsidRPr="007B7848">
              <w:rPr>
                <w:rFonts w:ascii="Calibri" w:eastAsia="Kozuka Gothic Pro R" w:hAnsi="Calibri" w:cs="MS UI Gothic"/>
                <w:lang w:eastAsia="ja-JP"/>
              </w:rPr>
              <w:t>b</w:t>
            </w:r>
            <w:r w:rsidRPr="007B7848">
              <w:rPr>
                <w:rFonts w:ascii="Calibri" w:eastAsia="Kozuka Gothic Pro R" w:hAnsi="Calibri" w:cs="MS UI Gothic"/>
                <w:lang w:eastAsia="ja-JP"/>
              </w:rPr>
              <w:t>）取引への報奨または誘導として使用されていないことです。アボットが</w:t>
            </w:r>
            <w:del w:id="231" w:author="Terano, Kumiko" w:date="2025-12-22T18:54:00Z" w16du:dateUtc="2025-12-22T09:54:00Z">
              <w:r w:rsidRPr="007B7848" w:rsidDel="002F6FDB">
                <w:rPr>
                  <w:rFonts w:ascii="Calibri" w:eastAsia="Kozuka Gothic Pro R" w:hAnsi="Calibri" w:cs="MS UI Gothic" w:hint="eastAsia"/>
                  <w:lang w:eastAsia="ja-JP"/>
                </w:rPr>
                <w:delText>前年</w:delText>
              </w:r>
            </w:del>
            <w:ins w:id="232" w:author="Terano, Kumiko" w:date="2025-12-22T18:54:00Z" w16du:dateUtc="2025-12-22T09:54:00Z">
              <w:r w:rsidR="002F6FDB">
                <w:rPr>
                  <w:rFonts w:ascii="Calibri" w:eastAsia="Kozuka Gothic Pro R" w:hAnsi="Calibri" w:cs="MS UI Gothic" w:hint="eastAsia"/>
                  <w:lang w:eastAsia="ja-JP"/>
                </w:rPr>
                <w:t>過去</w:t>
              </w:r>
              <w:r w:rsidR="002F6FDB">
                <w:rPr>
                  <w:rFonts w:ascii="Calibri" w:eastAsia="Kozuka Gothic Pro R" w:hAnsi="Calibri" w:cs="MS UI Gothic" w:hint="eastAsia"/>
                  <w:lang w:eastAsia="ja-JP"/>
                </w:rPr>
                <w:t>1</w:t>
              </w:r>
              <w:r w:rsidR="002F6FDB">
                <w:rPr>
                  <w:rFonts w:ascii="Calibri" w:eastAsia="Kozuka Gothic Pro R" w:hAnsi="Calibri" w:cs="MS UI Gothic" w:hint="eastAsia"/>
                  <w:lang w:eastAsia="ja-JP"/>
                </w:rPr>
                <w:t>年間</w:t>
              </w:r>
            </w:ins>
            <w:r w:rsidRPr="007B7848">
              <w:rPr>
                <w:rFonts w:ascii="Calibri" w:eastAsia="Kozuka Gothic Pro R" w:hAnsi="Calibri" w:cs="MS UI Gothic"/>
                <w:lang w:eastAsia="ja-JP"/>
              </w:rPr>
              <w:t>にその医療専門家のスポンサー</w:t>
            </w:r>
            <w:ins w:id="233" w:author="Nakano, Kimiko" w:date="2025-12-16T11:16:00Z" w16du:dateUtc="2025-12-16T02:16:00Z">
              <w:r w:rsidR="00131124" w:rsidRPr="007B7848">
                <w:rPr>
                  <w:rFonts w:ascii="Calibri" w:eastAsia="Kozuka Gothic Pro R" w:hAnsi="Calibri" w:cs="MS UI Gothic"/>
                  <w:lang w:eastAsia="ja-JP"/>
                </w:rPr>
                <w:t>型</w:t>
              </w:r>
              <w:r w:rsidR="00131124">
                <w:rPr>
                  <w:rFonts w:ascii="Calibri" w:eastAsia="Kozuka Gothic Pro R" w:hAnsi="Calibri" w:cs="MS UI Gothic" w:hint="eastAsia"/>
                  <w:lang w:eastAsia="ja-JP"/>
                </w:rPr>
                <w:t>支援を提供して</w:t>
              </w:r>
            </w:ins>
            <w:del w:id="234" w:author="Nakano, Kimiko" w:date="2025-12-16T11:17:00Z" w16du:dateUtc="2025-12-16T02:17:00Z">
              <w:r w:rsidRPr="007B7848" w:rsidDel="00131124">
                <w:rPr>
                  <w:rFonts w:ascii="Calibri" w:eastAsia="Kozuka Gothic Pro R" w:hAnsi="Calibri" w:cs="MS UI Gothic"/>
                  <w:lang w:eastAsia="ja-JP"/>
                </w:rPr>
                <w:delText>となって</w:delText>
              </w:r>
            </w:del>
            <w:r w:rsidRPr="007B7848">
              <w:rPr>
                <w:rFonts w:ascii="Calibri" w:eastAsia="Kozuka Gothic Pro R" w:hAnsi="Calibri" w:cs="MS UI Gothic"/>
                <w:lang w:eastAsia="ja-JP"/>
              </w:rPr>
              <w:t>いないことを確認しているという事実は、</w:t>
            </w:r>
            <w:del w:id="235" w:author="Terano, Kumiko" w:date="2025-12-22T18:55:00Z" w16du:dateUtc="2025-12-22T09:55:00Z">
              <w:r w:rsidRPr="007B7848" w:rsidDel="00B41F74">
                <w:rPr>
                  <w:rFonts w:ascii="Calibri" w:eastAsia="Kozuka Gothic Pro R" w:hAnsi="Calibri" w:cs="MS UI Gothic" w:hint="eastAsia"/>
                  <w:lang w:eastAsia="ja-JP"/>
                </w:rPr>
                <w:delText>２点目</w:delText>
              </w:r>
            </w:del>
            <w:ins w:id="236" w:author="Terano, Kumiko" w:date="2025-12-22T18:55:00Z" w16du:dateUtc="2025-12-22T09:55:00Z">
              <w:r w:rsidR="00B41F74">
                <w:rPr>
                  <w:rFonts w:ascii="Calibri" w:eastAsia="Kozuka Gothic Pro R" w:hAnsi="Calibri" w:cs="MS UI Gothic" w:hint="eastAsia"/>
                  <w:lang w:eastAsia="ja-JP"/>
                </w:rPr>
                <w:t>ｂ）の点</w:t>
              </w:r>
            </w:ins>
            <w:r w:rsidRPr="007B7848">
              <w:rPr>
                <w:rFonts w:ascii="Calibri" w:eastAsia="Kozuka Gothic Pro R" w:hAnsi="Calibri" w:cs="MS UI Gothic"/>
                <w:lang w:eastAsia="ja-JP"/>
              </w:rPr>
              <w:t>を確実にするのに役立ちます。</w:t>
            </w:r>
          </w:p>
        </w:tc>
      </w:tr>
      <w:tr w:rsidR="002F1C3A" w:rsidRPr="00853EAB" w14:paraId="49004C39" w14:textId="77777777" w:rsidTr="55887888">
        <w:tc>
          <w:tcPr>
            <w:tcW w:w="1353" w:type="dxa"/>
            <w:shd w:val="clear" w:color="auto" w:fill="C1E4F5" w:themeFill="accent1" w:themeFillTint="33"/>
            <w:tcMar>
              <w:top w:w="120" w:type="dxa"/>
              <w:left w:w="180" w:type="dxa"/>
              <w:bottom w:w="120" w:type="dxa"/>
              <w:right w:w="180" w:type="dxa"/>
            </w:tcMar>
            <w:hideMark/>
          </w:tcPr>
          <w:p w14:paraId="5B9FEE3A" w14:textId="77777777" w:rsidR="00E90AF1" w:rsidRPr="00853EAB" w:rsidRDefault="00010AF3" w:rsidP="00E90AF1">
            <w:pPr>
              <w:spacing w:before="30" w:after="30"/>
              <w:ind w:left="30" w:right="30"/>
              <w:rPr>
                <w:rFonts w:ascii="Calibri" w:eastAsia="Times New Roman" w:hAnsi="Calibri" w:cs="Calibri"/>
                <w:sz w:val="16"/>
              </w:rPr>
            </w:pPr>
            <w:hyperlink r:id="rId15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21830854" w14:textId="77777777" w:rsidR="00E90AF1" w:rsidRPr="00853EAB" w:rsidRDefault="00010AF3" w:rsidP="00E90AF1">
            <w:pPr>
              <w:ind w:left="30" w:right="30"/>
              <w:rPr>
                <w:rFonts w:ascii="Calibri" w:eastAsia="Times New Roman" w:hAnsi="Calibri" w:cs="Calibri"/>
                <w:sz w:val="16"/>
              </w:rPr>
            </w:pPr>
            <w:hyperlink r:id="rId154" w:tgtFrame="_blank" w:history="1">
              <w:r w:rsidRPr="00853EAB">
                <w:rPr>
                  <w:rFonts w:ascii="Calibri" w:eastAsia="Times New Roman" w:hAnsi="Calibri" w:cs="Calibri"/>
                  <w:color w:val="0000FF"/>
                  <w:sz w:val="16"/>
                  <w:u w:val="single"/>
                </w:rPr>
                <w:t>78_C_16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E34F84" w14:textId="77777777" w:rsidR="00E90AF1"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3D6E3BFE" w14:textId="6A989A55" w:rsidR="00E90AF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はい。医療専門家</w:t>
            </w:r>
            <w:ins w:id="237" w:author="Nakano, Kimiko" w:date="2025-12-16T11:19:00Z" w16du:dateUtc="2025-12-16T02:19:00Z">
              <w:r w:rsidR="00131124">
                <w:rPr>
                  <w:rFonts w:ascii="Calibri" w:eastAsia="Kozuka Gothic Pro R" w:hAnsi="Calibri" w:cs="MS UI Gothic" w:hint="eastAsia"/>
                  <w:lang w:eastAsia="ja-JP"/>
                </w:rPr>
                <w:t>に</w:t>
              </w:r>
            </w:ins>
            <w:del w:id="238" w:author="Nakano, Kimiko" w:date="2025-12-16T11:18:00Z" w16du:dateUtc="2025-12-16T02:18:00Z">
              <w:r w:rsidRPr="007B7848" w:rsidDel="00131124">
                <w:rPr>
                  <w:rFonts w:ascii="Calibri" w:eastAsia="Kozuka Gothic Pro R" w:hAnsi="Calibri" w:cs="MS UI Gothic"/>
                  <w:lang w:eastAsia="ja-JP"/>
                </w:rPr>
                <w:delText>の</w:delText>
              </w:r>
            </w:del>
            <w:r w:rsidRPr="007B7848">
              <w:rPr>
                <w:rFonts w:ascii="Calibri" w:eastAsia="Kozuka Gothic Pro R" w:hAnsi="Calibri" w:cs="MS UI Gothic"/>
                <w:lang w:eastAsia="ja-JP"/>
              </w:rPr>
              <w:t>スポンサー</w:t>
            </w:r>
            <w:ins w:id="239" w:author="Nakano, Kimiko" w:date="2025-12-16T11:07:00Z" w16du:dateUtc="2025-12-16T02:07:00Z">
              <w:r w:rsidR="001906EF">
                <w:rPr>
                  <w:rFonts w:ascii="Calibri" w:eastAsia="Kozuka Gothic Pro R" w:hAnsi="Calibri" w:cs="MS UI Gothic" w:hint="eastAsia"/>
                  <w:lang w:eastAsia="ja-JP"/>
                </w:rPr>
                <w:t>型支援を</w:t>
              </w:r>
              <w:r w:rsidR="00554A60">
                <w:rPr>
                  <w:rFonts w:ascii="Calibri" w:eastAsia="Kozuka Gothic Pro R" w:hAnsi="Calibri" w:cs="MS UI Gothic" w:hint="eastAsia"/>
                  <w:lang w:eastAsia="ja-JP"/>
                </w:rPr>
                <w:t>提供する</w:t>
              </w:r>
            </w:ins>
            <w:del w:id="240" w:author="Nakano, Kimiko" w:date="2025-12-16T11:07:00Z" w16du:dateUtc="2025-12-16T02:07:00Z">
              <w:r w:rsidRPr="007B7848" w:rsidDel="00554A60">
                <w:rPr>
                  <w:rFonts w:ascii="Calibri" w:eastAsia="Kozuka Gothic Pro R" w:hAnsi="Calibri" w:cs="MS UI Gothic"/>
                  <w:lang w:eastAsia="ja-JP"/>
                </w:rPr>
                <w:delText>となる</w:delText>
              </w:r>
            </w:del>
            <w:r w:rsidRPr="007B7848">
              <w:rPr>
                <w:rFonts w:ascii="Calibri" w:eastAsia="Kozuka Gothic Pro R" w:hAnsi="Calibri" w:cs="MS UI Gothic"/>
                <w:lang w:eastAsia="ja-JP"/>
              </w:rPr>
              <w:t>理由が、その人に影響や報酬を与えることでない限り、その人がアボット製品を処方し続けるかなど、投資への見返りを考慮することができます。</w:t>
            </w:r>
          </w:p>
        </w:tc>
      </w:tr>
      <w:tr w:rsidR="002F1C3A" w:rsidRPr="00853EAB" w14:paraId="7E20CCF1" w14:textId="77777777" w:rsidTr="55887888">
        <w:tc>
          <w:tcPr>
            <w:tcW w:w="1353" w:type="dxa"/>
            <w:shd w:val="clear" w:color="auto" w:fill="C1E4F5" w:themeFill="accent1" w:themeFillTint="33"/>
            <w:tcMar>
              <w:top w:w="120" w:type="dxa"/>
              <w:left w:w="180" w:type="dxa"/>
              <w:bottom w:w="120" w:type="dxa"/>
              <w:right w:w="180" w:type="dxa"/>
            </w:tcMar>
            <w:hideMark/>
          </w:tcPr>
          <w:p w14:paraId="2B791574" w14:textId="77777777" w:rsidR="00E90AF1" w:rsidRPr="00853EAB" w:rsidRDefault="00010AF3" w:rsidP="00E90AF1">
            <w:pPr>
              <w:spacing w:before="30" w:after="30"/>
              <w:ind w:left="30" w:right="30"/>
              <w:rPr>
                <w:rFonts w:ascii="Calibri" w:eastAsia="Times New Roman" w:hAnsi="Calibri" w:cs="Calibri"/>
                <w:sz w:val="16"/>
              </w:rPr>
            </w:pPr>
            <w:hyperlink r:id="rId15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5F38C873" w14:textId="77777777" w:rsidR="00E90AF1" w:rsidRPr="00853EAB" w:rsidRDefault="00010AF3" w:rsidP="00E90AF1">
            <w:pPr>
              <w:ind w:left="30" w:right="30"/>
              <w:rPr>
                <w:rFonts w:ascii="Calibri" w:eastAsia="Times New Roman" w:hAnsi="Calibri" w:cs="Calibri"/>
                <w:sz w:val="16"/>
              </w:rPr>
            </w:pPr>
            <w:hyperlink r:id="rId156" w:tgtFrame="_blank" w:history="1">
              <w:r w:rsidRPr="00853EAB">
                <w:rPr>
                  <w:rFonts w:ascii="Calibri" w:eastAsia="Times New Roman" w:hAnsi="Calibri" w:cs="Calibri"/>
                  <w:color w:val="0000FF"/>
                  <w:sz w:val="16"/>
                  <w:u w:val="single"/>
                </w:rPr>
                <w:t>79_C_16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6EBE4B" w14:textId="77777777" w:rsidR="00E90AF1"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538706E8" w14:textId="7FDDC5EC" w:rsidR="00E90AF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いいえ。スポンサー</w:t>
            </w:r>
            <w:ins w:id="241" w:author="Nakano, Kimiko" w:date="2025-12-16T11:08:00Z" w16du:dateUtc="2025-12-16T02:08:00Z">
              <w:r w:rsidR="009A72E7">
                <w:rPr>
                  <w:rFonts w:ascii="Calibri" w:eastAsia="Kozuka Gothic Pro R" w:hAnsi="Calibri" w:cs="MS UI Gothic" w:hint="eastAsia"/>
                  <w:lang w:eastAsia="ja-JP"/>
                </w:rPr>
                <w:t>型支援</w:t>
              </w:r>
            </w:ins>
            <w:del w:id="242" w:author="Nakano, Kimiko" w:date="2025-12-16T11:08:00Z" w16du:dateUtc="2025-12-16T02:08:00Z">
              <w:r w:rsidRPr="007B7848" w:rsidDel="009A72E7">
                <w:rPr>
                  <w:rFonts w:ascii="Calibri" w:eastAsia="Kozuka Gothic Pro R" w:hAnsi="Calibri" w:cs="MS UI Gothic"/>
                  <w:lang w:eastAsia="ja-JP"/>
                </w:rPr>
                <w:delText>シップ</w:delText>
              </w:r>
            </w:del>
            <w:r w:rsidRPr="007B7848">
              <w:rPr>
                <w:rFonts w:ascii="Calibri" w:eastAsia="Kozuka Gothic Pro R" w:hAnsi="Calibri" w:cs="MS UI Gothic"/>
                <w:lang w:eastAsia="ja-JP"/>
              </w:rPr>
              <w:t>の決定は、その医療専門家（</w:t>
            </w:r>
            <w:r w:rsidRPr="007B7848">
              <w:rPr>
                <w:rFonts w:ascii="Calibri" w:eastAsia="Kozuka Gothic Pro R" w:hAnsi="Calibri" w:cs="MS UI Gothic"/>
                <w:lang w:eastAsia="ja-JP"/>
              </w:rPr>
              <w:t>HCP</w:t>
            </w:r>
            <w:r w:rsidRPr="007B7848">
              <w:rPr>
                <w:rFonts w:ascii="Calibri" w:eastAsia="Kozuka Gothic Pro R" w:hAnsi="Calibri" w:cs="MS UI Gothic"/>
                <w:lang w:eastAsia="ja-JP"/>
              </w:rPr>
              <w:t>）がスポンサー</w:t>
            </w:r>
            <w:ins w:id="243" w:author="Nakano, Kimiko" w:date="2025-12-16T11:11:00Z" w16du:dateUtc="2025-12-16T02:11:00Z">
              <w:r w:rsidR="00FC4162">
                <w:rPr>
                  <w:rFonts w:ascii="Calibri" w:eastAsia="Kozuka Gothic Pro R" w:hAnsi="Calibri" w:cs="MS UI Gothic" w:hint="eastAsia"/>
                  <w:lang w:eastAsia="ja-JP"/>
                </w:rPr>
                <w:t>型支援を受けて</w:t>
              </w:r>
            </w:ins>
            <w:r w:rsidRPr="007B7848">
              <w:rPr>
                <w:rFonts w:ascii="Calibri" w:eastAsia="Kozuka Gothic Pro R" w:hAnsi="Calibri" w:cs="MS UI Gothic"/>
                <w:lang w:eastAsia="ja-JP"/>
              </w:rPr>
              <w:t>イベントに参加した後で</w:t>
            </w:r>
            <w:ins w:id="244" w:author="Nakano, Kimiko" w:date="2025-12-16T11:13:00Z" w16du:dateUtc="2025-12-16T02:13:00Z">
              <w:r w:rsidR="00A60EFB">
                <w:rPr>
                  <w:rFonts w:ascii="Calibri" w:eastAsia="Kozuka Gothic Pro R" w:hAnsi="Calibri" w:cs="MS UI Gothic" w:hint="eastAsia"/>
                  <w:lang w:eastAsia="ja-JP"/>
                </w:rPr>
                <w:t>、</w:t>
              </w:r>
            </w:ins>
            <w:r w:rsidRPr="007B7848">
              <w:rPr>
                <w:rFonts w:ascii="Calibri" w:eastAsia="Kozuka Gothic Pro R" w:hAnsi="Calibri" w:cs="MS UI Gothic"/>
                <w:lang w:eastAsia="ja-JP"/>
              </w:rPr>
              <w:t>アボット製品を推奨したり、アボットの医療機器を使用したりする可能性が高いという要因に基づいて行ってはなりません。</w:t>
            </w:r>
          </w:p>
        </w:tc>
      </w:tr>
      <w:tr w:rsidR="002F1C3A" w:rsidRPr="00853EAB" w14:paraId="5A36EDD3" w14:textId="77777777" w:rsidTr="55887888">
        <w:tc>
          <w:tcPr>
            <w:tcW w:w="1353" w:type="dxa"/>
            <w:shd w:val="clear" w:color="auto" w:fill="C1E4F5" w:themeFill="accent1" w:themeFillTint="33"/>
            <w:tcMar>
              <w:top w:w="120" w:type="dxa"/>
              <w:left w:w="180" w:type="dxa"/>
              <w:bottom w:w="120" w:type="dxa"/>
              <w:right w:w="180" w:type="dxa"/>
            </w:tcMar>
            <w:hideMark/>
          </w:tcPr>
          <w:p w14:paraId="4B633183" w14:textId="77777777" w:rsidR="00E90AF1" w:rsidRPr="00853EAB" w:rsidRDefault="00010AF3" w:rsidP="00E90AF1">
            <w:pPr>
              <w:spacing w:before="30" w:after="30"/>
              <w:ind w:left="30" w:right="30"/>
              <w:rPr>
                <w:rFonts w:ascii="Calibri" w:eastAsia="Times New Roman" w:hAnsi="Calibri" w:cs="Calibri"/>
                <w:sz w:val="16"/>
              </w:rPr>
            </w:pPr>
            <w:hyperlink r:id="rId15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376F4116" w14:textId="77777777" w:rsidR="00E90AF1" w:rsidRPr="00853EAB" w:rsidRDefault="00010AF3" w:rsidP="00E90AF1">
            <w:pPr>
              <w:ind w:left="30" w:right="30"/>
              <w:rPr>
                <w:rFonts w:ascii="Calibri" w:eastAsia="Times New Roman" w:hAnsi="Calibri" w:cs="Calibri"/>
                <w:sz w:val="16"/>
              </w:rPr>
            </w:pPr>
            <w:hyperlink r:id="rId158" w:tgtFrame="_blank" w:history="1">
              <w:r w:rsidRPr="00853EAB">
                <w:rPr>
                  <w:rFonts w:ascii="Calibri" w:eastAsia="Times New Roman" w:hAnsi="Calibri" w:cs="Calibri"/>
                  <w:color w:val="0000FF"/>
                  <w:sz w:val="16"/>
                  <w:u w:val="single"/>
                </w:rPr>
                <w:t>80_C_16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20C24F" w14:textId="77777777" w:rsidR="00E90AF1"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Yes. As long as at least one of the criteria is appropriate, the presence of additional inappropriate criteria is not relevant.</w:t>
            </w:r>
          </w:p>
          <w:p w14:paraId="7DCB17F4" w14:textId="77777777" w:rsidR="00E90AF1"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7362E1E0" w14:textId="77777777" w:rsidR="00E90AF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はい。少なくとも一つの基準に該当すれば、他の該当しない基準は関係ありません。</w:t>
            </w:r>
          </w:p>
          <w:p w14:paraId="3380407E" w14:textId="77777777" w:rsidR="00E90AF1"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054AEE08" w14:textId="77777777" w:rsidTr="55887888">
        <w:tc>
          <w:tcPr>
            <w:tcW w:w="1353" w:type="dxa"/>
            <w:shd w:val="clear" w:color="auto" w:fill="C1E4F5" w:themeFill="accent1" w:themeFillTint="33"/>
            <w:tcMar>
              <w:top w:w="120" w:type="dxa"/>
              <w:left w:w="180" w:type="dxa"/>
              <w:bottom w:w="120" w:type="dxa"/>
              <w:right w:w="180" w:type="dxa"/>
            </w:tcMar>
            <w:hideMark/>
          </w:tcPr>
          <w:p w14:paraId="084E9F82" w14:textId="77777777" w:rsidR="00BD044A" w:rsidRPr="00853EAB" w:rsidRDefault="00010AF3" w:rsidP="00BD044A">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4B49E843" w14:textId="77777777" w:rsidR="00BD044A" w:rsidRPr="00853EAB" w:rsidRDefault="00010AF3" w:rsidP="00BD044A">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7: Feedback</w:t>
            </w:r>
          </w:p>
          <w:p w14:paraId="6D60285B" w14:textId="77777777" w:rsidR="00BD044A" w:rsidRPr="00853EAB" w:rsidRDefault="00010AF3" w:rsidP="00BD044A">
            <w:pPr>
              <w:ind w:left="30" w:right="30"/>
              <w:rPr>
                <w:rFonts w:ascii="Calibri" w:eastAsia="Times New Roman" w:hAnsi="Calibri" w:cs="Calibri"/>
                <w:sz w:val="16"/>
              </w:rPr>
            </w:pPr>
            <w:r w:rsidRPr="00853EAB">
              <w:rPr>
                <w:rFonts w:ascii="Calibri" w:eastAsia="Times New Roman" w:hAnsi="Calibri" w:cs="Calibri"/>
                <w:sz w:val="16"/>
              </w:rPr>
              <w:t>81_C_16</w:t>
            </w:r>
          </w:p>
        </w:tc>
        <w:tc>
          <w:tcPr>
            <w:tcW w:w="6000" w:type="dxa"/>
            <w:tcMar>
              <w:top w:w="120" w:type="dxa"/>
              <w:left w:w="180" w:type="dxa"/>
              <w:bottom w:w="120" w:type="dxa"/>
              <w:right w:w="180" w:type="dxa"/>
            </w:tcMar>
            <w:hideMark/>
          </w:tcPr>
          <w:p w14:paraId="1CF918FB" w14:textId="77777777" w:rsidR="00BD044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1B401AA5" w14:textId="062AD4D8" w:rsidR="00BD044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スポンサー型</w:t>
            </w:r>
            <w:ins w:id="245" w:author="Nakano, Kimiko" w:date="2025-12-16T11:13:00Z" w16du:dateUtc="2025-12-16T02:13:00Z">
              <w:r w:rsidR="00A60EFB">
                <w:rPr>
                  <w:rFonts w:ascii="Calibri" w:eastAsia="Kozuka Gothic Pro R" w:hAnsi="Calibri" w:cs="MS UI Gothic" w:hint="eastAsia"/>
                  <w:lang w:eastAsia="ja-JP"/>
                </w:rPr>
                <w:t>支援</w:t>
              </w:r>
            </w:ins>
            <w:del w:id="246" w:author="Nakano, Kimiko" w:date="2025-12-16T11:13:00Z" w16du:dateUtc="2025-12-16T02:13:00Z">
              <w:r w:rsidRPr="007B7848" w:rsidDel="00A60EFB">
                <w:rPr>
                  <w:rFonts w:ascii="Calibri" w:eastAsia="Kozuka Gothic Pro R" w:hAnsi="Calibri" w:cs="MS UI Gothic"/>
                  <w:lang w:eastAsia="ja-JP"/>
                </w:rPr>
                <w:delText>資金援助</w:delText>
              </w:r>
            </w:del>
            <w:r w:rsidRPr="007B7848">
              <w:rPr>
                <w:rFonts w:ascii="Calibri" w:eastAsia="Kozuka Gothic Pro R" w:hAnsi="Calibri" w:cs="MS UI Gothic"/>
                <w:lang w:eastAsia="ja-JP"/>
              </w:rPr>
              <w:t>の決定は、当社の製品や機器の過去の使用実績に対する見返りとして、または今後の使用を促すために行ってはなりません。多くの司法管轄区域において、スポンサー型</w:t>
            </w:r>
            <w:ins w:id="247" w:author="Nakano, Kimiko" w:date="2025-12-16T11:13:00Z" w16du:dateUtc="2025-12-16T02:13:00Z">
              <w:r w:rsidR="00A60EFB">
                <w:rPr>
                  <w:rFonts w:ascii="Calibri" w:eastAsia="Kozuka Gothic Pro R" w:hAnsi="Calibri" w:cs="MS UI Gothic" w:hint="eastAsia"/>
                  <w:lang w:eastAsia="ja-JP"/>
                </w:rPr>
                <w:t>支援</w:t>
              </w:r>
            </w:ins>
            <w:del w:id="248" w:author="Nakano, Kimiko" w:date="2025-12-16T11:13:00Z" w16du:dateUtc="2025-12-16T02:13:00Z">
              <w:r w:rsidRPr="007B7848" w:rsidDel="00A60EFB">
                <w:rPr>
                  <w:rFonts w:ascii="Calibri" w:eastAsia="Kozuka Gothic Pro R" w:hAnsi="Calibri" w:cs="MS UI Gothic"/>
                  <w:lang w:eastAsia="ja-JP"/>
                </w:rPr>
                <w:delText>資金援助</w:delText>
              </w:r>
            </w:del>
            <w:r w:rsidRPr="007B7848">
              <w:rPr>
                <w:rFonts w:ascii="Calibri" w:eastAsia="Kozuka Gothic Pro R" w:hAnsi="Calibri" w:cs="MS UI Gothic"/>
                <w:lang w:eastAsia="ja-JP"/>
              </w:rPr>
              <w:t>が禁止されていることに留意してください。スポンサー型</w:t>
            </w:r>
            <w:ins w:id="249" w:author="Nakano, Kimiko" w:date="2025-12-16T11:13:00Z" w16du:dateUtc="2025-12-16T02:13:00Z">
              <w:r w:rsidR="00A60EFB">
                <w:rPr>
                  <w:rFonts w:ascii="Calibri" w:eastAsia="Kozuka Gothic Pro R" w:hAnsi="Calibri" w:cs="MS UI Gothic" w:hint="eastAsia"/>
                  <w:lang w:eastAsia="ja-JP"/>
                </w:rPr>
                <w:t>支援</w:t>
              </w:r>
            </w:ins>
            <w:del w:id="250" w:author="Nakano, Kimiko" w:date="2025-12-16T11:13:00Z" w16du:dateUtc="2025-12-16T02:13:00Z">
              <w:r w:rsidRPr="007B7848" w:rsidDel="00A60EFB">
                <w:rPr>
                  <w:rFonts w:ascii="Calibri" w:eastAsia="Kozuka Gothic Pro R" w:hAnsi="Calibri" w:cs="MS UI Gothic"/>
                  <w:lang w:eastAsia="ja-JP"/>
                </w:rPr>
                <w:delText>資金援助</w:delText>
              </w:r>
            </w:del>
            <w:r w:rsidRPr="007B7848">
              <w:rPr>
                <w:rFonts w:ascii="Calibri" w:eastAsia="Kozuka Gothic Pro R" w:hAnsi="Calibri" w:cs="MS UI Gothic"/>
                <w:lang w:eastAsia="ja-JP"/>
              </w:rPr>
              <w:t>を行う前に、</w:t>
            </w:r>
            <w:ins w:id="251" w:author="Nakano, Kimiko" w:date="2025-12-16T13:09:00Z" w16du:dateUtc="2025-12-16T04:09:00Z">
              <w:r w:rsidR="009F1517">
                <w:rPr>
                  <w:rFonts w:ascii="Calibri" w:eastAsia="Kozuka Gothic Pro R" w:hAnsi="Calibri" w:cs="MS UI Gothic" w:hint="eastAsia"/>
                  <w:lang w:eastAsia="ja-JP"/>
                </w:rPr>
                <w:t>現地規定</w:t>
              </w:r>
            </w:ins>
            <w:del w:id="252" w:author="Nakano, Kimiko" w:date="2025-12-16T13:09:00Z" w16du:dateUtc="2025-12-16T04:09:00Z">
              <w:r w:rsidRPr="007B7848" w:rsidDel="009F1517">
                <w:rPr>
                  <w:rFonts w:ascii="Calibri" w:eastAsia="Kozuka Gothic Pro R" w:hAnsi="Calibri" w:cs="MS UI Gothic"/>
                  <w:lang w:eastAsia="ja-JP"/>
                </w:rPr>
                <w:delText>関連会社の手順</w:delText>
              </w:r>
            </w:del>
            <w:r w:rsidRPr="007B7848">
              <w:rPr>
                <w:rFonts w:ascii="Calibri" w:eastAsia="Kozuka Gothic Pro R" w:hAnsi="Calibri" w:cs="MS UI Gothic"/>
                <w:lang w:eastAsia="ja-JP"/>
              </w:rPr>
              <w:t>を必ず確認してください。</w:t>
            </w:r>
          </w:p>
        </w:tc>
      </w:tr>
      <w:tr w:rsidR="002F1C3A" w:rsidRPr="00853EAB" w14:paraId="69773E30" w14:textId="77777777" w:rsidTr="55887888">
        <w:tc>
          <w:tcPr>
            <w:tcW w:w="1353" w:type="dxa"/>
            <w:shd w:val="clear" w:color="auto" w:fill="C1E4F5" w:themeFill="accent1" w:themeFillTint="33"/>
            <w:tcMar>
              <w:top w:w="120" w:type="dxa"/>
              <w:left w:w="180" w:type="dxa"/>
              <w:bottom w:w="120" w:type="dxa"/>
              <w:right w:w="180" w:type="dxa"/>
            </w:tcMar>
            <w:hideMark/>
          </w:tcPr>
          <w:p w14:paraId="269A6454" w14:textId="77777777" w:rsidR="00BD044A" w:rsidRPr="00853EAB" w:rsidRDefault="00010AF3" w:rsidP="00BD044A">
            <w:pPr>
              <w:spacing w:before="30" w:after="30"/>
              <w:ind w:left="30" w:right="30"/>
              <w:rPr>
                <w:rFonts w:ascii="Calibri" w:eastAsia="Times New Roman" w:hAnsi="Calibri" w:cs="Calibri"/>
                <w:sz w:val="16"/>
              </w:rPr>
            </w:pPr>
            <w:hyperlink r:id="rId15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0C079F91" w14:textId="77777777" w:rsidR="00BD044A" w:rsidRPr="00853EAB" w:rsidRDefault="00010AF3" w:rsidP="00BD044A">
            <w:pPr>
              <w:ind w:left="30" w:right="30"/>
              <w:rPr>
                <w:rFonts w:ascii="Calibri" w:eastAsia="Times New Roman" w:hAnsi="Calibri" w:cs="Calibri"/>
                <w:sz w:val="16"/>
              </w:rPr>
            </w:pPr>
            <w:hyperlink r:id="rId160" w:tgtFrame="_blank" w:history="1">
              <w:r w:rsidRPr="00853EAB">
                <w:rPr>
                  <w:rFonts w:ascii="Calibri" w:eastAsia="Times New Roman" w:hAnsi="Calibri" w:cs="Calibri"/>
                  <w:color w:val="0000FF"/>
                  <w:sz w:val="16"/>
                  <w:u w:val="single"/>
                </w:rPr>
                <w:t>82_C_16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81483B" w14:textId="77777777" w:rsidR="00BD044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49BCCF02" w14:textId="77777777" w:rsidR="00BD044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What is the appropriate action?</w:t>
            </w:r>
          </w:p>
        </w:tc>
        <w:tc>
          <w:tcPr>
            <w:tcW w:w="6000" w:type="dxa"/>
          </w:tcPr>
          <w:p w14:paraId="6B5E55D1" w14:textId="716EA542" w:rsidR="00BD044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[8] </w:t>
            </w:r>
            <w:r w:rsidRPr="007B7848">
              <w:rPr>
                <w:rFonts w:ascii="Calibri" w:eastAsia="Kozuka Gothic Pro R" w:hAnsi="Calibri" w:cs="MS UI Gothic"/>
                <w:lang w:eastAsia="ja-JP"/>
              </w:rPr>
              <w:t>アボットの営業担当者が医療専門家</w:t>
            </w:r>
            <w:ins w:id="253" w:author="Nakano, Kimiko" w:date="2025-12-17T07:25:00Z" w16du:dateUtc="2025-12-16T22:25:00Z">
              <w:r w:rsidR="00FB2CFB" w:rsidRPr="007B7848">
                <w:rPr>
                  <w:rFonts w:ascii="Calibri" w:eastAsia="Kozuka Gothic Pro R" w:hAnsi="Calibri" w:cs="MS UI Gothic"/>
                  <w:lang w:eastAsia="ja-JP"/>
                </w:rPr>
                <w:t>（</w:t>
              </w:r>
            </w:ins>
            <w:del w:id="254" w:author="Nakano, Kimiko" w:date="2025-12-17T07:25:00Z" w16du:dateUtc="2025-12-16T22:25:00Z">
              <w:r w:rsidRPr="007B7848" w:rsidDel="00FB2CFB">
                <w:rPr>
                  <w:rFonts w:ascii="Calibri" w:eastAsia="Kozuka Gothic Pro R" w:hAnsi="Calibri" w:cs="MS UI Gothic"/>
                  <w:lang w:eastAsia="ja-JP"/>
                </w:rPr>
                <w:delText xml:space="preserve"> (</w:delText>
              </w:r>
            </w:del>
            <w:r w:rsidRPr="007B7848">
              <w:rPr>
                <w:rFonts w:ascii="Calibri" w:eastAsia="Kozuka Gothic Pro R" w:hAnsi="Calibri" w:cs="MS UI Gothic"/>
                <w:lang w:eastAsia="ja-JP"/>
              </w:rPr>
              <w:t>HCP</w:t>
            </w:r>
            <w:ins w:id="255" w:author="Nakano, Kimiko" w:date="2025-12-17T07:25:00Z" w16du:dateUtc="2025-12-16T22:25:00Z">
              <w:r w:rsidR="00FB2CFB" w:rsidRPr="007B7848">
                <w:rPr>
                  <w:rFonts w:ascii="Calibri" w:eastAsia="Kozuka Gothic Pro R" w:hAnsi="Calibri" w:cs="MS UI Gothic"/>
                  <w:lang w:eastAsia="ja-JP"/>
                </w:rPr>
                <w:t>）</w:t>
              </w:r>
            </w:ins>
            <w:del w:id="256" w:author="Nakano, Kimiko" w:date="2025-12-17T07:25:00Z" w16du:dateUtc="2025-12-16T22:25:00Z">
              <w:r w:rsidRPr="007B7848" w:rsidDel="009B6BBB">
                <w:rPr>
                  <w:rFonts w:ascii="Calibri" w:eastAsia="Kozuka Gothic Pro R" w:hAnsi="Calibri" w:cs="MS UI Gothic"/>
                  <w:lang w:eastAsia="ja-JP"/>
                </w:rPr>
                <w:delText xml:space="preserve">) </w:delText>
              </w:r>
            </w:del>
            <w:r w:rsidRPr="007B7848">
              <w:rPr>
                <w:rFonts w:ascii="Calibri" w:eastAsia="Kozuka Gothic Pro R" w:hAnsi="Calibri" w:cs="MS UI Gothic"/>
                <w:lang w:eastAsia="ja-JP"/>
              </w:rPr>
              <w:t>に製品の説明を行いました。話し合いの後、医療専門家から「競合企業が、売上向上に協力する見返りとして新しい</w:t>
            </w:r>
            <w:r w:rsidRPr="007B7848">
              <w:rPr>
                <w:rFonts w:ascii="Calibri" w:eastAsia="Kozuka Gothic Pro R" w:hAnsi="Calibri" w:cs="MS UI Gothic"/>
                <w:lang w:eastAsia="ja-JP"/>
              </w:rPr>
              <w:t xml:space="preserve"> iPad</w:t>
            </w:r>
            <w:r w:rsidRPr="007B7848">
              <w:rPr>
                <w:rFonts w:ascii="Calibri" w:eastAsia="Kozuka Gothic Pro R" w:hAnsi="Calibri" w:cs="MS UI Gothic"/>
                <w:lang w:eastAsia="ja-JP"/>
              </w:rPr>
              <w:t>を提供すると提案してきた」という話がありました。</w:t>
            </w:r>
          </w:p>
          <w:p w14:paraId="1D0F27D1" w14:textId="77777777" w:rsidR="00BD044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適切な対応はどれですか？</w:t>
            </w:r>
          </w:p>
        </w:tc>
      </w:tr>
      <w:tr w:rsidR="002F1C3A" w:rsidRPr="00853EAB" w14:paraId="1EC17F26" w14:textId="77777777" w:rsidTr="55887888">
        <w:tc>
          <w:tcPr>
            <w:tcW w:w="1353" w:type="dxa"/>
            <w:shd w:val="clear" w:color="auto" w:fill="C1E4F5" w:themeFill="accent1" w:themeFillTint="33"/>
            <w:tcMar>
              <w:top w:w="120" w:type="dxa"/>
              <w:left w:w="180" w:type="dxa"/>
              <w:bottom w:w="120" w:type="dxa"/>
              <w:right w:w="180" w:type="dxa"/>
            </w:tcMar>
            <w:hideMark/>
          </w:tcPr>
          <w:p w14:paraId="1E99994C" w14:textId="77777777" w:rsidR="00BD044A" w:rsidRPr="00853EAB" w:rsidRDefault="00010AF3" w:rsidP="00BD044A">
            <w:pPr>
              <w:spacing w:before="30" w:after="30"/>
              <w:ind w:left="30" w:right="30"/>
              <w:rPr>
                <w:rFonts w:ascii="Calibri" w:eastAsia="Times New Roman" w:hAnsi="Calibri" w:cs="Calibri"/>
                <w:sz w:val="16"/>
              </w:rPr>
            </w:pPr>
            <w:hyperlink r:id="rId16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059AB4A1" w14:textId="77777777" w:rsidR="00BD044A" w:rsidRPr="00853EAB" w:rsidRDefault="00010AF3" w:rsidP="00BD044A">
            <w:pPr>
              <w:ind w:left="30" w:right="30"/>
              <w:rPr>
                <w:rFonts w:ascii="Calibri" w:eastAsia="Times New Roman" w:hAnsi="Calibri" w:cs="Calibri"/>
                <w:sz w:val="16"/>
              </w:rPr>
            </w:pPr>
            <w:hyperlink r:id="rId162" w:tgtFrame="_blank" w:history="1">
              <w:r w:rsidRPr="00853EAB">
                <w:rPr>
                  <w:rFonts w:ascii="Calibri" w:eastAsia="Times New Roman" w:hAnsi="Calibri" w:cs="Calibri"/>
                  <w:color w:val="0000FF"/>
                  <w:sz w:val="16"/>
                  <w:u w:val="single"/>
                </w:rPr>
                <w:t>83_C_16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104AEC" w14:textId="77777777" w:rsidR="00BD044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Offer the same incentive to remain competitive.</w:t>
            </w:r>
          </w:p>
        </w:tc>
        <w:tc>
          <w:tcPr>
            <w:tcW w:w="6000" w:type="dxa"/>
          </w:tcPr>
          <w:p w14:paraId="5B170FAE" w14:textId="77777777" w:rsidR="00BD044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競争力を維持するために同じインセンティブを提供する。</w:t>
            </w:r>
          </w:p>
        </w:tc>
      </w:tr>
      <w:tr w:rsidR="002F1C3A" w:rsidRPr="00853EAB" w14:paraId="4EB2AA41" w14:textId="77777777" w:rsidTr="55887888">
        <w:tc>
          <w:tcPr>
            <w:tcW w:w="1353" w:type="dxa"/>
            <w:shd w:val="clear" w:color="auto" w:fill="C1E4F5" w:themeFill="accent1" w:themeFillTint="33"/>
            <w:tcMar>
              <w:top w:w="120" w:type="dxa"/>
              <w:left w:w="180" w:type="dxa"/>
              <w:bottom w:w="120" w:type="dxa"/>
              <w:right w:w="180" w:type="dxa"/>
            </w:tcMar>
            <w:hideMark/>
          </w:tcPr>
          <w:p w14:paraId="00378EBA" w14:textId="77777777" w:rsidR="00BD044A" w:rsidRPr="00853EAB" w:rsidRDefault="00010AF3" w:rsidP="00BD044A">
            <w:pPr>
              <w:spacing w:before="30" w:after="30"/>
              <w:ind w:left="30" w:right="30"/>
              <w:rPr>
                <w:rFonts w:ascii="Calibri" w:eastAsia="Times New Roman" w:hAnsi="Calibri" w:cs="Calibri"/>
                <w:sz w:val="16"/>
              </w:rPr>
            </w:pPr>
            <w:hyperlink r:id="rId16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6E6B38B4" w14:textId="77777777" w:rsidR="00BD044A" w:rsidRPr="00853EAB" w:rsidRDefault="00010AF3" w:rsidP="00BD044A">
            <w:pPr>
              <w:ind w:left="30" w:right="30"/>
              <w:rPr>
                <w:rFonts w:ascii="Calibri" w:eastAsia="Times New Roman" w:hAnsi="Calibri" w:cs="Calibri"/>
                <w:sz w:val="16"/>
              </w:rPr>
            </w:pPr>
            <w:hyperlink r:id="rId164" w:tgtFrame="_blank" w:history="1">
              <w:r w:rsidRPr="00853EAB">
                <w:rPr>
                  <w:rFonts w:ascii="Calibri" w:eastAsia="Times New Roman" w:hAnsi="Calibri" w:cs="Calibri"/>
                  <w:color w:val="0000FF"/>
                  <w:sz w:val="16"/>
                  <w:u w:val="single"/>
                </w:rPr>
                <w:t>84_C_16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6B4801" w14:textId="77777777" w:rsidR="00BD044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Decline the iPad offer but suggest an expensive dinner to continue the conversation.</w:t>
            </w:r>
          </w:p>
        </w:tc>
        <w:tc>
          <w:tcPr>
            <w:tcW w:w="6000" w:type="dxa"/>
          </w:tcPr>
          <w:p w14:paraId="08B624E9" w14:textId="77777777" w:rsidR="00BD044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[2] iPad</w:t>
            </w:r>
            <w:r w:rsidRPr="007B7848">
              <w:rPr>
                <w:rFonts w:ascii="Calibri" w:eastAsia="Kozuka Gothic Pro R" w:hAnsi="Calibri" w:cs="MS UI Gothic"/>
                <w:lang w:eastAsia="ja-JP"/>
              </w:rPr>
              <w:t>の提供は断るが、会話を続けるために高額なディナーを提案する。</w:t>
            </w:r>
          </w:p>
        </w:tc>
      </w:tr>
      <w:tr w:rsidR="002F1C3A" w:rsidRPr="00853EAB" w14:paraId="31BA2E87" w14:textId="77777777" w:rsidTr="55887888">
        <w:tc>
          <w:tcPr>
            <w:tcW w:w="1353" w:type="dxa"/>
            <w:shd w:val="clear" w:color="auto" w:fill="C1E4F5" w:themeFill="accent1" w:themeFillTint="33"/>
            <w:tcMar>
              <w:top w:w="120" w:type="dxa"/>
              <w:left w:w="180" w:type="dxa"/>
              <w:bottom w:w="120" w:type="dxa"/>
              <w:right w:w="180" w:type="dxa"/>
            </w:tcMar>
            <w:hideMark/>
          </w:tcPr>
          <w:p w14:paraId="373A4E83" w14:textId="77777777" w:rsidR="00BD044A" w:rsidRPr="00853EAB" w:rsidRDefault="00010AF3" w:rsidP="00BD044A">
            <w:pPr>
              <w:spacing w:before="30" w:after="30"/>
              <w:ind w:left="30" w:right="30"/>
              <w:rPr>
                <w:rFonts w:ascii="Calibri" w:eastAsia="Times New Roman" w:hAnsi="Calibri" w:cs="Calibri"/>
                <w:sz w:val="16"/>
              </w:rPr>
            </w:pPr>
            <w:hyperlink r:id="rId16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52E2DBB1" w14:textId="77777777" w:rsidR="00BD044A" w:rsidRPr="00853EAB" w:rsidRDefault="00010AF3" w:rsidP="00BD044A">
            <w:pPr>
              <w:ind w:left="30" w:right="30"/>
              <w:rPr>
                <w:rFonts w:ascii="Calibri" w:eastAsia="Times New Roman" w:hAnsi="Calibri" w:cs="Calibri"/>
                <w:sz w:val="16"/>
              </w:rPr>
            </w:pPr>
            <w:hyperlink r:id="rId166" w:tgtFrame="_blank" w:history="1">
              <w:r w:rsidRPr="00853EAB">
                <w:rPr>
                  <w:rFonts w:ascii="Calibri" w:eastAsia="Times New Roman" w:hAnsi="Calibri" w:cs="Calibri"/>
                  <w:color w:val="0000FF"/>
                  <w:sz w:val="16"/>
                  <w:u w:val="single"/>
                </w:rPr>
                <w:t>85_C_16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1308EA" w14:textId="77777777" w:rsidR="00BD044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4949DD43" w14:textId="7CE3DCFE" w:rsidR="00BD044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アボットは正しい方法でビジネスを行う企業であり、意思決定に不適切な影響を与える可能性のある</w:t>
            </w:r>
            <w:ins w:id="257" w:author="Nakano, Kimiko" w:date="2025-12-16T12:23:00Z" w16du:dateUtc="2025-12-16T03:23:00Z">
              <w:r w:rsidR="003251F1">
                <w:rPr>
                  <w:rFonts w:ascii="Calibri" w:eastAsia="Kozuka Gothic Pro R" w:hAnsi="Calibri" w:cs="MS UI Gothic" w:hint="eastAsia"/>
                  <w:lang w:eastAsia="ja-JP"/>
                </w:rPr>
                <w:t>経済的</w:t>
              </w:r>
            </w:ins>
            <w:r w:rsidRPr="007B7848">
              <w:rPr>
                <w:rFonts w:ascii="Calibri" w:eastAsia="Kozuka Gothic Pro R" w:hAnsi="Calibri" w:cs="MS UI Gothic"/>
                <w:lang w:eastAsia="ja-JP"/>
              </w:rPr>
              <w:t>価値</w:t>
            </w:r>
            <w:ins w:id="258" w:author="Nakano, Kimiko" w:date="2025-12-16T12:23:00Z" w16du:dateUtc="2025-12-16T03:23:00Z">
              <w:r w:rsidR="003251F1">
                <w:rPr>
                  <w:rFonts w:ascii="Calibri" w:eastAsia="Kozuka Gothic Pro R" w:hAnsi="Calibri" w:cs="MS UI Gothic" w:hint="eastAsia"/>
                  <w:lang w:eastAsia="ja-JP"/>
                </w:rPr>
                <w:t>の</w:t>
              </w:r>
            </w:ins>
            <w:r w:rsidRPr="007B7848">
              <w:rPr>
                <w:rFonts w:ascii="Calibri" w:eastAsia="Kozuka Gothic Pro R" w:hAnsi="Calibri" w:cs="MS UI Gothic"/>
                <w:lang w:eastAsia="ja-JP"/>
              </w:rPr>
              <w:t>あるものは提供できないと説明する。そのうえで、アボットの</w:t>
            </w:r>
            <w:del w:id="259"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260" w:author="Terano, Kumiko" w:date="2025-12-23T17:03:00Z" w16du:dateUtc="2025-12-23T08:03:00Z">
              <w:r w:rsidR="009158E5">
                <w:rPr>
                  <w:rFonts w:ascii="Calibri" w:eastAsia="Kozuka Gothic Pro R" w:hAnsi="Calibri" w:cs="MS UI Gothic"/>
                  <w:lang w:eastAsia="ja-JP"/>
                </w:rPr>
                <w:t>エシックス　アンド　コンプライアンス　オフィス</w:t>
              </w:r>
            </w:ins>
            <w:r w:rsidRPr="007B7848">
              <w:rPr>
                <w:rFonts w:ascii="Calibri" w:eastAsia="Kozuka Gothic Pro R" w:hAnsi="Calibri" w:cs="MS UI Gothic"/>
                <w:lang w:eastAsia="ja-JP"/>
              </w:rPr>
              <w:t>（</w:t>
            </w:r>
            <w:r w:rsidRPr="007B7848">
              <w:rPr>
                <w:rFonts w:ascii="Calibri" w:eastAsia="Kozuka Gothic Pro R" w:hAnsi="Calibri" w:cs="MS UI Gothic"/>
                <w:lang w:eastAsia="ja-JP"/>
              </w:rPr>
              <w:t>OEC</w:t>
            </w:r>
            <w:r w:rsidRPr="007B7848">
              <w:rPr>
                <w:rFonts w:ascii="Calibri" w:eastAsia="Kozuka Gothic Pro R" w:hAnsi="Calibri" w:cs="MS UI Gothic"/>
                <w:lang w:eastAsia="ja-JP"/>
              </w:rPr>
              <w:t>）に直ちに状況を報告する。</w:t>
            </w:r>
          </w:p>
        </w:tc>
      </w:tr>
      <w:tr w:rsidR="002F1C3A" w:rsidRPr="00853EAB" w14:paraId="1E413CCC" w14:textId="77777777" w:rsidTr="55887888">
        <w:tc>
          <w:tcPr>
            <w:tcW w:w="1353" w:type="dxa"/>
            <w:shd w:val="clear" w:color="auto" w:fill="C1E4F5" w:themeFill="accent1" w:themeFillTint="33"/>
            <w:tcMar>
              <w:top w:w="120" w:type="dxa"/>
              <w:left w:w="180" w:type="dxa"/>
              <w:bottom w:w="120" w:type="dxa"/>
              <w:right w:w="180" w:type="dxa"/>
            </w:tcMar>
            <w:hideMark/>
          </w:tcPr>
          <w:p w14:paraId="4E97CD0E" w14:textId="77777777" w:rsidR="00BD044A" w:rsidRPr="00853EAB" w:rsidRDefault="00010AF3" w:rsidP="00BD044A">
            <w:pPr>
              <w:spacing w:before="30" w:after="30"/>
              <w:ind w:left="30" w:right="30"/>
              <w:rPr>
                <w:rFonts w:ascii="Calibri" w:eastAsia="Times New Roman" w:hAnsi="Calibri" w:cs="Calibri"/>
                <w:sz w:val="16"/>
              </w:rPr>
            </w:pPr>
            <w:hyperlink r:id="rId16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30A26E06" w14:textId="77777777" w:rsidR="00BD044A" w:rsidRPr="00853EAB" w:rsidRDefault="00010AF3" w:rsidP="00BD044A">
            <w:pPr>
              <w:ind w:left="30" w:right="30"/>
              <w:rPr>
                <w:rFonts w:ascii="Calibri" w:eastAsia="Times New Roman" w:hAnsi="Calibri" w:cs="Calibri"/>
                <w:sz w:val="16"/>
              </w:rPr>
            </w:pPr>
            <w:hyperlink r:id="rId168" w:tgtFrame="_blank" w:history="1">
              <w:r w:rsidRPr="00853EAB">
                <w:rPr>
                  <w:rFonts w:ascii="Calibri" w:eastAsia="Times New Roman" w:hAnsi="Calibri" w:cs="Calibri"/>
                  <w:color w:val="0000FF"/>
                  <w:sz w:val="16"/>
                  <w:u w:val="single"/>
                </w:rPr>
                <w:t>86_C_16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63B126" w14:textId="77777777" w:rsidR="00BD044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Thank the HCP for the information and promise you will think about it.</w:t>
            </w:r>
          </w:p>
          <w:p w14:paraId="258FD7E5" w14:textId="77777777" w:rsidR="00BD044A"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1A5A44E9" w14:textId="77777777" w:rsidR="00BD044A"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医療専門家に対して情報の提供に感謝し、検討すると約束する。</w:t>
            </w:r>
          </w:p>
          <w:p w14:paraId="14125485" w14:textId="77777777" w:rsidR="00BD044A"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0F43D83C" w14:textId="77777777" w:rsidTr="55887888">
        <w:tc>
          <w:tcPr>
            <w:tcW w:w="1353" w:type="dxa"/>
            <w:shd w:val="clear" w:color="auto" w:fill="C1E4F5" w:themeFill="accent1" w:themeFillTint="33"/>
            <w:tcMar>
              <w:top w:w="120" w:type="dxa"/>
              <w:left w:w="180" w:type="dxa"/>
              <w:bottom w:w="120" w:type="dxa"/>
              <w:right w:w="180" w:type="dxa"/>
            </w:tcMar>
            <w:hideMark/>
          </w:tcPr>
          <w:p w14:paraId="47C626B7" w14:textId="77777777" w:rsidR="00E5633E" w:rsidRPr="00853EAB" w:rsidRDefault="00010AF3" w:rsidP="00E5633E">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17C814B2" w14:textId="77777777" w:rsidR="00E5633E" w:rsidRPr="00853EAB" w:rsidRDefault="00010AF3" w:rsidP="00E5633E">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8: Feedback</w:t>
            </w:r>
          </w:p>
          <w:p w14:paraId="71CEBED0" w14:textId="77777777" w:rsidR="00E5633E" w:rsidRPr="00853EAB" w:rsidRDefault="00010AF3" w:rsidP="00E5633E">
            <w:pPr>
              <w:ind w:left="30" w:right="30"/>
              <w:rPr>
                <w:rFonts w:ascii="Calibri" w:eastAsia="Times New Roman" w:hAnsi="Calibri" w:cs="Calibri"/>
                <w:sz w:val="16"/>
              </w:rPr>
            </w:pPr>
            <w:r w:rsidRPr="00853EAB">
              <w:rPr>
                <w:rFonts w:ascii="Calibri" w:eastAsia="Times New Roman" w:hAnsi="Calibri" w:cs="Calibri"/>
                <w:sz w:val="16"/>
              </w:rPr>
              <w:t>87_C_16</w:t>
            </w:r>
          </w:p>
        </w:tc>
        <w:tc>
          <w:tcPr>
            <w:tcW w:w="6000" w:type="dxa"/>
            <w:tcMar>
              <w:top w:w="120" w:type="dxa"/>
              <w:left w:w="180" w:type="dxa"/>
              <w:bottom w:w="120" w:type="dxa"/>
              <w:right w:w="180" w:type="dxa"/>
            </w:tcMar>
            <w:hideMark/>
          </w:tcPr>
          <w:p w14:paraId="237B1CB6" w14:textId="77777777" w:rsidR="00E5633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4509425E" w14:textId="19E33452" w:rsidR="00E5633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不当にビジネス上の優位性を得る目的や、取引を獲得・維持するために、</w:t>
            </w:r>
            <w:ins w:id="261" w:author="Nakano, Kimiko" w:date="2025-12-16T12:18:00Z" w16du:dateUtc="2025-12-16T03:18:00Z">
              <w:r w:rsidR="00F963DE">
                <w:rPr>
                  <w:rFonts w:ascii="Calibri" w:eastAsia="Kozuka Gothic Pro R" w:hAnsi="Calibri" w:cs="MS UI Gothic" w:hint="eastAsia"/>
                  <w:lang w:eastAsia="ja-JP"/>
                </w:rPr>
                <w:t>経済的価値のあるもの</w:t>
              </w:r>
            </w:ins>
            <w:del w:id="262" w:author="Nakano, Kimiko" w:date="2025-12-16T12:18:00Z" w16du:dateUtc="2025-12-16T03:18:00Z">
              <w:r w:rsidRPr="007B7848" w:rsidDel="00F963DE">
                <w:rPr>
                  <w:rFonts w:ascii="Calibri" w:eastAsia="Kozuka Gothic Pro R" w:hAnsi="Calibri" w:cs="MS UI Gothic"/>
                  <w:lang w:eastAsia="ja-JP"/>
                </w:rPr>
                <w:delText>有価物</w:delText>
              </w:r>
            </w:del>
            <w:r w:rsidRPr="007B7848">
              <w:rPr>
                <w:rFonts w:ascii="Calibri" w:eastAsia="Kozuka Gothic Pro R" w:hAnsi="Calibri" w:cs="MS UI Gothic"/>
                <w:lang w:eastAsia="ja-JP"/>
              </w:rPr>
              <w:t>を申し出、約束、授受しては絶対になりません。競合他社の行動に関係なく、皆さんはアボットの「グローバル腐敗行為防止ポリシー」（</w:t>
            </w:r>
            <w:r w:rsidRPr="007B7848">
              <w:rPr>
                <w:rFonts w:ascii="Calibri" w:eastAsia="Kozuka Gothic Pro R" w:hAnsi="Calibri" w:cs="MS UI Gothic"/>
                <w:lang w:eastAsia="ja-JP"/>
              </w:rPr>
              <w:t>GLB-ANTI-CORRUPTION</w:t>
            </w:r>
            <w:r w:rsidRPr="007B7848">
              <w:rPr>
                <w:rFonts w:ascii="Calibri" w:eastAsia="Kozuka Gothic Pro R" w:hAnsi="Calibri" w:cs="MS UI Gothic"/>
                <w:lang w:eastAsia="ja-JP"/>
              </w:rPr>
              <w:t>）に記載されている要件をはじめ、適用法およびアボットのポリシーに従う必要があります。判断に迷う場合は、必ず法務部または</w:t>
            </w:r>
            <w:r w:rsidRPr="007B7848">
              <w:rPr>
                <w:rFonts w:ascii="Calibri" w:eastAsia="Kozuka Gothic Pro R" w:hAnsi="Calibri" w:cs="MS UI Gothic"/>
                <w:lang w:eastAsia="ja-JP"/>
              </w:rPr>
              <w:t>OEC</w:t>
            </w:r>
            <w:r w:rsidRPr="007B7848">
              <w:rPr>
                <w:rFonts w:ascii="Calibri" w:eastAsia="Kozuka Gothic Pro R" w:hAnsi="Calibri" w:cs="MS UI Gothic"/>
                <w:lang w:eastAsia="ja-JP"/>
              </w:rPr>
              <w:t>に相談してください。</w:t>
            </w:r>
          </w:p>
        </w:tc>
      </w:tr>
      <w:tr w:rsidR="002F1C3A" w:rsidRPr="00853EAB" w14:paraId="1F5B6F67" w14:textId="77777777" w:rsidTr="55887888">
        <w:tc>
          <w:tcPr>
            <w:tcW w:w="1353" w:type="dxa"/>
            <w:shd w:val="clear" w:color="auto" w:fill="C1E4F5" w:themeFill="accent1" w:themeFillTint="33"/>
            <w:tcMar>
              <w:top w:w="120" w:type="dxa"/>
              <w:left w:w="180" w:type="dxa"/>
              <w:bottom w:w="120" w:type="dxa"/>
              <w:right w:w="180" w:type="dxa"/>
            </w:tcMar>
            <w:hideMark/>
          </w:tcPr>
          <w:p w14:paraId="38CB1F3C" w14:textId="77777777" w:rsidR="00E5633E" w:rsidRPr="00853EAB" w:rsidRDefault="00010AF3" w:rsidP="00E5633E">
            <w:pPr>
              <w:spacing w:before="30" w:after="30"/>
              <w:ind w:left="30" w:right="30"/>
              <w:rPr>
                <w:rFonts w:ascii="Calibri" w:eastAsia="Times New Roman" w:hAnsi="Calibri" w:cs="Calibri"/>
                <w:sz w:val="16"/>
              </w:rPr>
            </w:pPr>
            <w:hyperlink r:id="rId16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637A056E" w14:textId="77777777" w:rsidR="00E5633E" w:rsidRPr="00853EAB" w:rsidRDefault="00010AF3" w:rsidP="00E5633E">
            <w:pPr>
              <w:ind w:left="30" w:right="30"/>
              <w:rPr>
                <w:rFonts w:ascii="Calibri" w:eastAsia="Times New Roman" w:hAnsi="Calibri" w:cs="Calibri"/>
                <w:sz w:val="16"/>
              </w:rPr>
            </w:pPr>
            <w:hyperlink r:id="rId170" w:tgtFrame="_blank" w:history="1">
              <w:r w:rsidRPr="00853EAB">
                <w:rPr>
                  <w:rFonts w:ascii="Calibri" w:eastAsia="Times New Roman" w:hAnsi="Calibri" w:cs="Calibri"/>
                  <w:color w:val="0000FF"/>
                  <w:sz w:val="16"/>
                  <w:u w:val="single"/>
                </w:rPr>
                <w:t>88_C_16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2F357C" w14:textId="77777777" w:rsidR="00E5633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[9] Which of the following are examples of items of value that must not be given to win business?</w:t>
            </w:r>
          </w:p>
        </w:tc>
        <w:tc>
          <w:tcPr>
            <w:tcW w:w="6000" w:type="dxa"/>
          </w:tcPr>
          <w:p w14:paraId="3D23BECC" w14:textId="315CB3D7" w:rsidR="00E5633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[9] </w:t>
            </w:r>
            <w:r w:rsidRPr="007B7848">
              <w:rPr>
                <w:rFonts w:ascii="Calibri" w:eastAsia="Kozuka Gothic Pro R" w:hAnsi="Calibri" w:cs="MS UI Gothic"/>
                <w:lang w:eastAsia="ja-JP"/>
              </w:rPr>
              <w:t>次のアイテムうち、ビジネス獲得のために</w:t>
            </w:r>
            <w:ins w:id="263" w:author="Nakano, Kimiko" w:date="2025-12-16T15:46:00Z" w16du:dateUtc="2025-12-16T06:46:00Z">
              <w:r w:rsidR="00835806">
                <w:rPr>
                  <w:rFonts w:ascii="Calibri" w:eastAsia="Kozuka Gothic Pro R" w:hAnsi="Calibri" w:cs="MS UI Gothic" w:hint="eastAsia"/>
                  <w:lang w:eastAsia="ja-JP"/>
                </w:rPr>
                <w:t>提供</w:t>
              </w:r>
            </w:ins>
            <w:del w:id="264" w:author="Nakano, Kimiko" w:date="2025-12-16T15:46:00Z" w16du:dateUtc="2025-12-16T06:46:00Z">
              <w:r w:rsidRPr="007B7848" w:rsidDel="00835806">
                <w:rPr>
                  <w:rFonts w:ascii="Calibri" w:eastAsia="Kozuka Gothic Pro R" w:hAnsi="Calibri" w:cs="MS UI Gothic"/>
                  <w:lang w:eastAsia="ja-JP"/>
                </w:rPr>
                <w:delText>供与</w:delText>
              </w:r>
            </w:del>
            <w:r w:rsidRPr="007B7848">
              <w:rPr>
                <w:rFonts w:ascii="Calibri" w:eastAsia="Kozuka Gothic Pro R" w:hAnsi="Calibri" w:cs="MS UI Gothic"/>
                <w:lang w:eastAsia="ja-JP"/>
              </w:rPr>
              <w:t>してはならない</w:t>
            </w:r>
            <w:ins w:id="265" w:author="Nakano, Kimiko" w:date="2025-12-16T15:45:00Z" w16du:dateUtc="2025-12-16T06:45:00Z">
              <w:r w:rsidR="00070A74">
                <w:rPr>
                  <w:rFonts w:ascii="Calibri" w:eastAsia="Kozuka Gothic Pro R" w:hAnsi="Calibri" w:cs="MS UI Gothic" w:hint="eastAsia"/>
                  <w:lang w:eastAsia="ja-JP"/>
                </w:rPr>
                <w:t>、</w:t>
              </w:r>
            </w:ins>
            <w:ins w:id="266" w:author="Nakano, Kimiko" w:date="2025-12-16T12:19:00Z" w16du:dateUtc="2025-12-16T03:19:00Z">
              <w:r w:rsidR="000F689A">
                <w:rPr>
                  <w:rFonts w:ascii="Calibri" w:eastAsia="Kozuka Gothic Pro R" w:hAnsi="Calibri" w:cs="MS UI Gothic" w:hint="eastAsia"/>
                  <w:lang w:eastAsia="ja-JP"/>
                </w:rPr>
                <w:t>経済的価値のあるもの</w:t>
              </w:r>
            </w:ins>
            <w:del w:id="267" w:author="Nakano, Kimiko" w:date="2025-12-16T12:19:00Z" w16du:dateUtc="2025-12-16T03:19:00Z">
              <w:r w:rsidRPr="007B7848" w:rsidDel="000F689A">
                <w:rPr>
                  <w:rFonts w:ascii="Calibri" w:eastAsia="Kozuka Gothic Pro R" w:hAnsi="Calibri" w:cs="MS UI Gothic"/>
                  <w:lang w:eastAsia="ja-JP"/>
                </w:rPr>
                <w:delText>有価物</w:delText>
              </w:r>
            </w:del>
            <w:r w:rsidRPr="007B7848">
              <w:rPr>
                <w:rFonts w:ascii="Calibri" w:eastAsia="Kozuka Gothic Pro R" w:hAnsi="Calibri" w:cs="MS UI Gothic"/>
                <w:lang w:eastAsia="ja-JP"/>
              </w:rPr>
              <w:t>の例はどれですか？</w:t>
            </w:r>
          </w:p>
        </w:tc>
      </w:tr>
      <w:tr w:rsidR="002F1C3A" w:rsidRPr="00853EAB" w14:paraId="15480427" w14:textId="77777777" w:rsidTr="55887888">
        <w:tc>
          <w:tcPr>
            <w:tcW w:w="1353" w:type="dxa"/>
            <w:shd w:val="clear" w:color="auto" w:fill="C1E4F5" w:themeFill="accent1" w:themeFillTint="33"/>
            <w:tcMar>
              <w:top w:w="120" w:type="dxa"/>
              <w:left w:w="180" w:type="dxa"/>
              <w:bottom w:w="120" w:type="dxa"/>
              <w:right w:w="180" w:type="dxa"/>
            </w:tcMar>
            <w:hideMark/>
          </w:tcPr>
          <w:p w14:paraId="11CD8D59" w14:textId="77777777" w:rsidR="00E5633E" w:rsidRPr="00853EAB" w:rsidRDefault="00010AF3" w:rsidP="00E5633E">
            <w:pPr>
              <w:spacing w:before="30" w:after="30"/>
              <w:ind w:left="30" w:right="30"/>
              <w:rPr>
                <w:rFonts w:ascii="Calibri" w:eastAsia="Times New Roman" w:hAnsi="Calibri" w:cs="Calibri"/>
                <w:sz w:val="16"/>
              </w:rPr>
            </w:pPr>
            <w:hyperlink r:id="rId17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5B45B63" w14:textId="77777777" w:rsidR="00E5633E" w:rsidRPr="00853EAB" w:rsidRDefault="00010AF3" w:rsidP="00E5633E">
            <w:pPr>
              <w:ind w:left="30" w:right="30"/>
              <w:rPr>
                <w:rFonts w:ascii="Calibri" w:eastAsia="Times New Roman" w:hAnsi="Calibri" w:cs="Calibri"/>
                <w:sz w:val="16"/>
              </w:rPr>
            </w:pPr>
            <w:hyperlink r:id="rId172" w:tgtFrame="_blank" w:history="1">
              <w:r w:rsidRPr="00853EAB">
                <w:rPr>
                  <w:rFonts w:ascii="Calibri" w:eastAsia="Times New Roman" w:hAnsi="Calibri" w:cs="Calibri"/>
                  <w:color w:val="0000FF"/>
                  <w:sz w:val="16"/>
                  <w:u w:val="single"/>
                </w:rPr>
                <w:t>89_C_16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22A674" w14:textId="77777777" w:rsidR="00E5633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Trips to HCPs and their families to visit spas, casinos or other venues known for entertainment.</w:t>
            </w:r>
          </w:p>
        </w:tc>
        <w:tc>
          <w:tcPr>
            <w:tcW w:w="6000" w:type="dxa"/>
          </w:tcPr>
          <w:p w14:paraId="2358808A" w14:textId="77777777" w:rsidR="00E5633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医療専門家とその家族をスパ、カジノ、娯楽施設とされる他の場所へ招待する旅行。</w:t>
            </w:r>
          </w:p>
        </w:tc>
      </w:tr>
      <w:tr w:rsidR="002F1C3A" w:rsidRPr="00853EAB" w14:paraId="2EC4DE4C" w14:textId="77777777" w:rsidTr="55887888">
        <w:tc>
          <w:tcPr>
            <w:tcW w:w="1353" w:type="dxa"/>
            <w:shd w:val="clear" w:color="auto" w:fill="C1E4F5" w:themeFill="accent1" w:themeFillTint="33"/>
            <w:tcMar>
              <w:top w:w="120" w:type="dxa"/>
              <w:left w:w="180" w:type="dxa"/>
              <w:bottom w:w="120" w:type="dxa"/>
              <w:right w:w="180" w:type="dxa"/>
            </w:tcMar>
            <w:hideMark/>
          </w:tcPr>
          <w:p w14:paraId="06D413BA" w14:textId="77777777" w:rsidR="00E5633E" w:rsidRPr="00853EAB" w:rsidRDefault="00010AF3" w:rsidP="00E5633E">
            <w:pPr>
              <w:spacing w:before="30" w:after="30"/>
              <w:ind w:left="30" w:right="30"/>
              <w:rPr>
                <w:rFonts w:ascii="Calibri" w:eastAsia="Times New Roman" w:hAnsi="Calibri" w:cs="Calibri"/>
                <w:sz w:val="16"/>
              </w:rPr>
            </w:pPr>
            <w:hyperlink r:id="rId17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1058BF5" w14:textId="77777777" w:rsidR="00E5633E" w:rsidRPr="00853EAB" w:rsidRDefault="00010AF3" w:rsidP="00E5633E">
            <w:pPr>
              <w:ind w:left="30" w:right="30"/>
              <w:rPr>
                <w:rFonts w:ascii="Calibri" w:eastAsia="Times New Roman" w:hAnsi="Calibri" w:cs="Calibri"/>
                <w:sz w:val="16"/>
              </w:rPr>
            </w:pPr>
            <w:hyperlink r:id="rId174" w:tgtFrame="_blank" w:history="1">
              <w:r w:rsidRPr="00853EAB">
                <w:rPr>
                  <w:rFonts w:ascii="Calibri" w:eastAsia="Times New Roman" w:hAnsi="Calibri" w:cs="Calibri"/>
                  <w:color w:val="0000FF"/>
                  <w:sz w:val="16"/>
                  <w:u w:val="single"/>
                </w:rPr>
                <w:t>90_C_16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D6F120" w14:textId="77777777" w:rsidR="00E5633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Grants for future research or educational projects.</w:t>
            </w:r>
          </w:p>
        </w:tc>
        <w:tc>
          <w:tcPr>
            <w:tcW w:w="6000" w:type="dxa"/>
          </w:tcPr>
          <w:p w14:paraId="7CED1829" w14:textId="77777777" w:rsidR="00E5633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将来の研究または教育プロジェクトに対する助成</w:t>
            </w:r>
            <w:del w:id="268" w:author="Nakano, Kimiko" w:date="2025-12-16T11:20:00Z" w16du:dateUtc="2025-12-16T02:20:00Z">
              <w:r w:rsidRPr="007B7848" w:rsidDel="00EE3F7F">
                <w:rPr>
                  <w:rFonts w:ascii="Calibri" w:eastAsia="Kozuka Gothic Pro R" w:hAnsi="Calibri" w:cs="MS UI Gothic"/>
                  <w:lang w:eastAsia="ja-JP"/>
                </w:rPr>
                <w:delText>金</w:delText>
              </w:r>
            </w:del>
            <w:r w:rsidRPr="007B7848">
              <w:rPr>
                <w:rFonts w:ascii="Calibri" w:eastAsia="Kozuka Gothic Pro R" w:hAnsi="Calibri" w:cs="MS UI Gothic"/>
                <w:lang w:eastAsia="ja-JP"/>
              </w:rPr>
              <w:t>。</w:t>
            </w:r>
          </w:p>
        </w:tc>
      </w:tr>
      <w:tr w:rsidR="002F1C3A" w:rsidRPr="00853EAB" w14:paraId="68FE0705" w14:textId="77777777" w:rsidTr="55887888">
        <w:tc>
          <w:tcPr>
            <w:tcW w:w="1353" w:type="dxa"/>
            <w:shd w:val="clear" w:color="auto" w:fill="C1E4F5" w:themeFill="accent1" w:themeFillTint="33"/>
            <w:tcMar>
              <w:top w:w="120" w:type="dxa"/>
              <w:left w:w="180" w:type="dxa"/>
              <w:bottom w:w="120" w:type="dxa"/>
              <w:right w:w="180" w:type="dxa"/>
            </w:tcMar>
            <w:hideMark/>
          </w:tcPr>
          <w:p w14:paraId="5190D7C2" w14:textId="77777777" w:rsidR="00E5633E" w:rsidRPr="00853EAB" w:rsidRDefault="00010AF3" w:rsidP="00E5633E">
            <w:pPr>
              <w:spacing w:before="30" w:after="30"/>
              <w:ind w:left="30" w:right="30"/>
              <w:rPr>
                <w:rFonts w:ascii="Calibri" w:eastAsia="Times New Roman" w:hAnsi="Calibri" w:cs="Calibri"/>
                <w:sz w:val="16"/>
              </w:rPr>
            </w:pPr>
            <w:hyperlink r:id="rId17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3CB218A0" w14:textId="77777777" w:rsidR="00E5633E" w:rsidRPr="00853EAB" w:rsidRDefault="00010AF3" w:rsidP="00E5633E">
            <w:pPr>
              <w:ind w:left="30" w:right="30"/>
              <w:rPr>
                <w:rFonts w:ascii="Calibri" w:eastAsia="Times New Roman" w:hAnsi="Calibri" w:cs="Calibri"/>
                <w:sz w:val="16"/>
              </w:rPr>
            </w:pPr>
            <w:hyperlink r:id="rId176" w:tgtFrame="_blank" w:history="1">
              <w:r w:rsidRPr="00853EAB">
                <w:rPr>
                  <w:rFonts w:ascii="Calibri" w:eastAsia="Times New Roman" w:hAnsi="Calibri" w:cs="Calibri"/>
                  <w:color w:val="0000FF"/>
                  <w:sz w:val="16"/>
                  <w:u w:val="single"/>
                </w:rPr>
                <w:t>91_C_16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67823A" w14:textId="77777777" w:rsidR="00E5633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[3] Donations to government officials’ </w:t>
            </w:r>
            <w:proofErr w:type="spellStart"/>
            <w:r w:rsidRPr="00853EAB">
              <w:rPr>
                <w:rFonts w:ascii="Calibri" w:eastAsia="Times New Roman" w:hAnsi="Calibri" w:cs="Calibri"/>
              </w:rPr>
              <w:t>favorite</w:t>
            </w:r>
            <w:proofErr w:type="spellEnd"/>
            <w:r w:rsidRPr="00853EAB">
              <w:rPr>
                <w:rFonts w:ascii="Calibri" w:eastAsia="Times New Roman" w:hAnsi="Calibri" w:cs="Calibri"/>
              </w:rPr>
              <w:t xml:space="preserve"> charities.</w:t>
            </w:r>
          </w:p>
        </w:tc>
        <w:tc>
          <w:tcPr>
            <w:tcW w:w="6000" w:type="dxa"/>
          </w:tcPr>
          <w:p w14:paraId="78FBA536" w14:textId="77777777" w:rsidR="00E5633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政府関係者が支援する慈善事業への寄付。</w:t>
            </w:r>
          </w:p>
        </w:tc>
      </w:tr>
      <w:tr w:rsidR="002F1C3A" w:rsidRPr="00853EAB" w14:paraId="655DED5E" w14:textId="77777777" w:rsidTr="55887888">
        <w:tc>
          <w:tcPr>
            <w:tcW w:w="1353" w:type="dxa"/>
            <w:shd w:val="clear" w:color="auto" w:fill="C1E4F5" w:themeFill="accent1" w:themeFillTint="33"/>
            <w:tcMar>
              <w:top w:w="120" w:type="dxa"/>
              <w:left w:w="180" w:type="dxa"/>
              <w:bottom w:w="120" w:type="dxa"/>
              <w:right w:w="180" w:type="dxa"/>
            </w:tcMar>
            <w:hideMark/>
          </w:tcPr>
          <w:p w14:paraId="74603523" w14:textId="77777777" w:rsidR="00E5633E" w:rsidRPr="00853EAB" w:rsidRDefault="00010AF3" w:rsidP="00E5633E">
            <w:pPr>
              <w:spacing w:before="30" w:after="30"/>
              <w:ind w:left="30" w:right="30"/>
              <w:rPr>
                <w:rFonts w:ascii="Calibri" w:eastAsia="Times New Roman" w:hAnsi="Calibri" w:cs="Calibri"/>
                <w:sz w:val="16"/>
              </w:rPr>
            </w:pPr>
            <w:hyperlink r:id="rId17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29E37641" w14:textId="77777777" w:rsidR="00E5633E" w:rsidRPr="00853EAB" w:rsidRDefault="00010AF3" w:rsidP="00E5633E">
            <w:pPr>
              <w:ind w:left="30" w:right="30"/>
              <w:rPr>
                <w:rFonts w:ascii="Calibri" w:eastAsia="Times New Roman" w:hAnsi="Calibri" w:cs="Calibri"/>
                <w:sz w:val="16"/>
              </w:rPr>
            </w:pPr>
            <w:hyperlink r:id="rId178" w:tgtFrame="_blank" w:history="1">
              <w:r w:rsidRPr="00853EAB">
                <w:rPr>
                  <w:rFonts w:ascii="Calibri" w:eastAsia="Times New Roman" w:hAnsi="Calibri" w:cs="Calibri"/>
                  <w:color w:val="0000FF"/>
                  <w:sz w:val="16"/>
                  <w:u w:val="single"/>
                </w:rPr>
                <w:t>92_C_16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3C5CE1" w14:textId="77777777" w:rsidR="00E5633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All of the above.</w:t>
            </w:r>
          </w:p>
          <w:p w14:paraId="24C3DF3C" w14:textId="77777777" w:rsidR="00E5633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Next</w:t>
            </w:r>
          </w:p>
        </w:tc>
        <w:tc>
          <w:tcPr>
            <w:tcW w:w="6000" w:type="dxa"/>
          </w:tcPr>
          <w:p w14:paraId="0957BCD1" w14:textId="77777777" w:rsidR="00E5633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上記すべて</w:t>
            </w:r>
          </w:p>
          <w:p w14:paraId="05F3645D" w14:textId="77777777" w:rsidR="00E5633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次へ</w:t>
            </w:r>
          </w:p>
        </w:tc>
      </w:tr>
      <w:tr w:rsidR="002F1C3A" w:rsidRPr="00853EAB" w14:paraId="4E056945" w14:textId="77777777" w:rsidTr="55887888">
        <w:tc>
          <w:tcPr>
            <w:tcW w:w="1353" w:type="dxa"/>
            <w:shd w:val="clear" w:color="auto" w:fill="C1E4F5" w:themeFill="accent1" w:themeFillTint="33"/>
            <w:tcMar>
              <w:top w:w="120" w:type="dxa"/>
              <w:left w:w="180" w:type="dxa"/>
              <w:bottom w:w="120" w:type="dxa"/>
              <w:right w:w="180" w:type="dxa"/>
            </w:tcMar>
            <w:hideMark/>
          </w:tcPr>
          <w:p w14:paraId="5F682815" w14:textId="77777777" w:rsidR="001C3170" w:rsidRPr="00853EAB" w:rsidRDefault="00010AF3" w:rsidP="001C3170">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39D68DEA" w14:textId="77777777" w:rsidR="001C3170" w:rsidRPr="00853EAB" w:rsidRDefault="00010AF3" w:rsidP="001C3170">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9: Feedback</w:t>
            </w:r>
          </w:p>
          <w:p w14:paraId="770F0D24" w14:textId="77777777" w:rsidR="001C3170" w:rsidRPr="00853EAB" w:rsidRDefault="00010AF3" w:rsidP="001C3170">
            <w:pPr>
              <w:ind w:left="30" w:right="30"/>
              <w:rPr>
                <w:rFonts w:ascii="Calibri" w:eastAsia="Times New Roman" w:hAnsi="Calibri" w:cs="Calibri"/>
                <w:sz w:val="16"/>
              </w:rPr>
            </w:pPr>
            <w:r w:rsidRPr="00853EAB">
              <w:rPr>
                <w:rFonts w:ascii="Calibri" w:eastAsia="Times New Roman" w:hAnsi="Calibri" w:cs="Calibri"/>
                <w:sz w:val="16"/>
              </w:rPr>
              <w:t>93_C_16</w:t>
            </w:r>
          </w:p>
        </w:tc>
        <w:tc>
          <w:tcPr>
            <w:tcW w:w="6000" w:type="dxa"/>
            <w:tcMar>
              <w:top w:w="120" w:type="dxa"/>
              <w:left w:w="180" w:type="dxa"/>
              <w:bottom w:w="120" w:type="dxa"/>
              <w:right w:w="180" w:type="dxa"/>
            </w:tcMar>
            <w:hideMark/>
          </w:tcPr>
          <w:p w14:paraId="177814B1" w14:textId="77777777" w:rsidR="001C317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74BE9274" w14:textId="674DC872" w:rsidR="001C317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「グローバル腐敗行為防止ポリシー」（</w:t>
            </w:r>
            <w:r w:rsidRPr="007B7848">
              <w:rPr>
                <w:rFonts w:ascii="Calibri" w:eastAsia="Kozuka Gothic Pro R" w:hAnsi="Calibri" w:cs="MS UI Gothic"/>
                <w:lang w:eastAsia="ja-JP"/>
              </w:rPr>
              <w:t>GLB-ANTI-CORRUPTION</w:t>
            </w:r>
            <w:r w:rsidRPr="007B7848">
              <w:rPr>
                <w:rFonts w:ascii="Calibri" w:eastAsia="Kozuka Gothic Pro R" w:hAnsi="Calibri" w:cs="MS UI Gothic"/>
                <w:lang w:eastAsia="ja-JP"/>
              </w:rPr>
              <w:t>）に記載されている贈収賄・腐敗行為に関するアボットの基準は、ビジネスを正直に、公正に、そして誠実に行うという当社のコミットメントに一致しています。つまり、ビジネスを勝ち取るために</w:t>
            </w:r>
            <w:ins w:id="269" w:author="Nakano, Kimiko" w:date="2025-12-16T12:20:00Z" w16du:dateUtc="2025-12-16T03:20:00Z">
              <w:r w:rsidR="00390D4F">
                <w:rPr>
                  <w:rFonts w:ascii="Calibri" w:eastAsia="Kozuka Gothic Pro R" w:hAnsi="Calibri" w:cs="MS UI Gothic" w:hint="eastAsia"/>
                  <w:lang w:eastAsia="ja-JP"/>
                </w:rPr>
                <w:t>経済的価値のあるもの</w:t>
              </w:r>
            </w:ins>
            <w:del w:id="270" w:author="Nakano, Kimiko" w:date="2025-12-16T12:20:00Z" w16du:dateUtc="2025-12-16T03:20:00Z">
              <w:r w:rsidRPr="007B7848" w:rsidDel="00390D4F">
                <w:rPr>
                  <w:rFonts w:ascii="Calibri" w:eastAsia="Kozuka Gothic Pro R" w:hAnsi="Calibri" w:cs="MS UI Gothic"/>
                  <w:lang w:eastAsia="ja-JP"/>
                </w:rPr>
                <w:delText>有価物</w:delText>
              </w:r>
            </w:del>
            <w:r w:rsidRPr="007B7848">
              <w:rPr>
                <w:rFonts w:ascii="Calibri" w:eastAsia="Kozuka Gothic Pro R" w:hAnsi="Calibri" w:cs="MS UI Gothic"/>
                <w:lang w:eastAsia="ja-JP"/>
              </w:rPr>
              <w:t>を申し出または提供することは、絶対に許されません。</w:t>
            </w:r>
          </w:p>
        </w:tc>
      </w:tr>
      <w:tr w:rsidR="002F1C3A" w:rsidRPr="00853EAB" w14:paraId="04A5B9EC" w14:textId="77777777" w:rsidTr="55887888">
        <w:tc>
          <w:tcPr>
            <w:tcW w:w="1353" w:type="dxa"/>
            <w:shd w:val="clear" w:color="auto" w:fill="C1E4F5" w:themeFill="accent1" w:themeFillTint="33"/>
            <w:tcMar>
              <w:top w:w="120" w:type="dxa"/>
              <w:left w:w="180" w:type="dxa"/>
              <w:bottom w:w="120" w:type="dxa"/>
              <w:right w:w="180" w:type="dxa"/>
            </w:tcMar>
            <w:hideMark/>
          </w:tcPr>
          <w:p w14:paraId="40A46318" w14:textId="77777777" w:rsidR="001C3170" w:rsidRPr="00853EAB" w:rsidRDefault="00010AF3" w:rsidP="001C3170">
            <w:pPr>
              <w:spacing w:before="30" w:after="30"/>
              <w:ind w:left="30" w:right="30"/>
              <w:rPr>
                <w:rFonts w:ascii="Calibri" w:eastAsia="Times New Roman" w:hAnsi="Calibri" w:cs="Calibri"/>
                <w:sz w:val="16"/>
              </w:rPr>
            </w:pPr>
            <w:hyperlink r:id="rId179"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7D7A6030" w14:textId="77777777" w:rsidR="001C3170" w:rsidRPr="00853EAB" w:rsidRDefault="00010AF3" w:rsidP="001C3170">
            <w:pPr>
              <w:ind w:left="30" w:right="30"/>
              <w:rPr>
                <w:rFonts w:ascii="Calibri" w:eastAsia="Times New Roman" w:hAnsi="Calibri" w:cs="Calibri"/>
                <w:sz w:val="16"/>
              </w:rPr>
            </w:pPr>
            <w:hyperlink r:id="rId180" w:tgtFrame="_blank" w:history="1">
              <w:r w:rsidRPr="00853EAB">
                <w:rPr>
                  <w:rFonts w:ascii="Calibri" w:eastAsia="Times New Roman" w:hAnsi="Calibri" w:cs="Calibri"/>
                  <w:color w:val="0000FF"/>
                  <w:sz w:val="16"/>
                  <w:u w:val="single"/>
                </w:rPr>
                <w:t>94_C_16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C914C9" w14:textId="77777777" w:rsidR="001C317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6F2F4CE4" w14:textId="194B2F73" w:rsidR="001C3170"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 xml:space="preserve">[10] </w:t>
            </w:r>
            <w:r w:rsidRPr="007B7848">
              <w:rPr>
                <w:rFonts w:ascii="Calibri" w:eastAsia="Kozuka Gothic Pro R" w:hAnsi="Calibri" w:cs="MS UI Gothic"/>
                <w:lang w:eastAsia="ja-JP"/>
              </w:rPr>
              <w:t>キーオピニオンリーダーである医療専門家が、「アボットにとって追加のビジネス機会を提供する見返りに、自分が参加したい教育プログラムへの支援を手配してほしい」と依頼してきました。どの</w:t>
            </w:r>
            <w:del w:id="271" w:author="Terano, Kumiko" w:date="2025-12-23T16:50:00Z" w16du:dateUtc="2025-12-23T07:50:00Z">
              <w:r w:rsidRPr="007B7848" w:rsidDel="005213BF">
                <w:rPr>
                  <w:rFonts w:ascii="Calibri" w:eastAsia="Kozuka Gothic Pro R" w:hAnsi="Calibri" w:cs="MS UI Gothic" w:hint="eastAsia"/>
                  <w:lang w:eastAsia="ja-JP"/>
                </w:rPr>
                <w:delText>意見</w:delText>
              </w:r>
            </w:del>
            <w:ins w:id="272" w:author="Terano, Kumiko" w:date="2025-12-23T16:50:00Z" w16du:dateUtc="2025-12-23T07:50:00Z">
              <w:r w:rsidR="005213BF">
                <w:rPr>
                  <w:rFonts w:ascii="Calibri" w:eastAsia="Kozuka Gothic Pro R" w:hAnsi="Calibri" w:cs="MS UI Gothic" w:hint="eastAsia"/>
                  <w:lang w:eastAsia="ja-JP"/>
                </w:rPr>
                <w:t>選択肢</w:t>
              </w:r>
            </w:ins>
            <w:r w:rsidRPr="007B7848">
              <w:rPr>
                <w:rFonts w:ascii="Calibri" w:eastAsia="Kozuka Gothic Pro R" w:hAnsi="Calibri" w:cs="MS UI Gothic"/>
                <w:lang w:eastAsia="ja-JP"/>
              </w:rPr>
              <w:t>が最も適切ですか？</w:t>
            </w:r>
          </w:p>
        </w:tc>
      </w:tr>
      <w:tr w:rsidR="002F1C3A" w:rsidRPr="00853EAB" w14:paraId="3A875AC9" w14:textId="77777777" w:rsidTr="55887888">
        <w:tc>
          <w:tcPr>
            <w:tcW w:w="1353" w:type="dxa"/>
            <w:shd w:val="clear" w:color="auto" w:fill="C1E4F5" w:themeFill="accent1" w:themeFillTint="33"/>
            <w:tcMar>
              <w:top w:w="120" w:type="dxa"/>
              <w:left w:w="180" w:type="dxa"/>
              <w:bottom w:w="120" w:type="dxa"/>
              <w:right w:w="180" w:type="dxa"/>
            </w:tcMar>
            <w:hideMark/>
          </w:tcPr>
          <w:p w14:paraId="64DA4635" w14:textId="77777777" w:rsidR="001C3170" w:rsidRPr="00853EAB" w:rsidRDefault="00010AF3" w:rsidP="001C3170">
            <w:pPr>
              <w:spacing w:before="30" w:after="30"/>
              <w:ind w:left="30" w:right="30"/>
              <w:rPr>
                <w:rFonts w:ascii="Calibri" w:eastAsia="Times New Roman" w:hAnsi="Calibri" w:cs="Calibri"/>
                <w:sz w:val="16"/>
              </w:rPr>
            </w:pPr>
            <w:hyperlink r:id="rId181"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24C4574A" w14:textId="77777777" w:rsidR="001C3170" w:rsidRPr="00853EAB" w:rsidRDefault="00010AF3" w:rsidP="001C3170">
            <w:pPr>
              <w:ind w:left="30" w:right="30"/>
              <w:rPr>
                <w:rFonts w:ascii="Calibri" w:eastAsia="Times New Roman" w:hAnsi="Calibri" w:cs="Calibri"/>
                <w:sz w:val="16"/>
              </w:rPr>
            </w:pPr>
            <w:hyperlink r:id="rId182" w:tgtFrame="_blank" w:history="1">
              <w:r w:rsidRPr="00853EAB">
                <w:rPr>
                  <w:rFonts w:ascii="Calibri" w:eastAsia="Times New Roman" w:hAnsi="Calibri" w:cs="Calibri"/>
                  <w:color w:val="0000FF"/>
                  <w:sz w:val="16"/>
                  <w:u w:val="single"/>
                </w:rPr>
                <w:t>95_C_16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558B46" w14:textId="77777777" w:rsidR="001C317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Firmly reject the request on the basis that it violates Abbott’s Anti-corruption Policy.</w:t>
            </w:r>
          </w:p>
        </w:tc>
        <w:tc>
          <w:tcPr>
            <w:tcW w:w="6000" w:type="dxa"/>
          </w:tcPr>
          <w:p w14:paraId="3BCCCAA8" w14:textId="77777777" w:rsidR="001C317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[1] </w:t>
            </w:r>
            <w:r w:rsidRPr="007B7848">
              <w:rPr>
                <w:rFonts w:ascii="Calibri" w:eastAsia="Kozuka Gothic Pro R" w:hAnsi="Calibri" w:cs="MS UI Gothic"/>
                <w:lang w:eastAsia="ja-JP"/>
              </w:rPr>
              <w:t>これはアボットの腐敗行為防止ポリシーに反するので、その依頼をはっきりと断る。</w:t>
            </w:r>
          </w:p>
        </w:tc>
      </w:tr>
      <w:tr w:rsidR="002F1C3A" w:rsidRPr="00853EAB" w14:paraId="277B16EF" w14:textId="77777777" w:rsidTr="55887888">
        <w:tc>
          <w:tcPr>
            <w:tcW w:w="1353" w:type="dxa"/>
            <w:shd w:val="clear" w:color="auto" w:fill="C1E4F5" w:themeFill="accent1" w:themeFillTint="33"/>
            <w:tcMar>
              <w:top w:w="120" w:type="dxa"/>
              <w:left w:w="180" w:type="dxa"/>
              <w:bottom w:w="120" w:type="dxa"/>
              <w:right w:w="180" w:type="dxa"/>
            </w:tcMar>
            <w:hideMark/>
          </w:tcPr>
          <w:p w14:paraId="75B29CFE" w14:textId="77777777" w:rsidR="001C3170" w:rsidRPr="00853EAB" w:rsidRDefault="00010AF3" w:rsidP="001C3170">
            <w:pPr>
              <w:spacing w:before="30" w:after="30"/>
              <w:ind w:left="30" w:right="30"/>
              <w:rPr>
                <w:rFonts w:ascii="Calibri" w:eastAsia="Times New Roman" w:hAnsi="Calibri" w:cs="Calibri"/>
                <w:sz w:val="16"/>
              </w:rPr>
            </w:pPr>
            <w:hyperlink r:id="rId183"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603DC384" w14:textId="77777777" w:rsidR="001C3170" w:rsidRPr="00853EAB" w:rsidRDefault="00010AF3" w:rsidP="001C3170">
            <w:pPr>
              <w:ind w:left="30" w:right="30"/>
              <w:rPr>
                <w:rFonts w:ascii="Calibri" w:eastAsia="Times New Roman" w:hAnsi="Calibri" w:cs="Calibri"/>
                <w:sz w:val="16"/>
              </w:rPr>
            </w:pPr>
            <w:hyperlink r:id="rId184" w:tgtFrame="_blank" w:history="1">
              <w:r w:rsidRPr="00853EAB">
                <w:rPr>
                  <w:rFonts w:ascii="Calibri" w:eastAsia="Times New Roman" w:hAnsi="Calibri" w:cs="Calibri"/>
                  <w:color w:val="0000FF"/>
                  <w:sz w:val="16"/>
                  <w:u w:val="single"/>
                </w:rPr>
                <w:t>96_C_16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8299E9" w14:textId="77777777" w:rsidR="001C317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[2] Tell the HCP that you will ask your manager.</w:t>
            </w:r>
          </w:p>
        </w:tc>
        <w:tc>
          <w:tcPr>
            <w:tcW w:w="6000" w:type="dxa"/>
          </w:tcPr>
          <w:p w14:paraId="79575C41" w14:textId="77777777" w:rsidR="001C317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[2] </w:t>
            </w:r>
            <w:r w:rsidRPr="007B7848">
              <w:rPr>
                <w:rFonts w:ascii="Calibri" w:eastAsia="Kozuka Gothic Pro R" w:hAnsi="Calibri" w:cs="MS UI Gothic"/>
                <w:lang w:eastAsia="ja-JP"/>
              </w:rPr>
              <w:t>医療専門家に、上司に聞いてみると伝える。</w:t>
            </w:r>
          </w:p>
        </w:tc>
      </w:tr>
      <w:tr w:rsidR="002F1C3A" w:rsidRPr="00853EAB" w14:paraId="1C1F0250" w14:textId="77777777" w:rsidTr="55887888">
        <w:tc>
          <w:tcPr>
            <w:tcW w:w="1353" w:type="dxa"/>
            <w:shd w:val="clear" w:color="auto" w:fill="C1E4F5" w:themeFill="accent1" w:themeFillTint="33"/>
            <w:tcMar>
              <w:top w:w="120" w:type="dxa"/>
              <w:left w:w="180" w:type="dxa"/>
              <w:bottom w:w="120" w:type="dxa"/>
              <w:right w:w="180" w:type="dxa"/>
            </w:tcMar>
            <w:hideMark/>
          </w:tcPr>
          <w:p w14:paraId="382BA943" w14:textId="77777777" w:rsidR="001C3170" w:rsidRPr="00853EAB" w:rsidRDefault="00010AF3" w:rsidP="001C3170">
            <w:pPr>
              <w:spacing w:before="30" w:after="30"/>
              <w:ind w:left="30" w:right="30"/>
              <w:rPr>
                <w:rFonts w:ascii="Calibri" w:eastAsia="Times New Roman" w:hAnsi="Calibri" w:cs="Calibri"/>
                <w:sz w:val="16"/>
              </w:rPr>
            </w:pPr>
            <w:hyperlink r:id="rId185"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7E095264" w14:textId="77777777" w:rsidR="001C3170" w:rsidRPr="00853EAB" w:rsidRDefault="00010AF3" w:rsidP="001C3170">
            <w:pPr>
              <w:ind w:left="30" w:right="30"/>
              <w:rPr>
                <w:rFonts w:ascii="Calibri" w:eastAsia="Times New Roman" w:hAnsi="Calibri" w:cs="Calibri"/>
                <w:sz w:val="16"/>
              </w:rPr>
            </w:pPr>
            <w:hyperlink r:id="rId186" w:tgtFrame="_blank" w:history="1">
              <w:r w:rsidRPr="00853EAB">
                <w:rPr>
                  <w:rFonts w:ascii="Calibri" w:eastAsia="Times New Roman" w:hAnsi="Calibri" w:cs="Calibri"/>
                  <w:color w:val="0000FF"/>
                  <w:sz w:val="16"/>
                  <w:u w:val="single"/>
                </w:rPr>
                <w:t>97_C_16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AACB7A" w14:textId="77777777" w:rsidR="001C317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Agree to the request, as the HCP is a key opinion leader with a lot of influence.</w:t>
            </w:r>
          </w:p>
        </w:tc>
        <w:tc>
          <w:tcPr>
            <w:tcW w:w="6000" w:type="dxa"/>
          </w:tcPr>
          <w:p w14:paraId="214CD89F" w14:textId="77777777" w:rsidR="001C317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この医療専門家は大きな影響力を持つキーオピニオンリーダーなので、依頼を承諾する。</w:t>
            </w:r>
          </w:p>
        </w:tc>
      </w:tr>
      <w:tr w:rsidR="002F1C3A" w:rsidRPr="00853EAB" w14:paraId="2F8350FF" w14:textId="77777777" w:rsidTr="55887888">
        <w:tc>
          <w:tcPr>
            <w:tcW w:w="1353" w:type="dxa"/>
            <w:shd w:val="clear" w:color="auto" w:fill="C1E4F5" w:themeFill="accent1" w:themeFillTint="33"/>
            <w:tcMar>
              <w:top w:w="120" w:type="dxa"/>
              <w:left w:w="180" w:type="dxa"/>
              <w:bottom w:w="120" w:type="dxa"/>
              <w:right w:w="180" w:type="dxa"/>
            </w:tcMar>
            <w:hideMark/>
          </w:tcPr>
          <w:p w14:paraId="6CA87387" w14:textId="77777777" w:rsidR="001C3170" w:rsidRPr="00853EAB" w:rsidRDefault="00010AF3" w:rsidP="001C3170">
            <w:pPr>
              <w:spacing w:before="30" w:after="30"/>
              <w:ind w:left="30" w:right="30"/>
              <w:rPr>
                <w:rFonts w:ascii="Calibri" w:eastAsia="Times New Roman" w:hAnsi="Calibri" w:cs="Calibri"/>
                <w:sz w:val="16"/>
              </w:rPr>
            </w:pPr>
            <w:hyperlink r:id="rId187" w:tgtFrame="_blank" w:history="1">
              <w:r w:rsidRPr="00853EAB">
                <w:rPr>
                  <w:rFonts w:ascii="Calibri" w:eastAsia="Times New Roman" w:hAnsi="Calibri" w:cs="Calibri"/>
                  <w:color w:val="0000FF"/>
                  <w:sz w:val="16"/>
                  <w:u w:val="single"/>
                </w:rPr>
                <w:t>Screen 15</w:t>
              </w:r>
            </w:hyperlink>
            <w:r w:rsidRPr="00853EAB">
              <w:rPr>
                <w:rFonts w:ascii="Calibri" w:eastAsia="Times New Roman" w:hAnsi="Calibri" w:cs="Calibri"/>
                <w:sz w:val="16"/>
              </w:rPr>
              <w:t xml:space="preserve"> </w:t>
            </w:r>
          </w:p>
          <w:p w14:paraId="1564F24A" w14:textId="77777777" w:rsidR="001C3170" w:rsidRPr="00853EAB" w:rsidRDefault="00010AF3" w:rsidP="001C3170">
            <w:pPr>
              <w:ind w:left="30" w:right="30"/>
              <w:rPr>
                <w:rFonts w:ascii="Calibri" w:eastAsia="Times New Roman" w:hAnsi="Calibri" w:cs="Calibri"/>
                <w:sz w:val="16"/>
              </w:rPr>
            </w:pPr>
            <w:hyperlink r:id="rId188" w:tgtFrame="_blank" w:history="1">
              <w:r w:rsidRPr="00853EAB">
                <w:rPr>
                  <w:rFonts w:ascii="Calibri" w:eastAsia="Times New Roman" w:hAnsi="Calibri" w:cs="Calibri"/>
                  <w:color w:val="0000FF"/>
                  <w:sz w:val="16"/>
                  <w:u w:val="single"/>
                </w:rPr>
                <w:t>98_C_16</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AFB841" w14:textId="77777777" w:rsidR="001C317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[4] None of the above.</w:t>
            </w:r>
          </w:p>
          <w:p w14:paraId="5C3C785E" w14:textId="77777777" w:rsidR="001C317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Submit</w:t>
            </w:r>
          </w:p>
        </w:tc>
        <w:tc>
          <w:tcPr>
            <w:tcW w:w="6000" w:type="dxa"/>
          </w:tcPr>
          <w:p w14:paraId="16E2976D" w14:textId="77777777" w:rsidR="001C317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[4] </w:t>
            </w:r>
            <w:r w:rsidRPr="007B7848">
              <w:rPr>
                <w:rFonts w:ascii="Calibri" w:eastAsia="Kozuka Gothic Pro R" w:hAnsi="Calibri" w:cs="MS UI Gothic"/>
                <w:lang w:eastAsia="ja-JP"/>
              </w:rPr>
              <w:t>上記のどれでもない。</w:t>
            </w:r>
          </w:p>
          <w:p w14:paraId="0DD7EBF2" w14:textId="77777777" w:rsidR="001C317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送信</w:t>
            </w:r>
          </w:p>
        </w:tc>
      </w:tr>
      <w:tr w:rsidR="002F1C3A" w:rsidRPr="00853EAB" w14:paraId="79F5ACE3" w14:textId="77777777" w:rsidTr="55887888">
        <w:tc>
          <w:tcPr>
            <w:tcW w:w="1353" w:type="dxa"/>
            <w:shd w:val="clear" w:color="auto" w:fill="C1E4F5" w:themeFill="accent1" w:themeFillTint="33"/>
            <w:tcMar>
              <w:top w:w="120" w:type="dxa"/>
              <w:left w:w="180" w:type="dxa"/>
              <w:bottom w:w="120" w:type="dxa"/>
              <w:right w:w="180" w:type="dxa"/>
            </w:tcMar>
            <w:hideMark/>
          </w:tcPr>
          <w:p w14:paraId="5BC7154F" w14:textId="77777777" w:rsidR="00A551B5" w:rsidRPr="00853EAB" w:rsidRDefault="00010AF3" w:rsidP="00A551B5">
            <w:pPr>
              <w:spacing w:before="30" w:after="30"/>
              <w:ind w:left="30" w:right="30"/>
              <w:rPr>
                <w:rFonts w:ascii="Calibri" w:eastAsia="Times New Roman" w:hAnsi="Calibri" w:cs="Calibri"/>
                <w:sz w:val="16"/>
              </w:rPr>
            </w:pPr>
            <w:r w:rsidRPr="00853EAB">
              <w:rPr>
                <w:rFonts w:ascii="Calibri" w:eastAsia="Times New Roman" w:hAnsi="Calibri" w:cs="Calibri"/>
                <w:sz w:val="16"/>
              </w:rPr>
              <w:t>Screen 15</w:t>
            </w:r>
          </w:p>
          <w:p w14:paraId="7F896D42" w14:textId="77777777" w:rsidR="00A551B5" w:rsidRPr="00853EAB" w:rsidRDefault="00010AF3" w:rsidP="00A551B5">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10: Feedback</w:t>
            </w:r>
          </w:p>
          <w:p w14:paraId="56317CF4" w14:textId="77777777" w:rsidR="00A551B5" w:rsidRPr="00853EAB" w:rsidRDefault="00010AF3" w:rsidP="00A551B5">
            <w:pPr>
              <w:ind w:left="30" w:right="30"/>
              <w:rPr>
                <w:rFonts w:ascii="Calibri" w:eastAsia="Times New Roman" w:hAnsi="Calibri" w:cs="Calibri"/>
                <w:sz w:val="16"/>
              </w:rPr>
            </w:pPr>
            <w:r w:rsidRPr="00853EAB">
              <w:rPr>
                <w:rFonts w:ascii="Calibri" w:eastAsia="Times New Roman" w:hAnsi="Calibri" w:cs="Calibri"/>
                <w:sz w:val="16"/>
              </w:rPr>
              <w:t>99_C_16</w:t>
            </w:r>
          </w:p>
        </w:tc>
        <w:tc>
          <w:tcPr>
            <w:tcW w:w="6000" w:type="dxa"/>
            <w:tcMar>
              <w:top w:w="120" w:type="dxa"/>
              <w:left w:w="180" w:type="dxa"/>
              <w:bottom w:w="120" w:type="dxa"/>
              <w:right w:w="180" w:type="dxa"/>
            </w:tcMar>
            <w:hideMark/>
          </w:tcPr>
          <w:p w14:paraId="43937FC5" w14:textId="77777777" w:rsidR="00A551B5"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 do not offer or provide anything of value to gain a business advantage, directly or indirectly, in line with anti-bribery principles.</w:t>
            </w:r>
          </w:p>
        </w:tc>
        <w:tc>
          <w:tcPr>
            <w:tcW w:w="6000" w:type="dxa"/>
          </w:tcPr>
          <w:p w14:paraId="0C998E53" w14:textId="6548E6CA" w:rsidR="00A551B5"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私たちは、ビジネス上の優位性を得る目的で、</w:t>
            </w:r>
            <w:ins w:id="273" w:author="Nakano, Kimiko" w:date="2025-12-16T12:20:00Z" w16du:dateUtc="2025-12-16T03:20:00Z">
              <w:r w:rsidR="003C7A16">
                <w:rPr>
                  <w:rFonts w:ascii="Calibri" w:eastAsia="Kozuka Gothic Pro R" w:hAnsi="Calibri" w:cs="MS UI Gothic" w:hint="eastAsia"/>
                  <w:lang w:eastAsia="ja-JP"/>
                </w:rPr>
                <w:t>経済的</w:t>
              </w:r>
            </w:ins>
            <w:r w:rsidRPr="007B7848">
              <w:rPr>
                <w:rFonts w:ascii="Calibri" w:eastAsia="Kozuka Gothic Pro R" w:hAnsi="Calibri" w:cs="MS UI Gothic"/>
                <w:lang w:eastAsia="ja-JP"/>
              </w:rPr>
              <w:t>価値</w:t>
            </w:r>
            <w:ins w:id="274" w:author="Nakano, Kimiko" w:date="2025-12-16T12:20:00Z" w16du:dateUtc="2025-12-16T03:20:00Z">
              <w:r w:rsidR="003C7A16">
                <w:rPr>
                  <w:rFonts w:ascii="Calibri" w:eastAsia="Kozuka Gothic Pro R" w:hAnsi="Calibri" w:cs="MS UI Gothic" w:hint="eastAsia"/>
                  <w:lang w:eastAsia="ja-JP"/>
                </w:rPr>
                <w:t>の</w:t>
              </w:r>
            </w:ins>
            <w:r w:rsidRPr="007B7848">
              <w:rPr>
                <w:rFonts w:ascii="Calibri" w:eastAsia="Kozuka Gothic Pro R" w:hAnsi="Calibri" w:cs="MS UI Gothic"/>
                <w:lang w:eastAsia="ja-JP"/>
              </w:rPr>
              <w:t>あるものを直接的にも間接的にも提供しません。これは贈収賄防止の原則に基づくものです。</w:t>
            </w:r>
          </w:p>
        </w:tc>
      </w:tr>
      <w:tr w:rsidR="002F1C3A" w:rsidRPr="00853EAB" w14:paraId="7744E28E" w14:textId="77777777" w:rsidTr="55887888">
        <w:tc>
          <w:tcPr>
            <w:tcW w:w="1353" w:type="dxa"/>
            <w:shd w:val="clear" w:color="auto" w:fill="C1E4F5" w:themeFill="accent1" w:themeFillTint="33"/>
            <w:tcMar>
              <w:top w:w="120" w:type="dxa"/>
              <w:left w:w="180" w:type="dxa"/>
              <w:bottom w:w="120" w:type="dxa"/>
              <w:right w:w="180" w:type="dxa"/>
            </w:tcMar>
            <w:hideMark/>
          </w:tcPr>
          <w:p w14:paraId="60F67D25" w14:textId="77777777" w:rsidR="003C2A50" w:rsidRPr="00853EAB" w:rsidRDefault="00010AF3" w:rsidP="003C2A50">
            <w:pPr>
              <w:spacing w:before="30" w:after="30"/>
              <w:ind w:left="30" w:right="30"/>
              <w:rPr>
                <w:rFonts w:ascii="Calibri" w:eastAsia="Times New Roman" w:hAnsi="Calibri" w:cs="Calibri"/>
                <w:sz w:val="16"/>
              </w:rPr>
            </w:pPr>
            <w:hyperlink r:id="rId189" w:tgtFrame="_blank" w:history="1">
              <w:r w:rsidRPr="00853EAB">
                <w:rPr>
                  <w:rFonts w:ascii="Calibri" w:eastAsia="Times New Roman" w:hAnsi="Calibri" w:cs="Calibri"/>
                  <w:color w:val="0000FF"/>
                  <w:sz w:val="16"/>
                  <w:u w:val="single"/>
                </w:rPr>
                <w:t>Screen 16</w:t>
              </w:r>
            </w:hyperlink>
            <w:r w:rsidRPr="00853EAB">
              <w:rPr>
                <w:rFonts w:ascii="Calibri" w:eastAsia="Times New Roman" w:hAnsi="Calibri" w:cs="Calibri"/>
                <w:sz w:val="16"/>
              </w:rPr>
              <w:t xml:space="preserve"> </w:t>
            </w:r>
          </w:p>
          <w:p w14:paraId="6B2BD7DE" w14:textId="77777777" w:rsidR="003C2A50" w:rsidRPr="00853EAB" w:rsidRDefault="00010AF3" w:rsidP="003C2A50">
            <w:pPr>
              <w:ind w:left="30" w:right="30"/>
              <w:rPr>
                <w:rFonts w:ascii="Calibri" w:eastAsia="Times New Roman" w:hAnsi="Calibri" w:cs="Calibri"/>
                <w:sz w:val="16"/>
              </w:rPr>
            </w:pPr>
            <w:hyperlink r:id="rId190" w:tgtFrame="_blank" w:history="1">
              <w:r w:rsidRPr="00853EAB">
                <w:rPr>
                  <w:rFonts w:ascii="Calibri" w:eastAsia="Times New Roman" w:hAnsi="Calibri" w:cs="Calibri"/>
                  <w:color w:val="0000FF"/>
                  <w:sz w:val="16"/>
                  <w:u w:val="single"/>
                </w:rPr>
                <w:t>100_C_17</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056147"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No results are available, as you have not completed the Knowledge Check.</w:t>
            </w:r>
          </w:p>
          <w:p w14:paraId="45719D8F"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Congratulations! You have successfully passed the Knowledge Check.</w:t>
            </w:r>
          </w:p>
          <w:p w14:paraId="32B65CB4"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Please review your results below by clicking on each question.</w:t>
            </w:r>
          </w:p>
          <w:p w14:paraId="190F327F"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Once you’re done, click the forward arrow to take a short survey.</w:t>
            </w:r>
          </w:p>
          <w:p w14:paraId="7710E216"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Sorry, you did not pass the Knowledge Check. Take a few minutes to review your results below by clicking on each question.</w:t>
            </w:r>
          </w:p>
          <w:p w14:paraId="5DBE6FC9"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When you are done, click the Retake button.</w:t>
            </w:r>
          </w:p>
        </w:tc>
        <w:tc>
          <w:tcPr>
            <w:tcW w:w="6000" w:type="dxa"/>
          </w:tcPr>
          <w:p w14:paraId="6DD34D5B" w14:textId="77777777" w:rsidR="003C2A5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理解度チェックを完了していないため、結果を表示できません。</w:t>
            </w:r>
          </w:p>
          <w:p w14:paraId="5E4B8601" w14:textId="77777777" w:rsidR="003C2A5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おめでとうございます！理解度チェックに合格しました。</w:t>
            </w:r>
          </w:p>
          <w:p w14:paraId="1260CE93" w14:textId="77777777" w:rsidR="003C2A5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以下の各質問をクリックして結果を確認してください。</w:t>
            </w:r>
          </w:p>
          <w:p w14:paraId="26E19AB2" w14:textId="77777777" w:rsidR="003C2A5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完了したら、</w:t>
            </w:r>
            <w:r w:rsidRPr="007B7848">
              <w:rPr>
                <w:rFonts w:ascii="Calibri" w:eastAsia="Kozuka Gothic Pro R" w:hAnsi="Calibri" w:cs="MS UI Gothic"/>
                <w:lang w:eastAsia="ja-JP"/>
              </w:rPr>
              <w:t>[</w:t>
            </w:r>
            <w:r w:rsidRPr="007B7848">
              <w:rPr>
                <w:rFonts w:ascii="Calibri" w:eastAsia="Kozuka Gothic Pro R" w:hAnsi="Calibri" w:cs="MS UI Gothic"/>
                <w:lang w:eastAsia="ja-JP"/>
              </w:rPr>
              <w:t>次へ</w:t>
            </w:r>
            <w:r w:rsidRPr="007B7848">
              <w:rPr>
                <w:rFonts w:ascii="Calibri" w:eastAsia="Kozuka Gothic Pro R" w:hAnsi="Calibri" w:cs="MS UI Gothic"/>
                <w:lang w:eastAsia="ja-JP"/>
              </w:rPr>
              <w:t>]</w:t>
            </w:r>
            <w:r w:rsidRPr="007B7848">
              <w:rPr>
                <w:rFonts w:ascii="Calibri" w:eastAsia="Kozuka Gothic Pro R" w:hAnsi="Calibri" w:cs="MS UI Gothic"/>
                <w:lang w:eastAsia="ja-JP"/>
              </w:rPr>
              <w:t>の矢印をクリックして簡単なアンケートにお答えください。</w:t>
            </w:r>
          </w:p>
          <w:p w14:paraId="37F86878" w14:textId="77777777" w:rsidR="003C2A5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残念ながら、理解度チェックに合格しませんでした。数分時間を取って、以下の各質問をクリックして結果を確認してください。</w:t>
            </w:r>
          </w:p>
          <w:p w14:paraId="4FCC9A36" w14:textId="77777777" w:rsidR="003C2A50"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確認し終わったら、</w:t>
            </w:r>
            <w:r w:rsidRPr="007B7848">
              <w:rPr>
                <w:rFonts w:ascii="Calibri" w:eastAsia="Kozuka Gothic Pro R" w:hAnsi="Calibri" w:cs="MS UI Gothic"/>
                <w:lang w:eastAsia="ja-JP"/>
              </w:rPr>
              <w:t>[</w:t>
            </w:r>
            <w:r w:rsidRPr="007B7848">
              <w:rPr>
                <w:rFonts w:ascii="Calibri" w:eastAsia="Kozuka Gothic Pro R" w:hAnsi="Calibri" w:cs="MS UI Gothic"/>
                <w:lang w:eastAsia="ja-JP"/>
              </w:rPr>
              <w:t>再挑戦</w:t>
            </w:r>
            <w:r w:rsidRPr="007B7848">
              <w:rPr>
                <w:rFonts w:ascii="Calibri" w:eastAsia="Kozuka Gothic Pro R" w:hAnsi="Calibri" w:cs="MS UI Gothic"/>
                <w:lang w:eastAsia="ja-JP"/>
              </w:rPr>
              <w:t>]</w:t>
            </w:r>
            <w:r w:rsidRPr="007B7848">
              <w:rPr>
                <w:rFonts w:ascii="Calibri" w:eastAsia="Kozuka Gothic Pro R" w:hAnsi="Calibri" w:cs="MS UI Gothic"/>
                <w:lang w:eastAsia="ja-JP"/>
              </w:rPr>
              <w:t>ボタンをクリックしてください。</w:t>
            </w:r>
          </w:p>
        </w:tc>
      </w:tr>
      <w:tr w:rsidR="002F1C3A" w:rsidRPr="00853EAB" w14:paraId="2F46F61C" w14:textId="77777777" w:rsidTr="55887888">
        <w:tc>
          <w:tcPr>
            <w:tcW w:w="1353" w:type="dxa"/>
            <w:shd w:val="clear" w:color="auto" w:fill="C1E4F5" w:themeFill="accent1" w:themeFillTint="33"/>
            <w:tcMar>
              <w:top w:w="120" w:type="dxa"/>
              <w:left w:w="180" w:type="dxa"/>
              <w:bottom w:w="120" w:type="dxa"/>
              <w:right w:w="180" w:type="dxa"/>
            </w:tcMar>
            <w:hideMark/>
          </w:tcPr>
          <w:p w14:paraId="28B452BB" w14:textId="77777777" w:rsidR="003C2A50" w:rsidRPr="00853EAB" w:rsidRDefault="00010AF3" w:rsidP="003C2A50">
            <w:pPr>
              <w:spacing w:before="30" w:after="30"/>
              <w:ind w:left="30" w:right="30"/>
              <w:rPr>
                <w:rFonts w:ascii="Calibri" w:eastAsia="Times New Roman" w:hAnsi="Calibri" w:cs="Calibri"/>
                <w:sz w:val="16"/>
              </w:rPr>
            </w:pPr>
            <w:hyperlink r:id="rId191" w:tgtFrame="_blank" w:history="1">
              <w:r w:rsidRPr="00853EAB">
                <w:rPr>
                  <w:rFonts w:ascii="Calibri" w:eastAsia="Times New Roman" w:hAnsi="Calibri" w:cs="Calibri"/>
                  <w:color w:val="0000FF"/>
                  <w:sz w:val="16"/>
                  <w:u w:val="single"/>
                </w:rPr>
                <w:t>Screen 17</w:t>
              </w:r>
            </w:hyperlink>
            <w:r w:rsidRPr="00853EAB">
              <w:rPr>
                <w:rFonts w:ascii="Calibri" w:eastAsia="Times New Roman" w:hAnsi="Calibri" w:cs="Calibri"/>
                <w:sz w:val="16"/>
              </w:rPr>
              <w:t xml:space="preserve"> </w:t>
            </w:r>
          </w:p>
          <w:p w14:paraId="28D68E33" w14:textId="77777777" w:rsidR="003C2A50" w:rsidRPr="00853EAB" w:rsidRDefault="00010AF3" w:rsidP="003C2A50">
            <w:pPr>
              <w:ind w:left="30" w:right="30"/>
              <w:rPr>
                <w:rFonts w:ascii="Calibri" w:eastAsia="Times New Roman" w:hAnsi="Calibri" w:cs="Calibri"/>
                <w:sz w:val="16"/>
              </w:rPr>
            </w:pPr>
            <w:hyperlink r:id="rId192" w:tgtFrame="_blank" w:history="1">
              <w:r w:rsidRPr="00853EAB">
                <w:rPr>
                  <w:rFonts w:ascii="Calibri" w:eastAsia="Times New Roman" w:hAnsi="Calibri" w:cs="Calibri"/>
                  <w:color w:val="0000FF"/>
                  <w:sz w:val="16"/>
                  <w:u w:val="single"/>
                </w:rPr>
                <w:t>104_C_199</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1A1231"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[3] As a result of this session, I have a better understanding of Abbott's Code of Business Conduct.</w:t>
            </w:r>
          </w:p>
          <w:p w14:paraId="6538CF92"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Strongly Disagree</w:t>
            </w:r>
          </w:p>
          <w:p w14:paraId="4F7FF1D9"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Disagree</w:t>
            </w:r>
          </w:p>
          <w:p w14:paraId="7A6DFB8D"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Neutral</w:t>
            </w:r>
          </w:p>
          <w:p w14:paraId="68585BBD"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Agree</w:t>
            </w:r>
          </w:p>
          <w:p w14:paraId="20C443E5" w14:textId="77777777" w:rsidR="003C2A50"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Strongly Agree</w:t>
            </w:r>
          </w:p>
        </w:tc>
        <w:tc>
          <w:tcPr>
            <w:tcW w:w="6000" w:type="dxa"/>
          </w:tcPr>
          <w:p w14:paraId="246D60B0" w14:textId="77777777" w:rsidR="006F1CE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 xml:space="preserve">[3] </w:t>
            </w:r>
            <w:r w:rsidRPr="007B7848">
              <w:rPr>
                <w:rFonts w:ascii="Calibri" w:eastAsia="Kozuka Gothic Pro R" w:hAnsi="Calibri" w:cs="MS UI Gothic"/>
                <w:lang w:eastAsia="ja-JP"/>
              </w:rPr>
              <w:t>このセッションを受講した結果、私はアボットのビジネス行動規範についてより詳しく理解できるようになりました。</w:t>
            </w:r>
          </w:p>
          <w:p w14:paraId="13231822" w14:textId="77777777" w:rsidR="006F1CE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全くそう思わない</w:t>
            </w:r>
          </w:p>
          <w:p w14:paraId="44617BCF" w14:textId="77777777" w:rsidR="006F1CE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そう思わない</w:t>
            </w:r>
          </w:p>
          <w:p w14:paraId="6AD79B86" w14:textId="77777777" w:rsidR="006F1CE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どちらとも言えない</w:t>
            </w:r>
          </w:p>
          <w:p w14:paraId="6C765006" w14:textId="77777777" w:rsidR="006F1CE1"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そう思う</w:t>
            </w:r>
          </w:p>
          <w:p w14:paraId="11E8E933" w14:textId="77777777" w:rsidR="003C2A50"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強くそう思う</w:t>
            </w:r>
          </w:p>
        </w:tc>
      </w:tr>
      <w:tr w:rsidR="002F1C3A" w:rsidRPr="00853EAB" w14:paraId="76CEDF89" w14:textId="77777777" w:rsidTr="55887888">
        <w:tc>
          <w:tcPr>
            <w:tcW w:w="1353" w:type="dxa"/>
            <w:shd w:val="clear" w:color="auto" w:fill="C1E4F5" w:themeFill="accent1" w:themeFillTint="33"/>
            <w:tcMar>
              <w:top w:w="120" w:type="dxa"/>
              <w:left w:w="180" w:type="dxa"/>
              <w:bottom w:w="120" w:type="dxa"/>
              <w:right w:w="180" w:type="dxa"/>
            </w:tcMar>
            <w:hideMark/>
          </w:tcPr>
          <w:p w14:paraId="505C6CEF" w14:textId="77777777" w:rsidR="00764DBF" w:rsidRPr="00853EAB" w:rsidRDefault="00010AF3" w:rsidP="00764DBF">
            <w:pPr>
              <w:spacing w:before="30" w:after="30"/>
              <w:ind w:left="30" w:right="30"/>
              <w:rPr>
                <w:rFonts w:ascii="Calibri" w:eastAsia="Times New Roman" w:hAnsi="Calibri" w:cs="Calibri"/>
                <w:sz w:val="16"/>
              </w:rPr>
            </w:pPr>
            <w:hyperlink r:id="rId193" w:tgtFrame="_blank" w:history="1">
              <w:r w:rsidRPr="00853EAB">
                <w:rPr>
                  <w:rFonts w:ascii="Calibri" w:eastAsia="Times New Roman" w:hAnsi="Calibri" w:cs="Calibri"/>
                  <w:color w:val="0000FF"/>
                  <w:sz w:val="16"/>
                  <w:u w:val="single"/>
                </w:rPr>
                <w:t>Screen 18</w:t>
              </w:r>
            </w:hyperlink>
            <w:r w:rsidRPr="00853EAB">
              <w:rPr>
                <w:rFonts w:ascii="Calibri" w:eastAsia="Times New Roman" w:hAnsi="Calibri" w:cs="Calibri"/>
                <w:sz w:val="16"/>
              </w:rPr>
              <w:t xml:space="preserve"> </w:t>
            </w:r>
          </w:p>
          <w:p w14:paraId="04CBE1B9" w14:textId="77777777" w:rsidR="00764DBF" w:rsidRPr="00853EAB" w:rsidRDefault="00010AF3" w:rsidP="00764DBF">
            <w:pPr>
              <w:ind w:left="30" w:right="30"/>
              <w:rPr>
                <w:rFonts w:ascii="Calibri" w:eastAsia="Times New Roman" w:hAnsi="Calibri" w:cs="Calibri"/>
                <w:sz w:val="16"/>
              </w:rPr>
            </w:pPr>
            <w:hyperlink r:id="rId194" w:tgtFrame="_blank" w:history="1">
              <w:r w:rsidRPr="00853EAB">
                <w:rPr>
                  <w:rFonts w:ascii="Calibri" w:eastAsia="Times New Roman" w:hAnsi="Calibri" w:cs="Calibri"/>
                  <w:color w:val="0000FF"/>
                  <w:sz w:val="16"/>
                  <w:u w:val="single"/>
                </w:rPr>
                <w:t>107_C_200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9F21F8"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Where to go for Support</w:t>
            </w:r>
          </w:p>
        </w:tc>
        <w:tc>
          <w:tcPr>
            <w:tcW w:w="6000" w:type="dxa"/>
          </w:tcPr>
          <w:p w14:paraId="1FE6DD92" w14:textId="77777777" w:rsidR="00764DBF"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サポートの求め先</w:t>
            </w:r>
          </w:p>
        </w:tc>
      </w:tr>
      <w:tr w:rsidR="002F1C3A" w:rsidRPr="00853EAB" w14:paraId="0EF26C96" w14:textId="77777777" w:rsidTr="55887888">
        <w:tc>
          <w:tcPr>
            <w:tcW w:w="1353" w:type="dxa"/>
            <w:shd w:val="clear" w:color="auto" w:fill="C1E4F5" w:themeFill="accent1" w:themeFillTint="33"/>
            <w:tcMar>
              <w:top w:w="120" w:type="dxa"/>
              <w:left w:w="180" w:type="dxa"/>
              <w:bottom w:w="120" w:type="dxa"/>
              <w:right w:w="180" w:type="dxa"/>
            </w:tcMar>
            <w:hideMark/>
          </w:tcPr>
          <w:p w14:paraId="79627F21" w14:textId="77777777" w:rsidR="00764DBF" w:rsidRPr="00853EAB" w:rsidRDefault="00010AF3" w:rsidP="00764DBF">
            <w:pPr>
              <w:spacing w:before="30" w:after="30"/>
              <w:ind w:left="30" w:right="30"/>
              <w:rPr>
                <w:rFonts w:ascii="Calibri" w:eastAsia="Times New Roman" w:hAnsi="Calibri" w:cs="Calibri"/>
                <w:sz w:val="16"/>
              </w:rPr>
            </w:pPr>
            <w:hyperlink r:id="rId195" w:tgtFrame="_blank" w:history="1">
              <w:r w:rsidRPr="00853EAB">
                <w:rPr>
                  <w:rFonts w:ascii="Calibri" w:eastAsia="Times New Roman" w:hAnsi="Calibri" w:cs="Calibri"/>
                  <w:color w:val="0000FF"/>
                  <w:sz w:val="16"/>
                  <w:u w:val="single"/>
                </w:rPr>
                <w:t>Screen 18</w:t>
              </w:r>
            </w:hyperlink>
            <w:r w:rsidRPr="00853EAB">
              <w:rPr>
                <w:rFonts w:ascii="Calibri" w:eastAsia="Times New Roman" w:hAnsi="Calibri" w:cs="Calibri"/>
                <w:sz w:val="16"/>
              </w:rPr>
              <w:t xml:space="preserve"> </w:t>
            </w:r>
          </w:p>
          <w:p w14:paraId="52B418A3" w14:textId="77777777" w:rsidR="00764DBF" w:rsidRPr="00853EAB" w:rsidRDefault="00010AF3" w:rsidP="00764DBF">
            <w:pPr>
              <w:ind w:left="30" w:right="30"/>
              <w:rPr>
                <w:rFonts w:ascii="Calibri" w:eastAsia="Times New Roman" w:hAnsi="Calibri" w:cs="Calibri"/>
                <w:sz w:val="16"/>
              </w:rPr>
            </w:pPr>
            <w:hyperlink r:id="rId196" w:tgtFrame="_blank" w:history="1">
              <w:r w:rsidRPr="00853EAB">
                <w:rPr>
                  <w:rFonts w:ascii="Calibri" w:eastAsia="Times New Roman" w:hAnsi="Calibri" w:cs="Calibri"/>
                  <w:color w:val="0000FF"/>
                  <w:sz w:val="16"/>
                  <w:u w:val="single"/>
                </w:rPr>
                <w:t>108_C_200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220499"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Manager</w:t>
            </w:r>
          </w:p>
          <w:p w14:paraId="4E174430"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If you have questions about your interactions with those outside of Abbott, the best place to start is with your manager</w:t>
            </w:r>
          </w:p>
        </w:tc>
        <w:tc>
          <w:tcPr>
            <w:tcW w:w="6000" w:type="dxa"/>
          </w:tcPr>
          <w:p w14:paraId="6D9FC0C6"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マネージャー</w:t>
            </w:r>
          </w:p>
          <w:p w14:paraId="24B355E1"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社外の人とのやり取りについて質問がある場合は、まずマネージャーに相談してください。</w:t>
            </w:r>
          </w:p>
        </w:tc>
      </w:tr>
      <w:tr w:rsidR="002F1C3A" w:rsidRPr="00853EAB" w14:paraId="093440FD" w14:textId="77777777" w:rsidTr="55887888">
        <w:tc>
          <w:tcPr>
            <w:tcW w:w="1353" w:type="dxa"/>
            <w:shd w:val="clear" w:color="auto" w:fill="C1E4F5" w:themeFill="accent1" w:themeFillTint="33"/>
            <w:tcMar>
              <w:top w:w="120" w:type="dxa"/>
              <w:left w:w="180" w:type="dxa"/>
              <w:bottom w:w="120" w:type="dxa"/>
              <w:right w:w="180" w:type="dxa"/>
            </w:tcMar>
            <w:hideMark/>
          </w:tcPr>
          <w:p w14:paraId="053C73CA" w14:textId="77777777" w:rsidR="00764DBF" w:rsidRPr="00853EAB" w:rsidRDefault="00010AF3" w:rsidP="00764DBF">
            <w:pPr>
              <w:spacing w:before="30" w:after="30"/>
              <w:ind w:left="30" w:right="30"/>
              <w:rPr>
                <w:rFonts w:ascii="Calibri" w:eastAsia="Times New Roman" w:hAnsi="Calibri" w:cs="Calibri"/>
                <w:sz w:val="16"/>
              </w:rPr>
            </w:pPr>
            <w:hyperlink r:id="rId197" w:tgtFrame="_blank" w:history="1">
              <w:r w:rsidRPr="00853EAB">
                <w:rPr>
                  <w:rFonts w:ascii="Calibri" w:eastAsia="Times New Roman" w:hAnsi="Calibri" w:cs="Calibri"/>
                  <w:color w:val="0000FF"/>
                  <w:sz w:val="16"/>
                  <w:u w:val="single"/>
                </w:rPr>
                <w:t>Screen 18</w:t>
              </w:r>
            </w:hyperlink>
            <w:r w:rsidRPr="00853EAB">
              <w:rPr>
                <w:rFonts w:ascii="Calibri" w:eastAsia="Times New Roman" w:hAnsi="Calibri" w:cs="Calibri"/>
                <w:sz w:val="16"/>
              </w:rPr>
              <w:t xml:space="preserve"> </w:t>
            </w:r>
          </w:p>
          <w:p w14:paraId="7B32AFD2" w14:textId="77777777" w:rsidR="00764DBF" w:rsidRPr="00853EAB" w:rsidRDefault="00010AF3" w:rsidP="00764DBF">
            <w:pPr>
              <w:ind w:left="30" w:right="30"/>
              <w:rPr>
                <w:rFonts w:ascii="Calibri" w:eastAsia="Times New Roman" w:hAnsi="Calibri" w:cs="Calibri"/>
                <w:sz w:val="16"/>
              </w:rPr>
            </w:pPr>
            <w:hyperlink r:id="rId198" w:tgtFrame="_blank" w:history="1">
              <w:r w:rsidRPr="00853EAB">
                <w:rPr>
                  <w:rFonts w:ascii="Calibri" w:eastAsia="Times New Roman" w:hAnsi="Calibri" w:cs="Calibri"/>
                  <w:color w:val="0000FF"/>
                  <w:sz w:val="16"/>
                  <w:u w:val="single"/>
                </w:rPr>
                <w:t>109_C_200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900845"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Written Standards</w:t>
            </w:r>
          </w:p>
          <w:p w14:paraId="4A9A1802" w14:textId="77777777" w:rsidR="00764DBF" w:rsidRPr="00853EAB" w:rsidRDefault="00010AF3" w:rsidP="007B7848">
            <w:pPr>
              <w:numPr>
                <w:ilvl w:val="0"/>
                <w:numId w:val="4"/>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 xml:space="preserve">For our company’s fundamental set of expectations about interactions with others, consult our </w:t>
            </w:r>
            <w:hyperlink r:id="rId199" w:tgtFrame="_blank" w:history="1">
              <w:r w:rsidRPr="00853EAB">
                <w:rPr>
                  <w:rFonts w:ascii="Calibri" w:eastAsia="Times New Roman" w:hAnsi="Calibri" w:cs="Calibri"/>
                  <w:color w:val="0000FF"/>
                  <w:u w:val="single"/>
                </w:rPr>
                <w:t>Code of Business Conduct</w:t>
              </w:r>
            </w:hyperlink>
            <w:r w:rsidRPr="00853EAB">
              <w:rPr>
                <w:rFonts w:ascii="Calibri" w:eastAsia="Times New Roman" w:hAnsi="Calibri" w:cs="Calibri"/>
              </w:rPr>
              <w:t>.</w:t>
            </w:r>
          </w:p>
          <w:p w14:paraId="1497CF82" w14:textId="77777777" w:rsidR="00764DBF" w:rsidRPr="00853EAB" w:rsidRDefault="00010AF3" w:rsidP="007B7848">
            <w:pPr>
              <w:numPr>
                <w:ilvl w:val="0"/>
                <w:numId w:val="4"/>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 xml:space="preserve">For our corporate policies and procedures applicable companywide, visit the </w:t>
            </w:r>
            <w:hyperlink r:id="rId200" w:tgtFrame="_blank" w:history="1">
              <w:r w:rsidRPr="00853EAB">
                <w:rPr>
                  <w:rFonts w:ascii="Calibri" w:eastAsia="Times New Roman" w:hAnsi="Calibri" w:cs="Calibri"/>
                  <w:color w:val="0000FF"/>
                  <w:u w:val="single"/>
                </w:rPr>
                <w:t>Global Policy Portal.</w:t>
              </w:r>
            </w:hyperlink>
          </w:p>
        </w:tc>
        <w:tc>
          <w:tcPr>
            <w:tcW w:w="6000" w:type="dxa"/>
          </w:tcPr>
          <w:p w14:paraId="1F006C58" w14:textId="77777777" w:rsidR="00764DBF"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規範文書</w:t>
            </w:r>
          </w:p>
          <w:p w14:paraId="6E4935B2" w14:textId="77777777" w:rsidR="00AF4AEE" w:rsidRPr="007B7848" w:rsidRDefault="00010AF3" w:rsidP="007B7848">
            <w:pPr>
              <w:numPr>
                <w:ilvl w:val="0"/>
                <w:numId w:val="4"/>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外部とのやり取りに関する当社の基本的な期待事項については、</w:t>
            </w:r>
            <w:hyperlink r:id="rId201" w:tgtFrame="_blank" w:history="1">
              <w:r w:rsidRPr="007B7848">
                <w:rPr>
                  <w:rFonts w:ascii="Calibri" w:eastAsia="Kozuka Gothic Pro R" w:hAnsi="Calibri" w:cs="MS UI Gothic"/>
                  <w:color w:val="0000FF"/>
                  <w:u w:val="single"/>
                  <w:lang w:eastAsia="ja-JP"/>
                </w:rPr>
                <w:t>ビジネス行動規範</w:t>
              </w:r>
            </w:hyperlink>
            <w:r w:rsidRPr="007B7848">
              <w:rPr>
                <w:rFonts w:ascii="Calibri" w:eastAsia="Kozuka Gothic Pro R" w:hAnsi="Calibri" w:cs="MS UI Gothic"/>
                <w:lang w:eastAsia="ja-JP"/>
              </w:rPr>
              <w:t>を参照してください。</w:t>
            </w:r>
          </w:p>
          <w:p w14:paraId="099DE3AE" w14:textId="45CF6AA7" w:rsidR="00764DBF" w:rsidRPr="007B7848" w:rsidRDefault="00010AF3" w:rsidP="007B7848">
            <w:pPr>
              <w:numPr>
                <w:ilvl w:val="0"/>
                <w:numId w:val="4"/>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全社的に適用されるコーポレートポリシーや手</w:t>
            </w:r>
            <w:ins w:id="275" w:author="Nakano, Kimiko" w:date="2025-12-16T15:53:00Z" w16du:dateUtc="2025-12-16T06:53:00Z">
              <w:r w:rsidR="00DE553F">
                <w:rPr>
                  <w:rFonts w:ascii="Calibri" w:eastAsia="Kozuka Gothic Pro R" w:hAnsi="Calibri" w:cs="MS UI Gothic" w:hint="eastAsia"/>
                  <w:lang w:eastAsia="ja-JP"/>
                </w:rPr>
                <w:t>続</w:t>
              </w:r>
              <w:r w:rsidR="00B54DC9">
                <w:rPr>
                  <w:rFonts w:ascii="Calibri" w:eastAsia="Kozuka Gothic Pro R" w:hAnsi="Calibri" w:cs="MS UI Gothic" w:hint="eastAsia"/>
                  <w:lang w:eastAsia="ja-JP"/>
                </w:rPr>
                <w:t>き</w:t>
              </w:r>
            </w:ins>
            <w:del w:id="276" w:author="Nakano, Kimiko" w:date="2025-12-16T15:53:00Z" w16du:dateUtc="2025-12-16T06:53:00Z">
              <w:r w:rsidRPr="007B7848" w:rsidDel="00DE553F">
                <w:rPr>
                  <w:rFonts w:ascii="Calibri" w:eastAsia="Kozuka Gothic Pro R" w:hAnsi="Calibri" w:cs="MS UI Gothic"/>
                  <w:lang w:eastAsia="ja-JP"/>
                </w:rPr>
                <w:delText>順</w:delText>
              </w:r>
            </w:del>
            <w:r w:rsidRPr="007B7848">
              <w:rPr>
                <w:rFonts w:ascii="Calibri" w:eastAsia="Kozuka Gothic Pro R" w:hAnsi="Calibri" w:cs="MS UI Gothic"/>
                <w:lang w:eastAsia="ja-JP"/>
              </w:rPr>
              <w:t>については、</w:t>
            </w:r>
            <w:hyperlink r:id="rId202" w:tgtFrame="_blank" w:history="1">
              <w:r w:rsidRPr="007B7848">
                <w:rPr>
                  <w:rFonts w:ascii="Calibri" w:eastAsia="Kozuka Gothic Pro R" w:hAnsi="Calibri" w:cs="MS UI Gothic"/>
                  <w:color w:val="0000FF"/>
                  <w:u w:val="single"/>
                  <w:lang w:eastAsia="ja-JP"/>
                </w:rPr>
                <w:t>グローバルポリシーポータル</w:t>
              </w:r>
            </w:hyperlink>
            <w:r w:rsidRPr="007B7848">
              <w:rPr>
                <w:rFonts w:ascii="Calibri" w:eastAsia="Kozuka Gothic Pro R" w:hAnsi="Calibri" w:cs="MS UI Gothic"/>
                <w:lang w:eastAsia="ja-JP"/>
              </w:rPr>
              <w:t>にアクセスしてください。</w:t>
            </w:r>
          </w:p>
        </w:tc>
      </w:tr>
      <w:tr w:rsidR="002F1C3A" w:rsidRPr="00853EAB" w14:paraId="4D132944" w14:textId="77777777" w:rsidTr="55887888">
        <w:tc>
          <w:tcPr>
            <w:tcW w:w="1353" w:type="dxa"/>
            <w:shd w:val="clear" w:color="auto" w:fill="C1E4F5" w:themeFill="accent1" w:themeFillTint="33"/>
            <w:tcMar>
              <w:top w:w="120" w:type="dxa"/>
              <w:left w:w="180" w:type="dxa"/>
              <w:bottom w:w="120" w:type="dxa"/>
              <w:right w:w="180" w:type="dxa"/>
            </w:tcMar>
            <w:hideMark/>
          </w:tcPr>
          <w:p w14:paraId="34ADD4EC" w14:textId="77777777" w:rsidR="00764DBF" w:rsidRPr="00853EAB" w:rsidRDefault="00010AF3" w:rsidP="00764DBF">
            <w:pPr>
              <w:spacing w:before="30" w:after="30"/>
              <w:ind w:left="30" w:right="30"/>
              <w:rPr>
                <w:rFonts w:ascii="Calibri" w:eastAsia="Times New Roman" w:hAnsi="Calibri" w:cs="Calibri"/>
                <w:sz w:val="16"/>
              </w:rPr>
            </w:pPr>
            <w:hyperlink r:id="rId203" w:tgtFrame="_blank" w:history="1">
              <w:r w:rsidRPr="00853EAB">
                <w:rPr>
                  <w:rFonts w:ascii="Calibri" w:eastAsia="Times New Roman" w:hAnsi="Calibri" w:cs="Calibri"/>
                  <w:color w:val="0000FF"/>
                  <w:sz w:val="16"/>
                  <w:u w:val="single"/>
                </w:rPr>
                <w:t>Screen 18</w:t>
              </w:r>
            </w:hyperlink>
            <w:r w:rsidRPr="00853EAB">
              <w:rPr>
                <w:rFonts w:ascii="Calibri" w:eastAsia="Times New Roman" w:hAnsi="Calibri" w:cs="Calibri"/>
                <w:sz w:val="16"/>
              </w:rPr>
              <w:t xml:space="preserve"> </w:t>
            </w:r>
          </w:p>
          <w:p w14:paraId="0BCE1F41" w14:textId="77777777" w:rsidR="00764DBF" w:rsidRPr="00853EAB" w:rsidRDefault="00010AF3" w:rsidP="00764DBF">
            <w:pPr>
              <w:ind w:left="30" w:right="30"/>
              <w:rPr>
                <w:rFonts w:ascii="Calibri" w:eastAsia="Times New Roman" w:hAnsi="Calibri" w:cs="Calibri"/>
                <w:sz w:val="16"/>
              </w:rPr>
            </w:pPr>
            <w:hyperlink r:id="rId204" w:tgtFrame="_blank" w:history="1">
              <w:r w:rsidRPr="00853EAB">
                <w:rPr>
                  <w:rFonts w:ascii="Calibri" w:eastAsia="Times New Roman" w:hAnsi="Calibri" w:cs="Calibri"/>
                  <w:color w:val="0000FF"/>
                  <w:sz w:val="16"/>
                  <w:u w:val="single"/>
                </w:rPr>
                <w:t>110_C_200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91B8F5"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Office of Ethics and Compliance (OEC)</w:t>
            </w:r>
          </w:p>
          <w:p w14:paraId="5A717F9F"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The OEC is a global resource available to address your questions or concerns about our company’s values and standards of conduct.</w:t>
            </w:r>
          </w:p>
          <w:p w14:paraId="4F39D0E6" w14:textId="77777777" w:rsidR="00764DBF" w:rsidRPr="00853EAB" w:rsidRDefault="00010AF3" w:rsidP="007B7848">
            <w:pPr>
              <w:numPr>
                <w:ilvl w:val="0"/>
                <w:numId w:val="5"/>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 xml:space="preserve">Visit the </w:t>
            </w:r>
            <w:hyperlink r:id="rId205" w:tgtFrame="_blank" w:history="1">
              <w:r w:rsidRPr="00853EAB">
                <w:rPr>
                  <w:rFonts w:ascii="Calibri" w:eastAsia="Times New Roman" w:hAnsi="Calibri" w:cs="Calibri"/>
                  <w:color w:val="0000FF"/>
                  <w:u w:val="single"/>
                </w:rPr>
                <w:t>OEC webpage</w:t>
              </w:r>
            </w:hyperlink>
            <w:r w:rsidRPr="00853EAB">
              <w:rPr>
                <w:rFonts w:ascii="Calibri" w:eastAsia="Times New Roman" w:hAnsi="Calibri" w:cs="Calibri"/>
              </w:rPr>
              <w:t xml:space="preserve"> on Abbott World.</w:t>
            </w:r>
          </w:p>
          <w:p w14:paraId="780FF519" w14:textId="77777777" w:rsidR="00764DBF" w:rsidRPr="00853EAB" w:rsidRDefault="00010AF3" w:rsidP="007B7848">
            <w:pPr>
              <w:numPr>
                <w:ilvl w:val="0"/>
                <w:numId w:val="5"/>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6" w:tgtFrame="_blank" w:history="1">
              <w:r w:rsidRPr="00853EAB">
                <w:rPr>
                  <w:rFonts w:ascii="Calibri" w:eastAsia="Times New Roman" w:hAnsi="Calibri" w:cs="Calibri"/>
                  <w:color w:val="0000FF"/>
                  <w:u w:val="single"/>
                </w:rPr>
                <w:t>investigations@abbott.com</w:t>
              </w:r>
            </w:hyperlink>
            <w:r w:rsidRPr="00853EAB">
              <w:rPr>
                <w:rFonts w:ascii="Calibri" w:eastAsia="Times New Roman" w:hAnsi="Calibri" w:cs="Calibri"/>
              </w:rPr>
              <w:t xml:space="preserve">) or Legal, or call our multilingual </w:t>
            </w:r>
            <w:hyperlink r:id="rId207" w:tgtFrame="_blank" w:history="1">
              <w:r w:rsidRPr="00853EAB">
                <w:rPr>
                  <w:rFonts w:ascii="Calibri" w:eastAsia="Times New Roman" w:hAnsi="Calibri" w:cs="Calibri"/>
                  <w:color w:val="0000FF"/>
                  <w:u w:val="single"/>
                </w:rPr>
                <w:t>SpeakUp</w:t>
              </w:r>
            </w:hyperlink>
            <w:r w:rsidRPr="00853EAB">
              <w:rPr>
                <w:rFonts w:ascii="Calibri" w:eastAsia="Times New Roman" w:hAnsi="Calibri" w:cs="Calibri"/>
              </w:rPr>
              <w:t xml:space="preserve"> available globally 24/7.</w:t>
            </w:r>
          </w:p>
          <w:p w14:paraId="173AAF5A" w14:textId="77777777" w:rsidR="00764DBF" w:rsidRPr="00853EAB" w:rsidRDefault="00010AF3" w:rsidP="007B7848">
            <w:pPr>
              <w:numPr>
                <w:ilvl w:val="0"/>
                <w:numId w:val="5"/>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 xml:space="preserve">iComply – Visit </w:t>
            </w:r>
            <w:hyperlink r:id="rId208" w:tgtFrame="_blank" w:history="1">
              <w:r w:rsidRPr="00853EAB">
                <w:rPr>
                  <w:rFonts w:ascii="Calibri" w:eastAsia="Times New Roman" w:hAnsi="Calibri" w:cs="Calibri"/>
                  <w:color w:val="0000FF"/>
                  <w:u w:val="single"/>
                </w:rPr>
                <w:t>iComply</w:t>
              </w:r>
            </w:hyperlink>
            <w:r w:rsidRPr="00853EAB">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4165DF7F" w14:textId="7416CA81" w:rsidR="00764DBF" w:rsidRPr="007B7848" w:rsidRDefault="00010AF3" w:rsidP="007B7848">
            <w:pPr>
              <w:spacing w:before="100" w:beforeAutospacing="1" w:after="100" w:afterAutospacing="1"/>
              <w:ind w:left="30" w:right="30"/>
              <w:rPr>
                <w:rFonts w:ascii="Calibri" w:eastAsia="Kozuka Gothic Pro R" w:hAnsi="Calibri" w:cs="Calibri"/>
                <w:lang w:eastAsia="ja-JP"/>
              </w:rPr>
            </w:pPr>
            <w:del w:id="277"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278" w:author="Terano, Kumiko" w:date="2025-12-23T17:03:00Z" w16du:dateUtc="2025-12-23T08:03:00Z">
              <w:r w:rsidR="009158E5">
                <w:rPr>
                  <w:rFonts w:ascii="Calibri" w:eastAsia="Kozuka Gothic Pro R" w:hAnsi="Calibri" w:cs="MS UI Gothic"/>
                  <w:lang w:eastAsia="ja-JP"/>
                </w:rPr>
                <w:t>エシックス　アンド　コンプライアンス　オフィス</w:t>
              </w:r>
            </w:ins>
            <w:r w:rsidRPr="007B7848">
              <w:rPr>
                <w:rFonts w:ascii="Calibri" w:eastAsia="Kozuka Gothic Pro R" w:hAnsi="Calibri" w:cs="MS UI Gothic"/>
                <w:lang w:eastAsia="ja-JP"/>
              </w:rPr>
              <w:t>（</w:t>
            </w:r>
            <w:r w:rsidRPr="007B7848">
              <w:rPr>
                <w:rFonts w:ascii="Calibri" w:eastAsia="Kozuka Gothic Pro R" w:hAnsi="Calibri" w:cs="MS UI Gothic"/>
                <w:lang w:eastAsia="ja-JP"/>
              </w:rPr>
              <w:t>OEC</w:t>
            </w:r>
            <w:r w:rsidRPr="007B7848">
              <w:rPr>
                <w:rFonts w:ascii="Calibri" w:eastAsia="Kozuka Gothic Pro R" w:hAnsi="Calibri" w:cs="MS UI Gothic"/>
                <w:lang w:eastAsia="ja-JP"/>
              </w:rPr>
              <w:t>）</w:t>
            </w:r>
          </w:p>
          <w:p w14:paraId="7C3BCFC5"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OEC</w:t>
            </w:r>
            <w:r w:rsidRPr="007B7848">
              <w:rPr>
                <w:rFonts w:ascii="Calibri" w:eastAsia="Kozuka Gothic Pro R" w:hAnsi="Calibri" w:cs="MS UI Gothic"/>
                <w:lang w:eastAsia="ja-JP"/>
              </w:rPr>
              <w:t>は、当社の価値観および行動基準に関する質問または懸念がある場合に利用できるグローバルリソースです。</w:t>
            </w:r>
          </w:p>
          <w:p w14:paraId="1D9EA118" w14:textId="77777777" w:rsidR="00764DBF" w:rsidRPr="007B7848" w:rsidRDefault="00010AF3" w:rsidP="007B7848">
            <w:pPr>
              <w:numPr>
                <w:ilvl w:val="0"/>
                <w:numId w:val="5"/>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Abbott World</w:t>
            </w:r>
            <w:r w:rsidRPr="007B7848">
              <w:rPr>
                <w:rFonts w:ascii="Calibri" w:eastAsia="Kozuka Gothic Pro R" w:hAnsi="Calibri" w:cs="MS UI Gothic"/>
                <w:lang w:eastAsia="ja-JP"/>
              </w:rPr>
              <w:t>の</w:t>
            </w:r>
            <w:r>
              <w:fldChar w:fldCharType="begin"/>
            </w:r>
            <w:r>
              <w:rPr>
                <w:lang w:eastAsia="ja-JP"/>
              </w:rPr>
              <w:instrText>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w:instrText>
            </w:r>
            <w:r>
              <w:fldChar w:fldCharType="separate"/>
            </w:r>
            <w:r w:rsidRPr="007B7848">
              <w:rPr>
                <w:rFonts w:ascii="Calibri" w:eastAsia="Kozuka Gothic Pro R" w:hAnsi="Calibri" w:cs="MS UI Gothic"/>
                <w:color w:val="0000FF"/>
                <w:u w:val="single"/>
                <w:lang w:eastAsia="ja-JP"/>
              </w:rPr>
              <w:t>OEC</w:t>
            </w:r>
            <w:r w:rsidRPr="007B7848">
              <w:rPr>
                <w:rFonts w:ascii="Calibri" w:eastAsia="Kozuka Gothic Pro R" w:hAnsi="Calibri" w:cs="MS UI Gothic"/>
                <w:color w:val="0000FF"/>
                <w:u w:val="single"/>
                <w:lang w:eastAsia="ja-JP"/>
              </w:rPr>
              <w:t>ウェブページ</w:t>
            </w:r>
            <w:r>
              <w:fldChar w:fldCharType="end"/>
            </w:r>
            <w:r w:rsidRPr="007B7848">
              <w:rPr>
                <w:rFonts w:ascii="Calibri" w:eastAsia="Kozuka Gothic Pro R" w:hAnsi="Calibri" w:cs="MS UI Gothic"/>
                <w:lang w:eastAsia="ja-JP"/>
              </w:rPr>
              <w:t>にアクセスします。</w:t>
            </w:r>
          </w:p>
          <w:p w14:paraId="6996D82E" w14:textId="31F922F3" w:rsidR="006E5FE6" w:rsidRPr="007B7848" w:rsidRDefault="00010AF3" w:rsidP="007B7848">
            <w:pPr>
              <w:numPr>
                <w:ilvl w:val="0"/>
                <w:numId w:val="5"/>
              </w:numPr>
              <w:spacing w:before="100" w:beforeAutospacing="1" w:after="100" w:afterAutospacing="1"/>
              <w:ind w:left="750" w:right="30"/>
              <w:rPr>
                <w:rFonts w:ascii="Calibri" w:eastAsia="Kozuka Gothic Pro R" w:hAnsi="Calibri" w:cs="Calibri"/>
              </w:rPr>
            </w:pPr>
            <w:r w:rsidRPr="007B7848">
              <w:rPr>
                <w:rFonts w:ascii="Calibri" w:eastAsia="Kozuka Gothic Pro R" w:hAnsi="Calibri" w:cs="MS UI Gothic"/>
                <w:lang w:eastAsia="ja-JP"/>
              </w:rPr>
              <w:t>社内、または顧客またはその他の第三者との取引において、不正なビジネス活動について懸念がある場合は、</w:t>
            </w:r>
            <w:del w:id="279" w:author="Terano, Kumiko" w:date="2025-12-23T17:03:00Z" w16du:dateUtc="2025-12-23T08:03:00Z">
              <w:r w:rsidRPr="007B7848" w:rsidDel="009158E5">
                <w:rPr>
                  <w:rFonts w:ascii="Calibri" w:eastAsia="Kozuka Gothic Pro R" w:hAnsi="Calibri" w:cs="MS UI Gothic"/>
                  <w:lang w:eastAsia="ja-JP"/>
                </w:rPr>
                <w:delText>倫理・コンプライアンスオフィス</w:delText>
              </w:r>
            </w:del>
            <w:ins w:id="280" w:author="Terano, Kumiko" w:date="2025-12-23T17:03:00Z" w16du:dateUtc="2025-12-23T08:03:00Z">
              <w:r w:rsidR="009158E5">
                <w:rPr>
                  <w:rFonts w:ascii="Calibri" w:eastAsia="Kozuka Gothic Pro R" w:hAnsi="Calibri" w:cs="MS UI Gothic"/>
                  <w:lang w:eastAsia="ja-JP"/>
                </w:rPr>
                <w:t>エシックス　アンド　コンプライアンス　オフィス</w:t>
              </w:r>
            </w:ins>
            <w:ins w:id="281" w:author="Nakano, Kimiko" w:date="2025-12-16T10:55:00Z" w16du:dateUtc="2025-12-16T01:55:00Z">
              <w:r w:rsidR="003C66C6" w:rsidRPr="007B7848">
                <w:rPr>
                  <w:rFonts w:ascii="Calibri" w:eastAsia="Kozuka Gothic Pro R" w:hAnsi="Calibri" w:cs="MS UI Gothic"/>
                  <w:lang w:eastAsia="ja-JP"/>
                </w:rPr>
                <w:t>（</w:t>
              </w:r>
              <w:r w:rsidR="003C66C6" w:rsidRPr="007B7848">
                <w:rPr>
                  <w:rFonts w:ascii="Calibri" w:eastAsia="Kozuka Gothic Pro R" w:hAnsi="Calibri" w:cs="MS UI Gothic"/>
                  <w:lang w:eastAsia="ja-JP"/>
                </w:rPr>
                <w:t>OEC</w:t>
              </w:r>
              <w:r w:rsidR="003C66C6" w:rsidRPr="007B7848">
                <w:rPr>
                  <w:rFonts w:ascii="Calibri" w:eastAsia="Kozuka Gothic Pro R" w:hAnsi="Calibri" w:cs="MS UI Gothic"/>
                  <w:lang w:eastAsia="ja-JP"/>
                </w:rPr>
                <w:t>）</w:t>
              </w:r>
            </w:ins>
            <w:r w:rsidRPr="007B7848">
              <w:rPr>
                <w:rFonts w:ascii="Calibri" w:eastAsia="Kozuka Gothic Pro R" w:hAnsi="Calibri" w:cs="MS UI Gothic"/>
                <w:lang w:eastAsia="ja-JP"/>
              </w:rPr>
              <w:t>（</w:t>
            </w:r>
            <w:hyperlink r:id="rId209" w:tgtFrame="_blank" w:history="1">
              <w:r w:rsidRPr="007B7848">
                <w:rPr>
                  <w:rFonts w:ascii="Calibri" w:eastAsia="Kozuka Gothic Pro R" w:hAnsi="Calibri" w:cs="MS UI Gothic"/>
                  <w:color w:val="0000FF"/>
                  <w:u w:val="single"/>
                  <w:lang w:eastAsia="ja-JP"/>
                </w:rPr>
                <w:t>investigations@abbott.com</w:t>
              </w:r>
            </w:hyperlink>
            <w:r w:rsidRPr="007B7848">
              <w:rPr>
                <w:rFonts w:ascii="Calibri" w:eastAsia="Kozuka Gothic Pro R" w:hAnsi="Calibri" w:cs="MS UI Gothic"/>
                <w:lang w:eastAsia="ja-JP"/>
              </w:rPr>
              <w:t>）または法務部に報告、または多言語で対応可能な</w:t>
            </w:r>
            <w:r>
              <w:fldChar w:fldCharType="begin"/>
            </w:r>
            <w:r>
              <w:instrText>HYPERLINK "https://secure.ethicspoint.com/domain/media/en/gui/40393/index.html" \t "_blank"</w:instrText>
            </w:r>
            <w:r>
              <w:fldChar w:fldCharType="separate"/>
            </w:r>
            <w:r w:rsidRPr="007B7848">
              <w:rPr>
                <w:rFonts w:ascii="Calibri" w:eastAsia="Kozuka Gothic Pro R" w:hAnsi="Calibri" w:cs="MS UI Gothic"/>
                <w:color w:val="0000FF"/>
                <w:u w:val="single"/>
                <w:lang w:eastAsia="ja-JP"/>
              </w:rPr>
              <w:t>SpeakUp</w:t>
            </w:r>
            <w:r>
              <w:fldChar w:fldCharType="end"/>
            </w:r>
            <w:r w:rsidRPr="007B7848">
              <w:rPr>
                <w:rFonts w:ascii="Calibri" w:eastAsia="Kozuka Gothic Pro R" w:hAnsi="Calibri" w:cs="MS UI Gothic"/>
                <w:lang w:eastAsia="ja-JP"/>
              </w:rPr>
              <w:t>（世界中で</w:t>
            </w:r>
            <w:r w:rsidRPr="007B7848">
              <w:rPr>
                <w:rFonts w:ascii="Calibri" w:eastAsia="Kozuka Gothic Pro R" w:hAnsi="Calibri" w:cs="MS UI Gothic"/>
                <w:lang w:eastAsia="ja-JP"/>
              </w:rPr>
              <w:t>24</w:t>
            </w:r>
            <w:r w:rsidRPr="007B7848">
              <w:rPr>
                <w:rFonts w:ascii="Calibri" w:eastAsia="Kozuka Gothic Pro R" w:hAnsi="Calibri" w:cs="MS UI Gothic"/>
                <w:lang w:eastAsia="ja-JP"/>
              </w:rPr>
              <w:t>時間年中無休）に電話できます。</w:t>
            </w:r>
          </w:p>
          <w:p w14:paraId="5AF03AF8" w14:textId="77777777" w:rsidR="00764DBF" w:rsidRPr="007B7848" w:rsidRDefault="00010AF3" w:rsidP="007B7848">
            <w:pPr>
              <w:numPr>
                <w:ilvl w:val="0"/>
                <w:numId w:val="5"/>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 xml:space="preserve">iComply – </w:t>
            </w:r>
            <w:hyperlink r:id="rId210" w:tgtFrame="_blank" w:history="1">
              <w:r w:rsidRPr="007B7848">
                <w:rPr>
                  <w:rFonts w:ascii="Calibri" w:eastAsia="Kozuka Gothic Pro R" w:hAnsi="Calibri" w:cs="MS UI Gothic"/>
                  <w:color w:val="0000FF"/>
                  <w:u w:val="single"/>
                  <w:lang w:eastAsia="ja-JP"/>
                </w:rPr>
                <w:t>iComply</w:t>
              </w:r>
            </w:hyperlink>
            <w:r w:rsidRPr="007B7848">
              <w:rPr>
                <w:rFonts w:ascii="Calibri" w:eastAsia="Kozuka Gothic Pro R" w:hAnsi="Calibri" w:cs="MS UI Gothic"/>
                <w:lang w:eastAsia="ja-JP"/>
              </w:rPr>
              <w:t>を閲覧し、医療専門家、医療組織、ならびに第三者とのやり取りを対象にしているコンプライアンス関連のアプリケーションとリソースにアクセスします。</w:t>
            </w:r>
          </w:p>
        </w:tc>
      </w:tr>
      <w:tr w:rsidR="002F1C3A" w:rsidRPr="00853EAB" w14:paraId="7B32D88A" w14:textId="77777777" w:rsidTr="55887888">
        <w:tc>
          <w:tcPr>
            <w:tcW w:w="1353" w:type="dxa"/>
            <w:shd w:val="clear" w:color="auto" w:fill="C1E4F5" w:themeFill="accent1" w:themeFillTint="33"/>
            <w:tcMar>
              <w:top w:w="120" w:type="dxa"/>
              <w:left w:w="180" w:type="dxa"/>
              <w:bottom w:w="120" w:type="dxa"/>
              <w:right w:w="180" w:type="dxa"/>
            </w:tcMar>
            <w:hideMark/>
          </w:tcPr>
          <w:p w14:paraId="7322E221" w14:textId="77777777" w:rsidR="00764DBF" w:rsidRPr="00853EAB" w:rsidRDefault="00010AF3" w:rsidP="00764DBF">
            <w:pPr>
              <w:spacing w:before="30" w:after="30"/>
              <w:ind w:left="30" w:right="30"/>
              <w:rPr>
                <w:rFonts w:ascii="Calibri" w:eastAsia="Times New Roman" w:hAnsi="Calibri" w:cs="Calibri"/>
                <w:sz w:val="16"/>
              </w:rPr>
            </w:pPr>
            <w:hyperlink r:id="rId211" w:tgtFrame="_blank" w:history="1">
              <w:r w:rsidRPr="00853EAB">
                <w:rPr>
                  <w:rFonts w:ascii="Calibri" w:eastAsia="Times New Roman" w:hAnsi="Calibri" w:cs="Calibri"/>
                  <w:color w:val="0000FF"/>
                  <w:sz w:val="16"/>
                  <w:u w:val="single"/>
                </w:rPr>
                <w:t>Screen 18</w:t>
              </w:r>
            </w:hyperlink>
            <w:r w:rsidRPr="00853EAB">
              <w:rPr>
                <w:rFonts w:ascii="Calibri" w:eastAsia="Times New Roman" w:hAnsi="Calibri" w:cs="Calibri"/>
                <w:sz w:val="16"/>
              </w:rPr>
              <w:t xml:space="preserve"> </w:t>
            </w:r>
          </w:p>
          <w:p w14:paraId="1C49F052" w14:textId="77777777" w:rsidR="00764DBF" w:rsidRPr="00853EAB" w:rsidRDefault="00010AF3" w:rsidP="00764DBF">
            <w:pPr>
              <w:ind w:left="30" w:right="30"/>
              <w:rPr>
                <w:rFonts w:ascii="Calibri" w:eastAsia="Times New Roman" w:hAnsi="Calibri" w:cs="Calibri"/>
                <w:sz w:val="16"/>
              </w:rPr>
            </w:pPr>
            <w:hyperlink r:id="rId212" w:tgtFrame="_blank" w:history="1">
              <w:r w:rsidRPr="00853EAB">
                <w:rPr>
                  <w:rFonts w:ascii="Calibri" w:eastAsia="Times New Roman" w:hAnsi="Calibri" w:cs="Calibri"/>
                  <w:color w:val="0000FF"/>
                  <w:sz w:val="16"/>
                  <w:u w:val="single"/>
                </w:rPr>
                <w:t>111_C_200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9535A8"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Human Resources</w:t>
            </w:r>
          </w:p>
          <w:p w14:paraId="06384CE5"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For employee-related issues, such as concerns involving management and/or other employees, contact your local </w:t>
            </w:r>
            <w:hyperlink r:id="rId213" w:tgtFrame="_blank" w:history="1">
              <w:r w:rsidRPr="00853EAB">
                <w:rPr>
                  <w:rFonts w:ascii="Calibri" w:eastAsia="Times New Roman" w:hAnsi="Calibri" w:cs="Calibri"/>
                  <w:color w:val="0000FF"/>
                  <w:u w:val="single"/>
                </w:rPr>
                <w:t>Human Resources representative</w:t>
              </w:r>
            </w:hyperlink>
            <w:r w:rsidRPr="00853EAB">
              <w:rPr>
                <w:rFonts w:ascii="Calibri" w:eastAsia="Times New Roman" w:hAnsi="Calibri" w:cs="Calibri"/>
              </w:rPr>
              <w:t>.</w:t>
            </w:r>
          </w:p>
        </w:tc>
        <w:tc>
          <w:tcPr>
            <w:tcW w:w="6000" w:type="dxa"/>
          </w:tcPr>
          <w:p w14:paraId="38EA9F05"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人事部</w:t>
            </w:r>
          </w:p>
          <w:p w14:paraId="1BE354A4" w14:textId="55E8062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従業員関連の問題（マネジメントや他の従業員に関する懸念など）については、現地</w:t>
            </w:r>
            <w:del w:id="282" w:author="Terano, Kumiko" w:date="2025-12-22T19:02:00Z" w16du:dateUtc="2025-12-22T10:02:00Z">
              <w:r w:rsidRPr="007B7848" w:rsidDel="00F7027E">
                <w:rPr>
                  <w:rFonts w:ascii="Calibri" w:eastAsia="Kozuka Gothic Pro R" w:hAnsi="Calibri" w:cs="MS UI Gothic"/>
                  <w:lang w:eastAsia="ja-JP"/>
                </w:rPr>
                <w:delText>国</w:delText>
              </w:r>
            </w:del>
            <w:r w:rsidRPr="007B7848">
              <w:rPr>
                <w:rFonts w:ascii="Calibri" w:eastAsia="Kozuka Gothic Pro R" w:hAnsi="Calibri" w:cs="MS UI Gothic"/>
                <w:lang w:eastAsia="ja-JP"/>
              </w:rPr>
              <w:t>の</w:t>
            </w:r>
            <w:hyperlink r:id="rId214" w:tgtFrame="_blank" w:history="1">
              <w:r w:rsidRPr="007B7848">
                <w:rPr>
                  <w:rFonts w:ascii="Calibri" w:eastAsia="Kozuka Gothic Pro R" w:hAnsi="Calibri" w:cs="MS UI Gothic"/>
                  <w:color w:val="0000FF"/>
                  <w:u w:val="single"/>
                  <w:lang w:eastAsia="ja-JP"/>
                </w:rPr>
                <w:t>人事部</w:t>
              </w:r>
            </w:hyperlink>
            <w:r w:rsidRPr="007B7848">
              <w:rPr>
                <w:rFonts w:ascii="Calibri" w:eastAsia="Kozuka Gothic Pro R" w:hAnsi="Calibri" w:cs="MS UI Gothic"/>
                <w:lang w:eastAsia="ja-JP"/>
              </w:rPr>
              <w:t>担当者に問い合わせてください。</w:t>
            </w:r>
          </w:p>
        </w:tc>
      </w:tr>
      <w:tr w:rsidR="002F1C3A" w:rsidRPr="00853EAB" w14:paraId="6D40E9EE" w14:textId="77777777" w:rsidTr="55887888">
        <w:tc>
          <w:tcPr>
            <w:tcW w:w="1353" w:type="dxa"/>
            <w:shd w:val="clear" w:color="auto" w:fill="C1E4F5" w:themeFill="accent1" w:themeFillTint="33"/>
            <w:tcMar>
              <w:top w:w="120" w:type="dxa"/>
              <w:left w:w="180" w:type="dxa"/>
              <w:bottom w:w="120" w:type="dxa"/>
              <w:right w:w="180" w:type="dxa"/>
            </w:tcMar>
            <w:hideMark/>
          </w:tcPr>
          <w:p w14:paraId="68AA127A" w14:textId="77777777" w:rsidR="00764DBF" w:rsidRPr="00853EAB" w:rsidRDefault="00010AF3" w:rsidP="00764DBF">
            <w:pPr>
              <w:spacing w:before="30" w:after="30"/>
              <w:ind w:left="30" w:right="30"/>
              <w:rPr>
                <w:rFonts w:ascii="Calibri" w:eastAsia="Times New Roman" w:hAnsi="Calibri" w:cs="Calibri"/>
                <w:sz w:val="16"/>
              </w:rPr>
            </w:pPr>
            <w:hyperlink r:id="rId215" w:tgtFrame="_blank" w:history="1">
              <w:r w:rsidRPr="00853EAB">
                <w:rPr>
                  <w:rFonts w:ascii="Calibri" w:eastAsia="Times New Roman" w:hAnsi="Calibri" w:cs="Calibri"/>
                  <w:color w:val="0000FF"/>
                  <w:sz w:val="16"/>
                  <w:u w:val="single"/>
                </w:rPr>
                <w:t>Screen 18</w:t>
              </w:r>
            </w:hyperlink>
            <w:r w:rsidRPr="00853EAB">
              <w:rPr>
                <w:rFonts w:ascii="Calibri" w:eastAsia="Times New Roman" w:hAnsi="Calibri" w:cs="Calibri"/>
                <w:sz w:val="16"/>
              </w:rPr>
              <w:t xml:space="preserve"> </w:t>
            </w:r>
          </w:p>
          <w:p w14:paraId="5F93C555" w14:textId="77777777" w:rsidR="00764DBF" w:rsidRPr="00853EAB" w:rsidRDefault="00010AF3" w:rsidP="00764DBF">
            <w:pPr>
              <w:ind w:left="30" w:right="30"/>
              <w:rPr>
                <w:rFonts w:ascii="Calibri" w:eastAsia="Times New Roman" w:hAnsi="Calibri" w:cs="Calibri"/>
                <w:sz w:val="16"/>
              </w:rPr>
            </w:pPr>
            <w:hyperlink r:id="rId216" w:tgtFrame="_blank" w:history="1">
              <w:r w:rsidRPr="00853EAB">
                <w:rPr>
                  <w:rFonts w:ascii="Calibri" w:eastAsia="Times New Roman" w:hAnsi="Calibri" w:cs="Calibri"/>
                  <w:color w:val="0000FF"/>
                  <w:sz w:val="16"/>
                  <w:u w:val="single"/>
                </w:rPr>
                <w:t>112_C_200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06471D"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Legal Division</w:t>
            </w:r>
          </w:p>
          <w:p w14:paraId="62E2F954"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Contact the Legal Division with questions or concerns about legal implications of bribery and corruption.</w:t>
            </w:r>
          </w:p>
          <w:p w14:paraId="3883E488" w14:textId="77777777" w:rsidR="00764DBF" w:rsidRPr="00853EAB" w:rsidRDefault="00010AF3" w:rsidP="007B7848">
            <w:pPr>
              <w:numPr>
                <w:ilvl w:val="0"/>
                <w:numId w:val="6"/>
              </w:numPr>
              <w:spacing w:before="100" w:beforeAutospacing="1" w:after="100" w:afterAutospacing="1"/>
              <w:ind w:left="750" w:right="30"/>
              <w:rPr>
                <w:rFonts w:ascii="Calibri" w:eastAsia="Times New Roman" w:hAnsi="Calibri" w:cs="Calibri"/>
              </w:rPr>
            </w:pPr>
            <w:r w:rsidRPr="00853EAB">
              <w:rPr>
                <w:rFonts w:ascii="Calibri" w:eastAsia="Times New Roman" w:hAnsi="Calibri" w:cs="Calibri"/>
              </w:rPr>
              <w:t>Click here to access the Legal home page on Abbott World.</w:t>
            </w:r>
          </w:p>
        </w:tc>
        <w:tc>
          <w:tcPr>
            <w:tcW w:w="6000" w:type="dxa"/>
          </w:tcPr>
          <w:p w14:paraId="36E30727"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法務部</w:t>
            </w:r>
          </w:p>
          <w:p w14:paraId="3E964387"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贈収賄および腐敗行為に関する法的な意味合いについての質問や懸念は、法務部にお問い合わせください。</w:t>
            </w:r>
          </w:p>
          <w:p w14:paraId="25A95C26" w14:textId="77777777" w:rsidR="00764DBF" w:rsidRPr="007B7848" w:rsidRDefault="00010AF3" w:rsidP="007B7848">
            <w:pPr>
              <w:numPr>
                <w:ilvl w:val="0"/>
                <w:numId w:val="6"/>
              </w:numPr>
              <w:spacing w:before="100" w:beforeAutospacing="1" w:after="100" w:afterAutospacing="1"/>
              <w:ind w:left="750" w:right="30"/>
              <w:rPr>
                <w:rFonts w:ascii="Calibri" w:eastAsia="Kozuka Gothic Pro R" w:hAnsi="Calibri" w:cs="Calibri"/>
                <w:lang w:eastAsia="ja-JP"/>
              </w:rPr>
            </w:pPr>
            <w:r w:rsidRPr="007B7848">
              <w:rPr>
                <w:rFonts w:ascii="Calibri" w:eastAsia="Kozuka Gothic Pro R" w:hAnsi="Calibri" w:cs="MS UI Gothic"/>
                <w:lang w:eastAsia="ja-JP"/>
              </w:rPr>
              <w:t>Abbott World</w:t>
            </w:r>
            <w:r w:rsidRPr="007B7848">
              <w:rPr>
                <w:rFonts w:ascii="Calibri" w:eastAsia="Kozuka Gothic Pro R" w:hAnsi="Calibri" w:cs="MS UI Gothic"/>
                <w:lang w:eastAsia="ja-JP"/>
              </w:rPr>
              <w:t>の法務部ホームページにアクセスするには、こちらをクリックしてください。</w:t>
            </w:r>
          </w:p>
        </w:tc>
      </w:tr>
      <w:tr w:rsidR="002F1C3A" w:rsidRPr="00853EAB" w14:paraId="4644BE4E" w14:textId="77777777" w:rsidTr="55887888">
        <w:tc>
          <w:tcPr>
            <w:tcW w:w="1353" w:type="dxa"/>
            <w:shd w:val="clear" w:color="auto" w:fill="C1E4F5" w:themeFill="accent1" w:themeFillTint="33"/>
            <w:tcMar>
              <w:top w:w="120" w:type="dxa"/>
              <w:left w:w="180" w:type="dxa"/>
              <w:bottom w:w="120" w:type="dxa"/>
              <w:right w:w="180" w:type="dxa"/>
            </w:tcMar>
            <w:hideMark/>
          </w:tcPr>
          <w:p w14:paraId="6E5B3E47" w14:textId="77777777" w:rsidR="00764DBF" w:rsidRPr="00853EAB" w:rsidRDefault="00010AF3" w:rsidP="00764DBF">
            <w:pPr>
              <w:spacing w:before="30" w:after="30"/>
              <w:ind w:left="30" w:right="30"/>
              <w:rPr>
                <w:rFonts w:ascii="Calibri" w:eastAsia="Times New Roman" w:hAnsi="Calibri" w:cs="Calibri"/>
                <w:sz w:val="16"/>
              </w:rPr>
            </w:pPr>
            <w:hyperlink r:id="rId217" w:tgtFrame="_blank" w:history="1">
              <w:r w:rsidRPr="00853EAB">
                <w:rPr>
                  <w:rFonts w:ascii="Calibri" w:eastAsia="Times New Roman" w:hAnsi="Calibri" w:cs="Calibri"/>
                  <w:color w:val="0000FF"/>
                  <w:sz w:val="16"/>
                  <w:u w:val="single"/>
                </w:rPr>
                <w:t>Screen 18</w:t>
              </w:r>
            </w:hyperlink>
            <w:r w:rsidRPr="00853EAB">
              <w:rPr>
                <w:rFonts w:ascii="Calibri" w:eastAsia="Times New Roman" w:hAnsi="Calibri" w:cs="Calibri"/>
                <w:sz w:val="16"/>
              </w:rPr>
              <w:t xml:space="preserve"> </w:t>
            </w:r>
          </w:p>
          <w:p w14:paraId="3D711C82" w14:textId="77777777" w:rsidR="00764DBF" w:rsidRPr="00853EAB" w:rsidRDefault="00010AF3" w:rsidP="00764DBF">
            <w:pPr>
              <w:ind w:left="30" w:right="30"/>
              <w:rPr>
                <w:rFonts w:ascii="Calibri" w:eastAsia="Times New Roman" w:hAnsi="Calibri" w:cs="Calibri"/>
                <w:sz w:val="16"/>
              </w:rPr>
            </w:pPr>
            <w:hyperlink r:id="rId218" w:tgtFrame="_blank" w:history="1">
              <w:r w:rsidRPr="00853EAB">
                <w:rPr>
                  <w:rFonts w:ascii="Calibri" w:eastAsia="Times New Roman" w:hAnsi="Calibri" w:cs="Calibri"/>
                  <w:color w:val="0000FF"/>
                  <w:sz w:val="16"/>
                  <w:u w:val="single"/>
                </w:rPr>
                <w:t>113_C_200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5F84AA"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OTHER RESOURCES</w:t>
            </w:r>
          </w:p>
          <w:p w14:paraId="667134A3"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There are many other resources available to you:</w:t>
            </w:r>
          </w:p>
          <w:p w14:paraId="1FFD4AFA"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Finance – If your question is about accounting or finance, contact your local Finance department.</w:t>
            </w:r>
          </w:p>
          <w:p w14:paraId="533212AA"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Corporate Audit – If you have specific concerns regarding accounting, internal accounting controls, or auditing matters, promptly report them to Corporate Audit or the OEC.</w:t>
            </w:r>
          </w:p>
          <w:p w14:paraId="4302E64A" w14:textId="77777777" w:rsidR="00764DBF" w:rsidRPr="00AC4656" w:rsidRDefault="00010AF3" w:rsidP="007B7848">
            <w:pPr>
              <w:spacing w:before="100" w:beforeAutospacing="1" w:after="100" w:afterAutospacing="1"/>
              <w:ind w:left="30" w:right="30"/>
              <w:rPr>
                <w:rFonts w:ascii="Calibri" w:eastAsia="Times New Roman" w:hAnsi="Calibri" w:cs="Calibri"/>
              </w:rPr>
            </w:pPr>
            <w:r w:rsidRPr="00AC4656">
              <w:rPr>
                <w:rFonts w:ascii="Calibri" w:eastAsia="Times New Roman" w:hAnsi="Calibri" w:cs="Calibri"/>
              </w:rPr>
              <w:t>Abbott Quality and Regulatory – If you have questions about the quality and safety of our products, contact your local Quality or Regulatory department.</w:t>
            </w:r>
          </w:p>
          <w:p w14:paraId="61497940"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AC4656">
              <w:rPr>
                <w:rFonts w:ascii="Calibri" w:eastAsia="Times New Roman" w:hAnsi="Calibri" w:cs="Calibri"/>
              </w:rPr>
              <w:t>Global Environment, Health, and Safety – Contact a Global Environment, Health, and Safety representative if you have questions about a physical site and potential dangers.</w:t>
            </w:r>
          </w:p>
          <w:p w14:paraId="5ABD7A51"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Global Procurement – If you have questions about supplier relations, contact Global Procurement.</w:t>
            </w:r>
          </w:p>
        </w:tc>
        <w:tc>
          <w:tcPr>
            <w:tcW w:w="6000" w:type="dxa"/>
          </w:tcPr>
          <w:p w14:paraId="320A6F1C"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その他のリソース</w:t>
            </w:r>
          </w:p>
          <w:p w14:paraId="55555E69"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その他にも多くのリソースをご利用いただけます。</w:t>
            </w:r>
          </w:p>
          <w:p w14:paraId="4713C8CC"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財務部</w:t>
            </w:r>
            <w:r w:rsidRPr="007B7848">
              <w:rPr>
                <w:rFonts w:ascii="Calibri" w:eastAsia="Kozuka Gothic Pro R" w:hAnsi="Calibri" w:cs="MS UI Gothic"/>
                <w:lang w:eastAsia="ja-JP"/>
              </w:rPr>
              <w:t xml:space="preserve"> – </w:t>
            </w:r>
            <w:r w:rsidRPr="007B7848">
              <w:rPr>
                <w:rFonts w:ascii="Calibri" w:eastAsia="Kozuka Gothic Pro R" w:hAnsi="Calibri" w:cs="MS UI Gothic"/>
                <w:lang w:eastAsia="ja-JP"/>
              </w:rPr>
              <w:t>会計または財務についての質問は、現地の財務部までお問い合わせください。</w:t>
            </w:r>
          </w:p>
          <w:p w14:paraId="5D0B0E1A"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監査部</w:t>
            </w:r>
            <w:r w:rsidRPr="007B7848">
              <w:rPr>
                <w:rFonts w:ascii="Calibri" w:eastAsia="Kozuka Gothic Pro R" w:hAnsi="Calibri" w:cs="MS UI Gothic"/>
                <w:lang w:eastAsia="ja-JP"/>
              </w:rPr>
              <w:t xml:space="preserve"> – </w:t>
            </w:r>
            <w:r w:rsidRPr="007B7848">
              <w:rPr>
                <w:rFonts w:ascii="Calibri" w:eastAsia="Kozuka Gothic Pro R" w:hAnsi="Calibri" w:cs="MS UI Gothic"/>
                <w:lang w:eastAsia="ja-JP"/>
              </w:rPr>
              <w:t>会計、社内の会計統制または監査事項について具体的な懸念がある場合には、すみやかに監査部または</w:t>
            </w:r>
            <w:r w:rsidRPr="007B7848">
              <w:rPr>
                <w:rFonts w:ascii="Calibri" w:eastAsia="Kozuka Gothic Pro R" w:hAnsi="Calibri" w:cs="MS UI Gothic"/>
                <w:lang w:eastAsia="ja-JP"/>
              </w:rPr>
              <w:t>OEC</w:t>
            </w:r>
            <w:r w:rsidRPr="007B7848">
              <w:rPr>
                <w:rFonts w:ascii="Calibri" w:eastAsia="Kozuka Gothic Pro R" w:hAnsi="Calibri" w:cs="MS UI Gothic"/>
                <w:lang w:eastAsia="ja-JP"/>
              </w:rPr>
              <w:t>に報告してください。</w:t>
            </w:r>
          </w:p>
          <w:p w14:paraId="0C28ED0A" w14:textId="67ACEA99" w:rsidR="00764DBF" w:rsidRPr="00AC4656" w:rsidRDefault="00010AF3" w:rsidP="007B7848">
            <w:pPr>
              <w:spacing w:before="100" w:beforeAutospacing="1" w:after="100" w:afterAutospacing="1"/>
              <w:ind w:left="30" w:right="30"/>
              <w:rPr>
                <w:rFonts w:ascii="Calibri" w:eastAsia="Kozuka Gothic Pro R" w:hAnsi="Calibri" w:cs="Calibri"/>
                <w:lang w:eastAsia="ja-JP"/>
              </w:rPr>
            </w:pPr>
            <w:r w:rsidRPr="00AC4656">
              <w:rPr>
                <w:rFonts w:ascii="Calibri" w:eastAsia="Kozuka Gothic Pro R" w:hAnsi="Calibri" w:cs="MS UI Gothic"/>
                <w:lang w:eastAsia="ja-JP"/>
              </w:rPr>
              <w:t>アボットの品質および</w:t>
            </w:r>
            <w:del w:id="283" w:author="Terano, Kumiko" w:date="2025-12-22T10:34:00Z" w16du:dateUtc="2025-12-22T01:34:00Z">
              <w:r w:rsidRPr="00AC4656" w:rsidDel="004068E6">
                <w:rPr>
                  <w:rFonts w:ascii="Calibri" w:eastAsia="Kozuka Gothic Pro R" w:hAnsi="Calibri" w:cs="MS UI Gothic" w:hint="eastAsia"/>
                  <w:lang w:eastAsia="ja-JP"/>
                </w:rPr>
                <w:delText>規制</w:delText>
              </w:r>
            </w:del>
            <w:ins w:id="284" w:author="Terano, Kumiko" w:date="2025-12-22T10:34:00Z" w16du:dateUtc="2025-12-22T01:34:00Z">
              <w:r w:rsidR="004068E6" w:rsidRPr="00AC4656">
                <w:rPr>
                  <w:rFonts w:ascii="Calibri" w:eastAsia="Kozuka Gothic Pro R" w:hAnsi="Calibri" w:cs="MS UI Gothic" w:hint="eastAsia"/>
                  <w:lang w:eastAsia="ja-JP"/>
                  <w:rPrChange w:id="285" w:author="Terano, Kumiko" w:date="2025-12-22T16:51:00Z" w16du:dateUtc="2025-12-22T07:51:00Z">
                    <w:rPr>
                      <w:rFonts w:ascii="Calibri" w:eastAsia="Kozuka Gothic Pro R" w:hAnsi="Calibri" w:cs="MS UI Gothic" w:hint="eastAsia"/>
                      <w:highlight w:val="yellow"/>
                      <w:lang w:eastAsia="ja-JP"/>
                    </w:rPr>
                  </w:rPrChange>
                </w:rPr>
                <w:t>薬事</w:t>
              </w:r>
            </w:ins>
            <w:r w:rsidRPr="00AC4656">
              <w:rPr>
                <w:rFonts w:ascii="Calibri" w:eastAsia="Kozuka Gothic Pro R" w:hAnsi="Calibri" w:cs="MS UI Gothic"/>
                <w:lang w:eastAsia="ja-JP"/>
              </w:rPr>
              <w:t>部</w:t>
            </w:r>
            <w:r w:rsidRPr="00AC4656">
              <w:rPr>
                <w:rFonts w:ascii="Calibri" w:eastAsia="Kozuka Gothic Pro R" w:hAnsi="Calibri" w:cs="MS UI Gothic"/>
                <w:lang w:eastAsia="ja-JP"/>
              </w:rPr>
              <w:t xml:space="preserve"> – </w:t>
            </w:r>
            <w:r w:rsidRPr="00AC4656">
              <w:rPr>
                <w:rFonts w:ascii="Calibri" w:eastAsia="Kozuka Gothic Pro R" w:hAnsi="Calibri" w:cs="MS UI Gothic"/>
                <w:lang w:eastAsia="ja-JP"/>
              </w:rPr>
              <w:t>当社製品の品質および安全性について質問がある場合、現地の品質または</w:t>
            </w:r>
            <w:del w:id="286" w:author="Terano, Kumiko" w:date="2025-12-22T10:34:00Z" w16du:dateUtc="2025-12-22T01:34:00Z">
              <w:r w:rsidRPr="00AC4656" w:rsidDel="004068E6">
                <w:rPr>
                  <w:rFonts w:ascii="Calibri" w:eastAsia="Kozuka Gothic Pro R" w:hAnsi="Calibri" w:cs="MS UI Gothic" w:hint="eastAsia"/>
                  <w:lang w:eastAsia="ja-JP"/>
                </w:rPr>
                <w:delText>規制</w:delText>
              </w:r>
            </w:del>
            <w:ins w:id="287" w:author="Terano, Kumiko" w:date="2025-12-22T10:34:00Z" w16du:dateUtc="2025-12-22T01:34:00Z">
              <w:r w:rsidR="004068E6" w:rsidRPr="00AC4656">
                <w:rPr>
                  <w:rFonts w:ascii="Calibri" w:eastAsia="Kozuka Gothic Pro R" w:hAnsi="Calibri" w:cs="MS UI Gothic" w:hint="eastAsia"/>
                  <w:lang w:eastAsia="ja-JP"/>
                  <w:rPrChange w:id="288" w:author="Terano, Kumiko" w:date="2025-12-22T16:51:00Z" w16du:dateUtc="2025-12-22T07:51:00Z">
                    <w:rPr>
                      <w:rFonts w:ascii="Calibri" w:eastAsia="Kozuka Gothic Pro R" w:hAnsi="Calibri" w:cs="MS UI Gothic" w:hint="eastAsia"/>
                      <w:highlight w:val="yellow"/>
                      <w:lang w:eastAsia="ja-JP"/>
                    </w:rPr>
                  </w:rPrChange>
                </w:rPr>
                <w:t>薬事</w:t>
              </w:r>
            </w:ins>
            <w:r w:rsidRPr="00AC4656">
              <w:rPr>
                <w:rFonts w:ascii="Calibri" w:eastAsia="Kozuka Gothic Pro R" w:hAnsi="Calibri" w:cs="MS UI Gothic"/>
                <w:lang w:eastAsia="ja-JP"/>
              </w:rPr>
              <w:t>部にお問い合わせください。</w:t>
            </w:r>
          </w:p>
          <w:p w14:paraId="191A5A33"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AC4656">
              <w:rPr>
                <w:rFonts w:ascii="Calibri" w:eastAsia="Kozuka Gothic Pro R" w:hAnsi="Calibri" w:cs="MS UI Gothic"/>
                <w:lang w:eastAsia="ja-JP"/>
              </w:rPr>
              <w:t>グローバル環境・衛生・安全部</w:t>
            </w:r>
            <w:r w:rsidRPr="00AC4656">
              <w:rPr>
                <w:rFonts w:ascii="Calibri" w:eastAsia="Kozuka Gothic Pro R" w:hAnsi="Calibri" w:cs="MS UI Gothic"/>
                <w:lang w:eastAsia="ja-JP"/>
              </w:rPr>
              <w:t xml:space="preserve"> – </w:t>
            </w:r>
            <w:r w:rsidRPr="00AC4656">
              <w:rPr>
                <w:rFonts w:ascii="Calibri" w:eastAsia="Kozuka Gothic Pro R" w:hAnsi="Calibri" w:cs="MS UI Gothic"/>
                <w:lang w:eastAsia="ja-JP"/>
              </w:rPr>
              <w:t>物理的な場所および潜在的な危険に関する質問がある場合、グローバル環境・衛生・安全部担当者にお問い合わせください。</w:t>
            </w:r>
          </w:p>
          <w:p w14:paraId="23030788" w14:textId="0D3F7695"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グローバル</w:t>
            </w:r>
            <w:del w:id="289" w:author="Terano, Kumiko" w:date="2025-12-22T19:03:00Z" w16du:dateUtc="2025-12-22T10:03:00Z">
              <w:r w:rsidRPr="007B7848" w:rsidDel="000C3C55">
                <w:rPr>
                  <w:rFonts w:ascii="Calibri" w:eastAsia="Kozuka Gothic Pro R" w:hAnsi="Calibri" w:cs="MS UI Gothic" w:hint="eastAsia"/>
                  <w:lang w:eastAsia="ja-JP"/>
                </w:rPr>
                <w:delText>調達部</w:delText>
              </w:r>
            </w:del>
            <w:ins w:id="290" w:author="Terano, Kumiko" w:date="2025-12-22T19:03:00Z" w16du:dateUtc="2025-12-22T10:03:00Z">
              <w:r w:rsidR="000C3C55">
                <w:rPr>
                  <w:rFonts w:ascii="Calibri" w:eastAsia="Kozuka Gothic Pro R" w:hAnsi="Calibri" w:cs="MS UI Gothic" w:hint="eastAsia"/>
                  <w:lang w:eastAsia="ja-JP"/>
                </w:rPr>
                <w:t>プロキュアメント</w:t>
              </w:r>
            </w:ins>
            <w:r w:rsidRPr="007B7848">
              <w:rPr>
                <w:rFonts w:ascii="Calibri" w:eastAsia="Kozuka Gothic Pro R" w:hAnsi="Calibri" w:cs="MS UI Gothic"/>
                <w:lang w:eastAsia="ja-JP"/>
              </w:rPr>
              <w:t xml:space="preserve"> – </w:t>
            </w:r>
            <w:r w:rsidRPr="007B7848">
              <w:rPr>
                <w:rFonts w:ascii="Calibri" w:eastAsia="Kozuka Gothic Pro R" w:hAnsi="Calibri" w:cs="MS UI Gothic"/>
                <w:lang w:eastAsia="ja-JP"/>
              </w:rPr>
              <w:t>サプライヤーとの関係について質問がある場合、グローバル</w:t>
            </w:r>
            <w:del w:id="291" w:author="Terano, Kumiko" w:date="2025-12-22T19:04:00Z" w16du:dateUtc="2025-12-22T10:04:00Z">
              <w:r w:rsidRPr="007B7848" w:rsidDel="000C3C55">
                <w:rPr>
                  <w:rFonts w:ascii="Calibri" w:eastAsia="Kozuka Gothic Pro R" w:hAnsi="Calibri" w:cs="MS UI Gothic" w:hint="eastAsia"/>
                  <w:lang w:eastAsia="ja-JP"/>
                </w:rPr>
                <w:delText>調達部</w:delText>
              </w:r>
            </w:del>
            <w:ins w:id="292" w:author="Terano, Kumiko" w:date="2025-12-22T19:04:00Z" w16du:dateUtc="2025-12-22T10:04:00Z">
              <w:r w:rsidR="000C3C55">
                <w:rPr>
                  <w:rFonts w:ascii="Calibri" w:eastAsia="Kozuka Gothic Pro R" w:hAnsi="Calibri" w:cs="MS UI Gothic" w:hint="eastAsia"/>
                  <w:lang w:eastAsia="ja-JP"/>
                </w:rPr>
                <w:t>プロキュアメント</w:t>
              </w:r>
            </w:ins>
            <w:r w:rsidRPr="007B7848">
              <w:rPr>
                <w:rFonts w:ascii="Calibri" w:eastAsia="Kozuka Gothic Pro R" w:hAnsi="Calibri" w:cs="MS UI Gothic"/>
                <w:lang w:eastAsia="ja-JP"/>
              </w:rPr>
              <w:t>にお問い合わせください。</w:t>
            </w:r>
          </w:p>
        </w:tc>
      </w:tr>
      <w:tr w:rsidR="002F1C3A" w:rsidRPr="00853EAB" w14:paraId="3BFBB66A" w14:textId="77777777" w:rsidTr="55887888">
        <w:tc>
          <w:tcPr>
            <w:tcW w:w="1353" w:type="dxa"/>
            <w:shd w:val="clear" w:color="auto" w:fill="C1E4F5" w:themeFill="accent1" w:themeFillTint="33"/>
            <w:tcMar>
              <w:top w:w="120" w:type="dxa"/>
              <w:left w:w="180" w:type="dxa"/>
              <w:bottom w:w="120" w:type="dxa"/>
              <w:right w:w="180" w:type="dxa"/>
            </w:tcMar>
            <w:hideMark/>
          </w:tcPr>
          <w:p w14:paraId="56457E44" w14:textId="77777777" w:rsidR="00764DBF" w:rsidRPr="00853EAB" w:rsidRDefault="00010AF3" w:rsidP="00764DBF">
            <w:pPr>
              <w:spacing w:before="30" w:after="30"/>
              <w:ind w:left="30" w:right="30"/>
              <w:rPr>
                <w:rFonts w:ascii="Calibri" w:eastAsia="Times New Roman" w:hAnsi="Calibri" w:cs="Calibri"/>
                <w:sz w:val="16"/>
              </w:rPr>
            </w:pPr>
            <w:hyperlink r:id="rId219" w:tgtFrame="_blank" w:history="1">
              <w:r w:rsidRPr="00853EAB">
                <w:rPr>
                  <w:rFonts w:ascii="Calibri" w:eastAsia="Times New Roman" w:hAnsi="Calibri" w:cs="Calibri"/>
                  <w:color w:val="0000FF"/>
                  <w:sz w:val="16"/>
                  <w:u w:val="single"/>
                </w:rPr>
                <w:t>Screen 18</w:t>
              </w:r>
            </w:hyperlink>
            <w:r w:rsidRPr="00853EAB">
              <w:rPr>
                <w:rFonts w:ascii="Calibri" w:eastAsia="Times New Roman" w:hAnsi="Calibri" w:cs="Calibri"/>
                <w:sz w:val="16"/>
              </w:rPr>
              <w:t xml:space="preserve"> </w:t>
            </w:r>
          </w:p>
          <w:p w14:paraId="4309DEEE" w14:textId="77777777" w:rsidR="00764DBF" w:rsidRPr="00853EAB" w:rsidRDefault="00010AF3" w:rsidP="00764DBF">
            <w:pPr>
              <w:ind w:left="30" w:right="30"/>
              <w:rPr>
                <w:rFonts w:ascii="Calibri" w:eastAsia="Times New Roman" w:hAnsi="Calibri" w:cs="Calibri"/>
                <w:sz w:val="16"/>
              </w:rPr>
            </w:pPr>
            <w:hyperlink r:id="rId220" w:tgtFrame="_blank" w:history="1">
              <w:r w:rsidRPr="00853EAB">
                <w:rPr>
                  <w:rFonts w:ascii="Calibri" w:eastAsia="Times New Roman" w:hAnsi="Calibri" w:cs="Calibri"/>
                  <w:color w:val="0000FF"/>
                  <w:sz w:val="16"/>
                  <w:u w:val="single"/>
                </w:rPr>
                <w:t>114_C_200</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BA1D56"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Course Resources</w:t>
            </w:r>
          </w:p>
          <w:p w14:paraId="3B045405" w14:textId="77777777" w:rsidR="00764DBF"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Transcript</w:t>
            </w:r>
          </w:p>
          <w:p w14:paraId="30180D53" w14:textId="7762B1B3" w:rsidR="00764DBF" w:rsidRPr="00853EAB" w:rsidRDefault="00010AF3" w:rsidP="00D73C9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Click </w:t>
            </w:r>
            <w:hyperlink r:id="rId221" w:tgtFrame="_blank" w:history="1">
              <w:r w:rsidRPr="00853EAB">
                <w:rPr>
                  <w:rFonts w:ascii="Calibri" w:eastAsia="Times New Roman" w:hAnsi="Calibri" w:cs="Calibri"/>
                  <w:color w:val="0000FF"/>
                  <w:u w:val="single"/>
                </w:rPr>
                <w:t>here</w:t>
              </w:r>
            </w:hyperlink>
            <w:r w:rsidRPr="00853EAB">
              <w:rPr>
                <w:rFonts w:ascii="Calibri" w:eastAsia="Times New Roman" w:hAnsi="Calibri" w:cs="Calibri"/>
              </w:rPr>
              <w:t xml:space="preserve"> for a full transcript of the course</w:t>
            </w:r>
          </w:p>
        </w:tc>
        <w:tc>
          <w:tcPr>
            <w:tcW w:w="6000" w:type="dxa"/>
          </w:tcPr>
          <w:p w14:paraId="25C3E3E6"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コースのリソース</w:t>
            </w:r>
          </w:p>
          <w:p w14:paraId="670AB19D" w14:textId="77777777"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全文</w:t>
            </w:r>
          </w:p>
          <w:p w14:paraId="204CC3AE" w14:textId="27CAA51D" w:rsidR="00764DBF"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コース内容の全文を読むには、</w:t>
            </w:r>
            <w:r>
              <w:fldChar w:fldCharType="begin"/>
            </w:r>
            <w:r>
              <w:rPr>
                <w:lang w:eastAsia="ja-JP"/>
              </w:rPr>
              <w:instrText>HYPERLINK "https://rusnakassociates.com/content/AbbottCOBCCourse/courses/EN-US/course/reference/Transcript.pdf" \t "_blank"</w:instrText>
            </w:r>
            <w:r>
              <w:fldChar w:fldCharType="separate"/>
            </w:r>
            <w:r w:rsidRPr="007B7848">
              <w:rPr>
                <w:rFonts w:ascii="Calibri" w:eastAsia="Kozuka Gothic Pro R" w:hAnsi="Calibri" w:cs="MS UI Gothic"/>
                <w:color w:val="0000FF"/>
                <w:u w:val="single"/>
                <w:lang w:eastAsia="ja-JP"/>
              </w:rPr>
              <w:t>こちら</w:t>
            </w:r>
            <w:r>
              <w:fldChar w:fldCharType="end"/>
            </w:r>
            <w:r w:rsidRPr="007B7848">
              <w:rPr>
                <w:rFonts w:ascii="Calibri" w:eastAsia="Kozuka Gothic Pro R" w:hAnsi="Calibri" w:cs="MS UI Gothic"/>
                <w:lang w:eastAsia="ja-JP"/>
              </w:rPr>
              <w:t>をクリックしてください。</w:t>
            </w:r>
          </w:p>
        </w:tc>
      </w:tr>
      <w:tr w:rsidR="002F1C3A" w:rsidRPr="00853EAB" w14:paraId="6E877B4D" w14:textId="77777777" w:rsidTr="55887888">
        <w:tc>
          <w:tcPr>
            <w:tcW w:w="1353" w:type="dxa"/>
            <w:shd w:val="clear" w:color="auto" w:fill="C1E4F5" w:themeFill="accent1" w:themeFillTint="33"/>
            <w:tcMar>
              <w:top w:w="120" w:type="dxa"/>
              <w:left w:w="180" w:type="dxa"/>
              <w:bottom w:w="120" w:type="dxa"/>
              <w:right w:w="180" w:type="dxa"/>
            </w:tcMar>
            <w:hideMark/>
          </w:tcPr>
          <w:p w14:paraId="4291CFEF"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115_toc_1</w:t>
            </w:r>
          </w:p>
        </w:tc>
        <w:tc>
          <w:tcPr>
            <w:tcW w:w="6000" w:type="dxa"/>
            <w:tcMar>
              <w:top w:w="120" w:type="dxa"/>
              <w:left w:w="180" w:type="dxa"/>
              <w:bottom w:w="120" w:type="dxa"/>
              <w:right w:w="180" w:type="dxa"/>
            </w:tcMar>
            <w:hideMark/>
          </w:tcPr>
          <w:p w14:paraId="6EE2CBFA"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Welcome</w:t>
            </w:r>
          </w:p>
        </w:tc>
        <w:tc>
          <w:tcPr>
            <w:tcW w:w="6000" w:type="dxa"/>
          </w:tcPr>
          <w:p w14:paraId="0DB832F4"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ようこそ</w:t>
            </w:r>
          </w:p>
        </w:tc>
      </w:tr>
      <w:tr w:rsidR="002F1C3A" w:rsidRPr="00853EAB" w14:paraId="68142BEA" w14:textId="77777777" w:rsidTr="55887888">
        <w:tc>
          <w:tcPr>
            <w:tcW w:w="1353" w:type="dxa"/>
            <w:shd w:val="clear" w:color="auto" w:fill="C1E4F5" w:themeFill="accent1" w:themeFillTint="33"/>
            <w:tcMar>
              <w:top w:w="120" w:type="dxa"/>
              <w:left w:w="180" w:type="dxa"/>
              <w:bottom w:w="120" w:type="dxa"/>
              <w:right w:w="180" w:type="dxa"/>
            </w:tcMar>
            <w:hideMark/>
          </w:tcPr>
          <w:p w14:paraId="5E922FCF"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116_toc_2</w:t>
            </w:r>
          </w:p>
        </w:tc>
        <w:tc>
          <w:tcPr>
            <w:tcW w:w="6000" w:type="dxa"/>
            <w:tcMar>
              <w:top w:w="120" w:type="dxa"/>
              <w:left w:w="180" w:type="dxa"/>
              <w:bottom w:w="120" w:type="dxa"/>
              <w:right w:w="180" w:type="dxa"/>
            </w:tcMar>
            <w:hideMark/>
          </w:tcPr>
          <w:p w14:paraId="2940F556"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Code of Business Conduct</w:t>
            </w:r>
          </w:p>
        </w:tc>
        <w:tc>
          <w:tcPr>
            <w:tcW w:w="6000" w:type="dxa"/>
          </w:tcPr>
          <w:p w14:paraId="3C10B59D"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ビジネス行動規範</w:t>
            </w:r>
          </w:p>
        </w:tc>
      </w:tr>
      <w:tr w:rsidR="002F1C3A" w:rsidRPr="00853EAB" w14:paraId="5695D204" w14:textId="77777777" w:rsidTr="55887888">
        <w:tc>
          <w:tcPr>
            <w:tcW w:w="1353" w:type="dxa"/>
            <w:shd w:val="clear" w:color="auto" w:fill="C1E4F5" w:themeFill="accent1" w:themeFillTint="33"/>
            <w:tcMar>
              <w:top w:w="120" w:type="dxa"/>
              <w:left w:w="180" w:type="dxa"/>
              <w:bottom w:w="120" w:type="dxa"/>
              <w:right w:w="180" w:type="dxa"/>
            </w:tcMar>
            <w:hideMark/>
          </w:tcPr>
          <w:p w14:paraId="68E58EB7"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117_toc_3</w:t>
            </w:r>
          </w:p>
        </w:tc>
        <w:tc>
          <w:tcPr>
            <w:tcW w:w="6000" w:type="dxa"/>
            <w:tcMar>
              <w:top w:w="120" w:type="dxa"/>
              <w:left w:w="180" w:type="dxa"/>
              <w:bottom w:w="120" w:type="dxa"/>
              <w:right w:w="180" w:type="dxa"/>
            </w:tcMar>
            <w:hideMark/>
          </w:tcPr>
          <w:p w14:paraId="49A0F319"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Philosophy</w:t>
            </w:r>
          </w:p>
        </w:tc>
        <w:tc>
          <w:tcPr>
            <w:tcW w:w="6000" w:type="dxa"/>
          </w:tcPr>
          <w:p w14:paraId="3E9AE025"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当社の理念</w:t>
            </w:r>
          </w:p>
        </w:tc>
      </w:tr>
      <w:tr w:rsidR="002F1C3A" w:rsidRPr="00853EAB" w14:paraId="06C95B36" w14:textId="77777777" w:rsidTr="55887888">
        <w:tc>
          <w:tcPr>
            <w:tcW w:w="1353" w:type="dxa"/>
            <w:shd w:val="clear" w:color="auto" w:fill="C1E4F5" w:themeFill="accent1" w:themeFillTint="33"/>
            <w:tcMar>
              <w:top w:w="120" w:type="dxa"/>
              <w:left w:w="180" w:type="dxa"/>
              <w:bottom w:w="120" w:type="dxa"/>
              <w:right w:w="180" w:type="dxa"/>
            </w:tcMar>
            <w:hideMark/>
          </w:tcPr>
          <w:p w14:paraId="4CA6D6D8"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118_toc_4</w:t>
            </w:r>
          </w:p>
        </w:tc>
        <w:tc>
          <w:tcPr>
            <w:tcW w:w="6000" w:type="dxa"/>
            <w:tcMar>
              <w:top w:w="120" w:type="dxa"/>
              <w:left w:w="180" w:type="dxa"/>
              <w:bottom w:w="120" w:type="dxa"/>
              <w:right w:w="180" w:type="dxa"/>
            </w:tcMar>
            <w:hideMark/>
          </w:tcPr>
          <w:p w14:paraId="378CEBD2"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Objectives</w:t>
            </w:r>
          </w:p>
        </w:tc>
        <w:tc>
          <w:tcPr>
            <w:tcW w:w="6000" w:type="dxa"/>
          </w:tcPr>
          <w:p w14:paraId="343F987A"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目標</w:t>
            </w:r>
          </w:p>
        </w:tc>
      </w:tr>
      <w:tr w:rsidR="002F1C3A" w:rsidRPr="00853EAB" w14:paraId="3C6C1048" w14:textId="77777777" w:rsidTr="55887888">
        <w:tc>
          <w:tcPr>
            <w:tcW w:w="1353" w:type="dxa"/>
            <w:shd w:val="clear" w:color="auto" w:fill="C1E4F5" w:themeFill="accent1" w:themeFillTint="33"/>
            <w:tcMar>
              <w:top w:w="120" w:type="dxa"/>
              <w:left w:w="180" w:type="dxa"/>
              <w:bottom w:w="120" w:type="dxa"/>
              <w:right w:w="180" w:type="dxa"/>
            </w:tcMar>
            <w:hideMark/>
          </w:tcPr>
          <w:p w14:paraId="75BCE6C1"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119_toc_5</w:t>
            </w:r>
          </w:p>
        </w:tc>
        <w:tc>
          <w:tcPr>
            <w:tcW w:w="6000" w:type="dxa"/>
            <w:tcMar>
              <w:top w:w="120" w:type="dxa"/>
              <w:left w:w="180" w:type="dxa"/>
              <w:bottom w:w="120" w:type="dxa"/>
              <w:right w:w="180" w:type="dxa"/>
            </w:tcMar>
            <w:hideMark/>
          </w:tcPr>
          <w:p w14:paraId="6AED6688"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Table of Contents</w:t>
            </w:r>
          </w:p>
        </w:tc>
        <w:tc>
          <w:tcPr>
            <w:tcW w:w="6000" w:type="dxa"/>
          </w:tcPr>
          <w:p w14:paraId="30836951"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目次</w:t>
            </w:r>
          </w:p>
        </w:tc>
      </w:tr>
      <w:tr w:rsidR="002F1C3A" w:rsidRPr="00853EAB" w14:paraId="0A1BBBA8" w14:textId="77777777" w:rsidTr="55887888">
        <w:tc>
          <w:tcPr>
            <w:tcW w:w="1353" w:type="dxa"/>
            <w:shd w:val="clear" w:color="auto" w:fill="C1E4F5" w:themeFill="accent1" w:themeFillTint="33"/>
            <w:tcMar>
              <w:top w:w="120" w:type="dxa"/>
              <w:left w:w="180" w:type="dxa"/>
              <w:bottom w:w="120" w:type="dxa"/>
              <w:right w:w="180" w:type="dxa"/>
            </w:tcMar>
            <w:hideMark/>
          </w:tcPr>
          <w:p w14:paraId="18B97B6A"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120_toc_6</w:t>
            </w:r>
          </w:p>
        </w:tc>
        <w:tc>
          <w:tcPr>
            <w:tcW w:w="6000" w:type="dxa"/>
            <w:tcMar>
              <w:top w:w="120" w:type="dxa"/>
              <w:left w:w="180" w:type="dxa"/>
              <w:bottom w:w="120" w:type="dxa"/>
              <w:right w:w="180" w:type="dxa"/>
            </w:tcMar>
            <w:hideMark/>
          </w:tcPr>
          <w:p w14:paraId="1EC06282"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The Importance of Abbott’s Code of Business Conduct </w:t>
            </w:r>
          </w:p>
        </w:tc>
        <w:tc>
          <w:tcPr>
            <w:tcW w:w="6000" w:type="dxa"/>
          </w:tcPr>
          <w:p w14:paraId="558FD643" w14:textId="77777777" w:rsidR="00315D6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アボットのビジネス行動規範の重要性</w:t>
            </w:r>
            <w:r w:rsidRPr="007B7848">
              <w:rPr>
                <w:rFonts w:ascii="Calibri" w:eastAsia="Kozuka Gothic Pro R" w:hAnsi="Calibri" w:cs="MS UI Gothic"/>
                <w:lang w:eastAsia="ja-JP"/>
              </w:rPr>
              <w:t xml:space="preserve"> </w:t>
            </w:r>
          </w:p>
        </w:tc>
      </w:tr>
      <w:tr w:rsidR="002F1C3A" w:rsidRPr="00853EAB" w14:paraId="798241B5" w14:textId="77777777" w:rsidTr="55887888">
        <w:tc>
          <w:tcPr>
            <w:tcW w:w="1353" w:type="dxa"/>
            <w:shd w:val="clear" w:color="auto" w:fill="C1E4F5" w:themeFill="accent1" w:themeFillTint="33"/>
            <w:tcMar>
              <w:top w:w="120" w:type="dxa"/>
              <w:left w:w="180" w:type="dxa"/>
              <w:bottom w:w="120" w:type="dxa"/>
              <w:right w:w="180" w:type="dxa"/>
            </w:tcMar>
            <w:hideMark/>
          </w:tcPr>
          <w:p w14:paraId="64FAE469"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121_toc_7</w:t>
            </w:r>
          </w:p>
        </w:tc>
        <w:tc>
          <w:tcPr>
            <w:tcW w:w="6000" w:type="dxa"/>
            <w:tcMar>
              <w:top w:w="120" w:type="dxa"/>
              <w:left w:w="180" w:type="dxa"/>
              <w:bottom w:w="120" w:type="dxa"/>
              <w:right w:w="180" w:type="dxa"/>
            </w:tcMar>
            <w:hideMark/>
          </w:tcPr>
          <w:p w14:paraId="08197BD2"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Everyday Commitments</w:t>
            </w:r>
          </w:p>
        </w:tc>
        <w:tc>
          <w:tcPr>
            <w:tcW w:w="6000" w:type="dxa"/>
          </w:tcPr>
          <w:p w14:paraId="54AFDB70" w14:textId="77777777" w:rsidR="00315D6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私たちの毎日のコミットメント</w:t>
            </w:r>
          </w:p>
        </w:tc>
      </w:tr>
      <w:tr w:rsidR="002F1C3A" w:rsidRPr="00853EAB" w14:paraId="462E9A8C" w14:textId="77777777" w:rsidTr="55887888">
        <w:tc>
          <w:tcPr>
            <w:tcW w:w="1353" w:type="dxa"/>
            <w:shd w:val="clear" w:color="auto" w:fill="C1E4F5" w:themeFill="accent1" w:themeFillTint="33"/>
            <w:tcMar>
              <w:top w:w="120" w:type="dxa"/>
              <w:left w:w="180" w:type="dxa"/>
              <w:bottom w:w="120" w:type="dxa"/>
              <w:right w:w="180" w:type="dxa"/>
            </w:tcMar>
            <w:hideMark/>
          </w:tcPr>
          <w:p w14:paraId="151FBDC9"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122_toc_8</w:t>
            </w:r>
          </w:p>
        </w:tc>
        <w:tc>
          <w:tcPr>
            <w:tcW w:w="6000" w:type="dxa"/>
            <w:tcMar>
              <w:top w:w="120" w:type="dxa"/>
              <w:left w:w="180" w:type="dxa"/>
              <w:bottom w:w="120" w:type="dxa"/>
              <w:right w:w="180" w:type="dxa"/>
            </w:tcMar>
            <w:hideMark/>
          </w:tcPr>
          <w:p w14:paraId="7DC07366"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The Importance of the Code to Our Business</w:t>
            </w:r>
          </w:p>
        </w:tc>
        <w:tc>
          <w:tcPr>
            <w:tcW w:w="6000" w:type="dxa"/>
          </w:tcPr>
          <w:p w14:paraId="5B1816C6" w14:textId="77777777" w:rsidR="00315D6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当社ビジネスに対する規範の重要性</w:t>
            </w:r>
          </w:p>
        </w:tc>
      </w:tr>
      <w:tr w:rsidR="002F1C3A" w:rsidRPr="00853EAB" w14:paraId="5571E5B4" w14:textId="77777777" w:rsidTr="55887888">
        <w:tc>
          <w:tcPr>
            <w:tcW w:w="1353" w:type="dxa"/>
            <w:shd w:val="clear" w:color="auto" w:fill="C1E4F5" w:themeFill="accent1" w:themeFillTint="33"/>
            <w:tcMar>
              <w:top w:w="120" w:type="dxa"/>
              <w:left w:w="180" w:type="dxa"/>
              <w:bottom w:w="120" w:type="dxa"/>
              <w:right w:w="180" w:type="dxa"/>
            </w:tcMar>
            <w:hideMark/>
          </w:tcPr>
          <w:p w14:paraId="04EBC6ED"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123_toc_9</w:t>
            </w:r>
          </w:p>
        </w:tc>
        <w:tc>
          <w:tcPr>
            <w:tcW w:w="6000" w:type="dxa"/>
            <w:tcMar>
              <w:top w:w="120" w:type="dxa"/>
              <w:left w:w="180" w:type="dxa"/>
              <w:bottom w:w="120" w:type="dxa"/>
              <w:right w:w="180" w:type="dxa"/>
            </w:tcMar>
            <w:hideMark/>
          </w:tcPr>
          <w:p w14:paraId="643B324F"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Code</w:t>
            </w:r>
          </w:p>
        </w:tc>
        <w:tc>
          <w:tcPr>
            <w:tcW w:w="6000" w:type="dxa"/>
          </w:tcPr>
          <w:p w14:paraId="4E05F417"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アボットの規範</w:t>
            </w:r>
          </w:p>
        </w:tc>
      </w:tr>
      <w:tr w:rsidR="002F1C3A" w:rsidRPr="00853EAB" w14:paraId="6947BDDB" w14:textId="77777777" w:rsidTr="55887888">
        <w:tc>
          <w:tcPr>
            <w:tcW w:w="1353" w:type="dxa"/>
            <w:shd w:val="clear" w:color="auto" w:fill="C1E4F5" w:themeFill="accent1" w:themeFillTint="33"/>
            <w:tcMar>
              <w:top w:w="120" w:type="dxa"/>
              <w:left w:w="180" w:type="dxa"/>
              <w:bottom w:w="120" w:type="dxa"/>
              <w:right w:w="180" w:type="dxa"/>
            </w:tcMar>
            <w:hideMark/>
          </w:tcPr>
          <w:p w14:paraId="0D8611F2"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124_toc_10</w:t>
            </w:r>
          </w:p>
        </w:tc>
        <w:tc>
          <w:tcPr>
            <w:tcW w:w="6000" w:type="dxa"/>
            <w:tcMar>
              <w:top w:w="120" w:type="dxa"/>
              <w:left w:w="180" w:type="dxa"/>
              <w:bottom w:w="120" w:type="dxa"/>
              <w:right w:w="180" w:type="dxa"/>
            </w:tcMar>
            <w:hideMark/>
          </w:tcPr>
          <w:p w14:paraId="6B6B2570"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Overview</w:t>
            </w:r>
          </w:p>
        </w:tc>
        <w:tc>
          <w:tcPr>
            <w:tcW w:w="6000" w:type="dxa"/>
          </w:tcPr>
          <w:p w14:paraId="08882031"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概要</w:t>
            </w:r>
          </w:p>
        </w:tc>
      </w:tr>
      <w:tr w:rsidR="002F1C3A" w:rsidRPr="00853EAB" w14:paraId="09F16690" w14:textId="77777777" w:rsidTr="55887888">
        <w:tc>
          <w:tcPr>
            <w:tcW w:w="1353" w:type="dxa"/>
            <w:shd w:val="clear" w:color="auto" w:fill="C1E4F5" w:themeFill="accent1" w:themeFillTint="33"/>
            <w:tcMar>
              <w:top w:w="120" w:type="dxa"/>
              <w:left w:w="180" w:type="dxa"/>
              <w:bottom w:w="120" w:type="dxa"/>
              <w:right w:w="180" w:type="dxa"/>
            </w:tcMar>
            <w:hideMark/>
          </w:tcPr>
          <w:p w14:paraId="004B7465"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125_toc_11</w:t>
            </w:r>
          </w:p>
        </w:tc>
        <w:tc>
          <w:tcPr>
            <w:tcW w:w="6000" w:type="dxa"/>
            <w:tcMar>
              <w:top w:w="120" w:type="dxa"/>
              <w:left w:w="180" w:type="dxa"/>
              <w:bottom w:w="120" w:type="dxa"/>
              <w:right w:w="180" w:type="dxa"/>
            </w:tcMar>
            <w:hideMark/>
          </w:tcPr>
          <w:p w14:paraId="69BD0781"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Customers</w:t>
            </w:r>
          </w:p>
        </w:tc>
        <w:tc>
          <w:tcPr>
            <w:tcW w:w="6000" w:type="dxa"/>
          </w:tcPr>
          <w:p w14:paraId="13D5BE47"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当社の顧客</w:t>
            </w:r>
          </w:p>
        </w:tc>
      </w:tr>
      <w:tr w:rsidR="002F1C3A" w:rsidRPr="00853EAB" w14:paraId="53F088C9" w14:textId="77777777" w:rsidTr="55887888">
        <w:tc>
          <w:tcPr>
            <w:tcW w:w="1353" w:type="dxa"/>
            <w:shd w:val="clear" w:color="auto" w:fill="C1E4F5" w:themeFill="accent1" w:themeFillTint="33"/>
            <w:tcMar>
              <w:top w:w="120" w:type="dxa"/>
              <w:left w:w="180" w:type="dxa"/>
              <w:bottom w:w="120" w:type="dxa"/>
              <w:right w:w="180" w:type="dxa"/>
            </w:tcMar>
            <w:hideMark/>
          </w:tcPr>
          <w:p w14:paraId="0CF861B5"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126_toc_12</w:t>
            </w:r>
          </w:p>
        </w:tc>
        <w:tc>
          <w:tcPr>
            <w:tcW w:w="6000" w:type="dxa"/>
            <w:tcMar>
              <w:top w:w="120" w:type="dxa"/>
              <w:left w:w="180" w:type="dxa"/>
              <w:bottom w:w="120" w:type="dxa"/>
              <w:right w:w="180" w:type="dxa"/>
            </w:tcMar>
            <w:hideMark/>
          </w:tcPr>
          <w:p w14:paraId="2FC9037E"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Products</w:t>
            </w:r>
          </w:p>
        </w:tc>
        <w:tc>
          <w:tcPr>
            <w:tcW w:w="6000" w:type="dxa"/>
          </w:tcPr>
          <w:p w14:paraId="4D97CF17"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当社の製品</w:t>
            </w:r>
          </w:p>
        </w:tc>
      </w:tr>
      <w:tr w:rsidR="002F1C3A" w:rsidRPr="00853EAB" w14:paraId="6A84F3BF" w14:textId="77777777" w:rsidTr="55887888">
        <w:tc>
          <w:tcPr>
            <w:tcW w:w="1353" w:type="dxa"/>
            <w:shd w:val="clear" w:color="auto" w:fill="C1E4F5" w:themeFill="accent1" w:themeFillTint="33"/>
            <w:tcMar>
              <w:top w:w="120" w:type="dxa"/>
              <w:left w:w="180" w:type="dxa"/>
              <w:bottom w:w="120" w:type="dxa"/>
              <w:right w:w="180" w:type="dxa"/>
            </w:tcMar>
            <w:hideMark/>
          </w:tcPr>
          <w:p w14:paraId="4DBC6248"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127_toc_13</w:t>
            </w:r>
          </w:p>
        </w:tc>
        <w:tc>
          <w:tcPr>
            <w:tcW w:w="6000" w:type="dxa"/>
            <w:tcMar>
              <w:top w:w="120" w:type="dxa"/>
              <w:left w:w="180" w:type="dxa"/>
              <w:bottom w:w="120" w:type="dxa"/>
              <w:right w:w="180" w:type="dxa"/>
            </w:tcMar>
            <w:hideMark/>
          </w:tcPr>
          <w:p w14:paraId="4F134723"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Advancing Science</w:t>
            </w:r>
          </w:p>
        </w:tc>
        <w:tc>
          <w:tcPr>
            <w:tcW w:w="6000" w:type="dxa"/>
          </w:tcPr>
          <w:p w14:paraId="319CE188"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先進科学</w:t>
            </w:r>
          </w:p>
        </w:tc>
      </w:tr>
      <w:tr w:rsidR="002F1C3A" w:rsidRPr="00853EAB" w14:paraId="1871D8FF" w14:textId="77777777" w:rsidTr="55887888">
        <w:tc>
          <w:tcPr>
            <w:tcW w:w="1353" w:type="dxa"/>
            <w:shd w:val="clear" w:color="auto" w:fill="C1E4F5" w:themeFill="accent1" w:themeFillTint="33"/>
            <w:tcMar>
              <w:top w:w="120" w:type="dxa"/>
              <w:left w:w="180" w:type="dxa"/>
              <w:bottom w:w="120" w:type="dxa"/>
              <w:right w:w="180" w:type="dxa"/>
            </w:tcMar>
            <w:hideMark/>
          </w:tcPr>
          <w:p w14:paraId="0987E252"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128_toc_14</w:t>
            </w:r>
          </w:p>
        </w:tc>
        <w:tc>
          <w:tcPr>
            <w:tcW w:w="6000" w:type="dxa"/>
            <w:tcMar>
              <w:top w:w="120" w:type="dxa"/>
              <w:left w:w="180" w:type="dxa"/>
              <w:bottom w:w="120" w:type="dxa"/>
              <w:right w:w="180" w:type="dxa"/>
            </w:tcMar>
            <w:hideMark/>
          </w:tcPr>
          <w:p w14:paraId="3D0227E6"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People</w:t>
            </w:r>
          </w:p>
        </w:tc>
        <w:tc>
          <w:tcPr>
            <w:tcW w:w="6000" w:type="dxa"/>
          </w:tcPr>
          <w:p w14:paraId="16C180AB"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当社の社員</w:t>
            </w:r>
          </w:p>
        </w:tc>
      </w:tr>
      <w:tr w:rsidR="002F1C3A" w:rsidRPr="00853EAB" w14:paraId="5641302D" w14:textId="77777777" w:rsidTr="55887888">
        <w:tc>
          <w:tcPr>
            <w:tcW w:w="1353" w:type="dxa"/>
            <w:shd w:val="clear" w:color="auto" w:fill="C1E4F5" w:themeFill="accent1" w:themeFillTint="33"/>
            <w:tcMar>
              <w:top w:w="120" w:type="dxa"/>
              <w:left w:w="180" w:type="dxa"/>
              <w:bottom w:w="120" w:type="dxa"/>
              <w:right w:w="180" w:type="dxa"/>
            </w:tcMar>
            <w:hideMark/>
          </w:tcPr>
          <w:p w14:paraId="629E5CF1"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129_toc_15</w:t>
            </w:r>
          </w:p>
        </w:tc>
        <w:tc>
          <w:tcPr>
            <w:tcW w:w="6000" w:type="dxa"/>
            <w:tcMar>
              <w:top w:w="120" w:type="dxa"/>
              <w:left w:w="180" w:type="dxa"/>
              <w:bottom w:w="120" w:type="dxa"/>
              <w:right w:w="180" w:type="dxa"/>
            </w:tcMar>
            <w:hideMark/>
          </w:tcPr>
          <w:p w14:paraId="70606D21"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Our Communities</w:t>
            </w:r>
          </w:p>
        </w:tc>
        <w:tc>
          <w:tcPr>
            <w:tcW w:w="6000" w:type="dxa"/>
          </w:tcPr>
          <w:p w14:paraId="3E477430"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当社の地域社会</w:t>
            </w:r>
          </w:p>
        </w:tc>
      </w:tr>
      <w:tr w:rsidR="002F1C3A" w:rsidRPr="00853EAB" w14:paraId="497B9118" w14:textId="77777777" w:rsidTr="55887888">
        <w:tc>
          <w:tcPr>
            <w:tcW w:w="1353" w:type="dxa"/>
            <w:shd w:val="clear" w:color="auto" w:fill="C1E4F5" w:themeFill="accent1" w:themeFillTint="33"/>
            <w:tcMar>
              <w:top w:w="120" w:type="dxa"/>
              <w:left w:w="180" w:type="dxa"/>
              <w:bottom w:w="120" w:type="dxa"/>
              <w:right w:w="180" w:type="dxa"/>
            </w:tcMar>
            <w:hideMark/>
          </w:tcPr>
          <w:p w14:paraId="1DE206EA"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130_toc_16</w:t>
            </w:r>
          </w:p>
        </w:tc>
        <w:tc>
          <w:tcPr>
            <w:tcW w:w="6000" w:type="dxa"/>
            <w:tcMar>
              <w:top w:w="120" w:type="dxa"/>
              <w:left w:w="180" w:type="dxa"/>
              <w:bottom w:w="120" w:type="dxa"/>
              <w:right w:w="180" w:type="dxa"/>
            </w:tcMar>
            <w:hideMark/>
          </w:tcPr>
          <w:p w14:paraId="03300D50"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How we Operate</w:t>
            </w:r>
          </w:p>
        </w:tc>
        <w:tc>
          <w:tcPr>
            <w:tcW w:w="6000" w:type="dxa"/>
          </w:tcPr>
          <w:p w14:paraId="657B626B"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私たちの企業理念</w:t>
            </w:r>
          </w:p>
        </w:tc>
      </w:tr>
      <w:tr w:rsidR="002F1C3A" w:rsidRPr="00853EAB" w14:paraId="4E7B5BF9" w14:textId="77777777" w:rsidTr="55887888">
        <w:tc>
          <w:tcPr>
            <w:tcW w:w="1353" w:type="dxa"/>
            <w:shd w:val="clear" w:color="auto" w:fill="C1E4F5" w:themeFill="accent1" w:themeFillTint="33"/>
            <w:tcMar>
              <w:top w:w="120" w:type="dxa"/>
              <w:left w:w="180" w:type="dxa"/>
              <w:bottom w:w="120" w:type="dxa"/>
              <w:right w:w="180" w:type="dxa"/>
            </w:tcMar>
            <w:hideMark/>
          </w:tcPr>
          <w:p w14:paraId="247A179E"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131_toc_17</w:t>
            </w:r>
          </w:p>
        </w:tc>
        <w:tc>
          <w:tcPr>
            <w:tcW w:w="6000" w:type="dxa"/>
            <w:tcMar>
              <w:top w:w="120" w:type="dxa"/>
              <w:left w:w="180" w:type="dxa"/>
              <w:bottom w:w="120" w:type="dxa"/>
              <w:right w:w="180" w:type="dxa"/>
            </w:tcMar>
            <w:hideMark/>
          </w:tcPr>
          <w:p w14:paraId="7AE8D054"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Your Commitment </w:t>
            </w:r>
          </w:p>
        </w:tc>
        <w:tc>
          <w:tcPr>
            <w:tcW w:w="6000" w:type="dxa"/>
          </w:tcPr>
          <w:p w14:paraId="508D0EBD"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あなたの取り組み</w:t>
            </w:r>
            <w:r w:rsidRPr="007B7848">
              <w:rPr>
                <w:rFonts w:ascii="Calibri" w:eastAsia="Kozuka Gothic Pro R" w:hAnsi="Calibri" w:cs="MS UI Gothic"/>
                <w:lang w:eastAsia="ja-JP"/>
              </w:rPr>
              <w:t xml:space="preserve"> </w:t>
            </w:r>
          </w:p>
        </w:tc>
      </w:tr>
      <w:tr w:rsidR="002F1C3A" w:rsidRPr="00853EAB" w14:paraId="28580287" w14:textId="77777777" w:rsidTr="55887888">
        <w:tc>
          <w:tcPr>
            <w:tcW w:w="1353" w:type="dxa"/>
            <w:shd w:val="clear" w:color="auto" w:fill="C1E4F5" w:themeFill="accent1" w:themeFillTint="33"/>
            <w:tcMar>
              <w:top w:w="120" w:type="dxa"/>
              <w:left w:w="180" w:type="dxa"/>
              <w:bottom w:w="120" w:type="dxa"/>
              <w:right w:w="180" w:type="dxa"/>
            </w:tcMar>
            <w:hideMark/>
          </w:tcPr>
          <w:p w14:paraId="6D844E33"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132_toc_18</w:t>
            </w:r>
          </w:p>
        </w:tc>
        <w:tc>
          <w:tcPr>
            <w:tcW w:w="6000" w:type="dxa"/>
            <w:tcMar>
              <w:top w:w="120" w:type="dxa"/>
              <w:left w:w="180" w:type="dxa"/>
              <w:bottom w:w="120" w:type="dxa"/>
              <w:right w:w="180" w:type="dxa"/>
            </w:tcMar>
            <w:hideMark/>
          </w:tcPr>
          <w:p w14:paraId="07B8E634"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Your Commitment</w:t>
            </w:r>
          </w:p>
        </w:tc>
        <w:tc>
          <w:tcPr>
            <w:tcW w:w="6000" w:type="dxa"/>
          </w:tcPr>
          <w:p w14:paraId="5B640D1D"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あなたの取り組み</w:t>
            </w:r>
          </w:p>
        </w:tc>
      </w:tr>
      <w:tr w:rsidR="002F1C3A" w:rsidRPr="00853EAB" w14:paraId="0BF30D19" w14:textId="77777777" w:rsidTr="55887888">
        <w:tc>
          <w:tcPr>
            <w:tcW w:w="1353" w:type="dxa"/>
            <w:shd w:val="clear" w:color="auto" w:fill="C1E4F5" w:themeFill="accent1" w:themeFillTint="33"/>
            <w:tcMar>
              <w:top w:w="120" w:type="dxa"/>
              <w:left w:w="180" w:type="dxa"/>
              <w:bottom w:w="120" w:type="dxa"/>
              <w:right w:w="180" w:type="dxa"/>
            </w:tcMar>
            <w:hideMark/>
          </w:tcPr>
          <w:p w14:paraId="5365CB96"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133_toc_19</w:t>
            </w:r>
          </w:p>
        </w:tc>
        <w:tc>
          <w:tcPr>
            <w:tcW w:w="6000" w:type="dxa"/>
            <w:tcMar>
              <w:top w:w="120" w:type="dxa"/>
              <w:left w:w="180" w:type="dxa"/>
              <w:bottom w:w="120" w:type="dxa"/>
              <w:right w:w="180" w:type="dxa"/>
            </w:tcMar>
            <w:hideMark/>
          </w:tcPr>
          <w:p w14:paraId="03400B78"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Knowledge Check</w:t>
            </w:r>
          </w:p>
        </w:tc>
        <w:tc>
          <w:tcPr>
            <w:tcW w:w="6000" w:type="dxa"/>
          </w:tcPr>
          <w:p w14:paraId="4B04A321"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理解度チェック</w:t>
            </w:r>
          </w:p>
        </w:tc>
      </w:tr>
      <w:tr w:rsidR="002F1C3A" w:rsidRPr="00853EAB" w14:paraId="4CF45994" w14:textId="77777777" w:rsidTr="55887888">
        <w:tc>
          <w:tcPr>
            <w:tcW w:w="1353" w:type="dxa"/>
            <w:shd w:val="clear" w:color="auto" w:fill="C1E4F5" w:themeFill="accent1" w:themeFillTint="33"/>
            <w:tcMar>
              <w:top w:w="120" w:type="dxa"/>
              <w:left w:w="180" w:type="dxa"/>
              <w:bottom w:w="120" w:type="dxa"/>
              <w:right w:w="180" w:type="dxa"/>
            </w:tcMar>
            <w:hideMark/>
          </w:tcPr>
          <w:p w14:paraId="064A35FA"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134_toc_20</w:t>
            </w:r>
          </w:p>
        </w:tc>
        <w:tc>
          <w:tcPr>
            <w:tcW w:w="6000" w:type="dxa"/>
            <w:tcMar>
              <w:top w:w="120" w:type="dxa"/>
              <w:left w:w="180" w:type="dxa"/>
              <w:bottom w:w="120" w:type="dxa"/>
              <w:right w:w="180" w:type="dxa"/>
            </w:tcMar>
            <w:hideMark/>
          </w:tcPr>
          <w:p w14:paraId="68056CA5"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Introduction</w:t>
            </w:r>
          </w:p>
        </w:tc>
        <w:tc>
          <w:tcPr>
            <w:tcW w:w="6000" w:type="dxa"/>
          </w:tcPr>
          <w:p w14:paraId="3325D1F4"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はじめに</w:t>
            </w:r>
          </w:p>
        </w:tc>
      </w:tr>
      <w:tr w:rsidR="002F1C3A" w:rsidRPr="00853EAB" w14:paraId="3179C573" w14:textId="77777777" w:rsidTr="55887888">
        <w:tc>
          <w:tcPr>
            <w:tcW w:w="1353" w:type="dxa"/>
            <w:shd w:val="clear" w:color="auto" w:fill="C1E4F5" w:themeFill="accent1" w:themeFillTint="33"/>
            <w:tcMar>
              <w:top w:w="120" w:type="dxa"/>
              <w:left w:w="180" w:type="dxa"/>
              <w:bottom w:w="120" w:type="dxa"/>
              <w:right w:w="180" w:type="dxa"/>
            </w:tcMar>
            <w:hideMark/>
          </w:tcPr>
          <w:p w14:paraId="551D57BC"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135_toc_21</w:t>
            </w:r>
          </w:p>
        </w:tc>
        <w:tc>
          <w:tcPr>
            <w:tcW w:w="6000" w:type="dxa"/>
            <w:tcMar>
              <w:top w:w="120" w:type="dxa"/>
              <w:left w:w="180" w:type="dxa"/>
              <w:bottom w:w="120" w:type="dxa"/>
              <w:right w:w="180" w:type="dxa"/>
            </w:tcMar>
            <w:hideMark/>
          </w:tcPr>
          <w:p w14:paraId="61BBA063"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Assessment</w:t>
            </w:r>
          </w:p>
        </w:tc>
        <w:tc>
          <w:tcPr>
            <w:tcW w:w="6000" w:type="dxa"/>
          </w:tcPr>
          <w:p w14:paraId="7604CEAD"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評価</w:t>
            </w:r>
          </w:p>
        </w:tc>
      </w:tr>
      <w:tr w:rsidR="002F1C3A" w:rsidRPr="00853EAB" w14:paraId="79BE0352" w14:textId="77777777" w:rsidTr="55887888">
        <w:tc>
          <w:tcPr>
            <w:tcW w:w="1353" w:type="dxa"/>
            <w:shd w:val="clear" w:color="auto" w:fill="C1E4F5" w:themeFill="accent1" w:themeFillTint="33"/>
            <w:tcMar>
              <w:top w:w="120" w:type="dxa"/>
              <w:left w:w="180" w:type="dxa"/>
              <w:bottom w:w="120" w:type="dxa"/>
              <w:right w:w="180" w:type="dxa"/>
            </w:tcMar>
            <w:hideMark/>
          </w:tcPr>
          <w:p w14:paraId="27989755"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136_toc_22</w:t>
            </w:r>
          </w:p>
        </w:tc>
        <w:tc>
          <w:tcPr>
            <w:tcW w:w="6000" w:type="dxa"/>
            <w:tcMar>
              <w:top w:w="120" w:type="dxa"/>
              <w:left w:w="180" w:type="dxa"/>
              <w:bottom w:w="120" w:type="dxa"/>
              <w:right w:w="180" w:type="dxa"/>
            </w:tcMar>
            <w:hideMark/>
          </w:tcPr>
          <w:p w14:paraId="23F26774"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Feedback</w:t>
            </w:r>
          </w:p>
        </w:tc>
        <w:tc>
          <w:tcPr>
            <w:tcW w:w="6000" w:type="dxa"/>
          </w:tcPr>
          <w:p w14:paraId="2577A33C"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解説</w:t>
            </w:r>
          </w:p>
        </w:tc>
      </w:tr>
      <w:tr w:rsidR="002F1C3A" w:rsidRPr="00853EAB" w14:paraId="6FA937F1" w14:textId="77777777" w:rsidTr="55887888">
        <w:tc>
          <w:tcPr>
            <w:tcW w:w="1353" w:type="dxa"/>
            <w:shd w:val="clear" w:color="auto" w:fill="C1E4F5" w:themeFill="accent1" w:themeFillTint="33"/>
            <w:tcMar>
              <w:top w:w="120" w:type="dxa"/>
              <w:left w:w="180" w:type="dxa"/>
              <w:bottom w:w="120" w:type="dxa"/>
              <w:right w:w="180" w:type="dxa"/>
            </w:tcMar>
            <w:hideMark/>
          </w:tcPr>
          <w:p w14:paraId="0992486B"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137_toc_23</w:t>
            </w:r>
          </w:p>
        </w:tc>
        <w:tc>
          <w:tcPr>
            <w:tcW w:w="6000" w:type="dxa"/>
            <w:tcMar>
              <w:top w:w="120" w:type="dxa"/>
              <w:left w:w="180" w:type="dxa"/>
              <w:bottom w:w="120" w:type="dxa"/>
              <w:right w:w="180" w:type="dxa"/>
            </w:tcMar>
            <w:hideMark/>
          </w:tcPr>
          <w:p w14:paraId="4BF0EC70"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Survey</w:t>
            </w:r>
          </w:p>
        </w:tc>
        <w:tc>
          <w:tcPr>
            <w:tcW w:w="6000" w:type="dxa"/>
          </w:tcPr>
          <w:p w14:paraId="74AB6E09"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アンケート調査</w:t>
            </w:r>
          </w:p>
        </w:tc>
      </w:tr>
      <w:tr w:rsidR="002F1C3A" w:rsidRPr="00853EAB" w14:paraId="3C726FB6" w14:textId="77777777" w:rsidTr="55887888">
        <w:tc>
          <w:tcPr>
            <w:tcW w:w="1353" w:type="dxa"/>
            <w:shd w:val="clear" w:color="auto" w:fill="C1E4F5" w:themeFill="accent1" w:themeFillTint="33"/>
            <w:tcMar>
              <w:top w:w="120" w:type="dxa"/>
              <w:left w:w="180" w:type="dxa"/>
              <w:bottom w:w="120" w:type="dxa"/>
              <w:right w:w="180" w:type="dxa"/>
            </w:tcMar>
            <w:hideMark/>
          </w:tcPr>
          <w:p w14:paraId="49D40F50"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675C4627"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59FC3B0E" w14:textId="28EA92AE" w:rsidR="00315D6E"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コースから</w:t>
            </w:r>
            <w:r w:rsidRPr="007B7848">
              <w:rPr>
                <w:rFonts w:ascii="Calibri" w:eastAsia="Kozuka Gothic Pro R" w:hAnsi="Calibri" w:cs="MS UI Gothic"/>
                <w:lang w:eastAsia="ja-JP"/>
              </w:rPr>
              <w:t>LMS</w:t>
            </w:r>
            <w:r w:rsidRPr="007B7848">
              <w:rPr>
                <w:rFonts w:ascii="Calibri" w:eastAsia="Kozuka Gothic Pro R" w:hAnsi="Calibri" w:cs="MS UI Gothic"/>
                <w:lang w:eastAsia="ja-JP"/>
              </w:rPr>
              <w:t>には連絡できません。コースを続行し、復習するには、</w:t>
            </w:r>
            <w:r w:rsidRPr="007B7848">
              <w:rPr>
                <w:rFonts w:ascii="Calibri" w:eastAsia="Kozuka Gothic Pro R" w:hAnsi="Calibri" w:cs="MS UI Gothic"/>
                <w:lang w:eastAsia="ja-JP"/>
              </w:rPr>
              <w:t>[OK]</w:t>
            </w:r>
            <w:r w:rsidRPr="007B7848">
              <w:rPr>
                <w:rFonts w:ascii="Calibri" w:eastAsia="Kozuka Gothic Pro R" w:hAnsi="Calibri" w:cs="MS UI Gothic"/>
                <w:lang w:eastAsia="ja-JP"/>
              </w:rPr>
              <w:t>をクリックしてください。注、コース認定は利用できない可能性があります。終了するには、</w:t>
            </w:r>
            <w:r w:rsidRPr="007B7848">
              <w:rPr>
                <w:rFonts w:ascii="Calibri" w:eastAsia="Kozuka Gothic Pro R" w:hAnsi="Calibri" w:cs="MS UI Gothic"/>
                <w:lang w:eastAsia="ja-JP"/>
              </w:rPr>
              <w:t>[</w:t>
            </w:r>
            <w:r w:rsidRPr="007B7848">
              <w:rPr>
                <w:rFonts w:ascii="Calibri" w:eastAsia="Kozuka Gothic Pro R" w:hAnsi="Calibri" w:cs="MS UI Gothic"/>
                <w:lang w:eastAsia="ja-JP"/>
              </w:rPr>
              <w:t>キャンセル</w:t>
            </w:r>
            <w:r w:rsidRPr="007B7848">
              <w:rPr>
                <w:rFonts w:ascii="Calibri" w:eastAsia="Kozuka Gothic Pro R" w:hAnsi="Calibri" w:cs="MS UI Gothic"/>
                <w:lang w:eastAsia="ja-JP"/>
              </w:rPr>
              <w:t>]</w:t>
            </w:r>
            <w:r w:rsidRPr="007B7848">
              <w:rPr>
                <w:rFonts w:ascii="Calibri" w:eastAsia="Kozuka Gothic Pro R" w:hAnsi="Calibri" w:cs="MS UI Gothic"/>
                <w:lang w:eastAsia="ja-JP"/>
              </w:rPr>
              <w:t>をクリックしてください</w:t>
            </w:r>
            <w:r w:rsidRPr="007B7848">
              <w:rPr>
                <w:rFonts w:ascii="Calibri" w:eastAsia="Kozuka Gothic Pro R" w:hAnsi="Calibri" w:cs="MS UI Gothic"/>
                <w:lang w:eastAsia="ja-JP"/>
              </w:rPr>
              <w:t xml:space="preserve"> </w:t>
            </w:r>
          </w:p>
        </w:tc>
      </w:tr>
      <w:tr w:rsidR="002F1C3A" w:rsidRPr="00853EAB" w14:paraId="2ED76815" w14:textId="77777777" w:rsidTr="55887888">
        <w:tc>
          <w:tcPr>
            <w:tcW w:w="1353" w:type="dxa"/>
            <w:shd w:val="clear" w:color="auto" w:fill="C1E4F5" w:themeFill="accent1" w:themeFillTint="33"/>
            <w:tcMar>
              <w:top w:w="120" w:type="dxa"/>
              <w:left w:w="180" w:type="dxa"/>
              <w:bottom w:w="120" w:type="dxa"/>
              <w:right w:w="180" w:type="dxa"/>
            </w:tcMar>
            <w:hideMark/>
          </w:tcPr>
          <w:p w14:paraId="0D347AFA"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315E84D7"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All questions remain unanswered</w:t>
            </w:r>
          </w:p>
        </w:tc>
        <w:tc>
          <w:tcPr>
            <w:tcW w:w="6000" w:type="dxa"/>
          </w:tcPr>
          <w:p w14:paraId="121AF28B"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全問が未回答です</w:t>
            </w:r>
          </w:p>
        </w:tc>
      </w:tr>
      <w:tr w:rsidR="002F1C3A" w:rsidRPr="00853EAB" w14:paraId="35C47D47" w14:textId="77777777" w:rsidTr="55887888">
        <w:tc>
          <w:tcPr>
            <w:tcW w:w="1353" w:type="dxa"/>
            <w:shd w:val="clear" w:color="auto" w:fill="C1E4F5" w:themeFill="accent1" w:themeFillTint="33"/>
            <w:tcMar>
              <w:top w:w="120" w:type="dxa"/>
              <w:left w:w="180" w:type="dxa"/>
              <w:bottom w:w="120" w:type="dxa"/>
              <w:right w:w="180" w:type="dxa"/>
            </w:tcMar>
            <w:hideMark/>
          </w:tcPr>
          <w:p w14:paraId="18C0C034"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359A44D0"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Questions</w:t>
            </w:r>
          </w:p>
        </w:tc>
        <w:tc>
          <w:tcPr>
            <w:tcW w:w="6000" w:type="dxa"/>
          </w:tcPr>
          <w:p w14:paraId="7A4EA2B2"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質問</w:t>
            </w:r>
          </w:p>
        </w:tc>
      </w:tr>
      <w:tr w:rsidR="002F1C3A" w:rsidRPr="00853EAB" w14:paraId="65AA5CFC" w14:textId="77777777" w:rsidTr="55887888">
        <w:tc>
          <w:tcPr>
            <w:tcW w:w="1353" w:type="dxa"/>
            <w:shd w:val="clear" w:color="auto" w:fill="C1E4F5" w:themeFill="accent1" w:themeFillTint="33"/>
            <w:tcMar>
              <w:top w:w="120" w:type="dxa"/>
              <w:left w:w="180" w:type="dxa"/>
              <w:bottom w:w="120" w:type="dxa"/>
              <w:right w:w="180" w:type="dxa"/>
            </w:tcMar>
            <w:hideMark/>
          </w:tcPr>
          <w:p w14:paraId="4E06D4F3"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7724450B"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Question</w:t>
            </w:r>
          </w:p>
        </w:tc>
        <w:tc>
          <w:tcPr>
            <w:tcW w:w="6000" w:type="dxa"/>
          </w:tcPr>
          <w:p w14:paraId="45799DDF"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質問</w:t>
            </w:r>
          </w:p>
        </w:tc>
      </w:tr>
      <w:tr w:rsidR="002F1C3A" w:rsidRPr="00853EAB" w14:paraId="78DA8435" w14:textId="77777777" w:rsidTr="55887888">
        <w:tc>
          <w:tcPr>
            <w:tcW w:w="1353" w:type="dxa"/>
            <w:shd w:val="clear" w:color="auto" w:fill="C1E4F5" w:themeFill="accent1" w:themeFillTint="33"/>
            <w:tcMar>
              <w:top w:w="120" w:type="dxa"/>
              <w:left w:w="180" w:type="dxa"/>
              <w:bottom w:w="120" w:type="dxa"/>
              <w:right w:w="180" w:type="dxa"/>
            </w:tcMar>
            <w:hideMark/>
          </w:tcPr>
          <w:p w14:paraId="53BE1BBE"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3F3B2CF4"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not answered</w:t>
            </w:r>
          </w:p>
        </w:tc>
        <w:tc>
          <w:tcPr>
            <w:tcW w:w="6000" w:type="dxa"/>
          </w:tcPr>
          <w:p w14:paraId="5C3859D1"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未回答</w:t>
            </w:r>
          </w:p>
        </w:tc>
      </w:tr>
      <w:tr w:rsidR="002F1C3A" w:rsidRPr="00853EAB" w14:paraId="3FEFDD8F" w14:textId="77777777" w:rsidTr="55887888">
        <w:tc>
          <w:tcPr>
            <w:tcW w:w="1353" w:type="dxa"/>
            <w:shd w:val="clear" w:color="auto" w:fill="C1E4F5" w:themeFill="accent1" w:themeFillTint="33"/>
            <w:tcMar>
              <w:top w:w="120" w:type="dxa"/>
              <w:left w:w="180" w:type="dxa"/>
              <w:bottom w:w="120" w:type="dxa"/>
              <w:right w:w="180" w:type="dxa"/>
            </w:tcMar>
            <w:hideMark/>
          </w:tcPr>
          <w:p w14:paraId="720EEAEC"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415761BC"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That's correct!</w:t>
            </w:r>
          </w:p>
        </w:tc>
        <w:tc>
          <w:tcPr>
            <w:tcW w:w="6000" w:type="dxa"/>
          </w:tcPr>
          <w:p w14:paraId="504D48D4"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正解です！</w:t>
            </w:r>
          </w:p>
        </w:tc>
      </w:tr>
      <w:tr w:rsidR="002F1C3A" w:rsidRPr="00853EAB" w14:paraId="7556AD4B" w14:textId="77777777" w:rsidTr="55887888">
        <w:tc>
          <w:tcPr>
            <w:tcW w:w="1353" w:type="dxa"/>
            <w:shd w:val="clear" w:color="auto" w:fill="C1E4F5" w:themeFill="accent1" w:themeFillTint="33"/>
            <w:tcMar>
              <w:top w:w="120" w:type="dxa"/>
              <w:left w:w="180" w:type="dxa"/>
              <w:bottom w:w="120" w:type="dxa"/>
              <w:right w:w="180" w:type="dxa"/>
            </w:tcMar>
            <w:hideMark/>
          </w:tcPr>
          <w:p w14:paraId="70138A0B"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38A3B2B2"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That's not correct!</w:t>
            </w:r>
          </w:p>
        </w:tc>
        <w:tc>
          <w:tcPr>
            <w:tcW w:w="6000" w:type="dxa"/>
          </w:tcPr>
          <w:p w14:paraId="7B0B2350"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不正解です！</w:t>
            </w:r>
          </w:p>
        </w:tc>
      </w:tr>
      <w:tr w:rsidR="002F1C3A" w:rsidRPr="00853EAB" w14:paraId="6595A331" w14:textId="77777777" w:rsidTr="55887888">
        <w:tc>
          <w:tcPr>
            <w:tcW w:w="1353" w:type="dxa"/>
            <w:shd w:val="clear" w:color="auto" w:fill="C1E4F5" w:themeFill="accent1" w:themeFillTint="33"/>
            <w:tcMar>
              <w:top w:w="120" w:type="dxa"/>
              <w:left w:w="180" w:type="dxa"/>
              <w:bottom w:w="120" w:type="dxa"/>
              <w:right w:w="180" w:type="dxa"/>
            </w:tcMar>
            <w:hideMark/>
          </w:tcPr>
          <w:p w14:paraId="1943128E"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3D2B9240"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Feedback: </w:t>
            </w:r>
          </w:p>
        </w:tc>
        <w:tc>
          <w:tcPr>
            <w:tcW w:w="6000" w:type="dxa"/>
          </w:tcPr>
          <w:p w14:paraId="4B9671B9"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解説：</w:t>
            </w:r>
          </w:p>
        </w:tc>
      </w:tr>
      <w:tr w:rsidR="002F1C3A" w:rsidRPr="00853EAB" w14:paraId="00C421FF" w14:textId="77777777" w:rsidTr="55887888">
        <w:tc>
          <w:tcPr>
            <w:tcW w:w="1353" w:type="dxa"/>
            <w:shd w:val="clear" w:color="auto" w:fill="C1E4F5" w:themeFill="accent1" w:themeFillTint="33"/>
            <w:tcMar>
              <w:top w:w="120" w:type="dxa"/>
              <w:left w:w="180" w:type="dxa"/>
              <w:bottom w:w="120" w:type="dxa"/>
              <w:right w:w="180" w:type="dxa"/>
            </w:tcMar>
            <w:hideMark/>
          </w:tcPr>
          <w:p w14:paraId="38A2789A"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4BF971B4"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Code of Business Conduct</w:t>
            </w:r>
          </w:p>
        </w:tc>
        <w:tc>
          <w:tcPr>
            <w:tcW w:w="6000" w:type="dxa"/>
          </w:tcPr>
          <w:p w14:paraId="3B8BE45A"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ビジネス行動規範</w:t>
            </w:r>
          </w:p>
        </w:tc>
      </w:tr>
      <w:tr w:rsidR="002F1C3A" w:rsidRPr="00853EAB" w14:paraId="2955CB70" w14:textId="77777777" w:rsidTr="55887888">
        <w:tc>
          <w:tcPr>
            <w:tcW w:w="1353" w:type="dxa"/>
            <w:shd w:val="clear" w:color="auto" w:fill="C1E4F5" w:themeFill="accent1" w:themeFillTint="33"/>
            <w:tcMar>
              <w:top w:w="120" w:type="dxa"/>
              <w:left w:w="180" w:type="dxa"/>
              <w:bottom w:w="120" w:type="dxa"/>
              <w:right w:w="180" w:type="dxa"/>
            </w:tcMar>
            <w:hideMark/>
          </w:tcPr>
          <w:p w14:paraId="7F58EA2E"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111CEFE9"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Knowledge Check</w:t>
            </w:r>
          </w:p>
        </w:tc>
        <w:tc>
          <w:tcPr>
            <w:tcW w:w="6000" w:type="dxa"/>
          </w:tcPr>
          <w:p w14:paraId="1E2C6CC7"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理解度チェック</w:t>
            </w:r>
          </w:p>
        </w:tc>
      </w:tr>
      <w:tr w:rsidR="002F1C3A" w:rsidRPr="00853EAB" w14:paraId="4A7A4A21" w14:textId="77777777" w:rsidTr="55887888">
        <w:tc>
          <w:tcPr>
            <w:tcW w:w="1353" w:type="dxa"/>
            <w:shd w:val="clear" w:color="auto" w:fill="C1E4F5" w:themeFill="accent1" w:themeFillTint="33"/>
            <w:tcMar>
              <w:top w:w="120" w:type="dxa"/>
              <w:left w:w="180" w:type="dxa"/>
              <w:bottom w:w="120" w:type="dxa"/>
              <w:right w:w="180" w:type="dxa"/>
            </w:tcMar>
            <w:hideMark/>
          </w:tcPr>
          <w:p w14:paraId="5B6A438E"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16AE7D73"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Submit</w:t>
            </w:r>
          </w:p>
        </w:tc>
        <w:tc>
          <w:tcPr>
            <w:tcW w:w="6000" w:type="dxa"/>
          </w:tcPr>
          <w:p w14:paraId="3F0F569B"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送信</w:t>
            </w:r>
          </w:p>
        </w:tc>
      </w:tr>
      <w:tr w:rsidR="002F1C3A" w:rsidRPr="00853EAB" w14:paraId="47C4A53D" w14:textId="77777777" w:rsidTr="55887888">
        <w:tc>
          <w:tcPr>
            <w:tcW w:w="1353" w:type="dxa"/>
            <w:shd w:val="clear" w:color="auto" w:fill="C1E4F5" w:themeFill="accent1" w:themeFillTint="33"/>
            <w:tcMar>
              <w:top w:w="120" w:type="dxa"/>
              <w:left w:w="180" w:type="dxa"/>
              <w:bottom w:w="120" w:type="dxa"/>
              <w:right w:w="180" w:type="dxa"/>
            </w:tcMar>
            <w:hideMark/>
          </w:tcPr>
          <w:p w14:paraId="507ABB50" w14:textId="77777777" w:rsidR="00315D6E" w:rsidRPr="00853EAB" w:rsidRDefault="00010AF3" w:rsidP="00315D6E">
            <w:pPr>
              <w:spacing w:before="30" w:after="30"/>
              <w:ind w:left="30" w:right="30"/>
              <w:rPr>
                <w:rFonts w:ascii="Calibri" w:eastAsia="Times New Roman" w:hAnsi="Calibri" w:cs="Calibri"/>
                <w:sz w:val="16"/>
              </w:rPr>
            </w:pPr>
            <w:r w:rsidRPr="00853EAB">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0F70D869" w14:textId="77777777" w:rsidR="00315D6E"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Retake</w:t>
            </w:r>
          </w:p>
        </w:tc>
        <w:tc>
          <w:tcPr>
            <w:tcW w:w="6000" w:type="dxa"/>
          </w:tcPr>
          <w:p w14:paraId="772B00A5" w14:textId="77777777" w:rsidR="00315D6E"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再挑戦</w:t>
            </w:r>
          </w:p>
        </w:tc>
      </w:tr>
      <w:tr w:rsidR="002F1C3A" w:rsidRPr="00853EAB" w14:paraId="74AA71F4" w14:textId="77777777" w:rsidTr="55887888">
        <w:tc>
          <w:tcPr>
            <w:tcW w:w="1353" w:type="dxa"/>
            <w:shd w:val="clear" w:color="auto" w:fill="C1E4F5" w:themeFill="accent1" w:themeFillTint="33"/>
            <w:tcMar>
              <w:top w:w="120" w:type="dxa"/>
              <w:left w:w="180" w:type="dxa"/>
              <w:bottom w:w="120" w:type="dxa"/>
              <w:right w:w="180" w:type="dxa"/>
            </w:tcMar>
            <w:hideMark/>
          </w:tcPr>
          <w:p w14:paraId="5E03F332"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58959D6E"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853EAB">
              <w:rPr>
                <w:rFonts w:ascii="Calibri" w:eastAsia="Times New Roman" w:hAnsi="Calibri" w:cs="Calibri"/>
              </w:rPr>
              <w:t>behaviors</w:t>
            </w:r>
            <w:proofErr w:type="spellEnd"/>
            <w:r w:rsidRPr="00853EAB">
              <w:rPr>
                <w:rFonts w:ascii="Calibri" w:eastAsia="Times New Roman" w:hAnsi="Calibri"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7EC55DBF" w14:textId="77777777" w:rsidR="005B5C04"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コースの説明：当社のビジネス行動規範は、アボットを代表する者として日々の業務にあたる全社員に会社が期待する事項を記載した重要文書です。当社の規範は、私たちの責任と行動の基盤となり、アボットのために、そして私たち自身や、私たちが支える多くの人々のために、最良の選択を行う助けとなります。本コースでは、規範の概要をおおまかに説明し、会社としての期待事項と皆さんの責務を示すとともに、最適な進め方の判断が難しい場合に取るべき行動について、実践的なアドバイスを提供します。研修コースの所要時間は</w:t>
            </w:r>
            <w:r w:rsidRPr="007B7848">
              <w:rPr>
                <w:rFonts w:ascii="Calibri" w:eastAsia="Kozuka Gothic Pro R" w:hAnsi="Calibri" w:cs="MS UI Gothic"/>
                <w:lang w:eastAsia="ja-JP"/>
              </w:rPr>
              <w:t>35</w:t>
            </w:r>
            <w:r w:rsidRPr="007B7848">
              <w:rPr>
                <w:rFonts w:ascii="Calibri" w:eastAsia="Kozuka Gothic Pro R" w:hAnsi="Calibri" w:cs="MS UI Gothic"/>
                <w:lang w:eastAsia="ja-JP"/>
              </w:rPr>
              <w:t>～</w:t>
            </w:r>
            <w:r w:rsidRPr="007B7848">
              <w:rPr>
                <w:rFonts w:ascii="Calibri" w:eastAsia="Kozuka Gothic Pro R" w:hAnsi="Calibri" w:cs="MS UI Gothic"/>
                <w:lang w:eastAsia="ja-JP"/>
              </w:rPr>
              <w:t>45</w:t>
            </w:r>
            <w:r w:rsidRPr="007B7848">
              <w:rPr>
                <w:rFonts w:ascii="Calibri" w:eastAsia="Kozuka Gothic Pro R" w:hAnsi="Calibri" w:cs="MS UI Gothic"/>
                <w:lang w:eastAsia="ja-JP"/>
              </w:rPr>
              <w:t>分です。</w:t>
            </w:r>
          </w:p>
        </w:tc>
      </w:tr>
      <w:tr w:rsidR="002F1C3A" w:rsidRPr="00853EAB" w14:paraId="20B805FE" w14:textId="77777777" w:rsidTr="55887888">
        <w:tc>
          <w:tcPr>
            <w:tcW w:w="1353" w:type="dxa"/>
            <w:shd w:val="clear" w:color="auto" w:fill="C1E4F5" w:themeFill="accent1" w:themeFillTint="33"/>
            <w:tcMar>
              <w:top w:w="120" w:type="dxa"/>
              <w:left w:w="180" w:type="dxa"/>
              <w:bottom w:w="120" w:type="dxa"/>
              <w:right w:w="180" w:type="dxa"/>
            </w:tcMar>
            <w:hideMark/>
          </w:tcPr>
          <w:p w14:paraId="49E28A5C"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12E2DAD8"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Menu</w:t>
            </w:r>
          </w:p>
        </w:tc>
        <w:tc>
          <w:tcPr>
            <w:tcW w:w="6000" w:type="dxa"/>
          </w:tcPr>
          <w:p w14:paraId="23F247C5" w14:textId="77777777" w:rsidR="005B5C04"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メニュー</w:t>
            </w:r>
          </w:p>
        </w:tc>
      </w:tr>
      <w:tr w:rsidR="002F1C3A" w:rsidRPr="00853EAB" w14:paraId="1B65E846" w14:textId="77777777" w:rsidTr="55887888">
        <w:tc>
          <w:tcPr>
            <w:tcW w:w="1353" w:type="dxa"/>
            <w:shd w:val="clear" w:color="auto" w:fill="C1E4F5" w:themeFill="accent1" w:themeFillTint="33"/>
            <w:tcMar>
              <w:top w:w="120" w:type="dxa"/>
              <w:left w:w="180" w:type="dxa"/>
              <w:bottom w:w="120" w:type="dxa"/>
              <w:right w:w="180" w:type="dxa"/>
            </w:tcMar>
            <w:hideMark/>
          </w:tcPr>
          <w:p w14:paraId="4ECAA84E"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4FA799AB"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Resources</w:t>
            </w:r>
          </w:p>
        </w:tc>
        <w:tc>
          <w:tcPr>
            <w:tcW w:w="6000" w:type="dxa"/>
          </w:tcPr>
          <w:p w14:paraId="6BBF0D16" w14:textId="77777777" w:rsidR="005B5C04"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リソース</w:t>
            </w:r>
          </w:p>
        </w:tc>
      </w:tr>
      <w:tr w:rsidR="002F1C3A" w:rsidRPr="00853EAB" w14:paraId="7EBD3E49" w14:textId="77777777" w:rsidTr="55887888">
        <w:tc>
          <w:tcPr>
            <w:tcW w:w="1353" w:type="dxa"/>
            <w:shd w:val="clear" w:color="auto" w:fill="C1E4F5" w:themeFill="accent1" w:themeFillTint="33"/>
            <w:tcMar>
              <w:top w:w="120" w:type="dxa"/>
              <w:left w:w="180" w:type="dxa"/>
              <w:bottom w:w="120" w:type="dxa"/>
              <w:right w:w="180" w:type="dxa"/>
            </w:tcMar>
            <w:hideMark/>
          </w:tcPr>
          <w:p w14:paraId="2F8C92D5"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3EE9C135"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Reference Material</w:t>
            </w:r>
          </w:p>
        </w:tc>
        <w:tc>
          <w:tcPr>
            <w:tcW w:w="6000" w:type="dxa"/>
          </w:tcPr>
          <w:p w14:paraId="28A5E134" w14:textId="77777777" w:rsidR="005B5C04"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参考資料</w:t>
            </w:r>
          </w:p>
        </w:tc>
      </w:tr>
      <w:tr w:rsidR="002F1C3A" w:rsidRPr="00853EAB" w14:paraId="173BD1B9" w14:textId="77777777" w:rsidTr="55887888">
        <w:tc>
          <w:tcPr>
            <w:tcW w:w="1353" w:type="dxa"/>
            <w:shd w:val="clear" w:color="auto" w:fill="C1E4F5" w:themeFill="accent1" w:themeFillTint="33"/>
            <w:tcMar>
              <w:top w:w="120" w:type="dxa"/>
              <w:left w:w="180" w:type="dxa"/>
              <w:bottom w:w="120" w:type="dxa"/>
              <w:right w:w="180" w:type="dxa"/>
            </w:tcMar>
            <w:hideMark/>
          </w:tcPr>
          <w:p w14:paraId="3D0B71C7"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7B18B17C"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Audio</w:t>
            </w:r>
          </w:p>
        </w:tc>
        <w:tc>
          <w:tcPr>
            <w:tcW w:w="6000" w:type="dxa"/>
          </w:tcPr>
          <w:p w14:paraId="7D5DEC36" w14:textId="77777777" w:rsidR="005B5C04"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音声</w:t>
            </w:r>
          </w:p>
        </w:tc>
      </w:tr>
      <w:tr w:rsidR="002F1C3A" w:rsidRPr="00853EAB" w14:paraId="07603CC2" w14:textId="77777777" w:rsidTr="55887888">
        <w:tc>
          <w:tcPr>
            <w:tcW w:w="1353" w:type="dxa"/>
            <w:shd w:val="clear" w:color="auto" w:fill="C1E4F5" w:themeFill="accent1" w:themeFillTint="33"/>
            <w:tcMar>
              <w:top w:w="120" w:type="dxa"/>
              <w:left w:w="180" w:type="dxa"/>
              <w:bottom w:w="120" w:type="dxa"/>
              <w:right w:w="180" w:type="dxa"/>
            </w:tcMar>
            <w:hideMark/>
          </w:tcPr>
          <w:p w14:paraId="6CE974A8"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532D31B0"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Exit</w:t>
            </w:r>
          </w:p>
        </w:tc>
        <w:tc>
          <w:tcPr>
            <w:tcW w:w="6000" w:type="dxa"/>
          </w:tcPr>
          <w:p w14:paraId="07D81312" w14:textId="77777777" w:rsidR="005B5C04"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終了</w:t>
            </w:r>
          </w:p>
        </w:tc>
      </w:tr>
      <w:tr w:rsidR="002F1C3A" w:rsidRPr="00853EAB" w14:paraId="49193BE4" w14:textId="77777777" w:rsidTr="55887888">
        <w:tc>
          <w:tcPr>
            <w:tcW w:w="1353" w:type="dxa"/>
            <w:shd w:val="clear" w:color="auto" w:fill="C1E4F5" w:themeFill="accent1" w:themeFillTint="33"/>
            <w:tcMar>
              <w:top w:w="120" w:type="dxa"/>
              <w:left w:w="180" w:type="dxa"/>
              <w:bottom w:w="120" w:type="dxa"/>
              <w:right w:w="180" w:type="dxa"/>
            </w:tcMar>
            <w:hideMark/>
          </w:tcPr>
          <w:p w14:paraId="1207A031"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499936BE"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Close</w:t>
            </w:r>
          </w:p>
        </w:tc>
        <w:tc>
          <w:tcPr>
            <w:tcW w:w="6000" w:type="dxa"/>
          </w:tcPr>
          <w:p w14:paraId="15D5E0AE" w14:textId="77777777" w:rsidR="005B5C04"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閉じる</w:t>
            </w:r>
          </w:p>
        </w:tc>
      </w:tr>
      <w:tr w:rsidR="002F1C3A" w:rsidRPr="00853EAB" w14:paraId="6E3BC9CF" w14:textId="77777777" w:rsidTr="55887888">
        <w:tc>
          <w:tcPr>
            <w:tcW w:w="1353" w:type="dxa"/>
            <w:shd w:val="clear" w:color="auto" w:fill="C1E4F5" w:themeFill="accent1" w:themeFillTint="33"/>
            <w:tcMar>
              <w:top w:w="120" w:type="dxa"/>
              <w:left w:w="180" w:type="dxa"/>
              <w:bottom w:w="120" w:type="dxa"/>
              <w:right w:w="180" w:type="dxa"/>
            </w:tcMar>
            <w:hideMark/>
          </w:tcPr>
          <w:p w14:paraId="681B7B02"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014AEC20"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Comment</w:t>
            </w:r>
            <w:r w:rsidR="00F5122E" w:rsidRPr="00853EAB">
              <w:rPr>
                <w:rFonts w:ascii="Calibri" w:eastAsia="Times New Roman" w:hAnsi="Calibri" w:cs="Calibri"/>
              </w:rPr>
              <w:t>…</w:t>
            </w:r>
          </w:p>
        </w:tc>
        <w:tc>
          <w:tcPr>
            <w:tcW w:w="6000" w:type="dxa"/>
          </w:tcPr>
          <w:p w14:paraId="3251266C" w14:textId="22E4E81F" w:rsidR="005B5C04" w:rsidRPr="007B7848" w:rsidRDefault="00010AF3" w:rsidP="007B7848">
            <w:pPr>
              <w:spacing w:before="100" w:beforeAutospacing="1" w:after="100" w:afterAutospacing="1"/>
              <w:ind w:left="30" w:right="30"/>
              <w:rPr>
                <w:rFonts w:ascii="Calibri" w:eastAsia="Kozuka Gothic Pro R" w:hAnsi="Calibri" w:cs="Calibri"/>
              </w:rPr>
            </w:pPr>
            <w:r w:rsidRPr="007B7848">
              <w:rPr>
                <w:rFonts w:ascii="Calibri" w:eastAsia="Kozuka Gothic Pro R" w:hAnsi="Calibri" w:cs="MS UI Gothic"/>
                <w:lang w:eastAsia="ja-JP"/>
              </w:rPr>
              <w:t>コメント</w:t>
            </w:r>
            <w:r w:rsidR="00617595" w:rsidRPr="00617595">
              <w:rPr>
                <w:rFonts w:ascii="Kozuka Gothic Pro R" w:eastAsia="Kozuka Gothic Pro R" w:hAnsi="Kozuka Gothic Pro R" w:cs="MS UI Gothic"/>
                <w:lang w:eastAsia="ja-JP"/>
              </w:rPr>
              <w:t>…</w:t>
            </w:r>
          </w:p>
        </w:tc>
      </w:tr>
      <w:tr w:rsidR="002F1C3A" w:rsidRPr="00853EAB" w14:paraId="310E57DC" w14:textId="77777777" w:rsidTr="55887888">
        <w:tc>
          <w:tcPr>
            <w:tcW w:w="1353" w:type="dxa"/>
            <w:shd w:val="clear" w:color="auto" w:fill="C1E4F5" w:themeFill="accent1" w:themeFillTint="33"/>
            <w:tcMar>
              <w:top w:w="120" w:type="dxa"/>
              <w:left w:w="180" w:type="dxa"/>
              <w:bottom w:w="120" w:type="dxa"/>
              <w:right w:w="180" w:type="dxa"/>
            </w:tcMar>
          </w:tcPr>
          <w:p w14:paraId="06BA07F8" w14:textId="77777777" w:rsidR="005B5C04" w:rsidRPr="00853EAB" w:rsidRDefault="00010AF3" w:rsidP="005B5C04">
            <w:pPr>
              <w:spacing w:before="30" w:after="30"/>
              <w:ind w:left="30" w:right="30"/>
              <w:rPr>
                <w:rFonts w:ascii="Calibri" w:eastAsia="Times New Roman" w:hAnsi="Calibri" w:cs="Calibri"/>
                <w:sz w:val="16"/>
              </w:rPr>
            </w:pPr>
            <w:r w:rsidRPr="00853EAB">
              <w:rPr>
                <w:rFonts w:ascii="Calibri" w:eastAsia="Times New Roman" w:hAnsi="Calibri" w:cs="Calibri"/>
                <w:sz w:val="16"/>
              </w:rPr>
              <w:t>FB_01</w:t>
            </w:r>
          </w:p>
        </w:tc>
        <w:tc>
          <w:tcPr>
            <w:tcW w:w="6000" w:type="dxa"/>
            <w:tcMar>
              <w:top w:w="120" w:type="dxa"/>
              <w:left w:w="180" w:type="dxa"/>
              <w:bottom w:w="120" w:type="dxa"/>
              <w:right w:w="180" w:type="dxa"/>
            </w:tcMar>
          </w:tcPr>
          <w:p w14:paraId="29D07768" w14:textId="77777777" w:rsidR="005B5C04" w:rsidRPr="00853EAB" w:rsidRDefault="00010AF3" w:rsidP="007B7848">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must view all content before moving forward.</w:t>
            </w:r>
          </w:p>
        </w:tc>
        <w:tc>
          <w:tcPr>
            <w:tcW w:w="6000" w:type="dxa"/>
          </w:tcPr>
          <w:p w14:paraId="3D81A11B" w14:textId="77777777" w:rsidR="005B5C04" w:rsidRPr="007B7848" w:rsidRDefault="00010AF3" w:rsidP="007B7848">
            <w:pPr>
              <w:spacing w:before="100" w:beforeAutospacing="1" w:after="100" w:afterAutospacing="1"/>
              <w:ind w:left="30" w:right="30"/>
              <w:rPr>
                <w:rFonts w:ascii="Calibri" w:eastAsia="Kozuka Gothic Pro R" w:hAnsi="Calibri" w:cs="Calibri"/>
                <w:lang w:eastAsia="ja-JP"/>
              </w:rPr>
            </w:pPr>
            <w:r w:rsidRPr="007B7848">
              <w:rPr>
                <w:rFonts w:ascii="Calibri" w:eastAsia="Kozuka Gothic Pro R" w:hAnsi="Calibri" w:cs="MS UI Gothic"/>
                <w:lang w:eastAsia="ja-JP"/>
              </w:rPr>
              <w:t>先に進む前に、すべての内容を確認しなければなりません。</w:t>
            </w:r>
          </w:p>
        </w:tc>
      </w:tr>
    </w:tbl>
    <w:p w14:paraId="0E4D5E9A" w14:textId="77777777" w:rsidR="00840375" w:rsidRPr="00853EAB" w:rsidRDefault="00840375">
      <w:pPr>
        <w:rPr>
          <w:lang w:eastAsia="ja-JP"/>
        </w:rPr>
      </w:pPr>
    </w:p>
    <w:p w14:paraId="4932FEF4" w14:textId="77777777" w:rsidR="002C1E64" w:rsidRPr="00853EAB" w:rsidRDefault="002C1E64">
      <w:pPr>
        <w:rPr>
          <w:rFonts w:eastAsia="Times New Roman"/>
          <w:lang w:eastAsia="ja-JP"/>
        </w:rPr>
      </w:pPr>
    </w:p>
    <w:p w14:paraId="446BBBA5" w14:textId="77777777" w:rsidR="00F44929" w:rsidRPr="00853EAB" w:rsidRDefault="00F44929">
      <w:pPr>
        <w:rPr>
          <w:rFonts w:eastAsia="Times New Roman"/>
          <w:lang w:eastAsia="ja-JP"/>
        </w:rPr>
      </w:pPr>
    </w:p>
    <w:p w14:paraId="740A7D15" w14:textId="77777777" w:rsidR="003E2E74" w:rsidRPr="00853EAB" w:rsidRDefault="00010AF3">
      <w:pPr>
        <w:rPr>
          <w:rFonts w:ascii="Calibri Light" w:hAnsi="Calibri Light" w:cs="Calibri Light"/>
          <w:smallCaps/>
          <w:color w:val="0F243E"/>
          <w:sz w:val="48"/>
          <w:szCs w:val="48"/>
          <w:lang w:eastAsia="ja-JP"/>
        </w:rPr>
      </w:pPr>
      <w:r w:rsidRPr="00853EAB">
        <w:rPr>
          <w:rFonts w:ascii="Calibri Light" w:hAnsi="Calibri Light" w:cs="Calibri Light"/>
          <w:smallCaps/>
          <w:color w:val="0F243E"/>
          <w:sz w:val="48"/>
          <w:szCs w:val="48"/>
          <w:lang w:eastAsia="ja-JP"/>
        </w:rPr>
        <w:br w:type="page"/>
      </w:r>
    </w:p>
    <w:p w14:paraId="516D8E28" w14:textId="77777777" w:rsidR="00F44929" w:rsidRPr="00853EAB" w:rsidRDefault="00010AF3" w:rsidP="00F44929">
      <w:pPr>
        <w:ind w:left="-1134"/>
        <w:rPr>
          <w:rFonts w:ascii="Calibri Light" w:hAnsi="Calibri Light" w:cs="Calibri Light"/>
          <w:smallCaps/>
          <w:color w:val="0F243E"/>
          <w:sz w:val="72"/>
          <w:szCs w:val="72"/>
        </w:rPr>
      </w:pPr>
      <w:r w:rsidRPr="00853EAB">
        <w:rPr>
          <w:rFonts w:ascii="Calibri Light" w:hAnsi="Calibri Light" w:cs="Calibri Light"/>
          <w:smallCaps/>
          <w:color w:val="0F243E"/>
          <w:sz w:val="48"/>
          <w:szCs w:val="48"/>
          <w:lang w:eastAsia="ja-JP"/>
        </w:rPr>
        <w:t xml:space="preserve">         </w:t>
      </w:r>
      <w:r w:rsidRPr="00853EAB">
        <w:rPr>
          <w:rFonts w:ascii="Calibri Light" w:hAnsi="Calibri Light" w:cs="Calibri Light"/>
          <w:smallCaps/>
          <w:color w:val="0F243E"/>
          <w:sz w:val="72"/>
          <w:szCs w:val="72"/>
        </w:rPr>
        <w:t xml:space="preserve">Interactions with Competitors </w:t>
      </w:r>
    </w:p>
    <w:p w14:paraId="72F3745D" w14:textId="77777777" w:rsidR="00F44929" w:rsidRPr="00853EAB" w:rsidRDefault="00F44929">
      <w:pPr>
        <w:rPr>
          <w:rFonts w:eastAsia="Times New Roman"/>
        </w:rPr>
      </w:pPr>
    </w:p>
    <w:p w14:paraId="00C3F9D7" w14:textId="77777777" w:rsidR="00F44929" w:rsidRPr="00853EAB" w:rsidRDefault="00F44929">
      <w:pPr>
        <w:rPr>
          <w:rFonts w:eastAsia="Times New Roman"/>
        </w:rPr>
      </w:pPr>
    </w:p>
    <w:p w14:paraId="79546FDD" w14:textId="77777777" w:rsidR="00F44929" w:rsidRPr="00853EAB"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2F1C3A" w:rsidRPr="00853EAB" w14:paraId="14BA6DC8" w14:textId="77777777" w:rsidTr="00CA4BE8">
        <w:tc>
          <w:tcPr>
            <w:tcW w:w="1353" w:type="dxa"/>
            <w:shd w:val="clear" w:color="auto" w:fill="F1A983" w:themeFill="accent2" w:themeFillTint="99"/>
            <w:tcMar>
              <w:top w:w="120" w:type="dxa"/>
              <w:left w:w="180" w:type="dxa"/>
              <w:bottom w:w="120" w:type="dxa"/>
              <w:right w:w="180" w:type="dxa"/>
            </w:tcMar>
          </w:tcPr>
          <w:p w14:paraId="37546B6C" w14:textId="77777777" w:rsidR="009E03B7" w:rsidRPr="00853EAB" w:rsidRDefault="00010AF3" w:rsidP="000A2928">
            <w:pPr>
              <w:spacing w:before="30" w:after="30"/>
              <w:ind w:left="30" w:right="30"/>
              <w:rPr>
                <w:rFonts w:eastAsia="Times New Roman"/>
              </w:rPr>
            </w:pPr>
            <w:r w:rsidRPr="00853EAB">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3CA9D019" w14:textId="77777777" w:rsidR="009E03B7"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Source</w:t>
            </w:r>
          </w:p>
        </w:tc>
        <w:tc>
          <w:tcPr>
            <w:tcW w:w="6000" w:type="dxa"/>
            <w:shd w:val="clear" w:color="auto" w:fill="F1A983" w:themeFill="accent2" w:themeFillTint="99"/>
            <w:vAlign w:val="center"/>
          </w:tcPr>
          <w:p w14:paraId="59A11BF5" w14:textId="77777777" w:rsidR="009E03B7" w:rsidRPr="007742D7" w:rsidRDefault="00010AF3" w:rsidP="00B9584B">
            <w:pPr>
              <w:spacing w:before="100" w:beforeAutospacing="1" w:after="100" w:afterAutospacing="1"/>
              <w:ind w:left="30" w:right="30"/>
              <w:rPr>
                <w:rFonts w:ascii="Calibri" w:eastAsia="Kozuka Gothic Pro R" w:hAnsi="Calibri" w:cs="Calibri"/>
              </w:rPr>
            </w:pPr>
            <w:r w:rsidRPr="007742D7">
              <w:rPr>
                <w:rFonts w:ascii="Calibri" w:eastAsia="Kozuka Gothic Pro R" w:hAnsi="Calibri" w:cs="Calibri"/>
              </w:rPr>
              <w:t>Target</w:t>
            </w:r>
          </w:p>
        </w:tc>
      </w:tr>
      <w:tr w:rsidR="002F1C3A" w:rsidRPr="00853EAB" w14:paraId="0365EC93" w14:textId="77777777" w:rsidTr="00CA4BE8">
        <w:tc>
          <w:tcPr>
            <w:tcW w:w="1353" w:type="dxa"/>
            <w:shd w:val="clear" w:color="auto" w:fill="C1E4F5"/>
            <w:tcMar>
              <w:top w:w="120" w:type="dxa"/>
              <w:left w:w="180" w:type="dxa"/>
              <w:bottom w:w="120" w:type="dxa"/>
              <w:right w:w="180" w:type="dxa"/>
            </w:tcMar>
            <w:hideMark/>
          </w:tcPr>
          <w:p w14:paraId="4F125B16" w14:textId="77777777" w:rsidR="000B4F03" w:rsidRPr="00853EAB" w:rsidRDefault="00010AF3" w:rsidP="000B4F03">
            <w:pPr>
              <w:spacing w:before="30" w:after="30"/>
              <w:ind w:left="30" w:right="30"/>
              <w:rPr>
                <w:rFonts w:ascii="Calibri" w:eastAsia="Times New Roman" w:hAnsi="Calibri" w:cs="Calibri"/>
                <w:sz w:val="16"/>
              </w:rPr>
            </w:pPr>
            <w:hyperlink r:id="rId222" w:tgtFrame="_blank" w:history="1">
              <w:r w:rsidRPr="00853EAB">
                <w:rPr>
                  <w:rFonts w:ascii="Calibri" w:eastAsia="Times New Roman" w:hAnsi="Calibri" w:cs="Calibri"/>
                  <w:color w:val="0000FF"/>
                  <w:sz w:val="16"/>
                  <w:u w:val="single"/>
                </w:rPr>
                <w:t>Screen 1</w:t>
              </w:r>
            </w:hyperlink>
            <w:r w:rsidRPr="00853EAB">
              <w:rPr>
                <w:rFonts w:ascii="Calibri" w:eastAsia="Times New Roman" w:hAnsi="Calibri" w:cs="Calibri"/>
                <w:sz w:val="16"/>
              </w:rPr>
              <w:t xml:space="preserve"> </w:t>
            </w:r>
          </w:p>
          <w:p w14:paraId="0E3D3522" w14:textId="77777777" w:rsidR="000B4F03" w:rsidRPr="00853EAB" w:rsidRDefault="00010AF3" w:rsidP="000B4F03">
            <w:pPr>
              <w:ind w:left="30" w:right="30"/>
              <w:rPr>
                <w:rFonts w:ascii="Calibri" w:eastAsia="Times New Roman" w:hAnsi="Calibri" w:cs="Calibri"/>
                <w:sz w:val="16"/>
              </w:rPr>
            </w:pPr>
            <w:hyperlink r:id="rId223" w:tgtFrame="_blank" w:history="1">
              <w:r w:rsidRPr="00853EAB">
                <w:rPr>
                  <w:rFonts w:ascii="Calibri" w:eastAsia="Times New Roman" w:hAnsi="Calibri" w:cs="Calibri"/>
                  <w:color w:val="0000FF"/>
                  <w:sz w:val="16"/>
                  <w:u w:val="single"/>
                </w:rPr>
                <w:t>2_C_2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2C2088"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00E8F0AE" w14:textId="77777777"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公正な競争は、企業、消費者、ひいては経済全体に恩恵をもたらします。公正な競争は市場の活性化をもたらし、生産性向上と消費者にとっての価値向上につながります。</w:t>
            </w:r>
          </w:p>
        </w:tc>
      </w:tr>
      <w:tr w:rsidR="002F1C3A" w:rsidRPr="00853EAB" w14:paraId="0620A0C7" w14:textId="77777777" w:rsidTr="00CA4BE8">
        <w:tc>
          <w:tcPr>
            <w:tcW w:w="1353" w:type="dxa"/>
            <w:shd w:val="clear" w:color="auto" w:fill="C1E4F5"/>
            <w:tcMar>
              <w:top w:w="120" w:type="dxa"/>
              <w:left w:w="180" w:type="dxa"/>
              <w:bottom w:w="120" w:type="dxa"/>
              <w:right w:w="180" w:type="dxa"/>
            </w:tcMar>
            <w:hideMark/>
          </w:tcPr>
          <w:p w14:paraId="78318111" w14:textId="77777777" w:rsidR="000B4F03" w:rsidRPr="00853EAB" w:rsidRDefault="00010AF3" w:rsidP="000B4F03">
            <w:pPr>
              <w:spacing w:before="30" w:after="30"/>
              <w:ind w:left="30" w:right="30"/>
              <w:rPr>
                <w:rFonts w:ascii="Calibri" w:eastAsia="Times New Roman" w:hAnsi="Calibri" w:cs="Calibri"/>
                <w:sz w:val="16"/>
              </w:rPr>
            </w:pPr>
            <w:hyperlink r:id="rId224"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1E316152" w14:textId="77777777" w:rsidR="000B4F03" w:rsidRPr="00853EAB" w:rsidRDefault="00010AF3" w:rsidP="000B4F03">
            <w:pPr>
              <w:ind w:left="30" w:right="30"/>
              <w:rPr>
                <w:rFonts w:ascii="Calibri" w:eastAsia="Times New Roman" w:hAnsi="Calibri" w:cs="Calibri"/>
                <w:sz w:val="16"/>
              </w:rPr>
            </w:pPr>
            <w:hyperlink r:id="rId225" w:tgtFrame="_blank" w:history="1">
              <w:r w:rsidRPr="00853EAB">
                <w:rPr>
                  <w:rFonts w:ascii="Calibri" w:eastAsia="Times New Roman" w:hAnsi="Calibri" w:cs="Calibri"/>
                  <w:color w:val="0000FF"/>
                  <w:sz w:val="16"/>
                  <w:u w:val="single"/>
                </w:rPr>
                <w:t>17_C_11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6F4FD8"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An Abbott distributor can be considered a competitor if we are submitting separate bids in connection with a tender.</w:t>
            </w:r>
          </w:p>
        </w:tc>
        <w:tc>
          <w:tcPr>
            <w:tcW w:w="6000" w:type="dxa"/>
          </w:tcPr>
          <w:p w14:paraId="3456EF21" w14:textId="1A8F36BE"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入札に</w:t>
            </w:r>
            <w:del w:id="293" w:author="Nakano, Kimiko" w:date="2025-12-16T13:28:00Z" w16du:dateUtc="2025-12-16T04:28:00Z">
              <w:r w:rsidRPr="007742D7" w:rsidDel="0031666C">
                <w:rPr>
                  <w:rFonts w:ascii="Calibri" w:eastAsia="Kozuka Gothic Pro R" w:hAnsi="Calibri" w:cs="MS UI Gothic"/>
                  <w:lang w:eastAsia="ja-JP"/>
                </w:rPr>
                <w:delText>おい</w:delText>
              </w:r>
            </w:del>
            <w:ins w:id="294" w:author="Nakano, Kimiko" w:date="2025-12-16T13:28:00Z" w16du:dateUtc="2025-12-16T04:28:00Z">
              <w:r w:rsidR="0031666C">
                <w:rPr>
                  <w:rFonts w:ascii="Calibri" w:eastAsia="Kozuka Gothic Pro R" w:hAnsi="Calibri" w:cs="MS UI Gothic" w:hint="eastAsia"/>
                  <w:lang w:eastAsia="ja-JP"/>
                </w:rPr>
                <w:t>関連し</w:t>
              </w:r>
            </w:ins>
            <w:r w:rsidRPr="007742D7">
              <w:rPr>
                <w:rFonts w:ascii="Calibri" w:eastAsia="Kozuka Gothic Pro R" w:hAnsi="Calibri" w:cs="MS UI Gothic"/>
                <w:lang w:eastAsia="ja-JP"/>
              </w:rPr>
              <w:t>て</w:t>
            </w:r>
            <w:ins w:id="295" w:author="Nakano, Kimiko" w:date="2025-12-16T13:26:00Z" w16du:dateUtc="2025-12-16T04:26:00Z">
              <w:r w:rsidR="000A2DAF">
                <w:rPr>
                  <w:rFonts w:ascii="Calibri" w:eastAsia="Kozuka Gothic Pro R" w:hAnsi="Calibri" w:cs="MS UI Gothic" w:hint="eastAsia"/>
                  <w:lang w:eastAsia="ja-JP"/>
                </w:rPr>
                <w:t>、</w:t>
              </w:r>
            </w:ins>
            <w:r w:rsidRPr="007742D7">
              <w:rPr>
                <w:rFonts w:ascii="Calibri" w:eastAsia="Kozuka Gothic Pro R" w:hAnsi="Calibri" w:cs="MS UI Gothic"/>
                <w:lang w:eastAsia="ja-JP"/>
              </w:rPr>
              <w:t>アボットと</w:t>
            </w:r>
            <w:ins w:id="296" w:author="Nakano, Kimiko" w:date="2025-12-16T10:28:00Z" w16du:dateUtc="2025-12-16T01:28:00Z">
              <w:r w:rsidR="00B85201">
                <w:rPr>
                  <w:rFonts w:ascii="Calibri" w:eastAsia="Kozuka Gothic Pro R" w:hAnsi="Calibri" w:cs="MS UI Gothic" w:hint="eastAsia"/>
                  <w:lang w:eastAsia="ja-JP"/>
                </w:rPr>
                <w:t>ディストリビューター</w:t>
              </w:r>
            </w:ins>
            <w:del w:id="297" w:author="Nakano, Kimiko" w:date="2025-12-16T10:28:00Z" w16du:dateUtc="2025-12-16T01:28:00Z">
              <w:r w:rsidRPr="007742D7" w:rsidDel="00B85201">
                <w:rPr>
                  <w:rFonts w:ascii="Calibri" w:eastAsia="Kozuka Gothic Pro R" w:hAnsi="Calibri" w:cs="MS UI Gothic"/>
                  <w:lang w:eastAsia="ja-JP"/>
                </w:rPr>
                <w:delText>代理店</w:delText>
              </w:r>
            </w:del>
            <w:r w:rsidRPr="007742D7">
              <w:rPr>
                <w:rFonts w:ascii="Calibri" w:eastAsia="Kozuka Gothic Pro R" w:hAnsi="Calibri" w:cs="MS UI Gothic"/>
                <w:lang w:eastAsia="ja-JP"/>
              </w:rPr>
              <w:t>が別々に</w:t>
            </w:r>
            <w:ins w:id="298" w:author="Nakano, Kimiko" w:date="2025-12-16T13:22:00Z" w16du:dateUtc="2025-12-16T04:22:00Z">
              <w:r w:rsidR="008C1136">
                <w:rPr>
                  <w:rFonts w:ascii="Calibri" w:eastAsia="Kozuka Gothic Pro R" w:hAnsi="Calibri" w:cs="MS UI Gothic" w:hint="eastAsia"/>
                  <w:lang w:eastAsia="ja-JP"/>
                </w:rPr>
                <w:t>応札</w:t>
              </w:r>
            </w:ins>
            <w:del w:id="299" w:author="Nakano, Kimiko" w:date="2025-12-16T13:22:00Z" w16du:dateUtc="2025-12-16T04:22:00Z">
              <w:r w:rsidRPr="007742D7" w:rsidDel="008C1136">
                <w:rPr>
                  <w:rFonts w:ascii="Calibri" w:eastAsia="Kozuka Gothic Pro R" w:hAnsi="Calibri" w:cs="MS UI Gothic"/>
                  <w:lang w:eastAsia="ja-JP"/>
                </w:rPr>
                <w:delText>入札</w:delText>
              </w:r>
            </w:del>
            <w:r w:rsidRPr="007742D7">
              <w:rPr>
                <w:rFonts w:ascii="Calibri" w:eastAsia="Kozuka Gothic Pro R" w:hAnsi="Calibri" w:cs="MS UI Gothic"/>
                <w:lang w:eastAsia="ja-JP"/>
              </w:rPr>
              <w:t>を</w:t>
            </w:r>
            <w:del w:id="300" w:author="Nakano, Kimiko" w:date="2025-12-16T13:26:00Z" w16du:dateUtc="2025-12-16T04:26:00Z">
              <w:r w:rsidRPr="007742D7" w:rsidDel="000A2DAF">
                <w:rPr>
                  <w:rFonts w:ascii="Calibri" w:eastAsia="Kozuka Gothic Pro R" w:hAnsi="Calibri" w:cs="MS UI Gothic"/>
                  <w:lang w:eastAsia="ja-JP"/>
                </w:rPr>
                <w:delText>提出</w:delText>
              </w:r>
            </w:del>
            <w:r w:rsidRPr="007742D7">
              <w:rPr>
                <w:rFonts w:ascii="Calibri" w:eastAsia="Kozuka Gothic Pro R" w:hAnsi="Calibri" w:cs="MS UI Gothic"/>
                <w:lang w:eastAsia="ja-JP"/>
              </w:rPr>
              <w:t>する場合、アボットの</w:t>
            </w:r>
            <w:ins w:id="301" w:author="Nakano, Kimiko" w:date="2025-12-16T10:29:00Z" w16du:dateUtc="2025-12-16T01:29:00Z">
              <w:r w:rsidR="00B85201">
                <w:rPr>
                  <w:rFonts w:ascii="Calibri" w:eastAsia="Kozuka Gothic Pro R" w:hAnsi="Calibri" w:cs="MS UI Gothic" w:hint="eastAsia"/>
                  <w:lang w:eastAsia="ja-JP"/>
                </w:rPr>
                <w:t>ディストリビューター</w:t>
              </w:r>
            </w:ins>
            <w:del w:id="302" w:author="Nakano, Kimiko" w:date="2025-12-16T10:29:00Z" w16du:dateUtc="2025-12-16T01:29:00Z">
              <w:r w:rsidRPr="007742D7" w:rsidDel="00B85201">
                <w:rPr>
                  <w:rFonts w:ascii="Calibri" w:eastAsia="Kozuka Gothic Pro R" w:hAnsi="Calibri" w:cs="MS UI Gothic"/>
                  <w:lang w:eastAsia="ja-JP"/>
                </w:rPr>
                <w:delText>代理店</w:delText>
              </w:r>
            </w:del>
            <w:r w:rsidRPr="007742D7">
              <w:rPr>
                <w:rFonts w:ascii="Calibri" w:eastAsia="Kozuka Gothic Pro R" w:hAnsi="Calibri" w:cs="MS UI Gothic"/>
                <w:lang w:eastAsia="ja-JP"/>
              </w:rPr>
              <w:t>も競合と見なされることがあります。</w:t>
            </w:r>
          </w:p>
        </w:tc>
      </w:tr>
      <w:tr w:rsidR="002F1C3A" w:rsidRPr="00853EAB" w14:paraId="20AD7AD7" w14:textId="77777777" w:rsidTr="00CA4BE8">
        <w:tc>
          <w:tcPr>
            <w:tcW w:w="1353" w:type="dxa"/>
            <w:shd w:val="clear" w:color="auto" w:fill="C1E4F5"/>
            <w:tcMar>
              <w:top w:w="120" w:type="dxa"/>
              <w:left w:w="180" w:type="dxa"/>
              <w:bottom w:w="120" w:type="dxa"/>
              <w:right w:w="180" w:type="dxa"/>
            </w:tcMar>
            <w:hideMark/>
          </w:tcPr>
          <w:p w14:paraId="2CC4B954" w14:textId="77777777" w:rsidR="000B4F03" w:rsidRPr="00853EAB" w:rsidRDefault="00010AF3" w:rsidP="000B4F03">
            <w:pPr>
              <w:spacing w:before="30" w:after="30"/>
              <w:ind w:left="30" w:right="30"/>
              <w:rPr>
                <w:rFonts w:ascii="Calibri" w:eastAsia="Times New Roman" w:hAnsi="Calibri" w:cs="Calibri"/>
                <w:sz w:val="16"/>
              </w:rPr>
            </w:pPr>
            <w:hyperlink r:id="rId226" w:tgtFrame="_blank" w:history="1">
              <w:r w:rsidRPr="00853EAB">
                <w:rPr>
                  <w:rFonts w:ascii="Calibri" w:eastAsia="Times New Roman" w:hAnsi="Calibri" w:cs="Calibri"/>
                  <w:color w:val="0000FF"/>
                  <w:sz w:val="16"/>
                  <w:u w:val="single"/>
                </w:rPr>
                <w:t>Screen 10</w:t>
              </w:r>
            </w:hyperlink>
            <w:r w:rsidRPr="00853EAB">
              <w:rPr>
                <w:rFonts w:ascii="Calibri" w:eastAsia="Times New Roman" w:hAnsi="Calibri" w:cs="Calibri"/>
                <w:sz w:val="16"/>
              </w:rPr>
              <w:t xml:space="preserve"> </w:t>
            </w:r>
          </w:p>
          <w:p w14:paraId="1206867D" w14:textId="77777777" w:rsidR="000B4F03" w:rsidRPr="00853EAB" w:rsidRDefault="00010AF3" w:rsidP="000B4F03">
            <w:pPr>
              <w:ind w:left="30" w:right="30"/>
              <w:rPr>
                <w:rFonts w:ascii="Calibri" w:eastAsia="Times New Roman" w:hAnsi="Calibri" w:cs="Calibri"/>
                <w:sz w:val="16"/>
              </w:rPr>
            </w:pPr>
            <w:hyperlink r:id="rId227" w:tgtFrame="_blank" w:history="1">
              <w:r w:rsidRPr="00853EAB">
                <w:rPr>
                  <w:rFonts w:ascii="Calibri" w:eastAsia="Times New Roman" w:hAnsi="Calibri" w:cs="Calibri"/>
                  <w:color w:val="0000FF"/>
                  <w:sz w:val="16"/>
                  <w:u w:val="single"/>
                </w:rPr>
                <w:t>18_C_11</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621B04"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11B3255F" w14:textId="684A68B6" w:rsidR="000B4F03" w:rsidRPr="007742D7" w:rsidRDefault="00010AF3" w:rsidP="000D510D">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誰かがこのようなことについて話し始めた</w:t>
            </w:r>
            <w:ins w:id="303" w:author="Nakano, Kimiko" w:date="2025-12-16T14:17:00Z" w16du:dateUtc="2025-12-16T05:17:00Z">
              <w:r w:rsidR="00CD3B3F">
                <w:rPr>
                  <w:rFonts w:ascii="Calibri" w:eastAsia="Kozuka Gothic Pro R" w:hAnsi="Calibri" w:cs="MS UI Gothic" w:hint="eastAsia"/>
                  <w:lang w:eastAsia="ja-JP"/>
                </w:rPr>
                <w:t>場合</w:t>
              </w:r>
            </w:ins>
            <w:del w:id="304" w:author="Nakano, Kimiko" w:date="2025-12-16T14:17:00Z" w16du:dateUtc="2025-12-16T05:17:00Z">
              <w:r w:rsidRPr="007742D7" w:rsidDel="00CD3B3F">
                <w:rPr>
                  <w:rFonts w:ascii="Calibri" w:eastAsia="Kozuka Gothic Pro R" w:hAnsi="Calibri" w:cs="MS UI Gothic"/>
                  <w:lang w:eastAsia="ja-JP"/>
                </w:rPr>
                <w:delText>ら</w:delText>
              </w:r>
            </w:del>
            <w:r w:rsidRPr="007742D7">
              <w:rPr>
                <w:rFonts w:ascii="Calibri" w:eastAsia="Kozuka Gothic Pro R" w:hAnsi="Calibri" w:cs="MS UI Gothic"/>
                <w:lang w:eastAsia="ja-JP"/>
              </w:rPr>
              <w:t>、直ちに行動を起こしてください。会合への参加を即座に中止し、自分の異議が議事録に記録されるよう求めてください。禁</w:t>
            </w:r>
            <w:ins w:id="305" w:author="Nakano, Kimiko" w:date="2025-12-16T14:17:00Z" w16du:dateUtc="2025-12-16T05:17:00Z">
              <w:r w:rsidR="00CD3B3F">
                <w:rPr>
                  <w:rFonts w:ascii="Calibri" w:eastAsia="Kozuka Gothic Pro R" w:hAnsi="Calibri" w:cs="MS UI Gothic" w:hint="eastAsia"/>
                  <w:lang w:eastAsia="ja-JP"/>
                </w:rPr>
                <w:t>止さ</w:t>
              </w:r>
            </w:ins>
            <w:del w:id="306" w:author="Nakano, Kimiko" w:date="2025-12-16T14:17:00Z" w16du:dateUtc="2025-12-16T05:17:00Z">
              <w:r w:rsidRPr="007742D7" w:rsidDel="00CD3B3F">
                <w:rPr>
                  <w:rFonts w:ascii="Calibri" w:eastAsia="Kozuka Gothic Pro R" w:hAnsi="Calibri" w:cs="MS UI Gothic"/>
                  <w:lang w:eastAsia="ja-JP"/>
                </w:rPr>
                <w:delText>じら</w:delText>
              </w:r>
            </w:del>
            <w:r w:rsidRPr="007742D7">
              <w:rPr>
                <w:rFonts w:ascii="Calibri" w:eastAsia="Kozuka Gothic Pro R" w:hAnsi="Calibri" w:cs="MS UI Gothic"/>
                <w:lang w:eastAsia="ja-JP"/>
              </w:rPr>
              <w:t>れている議論の場から退席したことが他の出席者</w:t>
            </w:r>
            <w:ins w:id="307" w:author="Nakano, Kimiko" w:date="2025-12-16T14:18:00Z" w16du:dateUtc="2025-12-16T05:18:00Z">
              <w:r w:rsidR="00DF6F0C">
                <w:rPr>
                  <w:rFonts w:ascii="Calibri" w:eastAsia="Kozuka Gothic Pro R" w:hAnsi="Calibri" w:cs="MS UI Gothic" w:hint="eastAsia"/>
                  <w:lang w:eastAsia="ja-JP"/>
                </w:rPr>
                <w:t>に</w:t>
              </w:r>
            </w:ins>
            <w:del w:id="308" w:author="Nakano, Kimiko" w:date="2025-12-16T14:18:00Z" w16du:dateUtc="2025-12-16T05:18:00Z">
              <w:r w:rsidRPr="007742D7" w:rsidDel="00DF6F0C">
                <w:rPr>
                  <w:rFonts w:ascii="Calibri" w:eastAsia="Kozuka Gothic Pro R" w:hAnsi="Calibri" w:cs="MS UI Gothic"/>
                  <w:lang w:eastAsia="ja-JP"/>
                </w:rPr>
                <w:delText>の</w:delText>
              </w:r>
            </w:del>
            <w:ins w:id="309" w:author="Nakano, Kimiko" w:date="2025-12-16T14:18:00Z" w16du:dateUtc="2025-12-16T05:18:00Z">
              <w:r w:rsidR="00DF6F0C">
                <w:rPr>
                  <w:rFonts w:ascii="Calibri" w:eastAsia="Kozuka Gothic Pro R" w:hAnsi="Calibri" w:cs="MS UI Gothic" w:hint="eastAsia"/>
                  <w:lang w:eastAsia="ja-JP"/>
                </w:rPr>
                <w:t>強く印象づく</w:t>
              </w:r>
            </w:ins>
            <w:del w:id="310" w:author="Nakano, Kimiko" w:date="2025-12-16T14:18:00Z" w16du:dateUtc="2025-12-16T05:18:00Z">
              <w:r w:rsidRPr="007742D7" w:rsidDel="00DF6F0C">
                <w:rPr>
                  <w:rFonts w:ascii="Calibri" w:eastAsia="Kozuka Gothic Pro R" w:hAnsi="Calibri" w:cs="MS UI Gothic"/>
                  <w:lang w:eastAsia="ja-JP"/>
                </w:rPr>
                <w:delText>記憶に残る</w:delText>
              </w:r>
            </w:del>
            <w:r w:rsidRPr="007742D7">
              <w:rPr>
                <w:rFonts w:ascii="Calibri" w:eastAsia="Kozuka Gothic Pro R" w:hAnsi="Calibri" w:cs="MS UI Gothic"/>
                <w:lang w:eastAsia="ja-JP"/>
              </w:rPr>
              <w:t>よう、毅然とした態度で</w:t>
            </w:r>
            <w:ins w:id="311" w:author="Nakano, Kimiko" w:date="2025-12-16T14:18:00Z" w16du:dateUtc="2025-12-16T05:18:00Z">
              <w:r w:rsidR="00DF6F0C">
                <w:rPr>
                  <w:rFonts w:ascii="Calibri" w:eastAsia="Kozuka Gothic Pro R" w:hAnsi="Calibri" w:cs="MS UI Gothic" w:hint="eastAsia"/>
                  <w:lang w:eastAsia="ja-JP"/>
                </w:rPr>
                <w:t>、目立つジェスチャーを</w:t>
              </w:r>
              <w:r w:rsidR="000D510D">
                <w:rPr>
                  <w:rFonts w:ascii="Calibri" w:eastAsia="Kozuka Gothic Pro R" w:hAnsi="Calibri" w:cs="MS UI Gothic" w:hint="eastAsia"/>
                  <w:lang w:eastAsia="ja-JP"/>
                </w:rPr>
                <w:t>しながら</w:t>
              </w:r>
            </w:ins>
            <w:del w:id="312" w:author="Nakano, Kimiko" w:date="2025-12-16T14:18:00Z" w16du:dateUtc="2025-12-16T05:18:00Z">
              <w:r w:rsidRPr="007742D7" w:rsidDel="000D510D">
                <w:rPr>
                  <w:rFonts w:ascii="Calibri" w:eastAsia="Kozuka Gothic Pro R" w:hAnsi="Calibri" w:cs="MS UI Gothic"/>
                  <w:lang w:eastAsia="ja-JP"/>
                </w:rPr>
                <w:delText>大げさに</w:delText>
              </w:r>
            </w:del>
            <w:ins w:id="313" w:author="Nakano, Kimiko" w:date="2025-12-16T14:19:00Z" w16du:dateUtc="2025-12-16T05:19:00Z">
              <w:r w:rsidR="000D510D">
                <w:rPr>
                  <w:rFonts w:ascii="Calibri" w:eastAsia="Kozuka Gothic Pro R" w:hAnsi="Calibri" w:cs="MS UI Gothic" w:hint="eastAsia"/>
                  <w:lang w:eastAsia="ja-JP"/>
                </w:rPr>
                <w:t>退席し</w:t>
              </w:r>
            </w:ins>
            <w:del w:id="314" w:author="Nakano, Kimiko" w:date="2025-12-16T14:19:00Z" w16du:dateUtc="2025-12-16T05:19:00Z">
              <w:r w:rsidRPr="007742D7" w:rsidDel="000D510D">
                <w:rPr>
                  <w:rFonts w:ascii="Calibri" w:eastAsia="Kozuka Gothic Pro R" w:hAnsi="Calibri" w:cs="MS UI Gothic"/>
                  <w:lang w:eastAsia="ja-JP"/>
                </w:rPr>
                <w:delText>立ち去り</w:delText>
              </w:r>
            </w:del>
            <w:r w:rsidRPr="007742D7">
              <w:rPr>
                <w:rFonts w:ascii="Calibri" w:eastAsia="Kozuka Gothic Pro R" w:hAnsi="Calibri" w:cs="MS UI Gothic"/>
                <w:lang w:eastAsia="ja-JP"/>
              </w:rPr>
              <w:t>ます。</w:t>
            </w:r>
          </w:p>
        </w:tc>
      </w:tr>
      <w:tr w:rsidR="002F1C3A" w:rsidRPr="00853EAB" w14:paraId="2BDEB5F3" w14:textId="77777777" w:rsidTr="00CA4BE8">
        <w:tc>
          <w:tcPr>
            <w:tcW w:w="1353" w:type="dxa"/>
            <w:shd w:val="clear" w:color="auto" w:fill="C1E4F5"/>
            <w:tcMar>
              <w:top w:w="120" w:type="dxa"/>
              <w:left w:w="180" w:type="dxa"/>
              <w:bottom w:w="120" w:type="dxa"/>
              <w:right w:w="180" w:type="dxa"/>
            </w:tcMar>
            <w:hideMark/>
          </w:tcPr>
          <w:p w14:paraId="3A4E4EF7" w14:textId="77777777" w:rsidR="000B4F03" w:rsidRPr="00853EAB" w:rsidRDefault="00010AF3" w:rsidP="000B4F03">
            <w:pPr>
              <w:spacing w:before="30" w:after="30"/>
              <w:ind w:left="30" w:right="30"/>
              <w:rPr>
                <w:rFonts w:ascii="Calibri" w:eastAsia="Times New Roman" w:hAnsi="Calibri" w:cs="Calibri"/>
                <w:sz w:val="16"/>
              </w:rPr>
            </w:pPr>
            <w:hyperlink r:id="rId228" w:tgtFrame="_blank" w:history="1">
              <w:r w:rsidRPr="00853EAB">
                <w:rPr>
                  <w:rFonts w:ascii="Calibri" w:eastAsia="Times New Roman" w:hAnsi="Calibri" w:cs="Calibri"/>
                  <w:color w:val="0000FF"/>
                  <w:sz w:val="16"/>
                  <w:u w:val="single"/>
                </w:rPr>
                <w:t>Screen 11</w:t>
              </w:r>
            </w:hyperlink>
            <w:r w:rsidRPr="00853EAB">
              <w:rPr>
                <w:rFonts w:ascii="Calibri" w:eastAsia="Times New Roman" w:hAnsi="Calibri" w:cs="Calibri"/>
                <w:sz w:val="16"/>
              </w:rPr>
              <w:t xml:space="preserve"> </w:t>
            </w:r>
          </w:p>
          <w:p w14:paraId="693830CC" w14:textId="77777777" w:rsidR="000B4F03" w:rsidRPr="00853EAB" w:rsidRDefault="00010AF3" w:rsidP="000B4F03">
            <w:pPr>
              <w:ind w:left="30" w:right="30"/>
              <w:rPr>
                <w:rFonts w:ascii="Calibri" w:eastAsia="Times New Roman" w:hAnsi="Calibri" w:cs="Calibri"/>
                <w:sz w:val="16"/>
              </w:rPr>
            </w:pPr>
            <w:hyperlink r:id="rId229" w:tgtFrame="_blank" w:history="1">
              <w:r w:rsidRPr="00853EAB">
                <w:rPr>
                  <w:rFonts w:ascii="Calibri" w:eastAsia="Times New Roman" w:hAnsi="Calibri" w:cs="Calibri"/>
                  <w:color w:val="0000FF"/>
                  <w:sz w:val="16"/>
                  <w:u w:val="single"/>
                </w:rPr>
                <w:t>22_C_12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B4DE7F"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are a Regional Sales Manager responsible for Abbott Vascular in Turkey. You are considering submitting a bid to supply product to a large public hospital in your area. Before investing a lot of time into putting together the bid, you reach out to a counterpart at Medtronic to find out whether they are bidding. Is this okay?</w:t>
            </w:r>
          </w:p>
        </w:tc>
        <w:tc>
          <w:tcPr>
            <w:tcW w:w="6000" w:type="dxa"/>
          </w:tcPr>
          <w:p w14:paraId="54C8868D" w14:textId="2E176D8B"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あなたは、トルコにある</w:t>
            </w:r>
            <w:r w:rsidRPr="007742D7">
              <w:rPr>
                <w:rFonts w:ascii="Calibri" w:eastAsia="Kozuka Gothic Pro R" w:hAnsi="Calibri" w:cs="MS UI Gothic"/>
                <w:lang w:eastAsia="ja-JP"/>
              </w:rPr>
              <w:t>Abbott Vascular</w:t>
            </w:r>
            <w:r w:rsidRPr="007742D7">
              <w:rPr>
                <w:rFonts w:ascii="Calibri" w:eastAsia="Kozuka Gothic Pro R" w:hAnsi="Calibri" w:cs="MS UI Gothic"/>
                <w:lang w:eastAsia="ja-JP"/>
              </w:rPr>
              <w:t>を担当する地域販売マネージャーで、担当地域にある大きな公立病院に製品を供給するために</w:t>
            </w:r>
            <w:ins w:id="315" w:author="Nakano, Kimiko" w:date="2025-12-16T13:31:00Z" w16du:dateUtc="2025-12-16T04:31:00Z">
              <w:r w:rsidR="001A5699">
                <w:rPr>
                  <w:rFonts w:ascii="Calibri" w:eastAsia="Kozuka Gothic Pro R" w:hAnsi="Calibri" w:cs="MS UI Gothic" w:hint="eastAsia"/>
                  <w:lang w:eastAsia="ja-JP"/>
                </w:rPr>
                <w:t>応</w:t>
              </w:r>
            </w:ins>
            <w:del w:id="316" w:author="Nakano, Kimiko" w:date="2025-12-16T13:31:00Z" w16du:dateUtc="2025-12-16T04:31:00Z">
              <w:r w:rsidRPr="007742D7" w:rsidDel="001A5699">
                <w:rPr>
                  <w:rFonts w:ascii="Calibri" w:eastAsia="Kozuka Gothic Pro R" w:hAnsi="Calibri" w:cs="MS UI Gothic"/>
                  <w:lang w:eastAsia="ja-JP"/>
                </w:rPr>
                <w:delText>入</w:delText>
              </w:r>
            </w:del>
            <w:r w:rsidRPr="007742D7">
              <w:rPr>
                <w:rFonts w:ascii="Calibri" w:eastAsia="Kozuka Gothic Pro R" w:hAnsi="Calibri" w:cs="MS UI Gothic"/>
                <w:lang w:eastAsia="ja-JP"/>
              </w:rPr>
              <w:t>札することを検討しています。</w:t>
            </w:r>
            <w:ins w:id="317" w:author="Nakano, Kimiko" w:date="2025-12-16T13:32:00Z" w16du:dateUtc="2025-12-16T04:32:00Z">
              <w:r w:rsidR="00741B12">
                <w:rPr>
                  <w:rFonts w:ascii="Calibri" w:eastAsia="Kozuka Gothic Pro R" w:hAnsi="Calibri" w:cs="MS UI Gothic" w:hint="eastAsia"/>
                  <w:lang w:eastAsia="ja-JP"/>
                </w:rPr>
                <w:t>応</w:t>
              </w:r>
            </w:ins>
            <w:del w:id="318" w:author="Nakano, Kimiko" w:date="2025-12-16T13:32:00Z" w16du:dateUtc="2025-12-16T04:32:00Z">
              <w:r w:rsidRPr="007742D7" w:rsidDel="00741B12">
                <w:rPr>
                  <w:rFonts w:ascii="Calibri" w:eastAsia="Kozuka Gothic Pro R" w:hAnsi="Calibri" w:cs="MS UI Gothic"/>
                  <w:lang w:eastAsia="ja-JP"/>
                </w:rPr>
                <w:delText>入</w:delText>
              </w:r>
            </w:del>
            <w:r w:rsidRPr="007742D7">
              <w:rPr>
                <w:rFonts w:ascii="Calibri" w:eastAsia="Kozuka Gothic Pro R" w:hAnsi="Calibri" w:cs="MS UI Gothic"/>
                <w:lang w:eastAsia="ja-JP"/>
              </w:rPr>
              <w:t>札手続きに多大な時間を投資する前に、</w:t>
            </w:r>
            <w:r w:rsidRPr="007742D7">
              <w:rPr>
                <w:rFonts w:ascii="Calibri" w:eastAsia="Kozuka Gothic Pro R" w:hAnsi="Calibri" w:cs="MS UI Gothic"/>
                <w:lang w:eastAsia="ja-JP"/>
              </w:rPr>
              <w:t>Medtronic</w:t>
            </w:r>
            <w:r w:rsidRPr="007742D7">
              <w:rPr>
                <w:rFonts w:ascii="Calibri" w:eastAsia="Kozuka Gothic Pro R" w:hAnsi="Calibri" w:cs="MS UI Gothic"/>
                <w:lang w:eastAsia="ja-JP"/>
              </w:rPr>
              <w:t>で同じ立場にいる社員に連絡して、同社が</w:t>
            </w:r>
            <w:ins w:id="319" w:author="Nakano, Kimiko" w:date="2025-12-16T13:32:00Z" w16du:dateUtc="2025-12-16T04:32:00Z">
              <w:r w:rsidR="00741B12">
                <w:rPr>
                  <w:rFonts w:ascii="Calibri" w:eastAsia="Kozuka Gothic Pro R" w:hAnsi="Calibri" w:cs="MS UI Gothic" w:hint="eastAsia"/>
                  <w:lang w:eastAsia="ja-JP"/>
                </w:rPr>
                <w:t>応</w:t>
              </w:r>
            </w:ins>
            <w:del w:id="320" w:author="Nakano, Kimiko" w:date="2025-12-16T13:32:00Z" w16du:dateUtc="2025-12-16T04:32:00Z">
              <w:r w:rsidRPr="007742D7" w:rsidDel="00741B12">
                <w:rPr>
                  <w:rFonts w:ascii="Calibri" w:eastAsia="Kozuka Gothic Pro R" w:hAnsi="Calibri" w:cs="MS UI Gothic"/>
                  <w:lang w:eastAsia="ja-JP"/>
                </w:rPr>
                <w:delText>入</w:delText>
              </w:r>
            </w:del>
            <w:r w:rsidRPr="007742D7">
              <w:rPr>
                <w:rFonts w:ascii="Calibri" w:eastAsia="Kozuka Gothic Pro R" w:hAnsi="Calibri" w:cs="MS UI Gothic"/>
                <w:lang w:eastAsia="ja-JP"/>
              </w:rPr>
              <w:t>札するかどうかを探ります。これは問題ないでしょうか？</w:t>
            </w:r>
          </w:p>
        </w:tc>
      </w:tr>
      <w:tr w:rsidR="002F1C3A" w:rsidRPr="00853EAB" w14:paraId="1C3B2CCD" w14:textId="77777777" w:rsidTr="00CA4BE8">
        <w:tc>
          <w:tcPr>
            <w:tcW w:w="1353" w:type="dxa"/>
            <w:shd w:val="clear" w:color="auto" w:fill="C1E4F5"/>
            <w:tcMar>
              <w:top w:w="120" w:type="dxa"/>
              <w:left w:w="180" w:type="dxa"/>
              <w:bottom w:w="120" w:type="dxa"/>
              <w:right w:w="180" w:type="dxa"/>
            </w:tcMar>
            <w:hideMark/>
          </w:tcPr>
          <w:p w14:paraId="19F7063E" w14:textId="77777777" w:rsidR="000B4F03" w:rsidRPr="00853EAB" w:rsidRDefault="00010AF3" w:rsidP="000B4F03">
            <w:pPr>
              <w:spacing w:before="30" w:after="30"/>
              <w:ind w:left="30" w:right="30"/>
              <w:rPr>
                <w:rFonts w:ascii="Calibri" w:eastAsia="Times New Roman" w:hAnsi="Calibri" w:cs="Calibri"/>
                <w:sz w:val="16"/>
              </w:rPr>
            </w:pPr>
            <w:hyperlink r:id="rId230" w:tgtFrame="_blank" w:history="1">
              <w:r w:rsidRPr="00853EAB">
                <w:rPr>
                  <w:rFonts w:ascii="Calibri" w:eastAsia="Times New Roman" w:hAnsi="Calibri" w:cs="Calibri"/>
                  <w:color w:val="0000FF"/>
                  <w:sz w:val="16"/>
                  <w:u w:val="single"/>
                </w:rPr>
                <w:t>Screen 12</w:t>
              </w:r>
            </w:hyperlink>
            <w:r w:rsidRPr="00853EAB">
              <w:rPr>
                <w:rFonts w:ascii="Calibri" w:eastAsia="Times New Roman" w:hAnsi="Calibri" w:cs="Calibri"/>
                <w:sz w:val="16"/>
              </w:rPr>
              <w:t xml:space="preserve"> </w:t>
            </w:r>
          </w:p>
          <w:p w14:paraId="34B73FA2" w14:textId="77777777" w:rsidR="000B4F03" w:rsidRPr="00853EAB" w:rsidRDefault="00010AF3" w:rsidP="000B4F03">
            <w:pPr>
              <w:ind w:left="30" w:right="30"/>
              <w:rPr>
                <w:rFonts w:ascii="Calibri" w:eastAsia="Times New Roman" w:hAnsi="Calibri" w:cs="Calibri"/>
                <w:sz w:val="16"/>
              </w:rPr>
            </w:pPr>
            <w:hyperlink r:id="rId231" w:tgtFrame="_blank" w:history="1">
              <w:r w:rsidRPr="00853EAB">
                <w:rPr>
                  <w:rFonts w:ascii="Calibri" w:eastAsia="Times New Roman" w:hAnsi="Calibri" w:cs="Calibri"/>
                  <w:color w:val="0000FF"/>
                  <w:sz w:val="16"/>
                  <w:u w:val="single"/>
                </w:rPr>
                <w:t>25_C_13</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10EBC9"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2532783B" w14:textId="774A7CB3"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あなたは、東アフリカにあるアボットの</w:t>
            </w:r>
            <w:r w:rsidRPr="007742D7">
              <w:rPr>
                <w:rFonts w:ascii="Calibri" w:eastAsia="Kozuka Gothic Pro R" w:hAnsi="Calibri" w:cs="MS UI Gothic"/>
                <w:lang w:eastAsia="ja-JP"/>
              </w:rPr>
              <w:t>Rapid Diagnostics</w:t>
            </w:r>
            <w:r w:rsidRPr="007742D7">
              <w:rPr>
                <w:rFonts w:ascii="Calibri" w:eastAsia="Kozuka Gothic Pro R" w:hAnsi="Calibri" w:cs="MS UI Gothic"/>
                <w:lang w:eastAsia="ja-JP"/>
              </w:rPr>
              <w:t>事業のエリア販売担当ディレクターだとしましょう。アボットと大手競合他社の代理店として診断検査装置を販売している現地の</w:t>
            </w:r>
            <w:ins w:id="321" w:author="Nakano, Kimiko" w:date="2025-12-16T10:24:00Z" w16du:dateUtc="2025-12-16T01:24:00Z">
              <w:r w:rsidR="00707E1E">
                <w:rPr>
                  <w:rFonts w:ascii="Calibri" w:eastAsia="Kozuka Gothic Pro R" w:hAnsi="Calibri" w:cs="MS UI Gothic" w:hint="eastAsia"/>
                  <w:lang w:eastAsia="ja-JP"/>
                </w:rPr>
                <w:t>ディストリビューター</w:t>
              </w:r>
            </w:ins>
            <w:del w:id="322" w:author="Nakano, Kimiko" w:date="2025-12-16T10:24:00Z" w16du:dateUtc="2025-12-16T01:24:00Z">
              <w:r w:rsidRPr="007742D7" w:rsidDel="00707E1E">
                <w:rPr>
                  <w:rFonts w:ascii="Calibri" w:eastAsia="Kozuka Gothic Pro R" w:hAnsi="Calibri" w:cs="MS UI Gothic"/>
                  <w:lang w:eastAsia="ja-JP"/>
                </w:rPr>
                <w:delText>販売業者</w:delText>
              </w:r>
            </w:del>
            <w:r w:rsidRPr="007742D7">
              <w:rPr>
                <w:rFonts w:ascii="Calibri" w:eastAsia="Kozuka Gothic Pro R" w:hAnsi="Calibri" w:cs="MS UI Gothic"/>
                <w:lang w:eastAsia="ja-JP"/>
              </w:rPr>
              <w:t>と</w:t>
            </w:r>
            <w:ins w:id="323" w:author="Nakano, Kimiko" w:date="2025-12-16T13:49:00Z" w16du:dateUtc="2025-12-16T04:49:00Z">
              <w:r w:rsidR="00C15921">
                <w:rPr>
                  <w:rFonts w:ascii="Calibri" w:eastAsia="Kozuka Gothic Pro R" w:hAnsi="Calibri" w:cs="MS UI Gothic" w:hint="eastAsia"/>
                  <w:lang w:eastAsia="ja-JP"/>
                </w:rPr>
                <w:t>の</w:t>
              </w:r>
            </w:ins>
            <w:del w:id="324" w:author="Nakano, Kimiko" w:date="2025-12-16T13:49:00Z" w16du:dateUtc="2025-12-16T04:49:00Z">
              <w:r w:rsidRPr="007742D7" w:rsidDel="00C15921">
                <w:rPr>
                  <w:rFonts w:ascii="Calibri" w:eastAsia="Kozuka Gothic Pro R" w:hAnsi="Calibri" w:cs="MS UI Gothic"/>
                  <w:lang w:eastAsia="ja-JP"/>
                </w:rPr>
                <w:delText>行った</w:delText>
              </w:r>
            </w:del>
            <w:r w:rsidRPr="007742D7">
              <w:rPr>
                <w:rFonts w:ascii="Calibri" w:eastAsia="Kozuka Gothic Pro R" w:hAnsi="Calibri" w:cs="MS UI Gothic"/>
                <w:lang w:eastAsia="ja-JP"/>
              </w:rPr>
              <w:t>会合で、</w:t>
            </w:r>
            <w:ins w:id="325" w:author="Nakano, Kimiko" w:date="2025-12-16T10:24:00Z" w16du:dateUtc="2025-12-16T01:24:00Z">
              <w:r w:rsidR="00707E1E">
                <w:rPr>
                  <w:rFonts w:ascii="Calibri" w:eastAsia="Kozuka Gothic Pro R" w:hAnsi="Calibri" w:cs="MS UI Gothic" w:hint="eastAsia"/>
                  <w:lang w:eastAsia="ja-JP"/>
                </w:rPr>
                <w:t>ディストリビューター</w:t>
              </w:r>
            </w:ins>
            <w:del w:id="326" w:author="Nakano, Kimiko" w:date="2025-12-16T10:24:00Z" w16du:dateUtc="2025-12-16T01:24:00Z">
              <w:r w:rsidRPr="007742D7" w:rsidDel="00707E1E">
                <w:rPr>
                  <w:rFonts w:ascii="Calibri" w:eastAsia="Kozuka Gothic Pro R" w:hAnsi="Calibri" w:cs="MS UI Gothic"/>
                  <w:lang w:eastAsia="ja-JP"/>
                </w:rPr>
                <w:delText>販売業者</w:delText>
              </w:r>
            </w:del>
            <w:r w:rsidRPr="007742D7">
              <w:rPr>
                <w:rFonts w:ascii="Calibri" w:eastAsia="Kozuka Gothic Pro R" w:hAnsi="Calibri" w:cs="MS UI Gothic"/>
                <w:lang w:eastAsia="ja-JP"/>
              </w:rPr>
              <w:t>から顧客リストを渡され、これらの顧客に的を絞って迅速</w:t>
            </w:r>
            <w:ins w:id="327" w:author="Terano, Kumiko" w:date="2025-12-22T19:09:00Z" w16du:dateUtc="2025-12-22T10:09:00Z">
              <w:r w:rsidR="00310BE2">
                <w:rPr>
                  <w:rFonts w:ascii="Calibri" w:eastAsia="Kozuka Gothic Pro R" w:hAnsi="Calibri" w:cs="MS UI Gothic" w:hint="eastAsia"/>
                  <w:lang w:eastAsia="ja-JP"/>
                </w:rPr>
                <w:t>診断</w:t>
              </w:r>
            </w:ins>
            <w:r w:rsidRPr="007742D7">
              <w:rPr>
                <w:rFonts w:ascii="Calibri" w:eastAsia="Kozuka Gothic Pro R" w:hAnsi="Calibri" w:cs="MS UI Gothic"/>
                <w:lang w:eastAsia="ja-JP"/>
              </w:rPr>
              <w:t>検査装置のマーケティング活動を行う</w:t>
            </w:r>
            <w:ins w:id="328" w:author="Nakano, Kimiko" w:date="2025-12-16T13:50:00Z" w16du:dateUtc="2025-12-16T04:50:00Z">
              <w:r w:rsidR="00252079">
                <w:rPr>
                  <w:rFonts w:ascii="Calibri" w:eastAsia="Kozuka Gothic Pro R" w:hAnsi="Calibri" w:cs="MS UI Gothic" w:hint="eastAsia"/>
                  <w:lang w:eastAsia="ja-JP"/>
                </w:rPr>
                <w:t>よう</w:t>
              </w:r>
            </w:ins>
            <w:del w:id="329" w:author="Nakano, Kimiko" w:date="2025-12-16T13:50:00Z" w16du:dateUtc="2025-12-16T04:50:00Z">
              <w:r w:rsidRPr="007742D7" w:rsidDel="00252079">
                <w:rPr>
                  <w:rFonts w:ascii="Calibri" w:eastAsia="Kozuka Gothic Pro R" w:hAnsi="Calibri" w:cs="MS UI Gothic"/>
                  <w:lang w:eastAsia="ja-JP"/>
                </w:rPr>
                <w:delText>ことを</w:delText>
              </w:r>
            </w:del>
            <w:r w:rsidRPr="007742D7">
              <w:rPr>
                <w:rFonts w:ascii="Calibri" w:eastAsia="Kozuka Gothic Pro R" w:hAnsi="Calibri" w:cs="MS UI Gothic"/>
                <w:lang w:eastAsia="ja-JP"/>
              </w:rPr>
              <w:t>提案されました。競合他社にも</w:t>
            </w:r>
            <w:ins w:id="330" w:author="Nakano, Kimiko" w:date="2025-12-16T13:48:00Z" w16du:dateUtc="2025-12-16T04:48:00Z">
              <w:r w:rsidR="00BE5606">
                <w:rPr>
                  <w:rFonts w:ascii="Calibri" w:eastAsia="Kozuka Gothic Pro R" w:hAnsi="Calibri" w:cs="MS UI Gothic" w:hint="eastAsia"/>
                  <w:lang w:eastAsia="ja-JP"/>
                </w:rPr>
                <w:t>、</w:t>
              </w:r>
            </w:ins>
            <w:r w:rsidRPr="007742D7">
              <w:rPr>
                <w:rFonts w:ascii="Calibri" w:eastAsia="Kozuka Gothic Pro R" w:hAnsi="Calibri" w:cs="MS UI Gothic"/>
                <w:lang w:eastAsia="ja-JP"/>
              </w:rPr>
              <w:t>同</w:t>
            </w:r>
            <w:ins w:id="331" w:author="Nakano, Kimiko" w:date="2025-12-16T13:47:00Z" w16du:dateUtc="2025-12-16T04:47:00Z">
              <w:r w:rsidR="00F30F80">
                <w:rPr>
                  <w:rFonts w:ascii="Calibri" w:eastAsia="Kozuka Gothic Pro R" w:hAnsi="Calibri" w:cs="MS UI Gothic" w:hint="eastAsia"/>
                  <w:lang w:eastAsia="ja-JP"/>
                </w:rPr>
                <w:t>程度の</w:t>
              </w:r>
            </w:ins>
            <w:del w:id="332" w:author="Nakano, Kimiko" w:date="2025-12-16T13:47:00Z" w16du:dateUtc="2025-12-16T04:47:00Z">
              <w:r w:rsidRPr="007742D7" w:rsidDel="00F30F80">
                <w:rPr>
                  <w:rFonts w:ascii="Calibri" w:eastAsia="Kozuka Gothic Pro R" w:hAnsi="Calibri" w:cs="MS UI Gothic"/>
                  <w:lang w:eastAsia="ja-JP"/>
                </w:rPr>
                <w:delText>じ</w:delText>
              </w:r>
            </w:del>
            <w:r w:rsidRPr="007742D7">
              <w:rPr>
                <w:rFonts w:ascii="Calibri" w:eastAsia="Kozuka Gothic Pro R" w:hAnsi="Calibri" w:cs="MS UI Gothic"/>
                <w:lang w:eastAsia="ja-JP"/>
              </w:rPr>
              <w:t>長さ</w:t>
            </w:r>
            <w:ins w:id="333" w:author="Nakano, Kimiko" w:date="2025-12-16T13:47:00Z" w16du:dateUtc="2025-12-16T04:47:00Z">
              <w:r w:rsidR="00F30F80">
                <w:rPr>
                  <w:rFonts w:ascii="Calibri" w:eastAsia="Kozuka Gothic Pro R" w:hAnsi="Calibri" w:cs="MS UI Gothic" w:hint="eastAsia"/>
                  <w:lang w:eastAsia="ja-JP"/>
                </w:rPr>
                <w:t>で</w:t>
              </w:r>
            </w:ins>
            <w:del w:id="334" w:author="Nakano, Kimiko" w:date="2025-12-16T13:47:00Z" w16du:dateUtc="2025-12-16T04:47:00Z">
              <w:r w:rsidRPr="007742D7" w:rsidDel="00F30F80">
                <w:rPr>
                  <w:rFonts w:ascii="Calibri" w:eastAsia="Kozuka Gothic Pro R" w:hAnsi="Calibri" w:cs="MS UI Gothic"/>
                  <w:lang w:eastAsia="ja-JP"/>
                </w:rPr>
                <w:delText>の</w:delText>
              </w:r>
            </w:del>
            <w:r w:rsidRPr="007742D7">
              <w:rPr>
                <w:rFonts w:ascii="Calibri" w:eastAsia="Kozuka Gothic Pro R" w:hAnsi="Calibri" w:cs="MS UI Gothic"/>
                <w:lang w:eastAsia="ja-JP"/>
              </w:rPr>
              <w:t>別の顧客リストを渡し、両社のマーケティング活動が重複しないようにしているとの説明を受けました。最終的には、この</w:t>
            </w:r>
            <w:ins w:id="335" w:author="Nakano, Kimiko" w:date="2025-12-16T10:24:00Z" w16du:dateUtc="2025-12-16T01:24:00Z">
              <w:r w:rsidR="00707E1E">
                <w:rPr>
                  <w:rFonts w:ascii="Calibri" w:eastAsia="Kozuka Gothic Pro R" w:hAnsi="Calibri" w:cs="MS UI Gothic" w:hint="eastAsia"/>
                  <w:lang w:eastAsia="ja-JP"/>
                </w:rPr>
                <w:t>ディストリビューター</w:t>
              </w:r>
            </w:ins>
            <w:del w:id="336" w:author="Nakano, Kimiko" w:date="2025-12-16T10:24:00Z" w16du:dateUtc="2025-12-16T01:24:00Z">
              <w:r w:rsidRPr="007742D7" w:rsidDel="00707E1E">
                <w:rPr>
                  <w:rFonts w:ascii="Calibri" w:eastAsia="Kozuka Gothic Pro R" w:hAnsi="Calibri" w:cs="MS UI Gothic"/>
                  <w:lang w:eastAsia="ja-JP"/>
                </w:rPr>
                <w:delText>販売業者</w:delText>
              </w:r>
            </w:del>
            <w:r w:rsidRPr="007742D7">
              <w:rPr>
                <w:rFonts w:ascii="Calibri" w:eastAsia="Kozuka Gothic Pro R" w:hAnsi="Calibri" w:cs="MS UI Gothic"/>
                <w:lang w:eastAsia="ja-JP"/>
              </w:rPr>
              <w:t>が両社の製品を販売することになるので、提供されたリストの顧客だけを対象にマーケティング活動を行うことに同意しました。これは問題ないでしょうか？</w:t>
            </w:r>
          </w:p>
        </w:tc>
      </w:tr>
      <w:tr w:rsidR="002F1C3A" w:rsidRPr="00853EAB" w14:paraId="526B8542" w14:textId="77777777" w:rsidTr="00CA4BE8">
        <w:tc>
          <w:tcPr>
            <w:tcW w:w="1353" w:type="dxa"/>
            <w:shd w:val="clear" w:color="auto" w:fill="C1E4F5"/>
            <w:tcMar>
              <w:top w:w="120" w:type="dxa"/>
              <w:left w:w="180" w:type="dxa"/>
              <w:bottom w:w="120" w:type="dxa"/>
              <w:right w:w="180" w:type="dxa"/>
            </w:tcMar>
            <w:hideMark/>
          </w:tcPr>
          <w:p w14:paraId="2532853F" w14:textId="77777777" w:rsidR="000B4F03" w:rsidRPr="00853EAB" w:rsidRDefault="00010AF3" w:rsidP="000B4F03">
            <w:pPr>
              <w:spacing w:before="30" w:after="30"/>
              <w:ind w:left="30" w:right="30"/>
              <w:rPr>
                <w:rFonts w:ascii="Calibri" w:eastAsia="Times New Roman" w:hAnsi="Calibri" w:cs="Calibri"/>
                <w:sz w:val="16"/>
              </w:rPr>
            </w:pPr>
            <w:hyperlink r:id="rId232" w:tgtFrame="_blank" w:history="1">
              <w:r w:rsidRPr="00853EAB">
                <w:rPr>
                  <w:rFonts w:ascii="Calibri" w:eastAsia="Times New Roman" w:hAnsi="Calibri" w:cs="Calibri"/>
                  <w:color w:val="0000FF"/>
                  <w:sz w:val="16"/>
                  <w:u w:val="single"/>
                </w:rPr>
                <w:t>Screen 17</w:t>
              </w:r>
            </w:hyperlink>
            <w:r w:rsidRPr="00853EAB">
              <w:rPr>
                <w:rFonts w:ascii="Calibri" w:eastAsia="Times New Roman" w:hAnsi="Calibri" w:cs="Calibri"/>
                <w:sz w:val="16"/>
              </w:rPr>
              <w:t xml:space="preserve"> </w:t>
            </w:r>
          </w:p>
          <w:p w14:paraId="1E2E9463" w14:textId="77777777" w:rsidR="000B4F03" w:rsidRPr="00853EAB" w:rsidRDefault="00010AF3" w:rsidP="000B4F03">
            <w:pPr>
              <w:ind w:left="30" w:right="30"/>
              <w:rPr>
                <w:rFonts w:ascii="Calibri" w:eastAsia="Times New Roman" w:hAnsi="Calibri" w:cs="Calibri"/>
                <w:sz w:val="16"/>
              </w:rPr>
            </w:pPr>
            <w:hyperlink r:id="rId233" w:tgtFrame="_blank" w:history="1">
              <w:r w:rsidRPr="00853EAB">
                <w:rPr>
                  <w:rFonts w:ascii="Calibri" w:eastAsia="Times New Roman" w:hAnsi="Calibri" w:cs="Calibri"/>
                  <w:color w:val="0000FF"/>
                  <w:sz w:val="16"/>
                  <w:u w:val="single"/>
                </w:rPr>
                <w:t>37_C_18</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FF4CEA"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0C369AA2"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25D6E270" w14:textId="77777777"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通常、反競争的行為の結果、価格が上昇したり消費者の選択肢が狭まったりするため、このような犯罪に関与した会社は、顧客の目から見れば深刻な信用失墜につながるリスクがあります。</w:t>
            </w:r>
          </w:p>
          <w:p w14:paraId="3FB9B542" w14:textId="63C5C443"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民事</w:t>
            </w:r>
            <w:r w:rsidRPr="007742D7">
              <w:rPr>
                <w:rFonts w:ascii="Calibri" w:eastAsia="Kozuka Gothic Pro R" w:hAnsi="Calibri" w:cs="MS UI Gothic"/>
                <w:lang w:eastAsia="ja-JP"/>
              </w:rPr>
              <w:t>/</w:t>
            </w:r>
            <w:r w:rsidRPr="007742D7">
              <w:rPr>
                <w:rFonts w:ascii="Calibri" w:eastAsia="Kozuka Gothic Pro R" w:hAnsi="Calibri" w:cs="MS UI Gothic"/>
                <w:lang w:eastAsia="ja-JP"/>
              </w:rPr>
              <w:t>刑事罰および評判の損失に加え、結果として将来の入札またはその他の</w:t>
            </w:r>
            <w:ins w:id="337" w:author="Nakano, Kimiko" w:date="2025-12-16T13:33:00Z" w16du:dateUtc="2025-12-16T04:33:00Z">
              <w:r w:rsidR="0070276F">
                <w:rPr>
                  <w:rFonts w:ascii="Calibri" w:eastAsia="Kozuka Gothic Pro R" w:hAnsi="Calibri" w:cs="MS UI Gothic" w:hint="eastAsia"/>
                  <w:lang w:eastAsia="ja-JP"/>
                </w:rPr>
                <w:t>応</w:t>
              </w:r>
            </w:ins>
            <w:del w:id="338" w:author="Nakano, Kimiko" w:date="2025-12-16T13:33:00Z" w16du:dateUtc="2025-12-16T04:33:00Z">
              <w:r w:rsidRPr="007742D7" w:rsidDel="0070276F">
                <w:rPr>
                  <w:rFonts w:ascii="Calibri" w:eastAsia="Kozuka Gothic Pro R" w:hAnsi="Calibri" w:cs="MS UI Gothic"/>
                  <w:lang w:eastAsia="ja-JP"/>
                </w:rPr>
                <w:delText>入</w:delText>
              </w:r>
            </w:del>
            <w:r w:rsidRPr="007742D7">
              <w:rPr>
                <w:rFonts w:ascii="Calibri" w:eastAsia="Kozuka Gothic Pro R" w:hAnsi="Calibri" w:cs="MS UI Gothic"/>
                <w:lang w:eastAsia="ja-JP"/>
              </w:rPr>
              <w:t>札から締め出される可能性があります。</w:t>
            </w:r>
          </w:p>
        </w:tc>
      </w:tr>
      <w:tr w:rsidR="002F1C3A" w:rsidRPr="00853EAB" w14:paraId="34DCCABF" w14:textId="77777777" w:rsidTr="00CA4BE8">
        <w:tc>
          <w:tcPr>
            <w:tcW w:w="1353" w:type="dxa"/>
            <w:shd w:val="clear" w:color="auto" w:fill="C1E4F5"/>
            <w:tcMar>
              <w:top w:w="120" w:type="dxa"/>
              <w:left w:w="180" w:type="dxa"/>
              <w:bottom w:w="120" w:type="dxa"/>
              <w:right w:w="180" w:type="dxa"/>
            </w:tcMar>
            <w:hideMark/>
          </w:tcPr>
          <w:p w14:paraId="01E41E7B" w14:textId="77777777" w:rsidR="000B4F03" w:rsidRPr="00853EAB" w:rsidRDefault="00010AF3" w:rsidP="000B4F03">
            <w:pPr>
              <w:spacing w:before="30" w:after="30"/>
              <w:ind w:left="30" w:right="30"/>
              <w:rPr>
                <w:rFonts w:ascii="Calibri" w:eastAsia="Times New Roman" w:hAnsi="Calibri" w:cs="Calibri"/>
                <w:sz w:val="16"/>
              </w:rPr>
            </w:pPr>
            <w:hyperlink r:id="rId234" w:tgtFrame="_blank" w:history="1">
              <w:r w:rsidRPr="00853EAB">
                <w:rPr>
                  <w:rFonts w:ascii="Calibri" w:eastAsia="Times New Roman" w:hAnsi="Calibri" w:cs="Calibri"/>
                  <w:color w:val="0000FF"/>
                  <w:sz w:val="16"/>
                  <w:u w:val="single"/>
                </w:rPr>
                <w:t>Screen 21</w:t>
              </w:r>
            </w:hyperlink>
            <w:r w:rsidRPr="00853EAB">
              <w:rPr>
                <w:rFonts w:ascii="Calibri" w:eastAsia="Times New Roman" w:hAnsi="Calibri" w:cs="Calibri"/>
                <w:sz w:val="16"/>
              </w:rPr>
              <w:t xml:space="preserve"> </w:t>
            </w:r>
          </w:p>
          <w:p w14:paraId="2771FE92" w14:textId="77777777" w:rsidR="000B4F03" w:rsidRPr="00853EAB" w:rsidRDefault="00010AF3" w:rsidP="000B4F03">
            <w:pPr>
              <w:ind w:left="30" w:right="30"/>
              <w:rPr>
                <w:rFonts w:ascii="Calibri" w:eastAsia="Times New Roman" w:hAnsi="Calibri" w:cs="Calibri"/>
                <w:sz w:val="16"/>
              </w:rPr>
            </w:pPr>
            <w:hyperlink r:id="rId235" w:tgtFrame="_blank" w:history="1">
              <w:r w:rsidRPr="00853EAB">
                <w:rPr>
                  <w:rFonts w:ascii="Calibri" w:eastAsia="Times New Roman" w:hAnsi="Calibri" w:cs="Calibri"/>
                  <w:color w:val="0000FF"/>
                  <w:sz w:val="16"/>
                  <w:u w:val="single"/>
                </w:rPr>
                <w:t>42_C_22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3FEF1F"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3EC55F10" w14:textId="2B6C3BE9"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多くの国では、</w:t>
            </w:r>
            <w:ins w:id="339" w:author="Nakano, Kimiko" w:date="2025-12-16T10:29:00Z" w16du:dateUtc="2025-12-16T01:29:00Z">
              <w:r w:rsidR="00B85201">
                <w:rPr>
                  <w:rFonts w:ascii="Calibri" w:eastAsia="Kozuka Gothic Pro R" w:hAnsi="Calibri" w:cs="MS UI Gothic" w:hint="eastAsia"/>
                  <w:lang w:eastAsia="ja-JP"/>
                </w:rPr>
                <w:t>ディストリビューター</w:t>
              </w:r>
            </w:ins>
            <w:del w:id="340" w:author="Nakano, Kimiko" w:date="2025-12-16T10:29:00Z" w16du:dateUtc="2025-12-16T01:29:00Z">
              <w:r w:rsidRPr="007742D7" w:rsidDel="00B85201">
                <w:rPr>
                  <w:rFonts w:ascii="Calibri" w:eastAsia="Kozuka Gothic Pro R" w:hAnsi="Calibri" w:cs="MS UI Gothic"/>
                  <w:lang w:eastAsia="ja-JP"/>
                </w:rPr>
                <w:delText>代理店</w:delText>
              </w:r>
            </w:del>
            <w:r w:rsidRPr="007742D7">
              <w:rPr>
                <w:rFonts w:ascii="Calibri" w:eastAsia="Kozuka Gothic Pro R" w:hAnsi="Calibri" w:cs="MS UI Gothic"/>
                <w:lang w:eastAsia="ja-JP"/>
              </w:rPr>
              <w:t>の価格を管理することは競争法違反となります。指針が必要な場合は、必ず現地の法務チームに連絡してください。</w:t>
            </w:r>
          </w:p>
        </w:tc>
      </w:tr>
      <w:tr w:rsidR="002F1C3A" w:rsidRPr="00853EAB" w14:paraId="2C550795" w14:textId="77777777" w:rsidTr="00CA4BE8">
        <w:tc>
          <w:tcPr>
            <w:tcW w:w="1353" w:type="dxa"/>
            <w:shd w:val="clear" w:color="auto" w:fill="C1E4F5"/>
            <w:tcMar>
              <w:top w:w="120" w:type="dxa"/>
              <w:left w:w="180" w:type="dxa"/>
              <w:bottom w:w="120" w:type="dxa"/>
              <w:right w:w="180" w:type="dxa"/>
            </w:tcMar>
            <w:hideMark/>
          </w:tcPr>
          <w:p w14:paraId="155AC460" w14:textId="77777777" w:rsidR="000B4F03" w:rsidRPr="00853EAB" w:rsidRDefault="00010AF3" w:rsidP="000B4F03">
            <w:pPr>
              <w:spacing w:before="30" w:after="30"/>
              <w:ind w:left="30" w:right="30"/>
              <w:rPr>
                <w:rFonts w:ascii="Calibri" w:eastAsia="Times New Roman" w:hAnsi="Calibri" w:cs="Calibri"/>
                <w:sz w:val="16"/>
              </w:rPr>
            </w:pPr>
            <w:hyperlink r:id="rId236" w:tgtFrame="_blank" w:history="1">
              <w:r w:rsidRPr="00853EAB">
                <w:rPr>
                  <w:rFonts w:ascii="Calibri" w:eastAsia="Times New Roman" w:hAnsi="Calibri" w:cs="Calibri"/>
                  <w:color w:val="0000FF"/>
                  <w:sz w:val="16"/>
                  <w:u w:val="single"/>
                </w:rPr>
                <w:t>Screen 21</w:t>
              </w:r>
            </w:hyperlink>
            <w:r w:rsidRPr="00853EAB">
              <w:rPr>
                <w:rFonts w:ascii="Calibri" w:eastAsia="Times New Roman" w:hAnsi="Calibri" w:cs="Calibri"/>
                <w:sz w:val="16"/>
              </w:rPr>
              <w:t xml:space="preserve"> </w:t>
            </w:r>
          </w:p>
          <w:p w14:paraId="562C592F" w14:textId="77777777" w:rsidR="000B4F03" w:rsidRPr="00853EAB" w:rsidRDefault="00010AF3" w:rsidP="000B4F03">
            <w:pPr>
              <w:ind w:left="30" w:right="30"/>
              <w:rPr>
                <w:rFonts w:ascii="Calibri" w:eastAsia="Times New Roman" w:hAnsi="Calibri" w:cs="Calibri"/>
                <w:sz w:val="16"/>
              </w:rPr>
            </w:pPr>
            <w:hyperlink r:id="rId237" w:tgtFrame="_blank" w:history="1">
              <w:r w:rsidRPr="00853EAB">
                <w:rPr>
                  <w:rFonts w:ascii="Calibri" w:eastAsia="Times New Roman" w:hAnsi="Calibri" w:cs="Calibri"/>
                  <w:color w:val="0000FF"/>
                  <w:sz w:val="16"/>
                  <w:u w:val="single"/>
                </w:rPr>
                <w:t>44_C_22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6656C2"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371B45E4" w14:textId="77777777"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市場の分割や、顧客、製品、リソースの振り分けに関する競合他社間のあらゆる議論（いわゆる「顧客配分」）は、違法な協調行為と見なされる可能性があり、避けなければなりません。競合他社と正式な合意に至らなくても、このような会話が反競争的と見なされる場合があります。</w:t>
            </w:r>
          </w:p>
        </w:tc>
      </w:tr>
      <w:tr w:rsidR="002F1C3A" w:rsidRPr="00853EAB" w14:paraId="5E2B75E7" w14:textId="77777777" w:rsidTr="00CA4BE8">
        <w:tc>
          <w:tcPr>
            <w:tcW w:w="1353" w:type="dxa"/>
            <w:shd w:val="clear" w:color="auto" w:fill="C1E4F5"/>
            <w:tcMar>
              <w:top w:w="120" w:type="dxa"/>
              <w:left w:w="180" w:type="dxa"/>
              <w:bottom w:w="120" w:type="dxa"/>
              <w:right w:w="180" w:type="dxa"/>
            </w:tcMar>
            <w:hideMark/>
          </w:tcPr>
          <w:p w14:paraId="5510AB1B" w14:textId="77777777" w:rsidR="000B4F03" w:rsidRPr="00853EAB" w:rsidRDefault="00010AF3" w:rsidP="000B4F03">
            <w:pPr>
              <w:spacing w:before="30" w:after="30"/>
              <w:ind w:left="30" w:right="30"/>
              <w:rPr>
                <w:rFonts w:ascii="Calibri" w:eastAsia="Times New Roman" w:hAnsi="Calibri" w:cs="Calibri"/>
                <w:sz w:val="16"/>
              </w:rPr>
            </w:pPr>
            <w:hyperlink r:id="rId238" w:tgtFrame="_blank" w:history="1">
              <w:r w:rsidRPr="00853EAB">
                <w:rPr>
                  <w:rFonts w:ascii="Calibri" w:eastAsia="Times New Roman" w:hAnsi="Calibri" w:cs="Calibri"/>
                  <w:color w:val="0000FF"/>
                  <w:sz w:val="16"/>
                  <w:u w:val="single"/>
                </w:rPr>
                <w:t>Screen 21</w:t>
              </w:r>
            </w:hyperlink>
            <w:r w:rsidRPr="00853EAB">
              <w:rPr>
                <w:rFonts w:ascii="Calibri" w:eastAsia="Times New Roman" w:hAnsi="Calibri" w:cs="Calibri"/>
                <w:sz w:val="16"/>
              </w:rPr>
              <w:t xml:space="preserve"> </w:t>
            </w:r>
          </w:p>
          <w:p w14:paraId="7B810BB0" w14:textId="77777777" w:rsidR="000B4F03" w:rsidRPr="00853EAB" w:rsidRDefault="00010AF3" w:rsidP="000B4F03">
            <w:pPr>
              <w:ind w:left="30" w:right="30"/>
              <w:rPr>
                <w:rFonts w:ascii="Calibri" w:eastAsia="Times New Roman" w:hAnsi="Calibri" w:cs="Calibri"/>
                <w:sz w:val="16"/>
              </w:rPr>
            </w:pPr>
            <w:hyperlink r:id="rId239" w:tgtFrame="_blank" w:history="1">
              <w:r w:rsidRPr="00853EAB">
                <w:rPr>
                  <w:rFonts w:ascii="Calibri" w:eastAsia="Times New Roman" w:hAnsi="Calibri" w:cs="Calibri"/>
                  <w:color w:val="0000FF"/>
                  <w:sz w:val="16"/>
                  <w:u w:val="single"/>
                </w:rPr>
                <w:t>45_C_22</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AA59D2"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4244A2EF" w14:textId="0D89E541"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サプライヤー、</w:t>
            </w:r>
            <w:ins w:id="341" w:author="Nakano, Kimiko" w:date="2025-12-16T10:25:00Z" w16du:dateUtc="2025-12-16T01:25:00Z">
              <w:r w:rsidR="00EB6369">
                <w:rPr>
                  <w:rFonts w:ascii="Calibri" w:eastAsia="Kozuka Gothic Pro R" w:hAnsi="Calibri" w:cs="MS UI Gothic" w:hint="eastAsia"/>
                  <w:lang w:eastAsia="ja-JP"/>
                </w:rPr>
                <w:t>ディストリビューター</w:t>
              </w:r>
            </w:ins>
            <w:del w:id="342" w:author="Nakano, Kimiko" w:date="2025-12-16T10:25:00Z" w16du:dateUtc="2025-12-16T01:25:00Z">
              <w:r w:rsidRPr="007742D7" w:rsidDel="00EB6369">
                <w:rPr>
                  <w:rFonts w:ascii="Calibri" w:eastAsia="Kozuka Gothic Pro R" w:hAnsi="Calibri" w:cs="MS UI Gothic"/>
                  <w:lang w:eastAsia="ja-JP"/>
                </w:rPr>
                <w:delText>代理店</w:delText>
              </w:r>
            </w:del>
            <w:r w:rsidRPr="007742D7">
              <w:rPr>
                <w:rFonts w:ascii="Calibri" w:eastAsia="Kozuka Gothic Pro R" w:hAnsi="Calibri" w:cs="MS UI Gothic"/>
                <w:lang w:eastAsia="ja-JP"/>
              </w:rPr>
              <w:t>、小売業者などの第三者をボイコットすることに関して、企業同士で行われるいかなる議論も、違法な協調行為と見なされる可能性があり、避けなければなりません。こうした会話は正式な合意に至らなくても、反競争的と見なされる場合があります。</w:t>
            </w:r>
          </w:p>
        </w:tc>
      </w:tr>
      <w:tr w:rsidR="002F1C3A" w:rsidRPr="00853EAB" w14:paraId="1FED21F9" w14:textId="77777777" w:rsidTr="00CA4BE8">
        <w:tc>
          <w:tcPr>
            <w:tcW w:w="1353" w:type="dxa"/>
            <w:shd w:val="clear" w:color="auto" w:fill="C1E4F5"/>
            <w:tcMar>
              <w:top w:w="120" w:type="dxa"/>
              <w:left w:w="180" w:type="dxa"/>
              <w:bottom w:w="120" w:type="dxa"/>
              <w:right w:w="180" w:type="dxa"/>
            </w:tcMar>
            <w:hideMark/>
          </w:tcPr>
          <w:p w14:paraId="4456F8E8" w14:textId="77777777" w:rsidR="000B4F03" w:rsidRPr="00853EAB" w:rsidRDefault="00010AF3" w:rsidP="000B4F03">
            <w:pPr>
              <w:spacing w:before="30" w:after="30"/>
              <w:ind w:left="30" w:right="30"/>
              <w:rPr>
                <w:rFonts w:ascii="Calibri" w:eastAsia="Times New Roman" w:hAnsi="Calibri" w:cs="Calibri"/>
                <w:sz w:val="16"/>
              </w:rPr>
            </w:pPr>
            <w:hyperlink r:id="rId240" w:tgtFrame="_blank" w:history="1">
              <w:r w:rsidRPr="00853EAB">
                <w:rPr>
                  <w:rFonts w:ascii="Calibri" w:eastAsia="Times New Roman" w:hAnsi="Calibri" w:cs="Calibri"/>
                  <w:color w:val="0000FF"/>
                  <w:sz w:val="16"/>
                  <w:u w:val="single"/>
                </w:rPr>
                <w:t>Screen 26</w:t>
              </w:r>
            </w:hyperlink>
            <w:r w:rsidRPr="00853EAB">
              <w:rPr>
                <w:rFonts w:ascii="Calibri" w:eastAsia="Times New Roman" w:hAnsi="Calibri" w:cs="Calibri"/>
                <w:sz w:val="16"/>
              </w:rPr>
              <w:t xml:space="preserve"> </w:t>
            </w:r>
          </w:p>
          <w:p w14:paraId="5797BBE3" w14:textId="77777777" w:rsidR="000B4F03" w:rsidRPr="00853EAB" w:rsidRDefault="00010AF3" w:rsidP="000B4F03">
            <w:pPr>
              <w:ind w:left="30" w:right="30"/>
              <w:rPr>
                <w:rFonts w:ascii="Calibri" w:eastAsia="Times New Roman" w:hAnsi="Calibri" w:cs="Calibri"/>
                <w:sz w:val="16"/>
              </w:rPr>
            </w:pPr>
            <w:hyperlink r:id="rId241" w:tgtFrame="_blank" w:history="1">
              <w:r w:rsidRPr="00853EAB">
                <w:rPr>
                  <w:rFonts w:ascii="Calibri" w:eastAsia="Times New Roman" w:hAnsi="Calibri" w:cs="Calibri"/>
                  <w:color w:val="0000FF"/>
                  <w:sz w:val="16"/>
                  <w:u w:val="single"/>
                </w:rPr>
                <w:t>55_C_27</w:t>
              </w:r>
            </w:hyperlink>
            <w:r w:rsidRPr="00853EA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0FEAF9"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44B647CB" w14:textId="77777777"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 xml:space="preserve">[1] </w:t>
            </w:r>
            <w:r w:rsidRPr="007742D7">
              <w:rPr>
                <w:rFonts w:ascii="Calibri" w:eastAsia="Kozuka Gothic Pro R" w:hAnsi="Calibri" w:cs="MS UI Gothic"/>
                <w:lang w:eastAsia="ja-JP"/>
              </w:rPr>
              <w:t>あなたは、米国で試薬の製造に携わっています。ある会議の場で、あなたと他社の担当者数人が、サプライヤーの一社について「オフレコ」の議論を交わします。正式な合意には達していないものの、ある特定のサプライヤーは独占に近い力を持ち、その支配的地位を利用して価格を上げているため、競合他社から出席した同じ立場の多くの人が、このサプライヤーを使わないことにすると言っています。この話し合いに参加したことは、反競争的と見なされるでしょうか？</w:t>
            </w:r>
          </w:p>
        </w:tc>
      </w:tr>
      <w:tr w:rsidR="002F1C3A" w:rsidRPr="00853EAB" w14:paraId="182FAABC" w14:textId="77777777" w:rsidTr="00CA4BE8">
        <w:tc>
          <w:tcPr>
            <w:tcW w:w="1353" w:type="dxa"/>
            <w:shd w:val="clear" w:color="auto" w:fill="C1E4F5"/>
            <w:tcMar>
              <w:top w:w="120" w:type="dxa"/>
              <w:left w:w="180" w:type="dxa"/>
              <w:bottom w:w="120" w:type="dxa"/>
              <w:right w:w="180" w:type="dxa"/>
            </w:tcMar>
            <w:hideMark/>
          </w:tcPr>
          <w:p w14:paraId="673CFE29" w14:textId="77777777" w:rsidR="000B4F03" w:rsidRPr="00853EAB" w:rsidRDefault="00010AF3" w:rsidP="000B4F03">
            <w:pPr>
              <w:spacing w:before="30" w:after="30"/>
              <w:ind w:left="30" w:right="30"/>
              <w:rPr>
                <w:rFonts w:ascii="Calibri" w:eastAsia="Times New Roman" w:hAnsi="Calibri" w:cs="Calibri"/>
                <w:sz w:val="16"/>
              </w:rPr>
            </w:pPr>
            <w:r w:rsidRPr="00853EAB">
              <w:rPr>
                <w:rFonts w:ascii="Calibri" w:eastAsia="Times New Roman" w:hAnsi="Calibri" w:cs="Calibri"/>
                <w:sz w:val="16"/>
              </w:rPr>
              <w:t>Screen 26</w:t>
            </w:r>
          </w:p>
          <w:p w14:paraId="29EF4748" w14:textId="77777777" w:rsidR="000B4F03" w:rsidRPr="00853EAB" w:rsidRDefault="00010AF3" w:rsidP="000B4F03">
            <w:pPr>
              <w:spacing w:before="100" w:beforeAutospacing="1" w:after="100" w:afterAutospacing="1"/>
              <w:ind w:left="30" w:right="30"/>
              <w:rPr>
                <w:rFonts w:ascii="Calibri" w:eastAsia="Times New Roman" w:hAnsi="Calibri" w:cs="Calibri"/>
                <w:sz w:val="16"/>
              </w:rPr>
            </w:pPr>
            <w:r w:rsidRPr="00853EAB">
              <w:rPr>
                <w:rFonts w:ascii="Calibri" w:eastAsia="Times New Roman" w:hAnsi="Calibri" w:cs="Calibri"/>
                <w:sz w:val="16"/>
              </w:rPr>
              <w:t>Question 1: Feedback</w:t>
            </w:r>
          </w:p>
          <w:p w14:paraId="5B8E6D92" w14:textId="77777777" w:rsidR="000B4F03" w:rsidRPr="00853EAB" w:rsidRDefault="00010AF3" w:rsidP="000B4F03">
            <w:pPr>
              <w:ind w:left="30" w:right="30"/>
              <w:rPr>
                <w:rFonts w:ascii="Calibri" w:eastAsia="Times New Roman" w:hAnsi="Calibri" w:cs="Calibri"/>
                <w:sz w:val="16"/>
              </w:rPr>
            </w:pPr>
            <w:r w:rsidRPr="00853EAB">
              <w:rPr>
                <w:rFonts w:ascii="Calibri" w:eastAsia="Times New Roman" w:hAnsi="Calibri" w:cs="Calibri"/>
                <w:sz w:val="16"/>
              </w:rPr>
              <w:t>60_C_27</w:t>
            </w:r>
          </w:p>
        </w:tc>
        <w:tc>
          <w:tcPr>
            <w:tcW w:w="6000" w:type="dxa"/>
            <w:tcMar>
              <w:top w:w="120" w:type="dxa"/>
              <w:left w:w="180" w:type="dxa"/>
              <w:bottom w:w="120" w:type="dxa"/>
              <w:right w:w="180" w:type="dxa"/>
            </w:tcMar>
            <w:hideMark/>
          </w:tcPr>
          <w:p w14:paraId="020E60C5" w14:textId="77777777" w:rsidR="000B4F03" w:rsidRPr="00853EAB" w:rsidRDefault="00010AF3" w:rsidP="00B9584B">
            <w:pPr>
              <w:spacing w:before="100" w:beforeAutospacing="1" w:after="100" w:afterAutospacing="1"/>
              <w:ind w:left="30" w:right="30"/>
              <w:rPr>
                <w:rFonts w:ascii="Calibri" w:eastAsia="Times New Roman" w:hAnsi="Calibri" w:cs="Calibri"/>
              </w:rPr>
            </w:pPr>
            <w:r w:rsidRPr="00853EAB">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7CA31A2A" w14:textId="22A89ACD" w:rsidR="000B4F03" w:rsidRPr="007742D7" w:rsidRDefault="00010AF3" w:rsidP="00B9584B">
            <w:pPr>
              <w:spacing w:before="100" w:beforeAutospacing="1" w:after="100" w:afterAutospacing="1"/>
              <w:ind w:left="30" w:right="30"/>
              <w:rPr>
                <w:rFonts w:ascii="Calibri" w:eastAsia="Kozuka Gothic Pro R" w:hAnsi="Calibri" w:cs="Calibri"/>
                <w:lang w:eastAsia="ja-JP"/>
              </w:rPr>
            </w:pPr>
            <w:r w:rsidRPr="007742D7">
              <w:rPr>
                <w:rFonts w:ascii="Calibri" w:eastAsia="Kozuka Gothic Pro R" w:hAnsi="Calibri" w:cs="MS UI Gothic"/>
                <w:lang w:eastAsia="ja-JP"/>
              </w:rPr>
              <w:t>サプライヤー、</w:t>
            </w:r>
            <w:ins w:id="343" w:author="Nakano, Kimiko" w:date="2025-12-16T10:24:00Z" w16du:dateUtc="2025-12-16T01:24:00Z">
              <w:r w:rsidR="00707E1E">
                <w:rPr>
                  <w:rFonts w:ascii="Calibri" w:eastAsia="Kozuka Gothic Pro R" w:hAnsi="Calibri" w:cs="MS UI Gothic" w:hint="eastAsia"/>
                  <w:lang w:eastAsia="ja-JP"/>
                </w:rPr>
                <w:t>ディストリビューター</w:t>
              </w:r>
            </w:ins>
            <w:del w:id="344" w:author="Nakano, Kimiko" w:date="2025-12-16T10:24:00Z" w16du:dateUtc="2025-12-16T01:24:00Z">
              <w:r w:rsidRPr="007742D7" w:rsidDel="00707E1E">
                <w:rPr>
                  <w:rFonts w:ascii="Calibri" w:eastAsia="Kozuka Gothic Pro R" w:hAnsi="Calibri" w:cs="MS UI Gothic"/>
                  <w:lang w:eastAsia="ja-JP"/>
                </w:rPr>
                <w:delText>販売業者</w:delText>
              </w:r>
            </w:del>
            <w:r w:rsidRPr="007742D7">
              <w:rPr>
                <w:rFonts w:ascii="Calibri" w:eastAsia="Kozuka Gothic Pro R" w:hAnsi="Calibri" w:cs="MS UI Gothic"/>
                <w:lang w:eastAsia="ja-JP"/>
              </w:rPr>
              <w:t>、小売業者などの第三者をボイコットすることに関して企業間で行われる議論は、政府当局によって反競争的行為と見なされる可能性があります。</w:t>
            </w:r>
          </w:p>
        </w:tc>
      </w:tr>
    </w:tbl>
    <w:p w14:paraId="77B5A0DF" w14:textId="77777777" w:rsidR="00F44929" w:rsidRDefault="00F44929">
      <w:pPr>
        <w:rPr>
          <w:rFonts w:eastAsia="Times New Roman"/>
          <w:lang w:eastAsia="ja-JP"/>
        </w:rPr>
      </w:pPr>
    </w:p>
    <w:sectPr w:rsidR="00F44929" w:rsidSect="002C1E64">
      <w:headerReference w:type="default" r:id="rId24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16E7B" w14:textId="77777777" w:rsidR="008869D7" w:rsidRDefault="008869D7">
      <w:r>
        <w:separator/>
      </w:r>
    </w:p>
  </w:endnote>
  <w:endnote w:type="continuationSeparator" w:id="0">
    <w:p w14:paraId="4F4376E7" w14:textId="77777777" w:rsidR="008869D7" w:rsidRDefault="008869D7">
      <w:r>
        <w:continuationSeparator/>
      </w:r>
    </w:p>
  </w:endnote>
  <w:endnote w:type="continuationNotice" w:id="1">
    <w:p w14:paraId="1D8649DD" w14:textId="77777777" w:rsidR="008869D7" w:rsidRDefault="008869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Kozuka Gothic Pro R">
    <w:altName w:val="游ゴシック"/>
    <w:panose1 w:val="00000000000000000000"/>
    <w:charset w:val="80"/>
    <w:family w:val="swiss"/>
    <w:notTrueType/>
    <w:pitch w:val="variable"/>
    <w:sig w:usb0="E00002FF" w:usb1="6AC7FCFF" w:usb2="00000012" w:usb3="00000000" w:csb0="00020005" w:csb1="00000000"/>
  </w:font>
  <w:font w:name="MS UI Gothic">
    <w:panose1 w:val="020B0600070205080204"/>
    <w:charset w:val="80"/>
    <w:family w:val="modern"/>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EECC3" w14:textId="77777777" w:rsidR="008869D7" w:rsidRDefault="008869D7">
      <w:r>
        <w:separator/>
      </w:r>
    </w:p>
  </w:footnote>
  <w:footnote w:type="continuationSeparator" w:id="0">
    <w:p w14:paraId="4C1BA519" w14:textId="77777777" w:rsidR="008869D7" w:rsidRDefault="008869D7">
      <w:r>
        <w:continuationSeparator/>
      </w:r>
    </w:p>
  </w:footnote>
  <w:footnote w:type="continuationNotice" w:id="1">
    <w:p w14:paraId="2F0774FB" w14:textId="77777777" w:rsidR="008869D7" w:rsidRDefault="008869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AFA3" w14:textId="77777777" w:rsidR="002C1E64" w:rsidRDefault="00010AF3">
    <w:pPr>
      <w:pStyle w:val="a5"/>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71C4CA18">
      <w:start w:val="1"/>
      <w:numFmt w:val="bullet"/>
      <w:lvlText w:val=""/>
      <w:lvlJc w:val="left"/>
      <w:pPr>
        <w:ind w:left="1440" w:hanging="360"/>
      </w:pPr>
      <w:rPr>
        <w:rFonts w:ascii="Symbol" w:hAnsi="Symbol" w:hint="default"/>
      </w:rPr>
    </w:lvl>
    <w:lvl w:ilvl="1" w:tplc="89B21A68" w:tentative="1">
      <w:start w:val="1"/>
      <w:numFmt w:val="bullet"/>
      <w:lvlText w:val="o"/>
      <w:lvlJc w:val="left"/>
      <w:pPr>
        <w:ind w:left="2160" w:hanging="360"/>
      </w:pPr>
      <w:rPr>
        <w:rFonts w:ascii="Courier New" w:hAnsi="Courier New" w:cs="Courier New" w:hint="default"/>
      </w:rPr>
    </w:lvl>
    <w:lvl w:ilvl="2" w:tplc="6CC63ED8" w:tentative="1">
      <w:start w:val="1"/>
      <w:numFmt w:val="bullet"/>
      <w:lvlText w:val=""/>
      <w:lvlJc w:val="left"/>
      <w:pPr>
        <w:ind w:left="2880" w:hanging="360"/>
      </w:pPr>
      <w:rPr>
        <w:rFonts w:ascii="Wingdings" w:hAnsi="Wingdings" w:hint="default"/>
      </w:rPr>
    </w:lvl>
    <w:lvl w:ilvl="3" w:tplc="505430DC" w:tentative="1">
      <w:start w:val="1"/>
      <w:numFmt w:val="bullet"/>
      <w:lvlText w:val=""/>
      <w:lvlJc w:val="left"/>
      <w:pPr>
        <w:ind w:left="3600" w:hanging="360"/>
      </w:pPr>
      <w:rPr>
        <w:rFonts w:ascii="Symbol" w:hAnsi="Symbol" w:hint="default"/>
      </w:rPr>
    </w:lvl>
    <w:lvl w:ilvl="4" w:tplc="F5C67170" w:tentative="1">
      <w:start w:val="1"/>
      <w:numFmt w:val="bullet"/>
      <w:lvlText w:val="o"/>
      <w:lvlJc w:val="left"/>
      <w:pPr>
        <w:ind w:left="4320" w:hanging="360"/>
      </w:pPr>
      <w:rPr>
        <w:rFonts w:ascii="Courier New" w:hAnsi="Courier New" w:cs="Courier New" w:hint="default"/>
      </w:rPr>
    </w:lvl>
    <w:lvl w:ilvl="5" w:tplc="479E0A82" w:tentative="1">
      <w:start w:val="1"/>
      <w:numFmt w:val="bullet"/>
      <w:lvlText w:val=""/>
      <w:lvlJc w:val="left"/>
      <w:pPr>
        <w:ind w:left="5040" w:hanging="360"/>
      </w:pPr>
      <w:rPr>
        <w:rFonts w:ascii="Wingdings" w:hAnsi="Wingdings" w:hint="default"/>
      </w:rPr>
    </w:lvl>
    <w:lvl w:ilvl="6" w:tplc="6FC8D260" w:tentative="1">
      <w:start w:val="1"/>
      <w:numFmt w:val="bullet"/>
      <w:lvlText w:val=""/>
      <w:lvlJc w:val="left"/>
      <w:pPr>
        <w:ind w:left="5760" w:hanging="360"/>
      </w:pPr>
      <w:rPr>
        <w:rFonts w:ascii="Symbol" w:hAnsi="Symbol" w:hint="default"/>
      </w:rPr>
    </w:lvl>
    <w:lvl w:ilvl="7" w:tplc="2DBA82AA" w:tentative="1">
      <w:start w:val="1"/>
      <w:numFmt w:val="bullet"/>
      <w:lvlText w:val="o"/>
      <w:lvlJc w:val="left"/>
      <w:pPr>
        <w:ind w:left="6480" w:hanging="360"/>
      </w:pPr>
      <w:rPr>
        <w:rFonts w:ascii="Courier New" w:hAnsi="Courier New" w:cs="Courier New" w:hint="default"/>
      </w:rPr>
    </w:lvl>
    <w:lvl w:ilvl="8" w:tplc="2A4AD91E"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14490">
    <w:abstractNumId w:val="3"/>
  </w:num>
  <w:num w:numId="2" w16cid:durableId="1086223332">
    <w:abstractNumId w:val="1"/>
  </w:num>
  <w:num w:numId="3" w16cid:durableId="929241494">
    <w:abstractNumId w:val="2"/>
  </w:num>
  <w:num w:numId="4" w16cid:durableId="908922681">
    <w:abstractNumId w:val="0"/>
  </w:num>
  <w:num w:numId="5" w16cid:durableId="80638517">
    <w:abstractNumId w:val="5"/>
  </w:num>
  <w:num w:numId="6" w16cid:durableId="1876116538">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ano, Kumiko">
    <w15:presenceInfo w15:providerId="AD" w15:userId="S::kumiko.terano@abbott.com::0ec3afb1-7f3f-434c-bfca-0ed2beca8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720"/>
  <w:noPunctuationKerning/>
  <w:characterSpacingControl w:val="doNotCompress"/>
  <w:savePreviewPicture/>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05EAF"/>
    <w:rsid w:val="00010AF3"/>
    <w:rsid w:val="00013D2F"/>
    <w:rsid w:val="00022AA5"/>
    <w:rsid w:val="00022FBF"/>
    <w:rsid w:val="00043C02"/>
    <w:rsid w:val="0004617A"/>
    <w:rsid w:val="000515B2"/>
    <w:rsid w:val="000524A8"/>
    <w:rsid w:val="00053DFD"/>
    <w:rsid w:val="000701A9"/>
    <w:rsid w:val="00070A74"/>
    <w:rsid w:val="000834B6"/>
    <w:rsid w:val="0009367D"/>
    <w:rsid w:val="000A2928"/>
    <w:rsid w:val="000A2DAF"/>
    <w:rsid w:val="000B1959"/>
    <w:rsid w:val="000B2E73"/>
    <w:rsid w:val="000B4F03"/>
    <w:rsid w:val="000C3C55"/>
    <w:rsid w:val="000D510D"/>
    <w:rsid w:val="000E2036"/>
    <w:rsid w:val="000E3269"/>
    <w:rsid w:val="000F0F55"/>
    <w:rsid w:val="000F689A"/>
    <w:rsid w:val="000F78D7"/>
    <w:rsid w:val="000F7BE7"/>
    <w:rsid w:val="00105FD3"/>
    <w:rsid w:val="00106FB1"/>
    <w:rsid w:val="00117101"/>
    <w:rsid w:val="00130C75"/>
    <w:rsid w:val="00131124"/>
    <w:rsid w:val="00183852"/>
    <w:rsid w:val="00185510"/>
    <w:rsid w:val="001876E1"/>
    <w:rsid w:val="001906EF"/>
    <w:rsid w:val="001A2FA3"/>
    <w:rsid w:val="001A40F6"/>
    <w:rsid w:val="001A49A6"/>
    <w:rsid w:val="001A529A"/>
    <w:rsid w:val="001A5699"/>
    <w:rsid w:val="001B452A"/>
    <w:rsid w:val="001C3170"/>
    <w:rsid w:val="001D4B42"/>
    <w:rsid w:val="001D792D"/>
    <w:rsid w:val="001E42D3"/>
    <w:rsid w:val="001E556B"/>
    <w:rsid w:val="001F31B8"/>
    <w:rsid w:val="0020674E"/>
    <w:rsid w:val="00207F11"/>
    <w:rsid w:val="002117DA"/>
    <w:rsid w:val="00221C80"/>
    <w:rsid w:val="00222B72"/>
    <w:rsid w:val="002240C8"/>
    <w:rsid w:val="00226A56"/>
    <w:rsid w:val="002303E1"/>
    <w:rsid w:val="00231CAF"/>
    <w:rsid w:val="00234D24"/>
    <w:rsid w:val="00247243"/>
    <w:rsid w:val="00250D8D"/>
    <w:rsid w:val="00250EA7"/>
    <w:rsid w:val="00252079"/>
    <w:rsid w:val="00257449"/>
    <w:rsid w:val="00277052"/>
    <w:rsid w:val="00286735"/>
    <w:rsid w:val="00287EE9"/>
    <w:rsid w:val="00294ABE"/>
    <w:rsid w:val="002975F2"/>
    <w:rsid w:val="002C1E64"/>
    <w:rsid w:val="002D112C"/>
    <w:rsid w:val="002E61BE"/>
    <w:rsid w:val="002F1C3A"/>
    <w:rsid w:val="002F3A10"/>
    <w:rsid w:val="002F551F"/>
    <w:rsid w:val="002F6FDB"/>
    <w:rsid w:val="003014AF"/>
    <w:rsid w:val="00303F1B"/>
    <w:rsid w:val="00310BE2"/>
    <w:rsid w:val="00310ED1"/>
    <w:rsid w:val="00314236"/>
    <w:rsid w:val="00315D6E"/>
    <w:rsid w:val="0031666C"/>
    <w:rsid w:val="003206C7"/>
    <w:rsid w:val="00322848"/>
    <w:rsid w:val="0032289F"/>
    <w:rsid w:val="003251F1"/>
    <w:rsid w:val="00327661"/>
    <w:rsid w:val="003575EF"/>
    <w:rsid w:val="00367398"/>
    <w:rsid w:val="003704F7"/>
    <w:rsid w:val="00370E9A"/>
    <w:rsid w:val="00375C32"/>
    <w:rsid w:val="003806B3"/>
    <w:rsid w:val="00380CFE"/>
    <w:rsid w:val="00385950"/>
    <w:rsid w:val="00390D4F"/>
    <w:rsid w:val="0039511E"/>
    <w:rsid w:val="003B736E"/>
    <w:rsid w:val="003C28CF"/>
    <w:rsid w:val="003C2A50"/>
    <w:rsid w:val="003C3C01"/>
    <w:rsid w:val="003C48DD"/>
    <w:rsid w:val="003C4FB1"/>
    <w:rsid w:val="003C66C6"/>
    <w:rsid w:val="003C7A16"/>
    <w:rsid w:val="003E298B"/>
    <w:rsid w:val="003E2E74"/>
    <w:rsid w:val="003E5A36"/>
    <w:rsid w:val="003F23F2"/>
    <w:rsid w:val="003F2466"/>
    <w:rsid w:val="00401DB6"/>
    <w:rsid w:val="00404F68"/>
    <w:rsid w:val="004068E6"/>
    <w:rsid w:val="004150A0"/>
    <w:rsid w:val="00424E66"/>
    <w:rsid w:val="004422A3"/>
    <w:rsid w:val="0044511A"/>
    <w:rsid w:val="004706E0"/>
    <w:rsid w:val="00472365"/>
    <w:rsid w:val="004739FB"/>
    <w:rsid w:val="00486AD7"/>
    <w:rsid w:val="00487775"/>
    <w:rsid w:val="004A4095"/>
    <w:rsid w:val="004A6088"/>
    <w:rsid w:val="004B28A3"/>
    <w:rsid w:val="004B6B23"/>
    <w:rsid w:val="004C0EC4"/>
    <w:rsid w:val="004C3DA3"/>
    <w:rsid w:val="004C7F3D"/>
    <w:rsid w:val="004D4921"/>
    <w:rsid w:val="004D60B2"/>
    <w:rsid w:val="004D6D7B"/>
    <w:rsid w:val="004F0F28"/>
    <w:rsid w:val="004F1C28"/>
    <w:rsid w:val="0050035F"/>
    <w:rsid w:val="005011CC"/>
    <w:rsid w:val="0051618B"/>
    <w:rsid w:val="005213BF"/>
    <w:rsid w:val="00524D98"/>
    <w:rsid w:val="00525F51"/>
    <w:rsid w:val="00527E9B"/>
    <w:rsid w:val="00536922"/>
    <w:rsid w:val="005418E8"/>
    <w:rsid w:val="00554A60"/>
    <w:rsid w:val="00571FCC"/>
    <w:rsid w:val="0057686C"/>
    <w:rsid w:val="00585268"/>
    <w:rsid w:val="00591B04"/>
    <w:rsid w:val="0059265E"/>
    <w:rsid w:val="00593922"/>
    <w:rsid w:val="005959A0"/>
    <w:rsid w:val="00597F68"/>
    <w:rsid w:val="005B5C04"/>
    <w:rsid w:val="005C43A0"/>
    <w:rsid w:val="005C6739"/>
    <w:rsid w:val="005C7B27"/>
    <w:rsid w:val="005D1A4D"/>
    <w:rsid w:val="005D2C58"/>
    <w:rsid w:val="005E4937"/>
    <w:rsid w:val="005F1E76"/>
    <w:rsid w:val="00601CDF"/>
    <w:rsid w:val="00603700"/>
    <w:rsid w:val="00611170"/>
    <w:rsid w:val="00617595"/>
    <w:rsid w:val="006205BB"/>
    <w:rsid w:val="00627FB8"/>
    <w:rsid w:val="00632656"/>
    <w:rsid w:val="00640434"/>
    <w:rsid w:val="00646763"/>
    <w:rsid w:val="0065371E"/>
    <w:rsid w:val="0065570F"/>
    <w:rsid w:val="00657165"/>
    <w:rsid w:val="00666511"/>
    <w:rsid w:val="00671917"/>
    <w:rsid w:val="006804AE"/>
    <w:rsid w:val="00696B40"/>
    <w:rsid w:val="006976D8"/>
    <w:rsid w:val="006C1B96"/>
    <w:rsid w:val="006C2A96"/>
    <w:rsid w:val="006E5FE6"/>
    <w:rsid w:val="006F1CE1"/>
    <w:rsid w:val="0070276F"/>
    <w:rsid w:val="00704439"/>
    <w:rsid w:val="00707E1E"/>
    <w:rsid w:val="00710BB6"/>
    <w:rsid w:val="007137BE"/>
    <w:rsid w:val="00723EDD"/>
    <w:rsid w:val="0072497F"/>
    <w:rsid w:val="007317E0"/>
    <w:rsid w:val="00737262"/>
    <w:rsid w:val="00741B12"/>
    <w:rsid w:val="007433B5"/>
    <w:rsid w:val="007502B3"/>
    <w:rsid w:val="00764DBF"/>
    <w:rsid w:val="00770AA2"/>
    <w:rsid w:val="007742D7"/>
    <w:rsid w:val="0077641B"/>
    <w:rsid w:val="00780573"/>
    <w:rsid w:val="00786C94"/>
    <w:rsid w:val="007920A2"/>
    <w:rsid w:val="00795145"/>
    <w:rsid w:val="007A2786"/>
    <w:rsid w:val="007B7848"/>
    <w:rsid w:val="007C042D"/>
    <w:rsid w:val="007C1775"/>
    <w:rsid w:val="007D2C02"/>
    <w:rsid w:val="007D67C0"/>
    <w:rsid w:val="007E3F4B"/>
    <w:rsid w:val="007F3317"/>
    <w:rsid w:val="007F6E3D"/>
    <w:rsid w:val="0080123A"/>
    <w:rsid w:val="00801ADC"/>
    <w:rsid w:val="00802F93"/>
    <w:rsid w:val="008079A2"/>
    <w:rsid w:val="00807D7F"/>
    <w:rsid w:val="00814E14"/>
    <w:rsid w:val="00826BF7"/>
    <w:rsid w:val="00830D57"/>
    <w:rsid w:val="00833046"/>
    <w:rsid w:val="008333B9"/>
    <w:rsid w:val="00835013"/>
    <w:rsid w:val="00835806"/>
    <w:rsid w:val="00835B5B"/>
    <w:rsid w:val="00836998"/>
    <w:rsid w:val="00840375"/>
    <w:rsid w:val="0084394B"/>
    <w:rsid w:val="008461E7"/>
    <w:rsid w:val="00853175"/>
    <w:rsid w:val="00853EAB"/>
    <w:rsid w:val="008550AC"/>
    <w:rsid w:val="00857794"/>
    <w:rsid w:val="00860AFC"/>
    <w:rsid w:val="00870B35"/>
    <w:rsid w:val="00872853"/>
    <w:rsid w:val="00875D17"/>
    <w:rsid w:val="008869D7"/>
    <w:rsid w:val="00886E85"/>
    <w:rsid w:val="008916D6"/>
    <w:rsid w:val="008970A2"/>
    <w:rsid w:val="008A1495"/>
    <w:rsid w:val="008A2D00"/>
    <w:rsid w:val="008A4899"/>
    <w:rsid w:val="008B25FF"/>
    <w:rsid w:val="008B5CB9"/>
    <w:rsid w:val="008C1136"/>
    <w:rsid w:val="008C7F54"/>
    <w:rsid w:val="008E0752"/>
    <w:rsid w:val="008E1E4B"/>
    <w:rsid w:val="008F4D10"/>
    <w:rsid w:val="008F68E6"/>
    <w:rsid w:val="00903579"/>
    <w:rsid w:val="009044DE"/>
    <w:rsid w:val="009059BB"/>
    <w:rsid w:val="009122A6"/>
    <w:rsid w:val="00913181"/>
    <w:rsid w:val="009158E5"/>
    <w:rsid w:val="009214A3"/>
    <w:rsid w:val="009217BB"/>
    <w:rsid w:val="0092671E"/>
    <w:rsid w:val="0093665F"/>
    <w:rsid w:val="0094318D"/>
    <w:rsid w:val="00953946"/>
    <w:rsid w:val="00961732"/>
    <w:rsid w:val="009674C0"/>
    <w:rsid w:val="009714D0"/>
    <w:rsid w:val="00981542"/>
    <w:rsid w:val="00993A37"/>
    <w:rsid w:val="00996A4E"/>
    <w:rsid w:val="009A0BBE"/>
    <w:rsid w:val="009A46D3"/>
    <w:rsid w:val="009A72E7"/>
    <w:rsid w:val="009B20B2"/>
    <w:rsid w:val="009B6BBB"/>
    <w:rsid w:val="009B7B07"/>
    <w:rsid w:val="009B7B5B"/>
    <w:rsid w:val="009C6941"/>
    <w:rsid w:val="009D532A"/>
    <w:rsid w:val="009D7F9A"/>
    <w:rsid w:val="009E03B7"/>
    <w:rsid w:val="009E2420"/>
    <w:rsid w:val="009F1517"/>
    <w:rsid w:val="009F5F28"/>
    <w:rsid w:val="009F7999"/>
    <w:rsid w:val="00A0639B"/>
    <w:rsid w:val="00A177B6"/>
    <w:rsid w:val="00A21121"/>
    <w:rsid w:val="00A30FE8"/>
    <w:rsid w:val="00A42344"/>
    <w:rsid w:val="00A4485B"/>
    <w:rsid w:val="00A46BD9"/>
    <w:rsid w:val="00A551B5"/>
    <w:rsid w:val="00A60EFB"/>
    <w:rsid w:val="00A61B79"/>
    <w:rsid w:val="00A66484"/>
    <w:rsid w:val="00A66B93"/>
    <w:rsid w:val="00A83CF3"/>
    <w:rsid w:val="00A84083"/>
    <w:rsid w:val="00A944EC"/>
    <w:rsid w:val="00AB0ED7"/>
    <w:rsid w:val="00AB17E5"/>
    <w:rsid w:val="00AC0538"/>
    <w:rsid w:val="00AC2C57"/>
    <w:rsid w:val="00AC2FEE"/>
    <w:rsid w:val="00AC4656"/>
    <w:rsid w:val="00AD4AF5"/>
    <w:rsid w:val="00AD4CBE"/>
    <w:rsid w:val="00AF4AEE"/>
    <w:rsid w:val="00AF6D55"/>
    <w:rsid w:val="00B02001"/>
    <w:rsid w:val="00B04054"/>
    <w:rsid w:val="00B050E1"/>
    <w:rsid w:val="00B10059"/>
    <w:rsid w:val="00B139F7"/>
    <w:rsid w:val="00B16F31"/>
    <w:rsid w:val="00B20FCE"/>
    <w:rsid w:val="00B269F0"/>
    <w:rsid w:val="00B26A56"/>
    <w:rsid w:val="00B32FB9"/>
    <w:rsid w:val="00B41F74"/>
    <w:rsid w:val="00B44AA0"/>
    <w:rsid w:val="00B4646D"/>
    <w:rsid w:val="00B5424A"/>
    <w:rsid w:val="00B54DC9"/>
    <w:rsid w:val="00B6655E"/>
    <w:rsid w:val="00B713E6"/>
    <w:rsid w:val="00B71E05"/>
    <w:rsid w:val="00B85201"/>
    <w:rsid w:val="00B93BBE"/>
    <w:rsid w:val="00B9584B"/>
    <w:rsid w:val="00BB2193"/>
    <w:rsid w:val="00BC19C6"/>
    <w:rsid w:val="00BD044A"/>
    <w:rsid w:val="00BD0D0F"/>
    <w:rsid w:val="00BD1C18"/>
    <w:rsid w:val="00BD4290"/>
    <w:rsid w:val="00BE08E6"/>
    <w:rsid w:val="00BE5606"/>
    <w:rsid w:val="00BF68D1"/>
    <w:rsid w:val="00BF7666"/>
    <w:rsid w:val="00C03036"/>
    <w:rsid w:val="00C15921"/>
    <w:rsid w:val="00C16571"/>
    <w:rsid w:val="00C1674D"/>
    <w:rsid w:val="00C26FC4"/>
    <w:rsid w:val="00C3746E"/>
    <w:rsid w:val="00C565B6"/>
    <w:rsid w:val="00C667C2"/>
    <w:rsid w:val="00C70688"/>
    <w:rsid w:val="00C711EA"/>
    <w:rsid w:val="00C74B1F"/>
    <w:rsid w:val="00C85F12"/>
    <w:rsid w:val="00CA4BE8"/>
    <w:rsid w:val="00CB03A3"/>
    <w:rsid w:val="00CB1761"/>
    <w:rsid w:val="00CB3950"/>
    <w:rsid w:val="00CC1CA4"/>
    <w:rsid w:val="00CC2AC9"/>
    <w:rsid w:val="00CD3B3F"/>
    <w:rsid w:val="00CD44F0"/>
    <w:rsid w:val="00CF0520"/>
    <w:rsid w:val="00CF5288"/>
    <w:rsid w:val="00CF7DCB"/>
    <w:rsid w:val="00D02160"/>
    <w:rsid w:val="00D103DD"/>
    <w:rsid w:val="00D13615"/>
    <w:rsid w:val="00D21F04"/>
    <w:rsid w:val="00D24002"/>
    <w:rsid w:val="00D248E4"/>
    <w:rsid w:val="00D319D3"/>
    <w:rsid w:val="00D5139B"/>
    <w:rsid w:val="00D54E89"/>
    <w:rsid w:val="00D6703F"/>
    <w:rsid w:val="00D71F56"/>
    <w:rsid w:val="00D73C98"/>
    <w:rsid w:val="00D83396"/>
    <w:rsid w:val="00D922A5"/>
    <w:rsid w:val="00D92D3A"/>
    <w:rsid w:val="00DD7E91"/>
    <w:rsid w:val="00DE5484"/>
    <w:rsid w:val="00DE553F"/>
    <w:rsid w:val="00DF2A44"/>
    <w:rsid w:val="00DF6F0C"/>
    <w:rsid w:val="00E12C62"/>
    <w:rsid w:val="00E17C45"/>
    <w:rsid w:val="00E20A57"/>
    <w:rsid w:val="00E2699E"/>
    <w:rsid w:val="00E30228"/>
    <w:rsid w:val="00E36CE0"/>
    <w:rsid w:val="00E37EF0"/>
    <w:rsid w:val="00E5633E"/>
    <w:rsid w:val="00E57005"/>
    <w:rsid w:val="00E575CE"/>
    <w:rsid w:val="00E64C4C"/>
    <w:rsid w:val="00E72CDE"/>
    <w:rsid w:val="00E75ACB"/>
    <w:rsid w:val="00E8257A"/>
    <w:rsid w:val="00E8613C"/>
    <w:rsid w:val="00E866EF"/>
    <w:rsid w:val="00E90AF1"/>
    <w:rsid w:val="00E9267A"/>
    <w:rsid w:val="00E95974"/>
    <w:rsid w:val="00E979A6"/>
    <w:rsid w:val="00EA2282"/>
    <w:rsid w:val="00EA3E42"/>
    <w:rsid w:val="00EB6369"/>
    <w:rsid w:val="00EC737F"/>
    <w:rsid w:val="00ED1A06"/>
    <w:rsid w:val="00ED49A5"/>
    <w:rsid w:val="00ED6001"/>
    <w:rsid w:val="00EE2E1E"/>
    <w:rsid w:val="00EE3F7F"/>
    <w:rsid w:val="00EE66DE"/>
    <w:rsid w:val="00EF2A9A"/>
    <w:rsid w:val="00EF55B7"/>
    <w:rsid w:val="00F20B1E"/>
    <w:rsid w:val="00F30F80"/>
    <w:rsid w:val="00F3249B"/>
    <w:rsid w:val="00F415DC"/>
    <w:rsid w:val="00F44929"/>
    <w:rsid w:val="00F47217"/>
    <w:rsid w:val="00F5122E"/>
    <w:rsid w:val="00F535E7"/>
    <w:rsid w:val="00F540EF"/>
    <w:rsid w:val="00F63DFF"/>
    <w:rsid w:val="00F66488"/>
    <w:rsid w:val="00F7027E"/>
    <w:rsid w:val="00F760D1"/>
    <w:rsid w:val="00F766A5"/>
    <w:rsid w:val="00F81109"/>
    <w:rsid w:val="00F9341F"/>
    <w:rsid w:val="00F96289"/>
    <w:rsid w:val="00F962E5"/>
    <w:rsid w:val="00F963DE"/>
    <w:rsid w:val="00FA2418"/>
    <w:rsid w:val="00FA3DF9"/>
    <w:rsid w:val="00FB252C"/>
    <w:rsid w:val="00FB2CFB"/>
    <w:rsid w:val="00FC4162"/>
    <w:rsid w:val="00FD3F7E"/>
    <w:rsid w:val="00FD6DAC"/>
    <w:rsid w:val="00FE4B98"/>
    <w:rsid w:val="00FE70D4"/>
    <w:rsid w:val="00FF4C46"/>
    <w:rsid w:val="276BD423"/>
    <w:rsid w:val="55887888"/>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81023DA"/>
  <w15:chartTrackingRefBased/>
  <w15:docId w15:val="{21F002BD-2AA7-42DC-8805-1CD358AF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bold">
    <w:name w:val="bold"/>
    <w:basedOn w:val="a"/>
    <w:pPr>
      <w:spacing w:before="100" w:beforeAutospacing="1" w:after="100" w:afterAutospacing="1"/>
    </w:pPr>
    <w:rPr>
      <w:b/>
      <w:bCs/>
    </w:rPr>
  </w:style>
  <w:style w:type="paragraph" w:customStyle="1" w:styleId="italic">
    <w:name w:val="italic"/>
    <w:basedOn w:val="a"/>
    <w:pPr>
      <w:spacing w:before="100" w:beforeAutospacing="1" w:after="100" w:afterAutospacing="1"/>
    </w:pPr>
    <w:rPr>
      <w:i/>
      <w:iCs/>
    </w:rPr>
  </w:style>
  <w:style w:type="paragraph" w:customStyle="1" w:styleId="underline">
    <w:name w:val="underline"/>
    <w:basedOn w:val="a"/>
    <w:pPr>
      <w:spacing w:before="100" w:beforeAutospacing="1" w:after="100" w:afterAutospacing="1"/>
    </w:pPr>
    <w:rPr>
      <w:u w:val="single"/>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Web">
    <w:name w:val="Normal (Web)"/>
    <w:basedOn w:val="a"/>
    <w:uiPriority w:val="99"/>
    <w:semiHidden/>
    <w:unhideWhenUsed/>
    <w:pPr>
      <w:spacing w:before="100" w:beforeAutospacing="1" w:after="100" w:afterAutospacing="1"/>
    </w:pPr>
  </w:style>
  <w:style w:type="character" w:customStyle="1" w:styleId="bold1">
    <w:name w:val="bold1"/>
    <w:basedOn w:val="a0"/>
    <w:rPr>
      <w:b/>
      <w:bCs/>
    </w:rPr>
  </w:style>
  <w:style w:type="character" w:customStyle="1" w:styleId="italic1">
    <w:name w:val="italic1"/>
    <w:basedOn w:val="a0"/>
    <w:rPr>
      <w:i/>
      <w:iCs/>
    </w:rPr>
  </w:style>
  <w:style w:type="paragraph" w:styleId="a5">
    <w:name w:val="header"/>
    <w:basedOn w:val="a"/>
    <w:link w:val="a6"/>
    <w:uiPriority w:val="99"/>
    <w:unhideWhenUsed/>
    <w:rsid w:val="002C1E64"/>
    <w:pPr>
      <w:tabs>
        <w:tab w:val="center" w:pos="4513"/>
        <w:tab w:val="right" w:pos="9026"/>
      </w:tabs>
    </w:pPr>
  </w:style>
  <w:style w:type="character" w:customStyle="1" w:styleId="a6">
    <w:name w:val="ヘッダー (文字)"/>
    <w:basedOn w:val="a0"/>
    <w:link w:val="a5"/>
    <w:uiPriority w:val="99"/>
    <w:rsid w:val="002C1E64"/>
    <w:rPr>
      <w:rFonts w:eastAsiaTheme="minorEastAsia"/>
      <w:sz w:val="24"/>
      <w:szCs w:val="24"/>
    </w:rPr>
  </w:style>
  <w:style w:type="paragraph" w:styleId="a7">
    <w:name w:val="footer"/>
    <w:basedOn w:val="a"/>
    <w:link w:val="a8"/>
    <w:uiPriority w:val="99"/>
    <w:unhideWhenUsed/>
    <w:rsid w:val="002C1E64"/>
    <w:pPr>
      <w:tabs>
        <w:tab w:val="center" w:pos="4513"/>
        <w:tab w:val="right" w:pos="9026"/>
      </w:tabs>
    </w:pPr>
  </w:style>
  <w:style w:type="character" w:customStyle="1" w:styleId="a8">
    <w:name w:val="フッター (文字)"/>
    <w:basedOn w:val="a0"/>
    <w:link w:val="a7"/>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a9">
    <w:name w:val="List Paragraph"/>
    <w:basedOn w:val="a"/>
    <w:uiPriority w:val="34"/>
    <w:qFormat/>
    <w:rsid w:val="00840375"/>
    <w:pPr>
      <w:ind w:left="720"/>
      <w:contextualSpacing/>
    </w:pPr>
    <w:rPr>
      <w:rFonts w:eastAsia="Times New Roman" w:hint="eastAsia"/>
      <w:szCs w:val="20"/>
      <w:lang w:val="es-ES" w:eastAsia="es-ES" w:bidi="he-IL"/>
    </w:rPr>
  </w:style>
  <w:style w:type="paragraph" w:styleId="aa">
    <w:name w:val="No Spacing"/>
    <w:link w:val="ab"/>
    <w:uiPriority w:val="1"/>
    <w:qFormat/>
    <w:rsid w:val="00840375"/>
    <w:rPr>
      <w:rFonts w:asciiTheme="minorHAnsi" w:eastAsiaTheme="minorEastAsia" w:hAnsiTheme="minorHAnsi" w:cstheme="minorBidi"/>
      <w:sz w:val="22"/>
      <w:szCs w:val="22"/>
      <w:lang w:val="en-US" w:eastAsia="en-US"/>
    </w:rPr>
  </w:style>
  <w:style w:type="character" w:customStyle="1" w:styleId="ab">
    <w:name w:val="行間詰め (文字)"/>
    <w:basedOn w:val="a0"/>
    <w:link w:val="aa"/>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a0"/>
    <w:rsid w:val="00F66488"/>
    <w:rPr>
      <w:u w:val="single"/>
    </w:rPr>
  </w:style>
  <w:style w:type="paragraph" w:styleId="ac">
    <w:name w:val="Revision"/>
    <w:hidden/>
    <w:uiPriority w:val="99"/>
    <w:semiHidden/>
    <w:rsid w:val="00707E1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7517">
      <w:bodyDiv w:val="1"/>
      <w:marLeft w:val="0"/>
      <w:marRight w:val="0"/>
      <w:marTop w:val="0"/>
      <w:marBottom w:val="0"/>
      <w:divBdr>
        <w:top w:val="none" w:sz="0" w:space="0" w:color="auto"/>
        <w:left w:val="none" w:sz="0" w:space="0" w:color="auto"/>
        <w:bottom w:val="none" w:sz="0" w:space="0" w:color="auto"/>
        <w:right w:val="none" w:sz="0" w:space="0" w:color="auto"/>
      </w:divBdr>
      <w:divsChild>
        <w:div w:id="461465020">
          <w:marLeft w:val="0"/>
          <w:marRight w:val="0"/>
          <w:marTop w:val="0"/>
          <w:marBottom w:val="0"/>
          <w:divBdr>
            <w:top w:val="none" w:sz="0" w:space="0" w:color="auto"/>
            <w:left w:val="none" w:sz="0" w:space="0" w:color="auto"/>
            <w:bottom w:val="none" w:sz="0" w:space="0" w:color="auto"/>
            <w:right w:val="none" w:sz="0" w:space="0" w:color="auto"/>
          </w:divBdr>
        </w:div>
      </w:divsChild>
    </w:div>
    <w:div w:id="110439024">
      <w:bodyDiv w:val="1"/>
      <w:marLeft w:val="0"/>
      <w:marRight w:val="0"/>
      <w:marTop w:val="0"/>
      <w:marBottom w:val="0"/>
      <w:divBdr>
        <w:top w:val="none" w:sz="0" w:space="0" w:color="auto"/>
        <w:left w:val="none" w:sz="0" w:space="0" w:color="auto"/>
        <w:bottom w:val="none" w:sz="0" w:space="0" w:color="auto"/>
        <w:right w:val="none" w:sz="0" w:space="0" w:color="auto"/>
      </w:divBdr>
      <w:divsChild>
        <w:div w:id="456140019">
          <w:marLeft w:val="0"/>
          <w:marRight w:val="0"/>
          <w:marTop w:val="0"/>
          <w:marBottom w:val="0"/>
          <w:divBdr>
            <w:top w:val="none" w:sz="0" w:space="0" w:color="auto"/>
            <w:left w:val="none" w:sz="0" w:space="0" w:color="auto"/>
            <w:bottom w:val="none" w:sz="0" w:space="0" w:color="auto"/>
            <w:right w:val="none" w:sz="0" w:space="0" w:color="auto"/>
          </w:divBdr>
        </w:div>
      </w:divsChild>
    </w:div>
    <w:div w:id="327441625">
      <w:bodyDiv w:val="1"/>
      <w:marLeft w:val="0"/>
      <w:marRight w:val="0"/>
      <w:marTop w:val="0"/>
      <w:marBottom w:val="0"/>
      <w:divBdr>
        <w:top w:val="none" w:sz="0" w:space="0" w:color="auto"/>
        <w:left w:val="none" w:sz="0" w:space="0" w:color="auto"/>
        <w:bottom w:val="none" w:sz="0" w:space="0" w:color="auto"/>
        <w:right w:val="none" w:sz="0" w:space="0" w:color="auto"/>
      </w:divBdr>
      <w:divsChild>
        <w:div w:id="1199050627">
          <w:marLeft w:val="0"/>
          <w:marRight w:val="0"/>
          <w:marTop w:val="0"/>
          <w:marBottom w:val="0"/>
          <w:divBdr>
            <w:top w:val="none" w:sz="0" w:space="0" w:color="auto"/>
            <w:left w:val="none" w:sz="0" w:space="0" w:color="auto"/>
            <w:bottom w:val="none" w:sz="0" w:space="0" w:color="auto"/>
            <w:right w:val="none" w:sz="0" w:space="0" w:color="auto"/>
          </w:divBdr>
        </w:div>
      </w:divsChild>
    </w:div>
    <w:div w:id="395320431">
      <w:bodyDiv w:val="1"/>
      <w:marLeft w:val="0"/>
      <w:marRight w:val="0"/>
      <w:marTop w:val="0"/>
      <w:marBottom w:val="0"/>
      <w:divBdr>
        <w:top w:val="none" w:sz="0" w:space="0" w:color="auto"/>
        <w:left w:val="none" w:sz="0" w:space="0" w:color="auto"/>
        <w:bottom w:val="none" w:sz="0" w:space="0" w:color="auto"/>
        <w:right w:val="none" w:sz="0" w:space="0" w:color="auto"/>
      </w:divBdr>
      <w:divsChild>
        <w:div w:id="1088624756">
          <w:marLeft w:val="0"/>
          <w:marRight w:val="0"/>
          <w:marTop w:val="0"/>
          <w:marBottom w:val="0"/>
          <w:divBdr>
            <w:top w:val="none" w:sz="0" w:space="0" w:color="auto"/>
            <w:left w:val="none" w:sz="0" w:space="0" w:color="auto"/>
            <w:bottom w:val="none" w:sz="0" w:space="0" w:color="auto"/>
            <w:right w:val="none" w:sz="0" w:space="0" w:color="auto"/>
          </w:divBdr>
        </w:div>
      </w:divsChild>
    </w:div>
    <w:div w:id="413358761">
      <w:bodyDiv w:val="1"/>
      <w:marLeft w:val="0"/>
      <w:marRight w:val="0"/>
      <w:marTop w:val="0"/>
      <w:marBottom w:val="0"/>
      <w:divBdr>
        <w:top w:val="none" w:sz="0" w:space="0" w:color="auto"/>
        <w:left w:val="none" w:sz="0" w:space="0" w:color="auto"/>
        <w:bottom w:val="none" w:sz="0" w:space="0" w:color="auto"/>
        <w:right w:val="none" w:sz="0" w:space="0" w:color="auto"/>
      </w:divBdr>
      <w:divsChild>
        <w:div w:id="1033384420">
          <w:marLeft w:val="0"/>
          <w:marRight w:val="0"/>
          <w:marTop w:val="0"/>
          <w:marBottom w:val="0"/>
          <w:divBdr>
            <w:top w:val="none" w:sz="0" w:space="0" w:color="auto"/>
            <w:left w:val="none" w:sz="0" w:space="0" w:color="auto"/>
            <w:bottom w:val="none" w:sz="0" w:space="0" w:color="auto"/>
            <w:right w:val="none" w:sz="0" w:space="0" w:color="auto"/>
          </w:divBdr>
        </w:div>
      </w:divsChild>
    </w:div>
    <w:div w:id="511257665">
      <w:bodyDiv w:val="1"/>
      <w:marLeft w:val="0"/>
      <w:marRight w:val="0"/>
      <w:marTop w:val="0"/>
      <w:marBottom w:val="0"/>
      <w:divBdr>
        <w:top w:val="none" w:sz="0" w:space="0" w:color="auto"/>
        <w:left w:val="none" w:sz="0" w:space="0" w:color="auto"/>
        <w:bottom w:val="none" w:sz="0" w:space="0" w:color="auto"/>
        <w:right w:val="none" w:sz="0" w:space="0" w:color="auto"/>
      </w:divBdr>
      <w:divsChild>
        <w:div w:id="1594969521">
          <w:marLeft w:val="0"/>
          <w:marRight w:val="0"/>
          <w:marTop w:val="0"/>
          <w:marBottom w:val="0"/>
          <w:divBdr>
            <w:top w:val="none" w:sz="0" w:space="0" w:color="auto"/>
            <w:left w:val="none" w:sz="0" w:space="0" w:color="auto"/>
            <w:bottom w:val="none" w:sz="0" w:space="0" w:color="auto"/>
            <w:right w:val="none" w:sz="0" w:space="0" w:color="auto"/>
          </w:divBdr>
        </w:div>
      </w:divsChild>
    </w:div>
    <w:div w:id="529995949">
      <w:bodyDiv w:val="1"/>
      <w:marLeft w:val="0"/>
      <w:marRight w:val="0"/>
      <w:marTop w:val="0"/>
      <w:marBottom w:val="0"/>
      <w:divBdr>
        <w:top w:val="none" w:sz="0" w:space="0" w:color="auto"/>
        <w:left w:val="none" w:sz="0" w:space="0" w:color="auto"/>
        <w:bottom w:val="none" w:sz="0" w:space="0" w:color="auto"/>
        <w:right w:val="none" w:sz="0" w:space="0" w:color="auto"/>
      </w:divBdr>
      <w:divsChild>
        <w:div w:id="1753509940">
          <w:marLeft w:val="0"/>
          <w:marRight w:val="0"/>
          <w:marTop w:val="0"/>
          <w:marBottom w:val="0"/>
          <w:divBdr>
            <w:top w:val="none" w:sz="0" w:space="0" w:color="auto"/>
            <w:left w:val="none" w:sz="0" w:space="0" w:color="auto"/>
            <w:bottom w:val="none" w:sz="0" w:space="0" w:color="auto"/>
            <w:right w:val="none" w:sz="0" w:space="0" w:color="auto"/>
          </w:divBdr>
        </w:div>
      </w:divsChild>
    </w:div>
    <w:div w:id="689835025">
      <w:bodyDiv w:val="1"/>
      <w:marLeft w:val="0"/>
      <w:marRight w:val="0"/>
      <w:marTop w:val="0"/>
      <w:marBottom w:val="0"/>
      <w:divBdr>
        <w:top w:val="none" w:sz="0" w:space="0" w:color="auto"/>
        <w:left w:val="none" w:sz="0" w:space="0" w:color="auto"/>
        <w:bottom w:val="none" w:sz="0" w:space="0" w:color="auto"/>
        <w:right w:val="none" w:sz="0" w:space="0" w:color="auto"/>
      </w:divBdr>
      <w:divsChild>
        <w:div w:id="2002274313">
          <w:marLeft w:val="0"/>
          <w:marRight w:val="0"/>
          <w:marTop w:val="0"/>
          <w:marBottom w:val="0"/>
          <w:divBdr>
            <w:top w:val="none" w:sz="0" w:space="0" w:color="auto"/>
            <w:left w:val="none" w:sz="0" w:space="0" w:color="auto"/>
            <w:bottom w:val="none" w:sz="0" w:space="0" w:color="auto"/>
            <w:right w:val="none" w:sz="0" w:space="0" w:color="auto"/>
          </w:divBdr>
        </w:div>
      </w:divsChild>
    </w:div>
    <w:div w:id="713845373">
      <w:bodyDiv w:val="1"/>
      <w:marLeft w:val="0"/>
      <w:marRight w:val="0"/>
      <w:marTop w:val="0"/>
      <w:marBottom w:val="0"/>
      <w:divBdr>
        <w:top w:val="none" w:sz="0" w:space="0" w:color="auto"/>
        <w:left w:val="none" w:sz="0" w:space="0" w:color="auto"/>
        <w:bottom w:val="none" w:sz="0" w:space="0" w:color="auto"/>
        <w:right w:val="none" w:sz="0" w:space="0" w:color="auto"/>
      </w:divBdr>
      <w:divsChild>
        <w:div w:id="996762902">
          <w:marLeft w:val="0"/>
          <w:marRight w:val="0"/>
          <w:marTop w:val="0"/>
          <w:marBottom w:val="0"/>
          <w:divBdr>
            <w:top w:val="none" w:sz="0" w:space="0" w:color="auto"/>
            <w:left w:val="none" w:sz="0" w:space="0" w:color="auto"/>
            <w:bottom w:val="none" w:sz="0" w:space="0" w:color="auto"/>
            <w:right w:val="none" w:sz="0" w:space="0" w:color="auto"/>
          </w:divBdr>
        </w:div>
      </w:divsChild>
    </w:div>
    <w:div w:id="812915599">
      <w:bodyDiv w:val="1"/>
      <w:marLeft w:val="0"/>
      <w:marRight w:val="0"/>
      <w:marTop w:val="0"/>
      <w:marBottom w:val="0"/>
      <w:divBdr>
        <w:top w:val="none" w:sz="0" w:space="0" w:color="auto"/>
        <w:left w:val="none" w:sz="0" w:space="0" w:color="auto"/>
        <w:bottom w:val="none" w:sz="0" w:space="0" w:color="auto"/>
        <w:right w:val="none" w:sz="0" w:space="0" w:color="auto"/>
      </w:divBdr>
      <w:divsChild>
        <w:div w:id="62609909">
          <w:marLeft w:val="0"/>
          <w:marRight w:val="0"/>
          <w:marTop w:val="0"/>
          <w:marBottom w:val="0"/>
          <w:divBdr>
            <w:top w:val="none" w:sz="0" w:space="0" w:color="auto"/>
            <w:left w:val="none" w:sz="0" w:space="0" w:color="auto"/>
            <w:bottom w:val="none" w:sz="0" w:space="0" w:color="auto"/>
            <w:right w:val="none" w:sz="0" w:space="0" w:color="auto"/>
          </w:divBdr>
        </w:div>
      </w:divsChild>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1201942479">
          <w:marLeft w:val="0"/>
          <w:marRight w:val="0"/>
          <w:marTop w:val="0"/>
          <w:marBottom w:val="0"/>
          <w:divBdr>
            <w:top w:val="none" w:sz="0" w:space="0" w:color="auto"/>
            <w:left w:val="none" w:sz="0" w:space="0" w:color="auto"/>
            <w:bottom w:val="none" w:sz="0" w:space="0" w:color="auto"/>
            <w:right w:val="none" w:sz="0" w:space="0" w:color="auto"/>
          </w:divBdr>
        </w:div>
      </w:divsChild>
    </w:div>
    <w:div w:id="1258372182">
      <w:bodyDiv w:val="1"/>
      <w:marLeft w:val="0"/>
      <w:marRight w:val="0"/>
      <w:marTop w:val="0"/>
      <w:marBottom w:val="0"/>
      <w:divBdr>
        <w:top w:val="none" w:sz="0" w:space="0" w:color="auto"/>
        <w:left w:val="none" w:sz="0" w:space="0" w:color="auto"/>
        <w:bottom w:val="none" w:sz="0" w:space="0" w:color="auto"/>
        <w:right w:val="none" w:sz="0" w:space="0" w:color="auto"/>
      </w:divBdr>
      <w:divsChild>
        <w:div w:id="1025860587">
          <w:marLeft w:val="0"/>
          <w:marRight w:val="0"/>
          <w:marTop w:val="0"/>
          <w:marBottom w:val="0"/>
          <w:divBdr>
            <w:top w:val="none" w:sz="0" w:space="0" w:color="auto"/>
            <w:left w:val="none" w:sz="0" w:space="0" w:color="auto"/>
            <w:bottom w:val="none" w:sz="0" w:space="0" w:color="auto"/>
            <w:right w:val="none" w:sz="0" w:space="0" w:color="auto"/>
          </w:divBdr>
        </w:div>
      </w:divsChild>
    </w:div>
    <w:div w:id="1290745524">
      <w:bodyDiv w:val="1"/>
      <w:marLeft w:val="0"/>
      <w:marRight w:val="0"/>
      <w:marTop w:val="0"/>
      <w:marBottom w:val="0"/>
      <w:divBdr>
        <w:top w:val="none" w:sz="0" w:space="0" w:color="auto"/>
        <w:left w:val="none" w:sz="0" w:space="0" w:color="auto"/>
        <w:bottom w:val="none" w:sz="0" w:space="0" w:color="auto"/>
        <w:right w:val="none" w:sz="0" w:space="0" w:color="auto"/>
      </w:divBdr>
      <w:divsChild>
        <w:div w:id="1995597576">
          <w:marLeft w:val="0"/>
          <w:marRight w:val="0"/>
          <w:marTop w:val="0"/>
          <w:marBottom w:val="0"/>
          <w:divBdr>
            <w:top w:val="none" w:sz="0" w:space="0" w:color="auto"/>
            <w:left w:val="none" w:sz="0" w:space="0" w:color="auto"/>
            <w:bottom w:val="none" w:sz="0" w:space="0" w:color="auto"/>
            <w:right w:val="none" w:sz="0" w:space="0" w:color="auto"/>
          </w:divBdr>
        </w:div>
      </w:divsChild>
    </w:div>
    <w:div w:id="1349479248">
      <w:bodyDiv w:val="1"/>
      <w:marLeft w:val="0"/>
      <w:marRight w:val="0"/>
      <w:marTop w:val="0"/>
      <w:marBottom w:val="0"/>
      <w:divBdr>
        <w:top w:val="none" w:sz="0" w:space="0" w:color="auto"/>
        <w:left w:val="none" w:sz="0" w:space="0" w:color="auto"/>
        <w:bottom w:val="none" w:sz="0" w:space="0" w:color="auto"/>
        <w:right w:val="none" w:sz="0" w:space="0" w:color="auto"/>
      </w:divBdr>
      <w:divsChild>
        <w:div w:id="218443388">
          <w:marLeft w:val="0"/>
          <w:marRight w:val="0"/>
          <w:marTop w:val="0"/>
          <w:marBottom w:val="0"/>
          <w:divBdr>
            <w:top w:val="none" w:sz="0" w:space="0" w:color="auto"/>
            <w:left w:val="none" w:sz="0" w:space="0" w:color="auto"/>
            <w:bottom w:val="none" w:sz="0" w:space="0" w:color="auto"/>
            <w:right w:val="none" w:sz="0" w:space="0" w:color="auto"/>
          </w:divBdr>
        </w:div>
      </w:divsChild>
    </w:div>
    <w:div w:id="1372412645">
      <w:bodyDiv w:val="1"/>
      <w:marLeft w:val="0"/>
      <w:marRight w:val="0"/>
      <w:marTop w:val="0"/>
      <w:marBottom w:val="0"/>
      <w:divBdr>
        <w:top w:val="none" w:sz="0" w:space="0" w:color="auto"/>
        <w:left w:val="none" w:sz="0" w:space="0" w:color="auto"/>
        <w:bottom w:val="none" w:sz="0" w:space="0" w:color="auto"/>
        <w:right w:val="none" w:sz="0" w:space="0" w:color="auto"/>
      </w:divBdr>
      <w:divsChild>
        <w:div w:id="1033968314">
          <w:marLeft w:val="0"/>
          <w:marRight w:val="0"/>
          <w:marTop w:val="0"/>
          <w:marBottom w:val="0"/>
          <w:divBdr>
            <w:top w:val="none" w:sz="0" w:space="0" w:color="auto"/>
            <w:left w:val="none" w:sz="0" w:space="0" w:color="auto"/>
            <w:bottom w:val="none" w:sz="0" w:space="0" w:color="auto"/>
            <w:right w:val="none" w:sz="0" w:space="0" w:color="auto"/>
          </w:divBdr>
        </w:div>
      </w:divsChild>
    </w:div>
    <w:div w:id="1554807610">
      <w:bodyDiv w:val="1"/>
      <w:marLeft w:val="0"/>
      <w:marRight w:val="0"/>
      <w:marTop w:val="0"/>
      <w:marBottom w:val="0"/>
      <w:divBdr>
        <w:top w:val="none" w:sz="0" w:space="0" w:color="auto"/>
        <w:left w:val="none" w:sz="0" w:space="0" w:color="auto"/>
        <w:bottom w:val="none" w:sz="0" w:space="0" w:color="auto"/>
        <w:right w:val="none" w:sz="0" w:space="0" w:color="auto"/>
      </w:divBdr>
      <w:divsChild>
        <w:div w:id="1408646014">
          <w:marLeft w:val="0"/>
          <w:marRight w:val="0"/>
          <w:marTop w:val="0"/>
          <w:marBottom w:val="0"/>
          <w:divBdr>
            <w:top w:val="none" w:sz="0" w:space="0" w:color="auto"/>
            <w:left w:val="none" w:sz="0" w:space="0" w:color="auto"/>
            <w:bottom w:val="none" w:sz="0" w:space="0" w:color="auto"/>
            <w:right w:val="none" w:sz="0" w:space="0" w:color="auto"/>
          </w:divBdr>
        </w:div>
      </w:divsChild>
    </w:div>
    <w:div w:id="1617835620">
      <w:bodyDiv w:val="1"/>
      <w:marLeft w:val="0"/>
      <w:marRight w:val="0"/>
      <w:marTop w:val="0"/>
      <w:marBottom w:val="0"/>
      <w:divBdr>
        <w:top w:val="none" w:sz="0" w:space="0" w:color="auto"/>
        <w:left w:val="none" w:sz="0" w:space="0" w:color="auto"/>
        <w:bottom w:val="none" w:sz="0" w:space="0" w:color="auto"/>
        <w:right w:val="none" w:sz="0" w:space="0" w:color="auto"/>
      </w:divBdr>
      <w:divsChild>
        <w:div w:id="567107967">
          <w:marLeft w:val="0"/>
          <w:marRight w:val="0"/>
          <w:marTop w:val="0"/>
          <w:marBottom w:val="0"/>
          <w:divBdr>
            <w:top w:val="none" w:sz="0" w:space="0" w:color="auto"/>
            <w:left w:val="none" w:sz="0" w:space="0" w:color="auto"/>
            <w:bottom w:val="none" w:sz="0" w:space="0" w:color="auto"/>
            <w:right w:val="none" w:sz="0" w:space="0" w:color="auto"/>
          </w:divBdr>
        </w:div>
      </w:divsChild>
    </w:div>
    <w:div w:id="1638031958">
      <w:bodyDiv w:val="1"/>
      <w:marLeft w:val="0"/>
      <w:marRight w:val="0"/>
      <w:marTop w:val="0"/>
      <w:marBottom w:val="0"/>
      <w:divBdr>
        <w:top w:val="none" w:sz="0" w:space="0" w:color="auto"/>
        <w:left w:val="none" w:sz="0" w:space="0" w:color="auto"/>
        <w:bottom w:val="none" w:sz="0" w:space="0" w:color="auto"/>
        <w:right w:val="none" w:sz="0" w:space="0" w:color="auto"/>
      </w:divBdr>
      <w:divsChild>
        <w:div w:id="1460302989">
          <w:marLeft w:val="0"/>
          <w:marRight w:val="0"/>
          <w:marTop w:val="0"/>
          <w:marBottom w:val="0"/>
          <w:divBdr>
            <w:top w:val="none" w:sz="0" w:space="0" w:color="auto"/>
            <w:left w:val="none" w:sz="0" w:space="0" w:color="auto"/>
            <w:bottom w:val="none" w:sz="0" w:space="0" w:color="auto"/>
            <w:right w:val="none" w:sz="0" w:space="0" w:color="auto"/>
          </w:divBdr>
        </w:div>
      </w:divsChild>
    </w:div>
    <w:div w:id="1759249624">
      <w:bodyDiv w:val="1"/>
      <w:marLeft w:val="0"/>
      <w:marRight w:val="0"/>
      <w:marTop w:val="0"/>
      <w:marBottom w:val="0"/>
      <w:divBdr>
        <w:top w:val="none" w:sz="0" w:space="0" w:color="auto"/>
        <w:left w:val="none" w:sz="0" w:space="0" w:color="auto"/>
        <w:bottom w:val="none" w:sz="0" w:space="0" w:color="auto"/>
        <w:right w:val="none" w:sz="0" w:space="0" w:color="auto"/>
      </w:divBdr>
      <w:divsChild>
        <w:div w:id="2027364067">
          <w:marLeft w:val="0"/>
          <w:marRight w:val="0"/>
          <w:marTop w:val="0"/>
          <w:marBottom w:val="0"/>
          <w:divBdr>
            <w:top w:val="none" w:sz="0" w:space="0" w:color="auto"/>
            <w:left w:val="none" w:sz="0" w:space="0" w:color="auto"/>
            <w:bottom w:val="none" w:sz="0" w:space="0" w:color="auto"/>
            <w:right w:val="none" w:sz="0" w:space="0" w:color="auto"/>
          </w:divBdr>
        </w:div>
      </w:divsChild>
    </w:div>
    <w:div w:id="1808665723">
      <w:bodyDiv w:val="1"/>
      <w:marLeft w:val="0"/>
      <w:marRight w:val="0"/>
      <w:marTop w:val="0"/>
      <w:marBottom w:val="0"/>
      <w:divBdr>
        <w:top w:val="none" w:sz="0" w:space="0" w:color="auto"/>
        <w:left w:val="none" w:sz="0" w:space="0" w:color="auto"/>
        <w:bottom w:val="none" w:sz="0" w:space="0" w:color="auto"/>
        <w:right w:val="none" w:sz="0" w:space="0" w:color="auto"/>
      </w:divBdr>
      <w:divsChild>
        <w:div w:id="622348736">
          <w:marLeft w:val="0"/>
          <w:marRight w:val="0"/>
          <w:marTop w:val="0"/>
          <w:marBottom w:val="0"/>
          <w:divBdr>
            <w:top w:val="none" w:sz="0" w:space="0" w:color="auto"/>
            <w:left w:val="none" w:sz="0" w:space="0" w:color="auto"/>
            <w:bottom w:val="none" w:sz="0" w:space="0" w:color="auto"/>
            <w:right w:val="none" w:sz="0" w:space="0" w:color="auto"/>
          </w:divBdr>
        </w:div>
      </w:divsChild>
    </w:div>
    <w:div w:id="1811824325">
      <w:bodyDiv w:val="1"/>
      <w:marLeft w:val="0"/>
      <w:marRight w:val="0"/>
      <w:marTop w:val="0"/>
      <w:marBottom w:val="0"/>
      <w:divBdr>
        <w:top w:val="none" w:sz="0" w:space="0" w:color="auto"/>
        <w:left w:val="none" w:sz="0" w:space="0" w:color="auto"/>
        <w:bottom w:val="none" w:sz="0" w:space="0" w:color="auto"/>
        <w:right w:val="none" w:sz="0" w:space="0" w:color="auto"/>
      </w:divBdr>
      <w:divsChild>
        <w:div w:id="2012221334">
          <w:marLeft w:val="0"/>
          <w:marRight w:val="0"/>
          <w:marTop w:val="0"/>
          <w:marBottom w:val="0"/>
          <w:divBdr>
            <w:top w:val="none" w:sz="0" w:space="0" w:color="auto"/>
            <w:left w:val="none" w:sz="0" w:space="0" w:color="auto"/>
            <w:bottom w:val="none" w:sz="0" w:space="0" w:color="auto"/>
            <w:right w:val="none" w:sz="0" w:space="0" w:color="auto"/>
          </w:divBdr>
        </w:div>
      </w:divsChild>
    </w:div>
    <w:div w:id="1897471369">
      <w:bodyDiv w:val="1"/>
      <w:marLeft w:val="0"/>
      <w:marRight w:val="0"/>
      <w:marTop w:val="0"/>
      <w:marBottom w:val="0"/>
      <w:divBdr>
        <w:top w:val="none" w:sz="0" w:space="0" w:color="auto"/>
        <w:left w:val="none" w:sz="0" w:space="0" w:color="auto"/>
        <w:bottom w:val="none" w:sz="0" w:space="0" w:color="auto"/>
        <w:right w:val="none" w:sz="0" w:space="0" w:color="auto"/>
      </w:divBdr>
      <w:divsChild>
        <w:div w:id="145405703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6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7_C_13" TargetMode="External"/><Relationship Id="rId138" Type="http://schemas.openxmlformats.org/officeDocument/2006/relationships/hyperlink" Target="http:/rusnakassociates.com/content/AbbottCOBCCourse/courses/EN-US/course/index.html?showScreen=68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8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6" Type="http://schemas.openxmlformats.org/officeDocument/2006/relationships/hyperlink" Target="http:/rusnakassociates.com/content/AbbottCompete/courses/EN-US/course/index.html?showScreen=18_C_11"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1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2_C_13" TargetMode="External"/><Relationship Id="rId128" Type="http://schemas.openxmlformats.org/officeDocument/2006/relationships/hyperlink" Target="http:/rusnakassociates.com/content/AbbottCOBCCourse/courses/EN-US/course/index.html?showScreen=62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numbering" Target="numbering.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2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2_C_200" TargetMode="External"/><Relationship Id="rId237" Type="http://schemas.openxmlformats.org/officeDocument/2006/relationships/hyperlink" Target="http:/rusnakassociates.com/content/AbbottCompete/courses/EN-US/course/index.html?showScreen=44_C_22" TargetMode="External"/><Relationship Id="rId22" Type="http://schemas.openxmlformats.org/officeDocument/2006/relationships/hyperlink" Target="http:/rusnakassociates.com/content/AbbottCOBCCourse/courses/EN-US/course/index.html?showScreen=6_C_6"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7_C_12" TargetMode="External"/><Relationship Id="rId118" Type="http://schemas.openxmlformats.org/officeDocument/2006/relationships/hyperlink" Target="http:/rusnakassociates.com/content/AbbottCOBCCourse/courses/EN-US/course/index.html?showScreen=56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6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4_C_199" TargetMode="External"/><Relationship Id="rId206" Type="http://schemas.openxmlformats.org/officeDocument/2006/relationships/hyperlink" Target="mailto:investigations@abbott.com" TargetMode="External"/><Relationship Id="rId227" Type="http://schemas.openxmlformats.org/officeDocument/2006/relationships/hyperlink" Target="http:/rusnakassociates.com/content/AbbottCompete/courses/EN-US/course/index.html?showScreen=18_C_11" TargetMode="External"/><Relationship Id="rId12" Type="http://schemas.openxmlformats.org/officeDocument/2006/relationships/hyperlink" Target="http:/rusnakassociates.com/content/AbbottCOBCCourse/courses/EN-US/course/index.html?showScreen=1_C_1"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0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2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3_C_16" TargetMode="External"/><Relationship Id="rId140" Type="http://schemas.openxmlformats.org/officeDocument/2006/relationships/hyperlink" Target="http:/rusnakassociates.com/content/AbbottCOBCCourse/courses/EN-US/course/index.html?showScreen=70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5_C_16" TargetMode="External"/><Relationship Id="rId217" Type="http://schemas.openxmlformats.org/officeDocument/2006/relationships/hyperlink" Target="http:/rusnakassociates.com/content/AbbottCOBCCourse/courses/EN-US/course/index.html?showScreen=113_C_200" TargetMode="External"/><Relationship Id="rId6" Type="http://schemas.openxmlformats.org/officeDocument/2006/relationships/styles" Target="styles.xml"/><Relationship Id="rId238" Type="http://schemas.openxmlformats.org/officeDocument/2006/relationships/hyperlink" Target="http:/rusnakassociates.com/content/AbbottCompete/courses/EN-US/course/index.html?showScreen=45_C_22" TargetMode="Externa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7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8_C_13" TargetMode="External"/><Relationship Id="rId130" Type="http://schemas.openxmlformats.org/officeDocument/2006/relationships/hyperlink" Target="http:/rusnakassociates.com/content/AbbottCOBCCourse/courses/EN-US/course/index.html?showScreen=64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89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s://secure.ethicspoint.com/domain/media/en/gui/40393/index.html" TargetMode="External"/><Relationship Id="rId228" Type="http://schemas.openxmlformats.org/officeDocument/2006/relationships/hyperlink" Target="http:/rusnakassociates.com/content/AbbottCompete/courses/EN-US/course/index.html?showScreen=22_C_12"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2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3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7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settings" Target="settings.xml"/><Relationship Id="rId162" Type="http://schemas.openxmlformats.org/officeDocument/2006/relationships/hyperlink" Target="http:/rusnakassociates.com/content/AbbottCOBCCourse/courses/EN-US/course/index.html?showScreen=83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BCCourse/courses/EN-US/course/index.html?showScreen=113_C_200" TargetMode="External"/><Relationship Id="rId239" Type="http://schemas.openxmlformats.org/officeDocument/2006/relationships/hyperlink" Target="http:/rusnakassociates.com/content/AbbottCompete/courses/EN-US/course/index.html?showScreen=45_C_22" TargetMode="External"/><Relationship Id="rId24" Type="http://schemas.openxmlformats.org/officeDocument/2006/relationships/hyperlink" Target="http:/rusnakassociates.com/content/AbbottCOBCCourse/courses/EN-US/course/index.html?showScreen=7_C_7"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8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1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7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7_C_200" TargetMode="External"/><Relationship Id="rId208" Type="http://schemas.openxmlformats.org/officeDocument/2006/relationships/hyperlink" Target="https://icomply.abbott.com/Default.aspx" TargetMode="External"/><Relationship Id="rId229" Type="http://schemas.openxmlformats.org/officeDocument/2006/relationships/hyperlink" Target="http:/rusnakassociates.com/content/AbbottCompete/courses/EN-US/course/index.html?showScreen=22_C_12" TargetMode="External"/><Relationship Id="rId240" Type="http://schemas.openxmlformats.org/officeDocument/2006/relationships/hyperlink" Target="http:/rusnakassociates.com/content/AbbottCompete/courses/EN-US/course/index.html?showScreen=55_C_27" TargetMode="External"/><Relationship Id="rId14" Type="http://schemas.openxmlformats.org/officeDocument/2006/relationships/hyperlink" Target="http:/rusnakassociates.com/content/AbbottCOBCCourse/courses/EN-US/course/index.html?showScreen=2_C_2"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3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5_C_16" TargetMode="External"/><Relationship Id="rId8" Type="http://schemas.openxmlformats.org/officeDocument/2006/relationships/webSettings" Target="webSettings.xml"/><Relationship Id="rId98" Type="http://schemas.openxmlformats.org/officeDocument/2006/relationships/hyperlink" Target="http:/rusnakassociates.com/content/AbbottCOBCCourse/courses/EN-US/course/index.html?showScreen=44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1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6_C_16" TargetMode="External"/><Relationship Id="rId219" Type="http://schemas.openxmlformats.org/officeDocument/2006/relationships/hyperlink" Target="http:/rusnakassociates.com/content/AbbottCOBCCourse/courses/EN-US/course/index.html?showScreen=114_C_200" TargetMode="External"/><Relationship Id="rId230" Type="http://schemas.openxmlformats.org/officeDocument/2006/relationships/hyperlink" Target="http:/rusnakassociates.com/content/AbbottCompete/courses/EN-US/course/index.html?showScreen=25_C_13"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8_C_10"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39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5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0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mailto:investigations@abbott.com" TargetMode="External"/><Relationship Id="rId220" Type="http://schemas.openxmlformats.org/officeDocument/2006/relationships/hyperlink" Target="http:/rusnakassociates.com/content/AbbottCOBCCourse/courses/EN-US/course/index.html?showScreen=114_C_200" TargetMode="External"/><Relationship Id="rId241" Type="http://schemas.openxmlformats.org/officeDocument/2006/relationships/hyperlink" Target="http:/rusnakassociates.com/content/AbbottCompete/courses/EN-US/course/index.html?showScreen=55_C_27"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3_C_9" TargetMode="External"/><Relationship Id="rId57" Type="http://schemas.openxmlformats.org/officeDocument/2006/relationships/hyperlink" Target="http:/rusnakassociates.com/content/AbbottCOBCCourse/courses/EN-US/course/index.html?showScreen=24_C_11" TargetMode="External"/><Relationship Id="rId10" Type="http://schemas.openxmlformats.org/officeDocument/2006/relationships/endnotes" Target="endnotes.xm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1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4_C_13" TargetMode="External"/><Relationship Id="rId94" Type="http://schemas.openxmlformats.org/officeDocument/2006/relationships/hyperlink" Target="http:/rusnakassociates.com/content/AbbottCOBCCourse/courses/EN-US/course/index.html?showScreen=42_C_15"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58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4_C_16" TargetMode="External"/><Relationship Id="rId164" Type="http://schemas.openxmlformats.org/officeDocument/2006/relationships/hyperlink" Target="http:/rusnakassociates.com/content/AbbottCOBCCourse/courses/EN-US/course/index.html?showScreen=84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rusnakassociates.com/content/AbbottCOBCCourse/courses/EN-US/course/index.html?showScreen=94_C_16" TargetMode="External"/><Relationship Id="rId210" Type="http://schemas.openxmlformats.org/officeDocument/2006/relationships/hyperlink" Target="https://icomply.abbott.com/Default.aspx" TargetMode="External"/><Relationship Id="rId215" Type="http://schemas.openxmlformats.org/officeDocument/2006/relationships/hyperlink" Target="http:/rusnakassociates.com/content/AbbottCOBCCourse/courses/EN-US/course/index.html?showScreen=112_C_200" TargetMode="External"/><Relationship Id="rId236" Type="http://schemas.openxmlformats.org/officeDocument/2006/relationships/hyperlink" Target="http:/rusnakassociates.com/content/AbbottCompete/courses/EN-US/course/index.html?showScreen=44_C_22" TargetMode="External"/><Relationship Id="rId26" Type="http://schemas.openxmlformats.org/officeDocument/2006/relationships/hyperlink" Target="http:/rusnakassociates.com/content/AbbottCOBCCourse/courses/EN-US/course/index.html?showScreen=8_C_8" TargetMode="External"/><Relationship Id="rId231" Type="http://schemas.openxmlformats.org/officeDocument/2006/relationships/hyperlink" Target="http:/rusnakassociates.com/content/AbbottCompete/courses/EN-US/course/index.html?showScreen=25_C_13"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29_C_12"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3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8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8_C_200" TargetMode="External"/><Relationship Id="rId200" Type="http://schemas.openxmlformats.org/officeDocument/2006/relationships/hyperlink" Target="https://icomply.abbott.com/Apps/DocumentLibrary/" TargetMode="External"/><Relationship Id="rId16" Type="http://schemas.openxmlformats.org/officeDocument/2006/relationships/hyperlink" Target="http:/rusnakassociates.com/content/AbbottCOBCCourse/courses/EN-US/course/index.html?showScreen=3_C_3" TargetMode="External"/><Relationship Id="rId221" Type="http://schemas.openxmlformats.org/officeDocument/2006/relationships/hyperlink" Target="https://rusnakassociates.com/content/AbbottCOBCCourse/courses/EN-US/course/reference/Transcript.pdf" TargetMode="External"/><Relationship Id="rId242" Type="http://schemas.openxmlformats.org/officeDocument/2006/relationships/header" Target="header1.xm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4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7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2_C_16" TargetMode="External"/><Relationship Id="rId90" Type="http://schemas.openxmlformats.org/officeDocument/2006/relationships/hyperlink" Target="http:/rusnakassociates.com/content/AbbottCOBCCourse/courses/EN-US/course/index.html?showScreen=40_C_13"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7_C_16" TargetMode="External"/><Relationship Id="rId211" Type="http://schemas.openxmlformats.org/officeDocument/2006/relationships/hyperlink" Target="http:/rusnakassociates.com/content/AbbottCOBCCourse/courses/EN-US/course/index.html?showScreen=111_C_200" TargetMode="External"/><Relationship Id="rId232" Type="http://schemas.openxmlformats.org/officeDocument/2006/relationships/hyperlink" Target="http:/rusnakassociates.com/content/AbbottCompete/courses/EN-US/course/index.html?showScreen=37_C_18"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19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6_C_16" TargetMode="External"/><Relationship Id="rId80" Type="http://schemas.openxmlformats.org/officeDocument/2006/relationships/hyperlink" Target="http:/rusnakassociates.com/content/AbbottCOBCCourse/courses/EN-US/course/index.html?showScreen=35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1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www.abbott.com/investors/governance/code-of-business-conduct.html" TargetMode="External"/><Relationship Id="rId222" Type="http://schemas.openxmlformats.org/officeDocument/2006/relationships/hyperlink" Target="http:/rusnakassociates.com/content/AbbottCompete/courses/EN-US/course/index.html?showScreen=2_C_2" TargetMode="External"/><Relationship Id="rId243" Type="http://schemas.openxmlformats.org/officeDocument/2006/relationships/fontTable" Target="fontTable.xm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4_C_9"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0_C_16" TargetMode="External"/><Relationship Id="rId70" Type="http://schemas.openxmlformats.org/officeDocument/2006/relationships/hyperlink" Target="http:/rusnakassociates.com/content/AbbottCOBCCourse/courses/EN-US/course/index.html?showScreen=30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5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1_C_200" TargetMode="External"/><Relationship Id="rId233" Type="http://schemas.openxmlformats.org/officeDocument/2006/relationships/hyperlink" Target="http:/rusnakassociates.com/content/AbbottCompete/courses/EN-US/course/index.html?showScreen=37_C_18" TargetMode="External"/><Relationship Id="rId28" Type="http://schemas.openxmlformats.org/officeDocument/2006/relationships/hyperlink" Target="http:/rusnakassociates.com/content/AbbottCOBCCourse/courses/EN-US/course/index.html?showScreen=9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4_C_16" TargetMode="External"/><Relationship Id="rId60" Type="http://schemas.openxmlformats.org/officeDocument/2006/relationships/hyperlink" Target="http:/rusnakassociates.com/content/AbbottCOBCCourse/courses/EN-US/course/index.html?showScreen=25_C_11"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79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rusnakassociates.com/content/AbbottCOBCCourse/courses/EN-US/course/index.html?showScreen=109_C_200" TargetMode="External"/><Relationship Id="rId202" Type="http://schemas.openxmlformats.org/officeDocument/2006/relationships/hyperlink" Target="https://icomply.abbott.com/Apps/DocumentLibrary/" TargetMode="External"/><Relationship Id="rId223" Type="http://schemas.openxmlformats.org/officeDocument/2006/relationships/hyperlink" Target="http:/rusnakassociates.com/content/AbbottCompete/courses/EN-US/course/index.html?showScreen=2_C_2" TargetMode="External"/><Relationship Id="rId244" Type="http://schemas.microsoft.com/office/2011/relationships/people" Target="people.xml"/><Relationship Id="rId18" Type="http://schemas.openxmlformats.org/officeDocument/2006/relationships/hyperlink" Target="http:/rusnakassociates.com/content/AbbottCOBCCourse/courses/EN-US/course/index.html?showScreen=4_C_4"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0_C_11" TargetMode="External"/><Relationship Id="rId104" Type="http://schemas.openxmlformats.org/officeDocument/2006/relationships/hyperlink" Target="http:/rusnakassociates.com/content/AbbottCOBCCourse/courses/EN-US/course/index.html?showScreen=48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3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98_C_16"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1_C_14" TargetMode="External"/><Relationship Id="rId213" Type="http://schemas.openxmlformats.org/officeDocument/2006/relationships/hyperlink" Target="https://abbott.sharepoint.com/sites/myhr" TargetMode="External"/><Relationship Id="rId234" Type="http://schemas.openxmlformats.org/officeDocument/2006/relationships/hyperlink" Target="http:/rusnakassociates.com/content/AbbottCompete/courses/EN-US/course/index.html?showScreen=42_C_22"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5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7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2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6_C_13" TargetMode="External"/><Relationship Id="rId199" Type="http://schemas.openxmlformats.org/officeDocument/2006/relationships/hyperlink" Target="http://www.abbott.com/investors/governance/code-of-business-conduct.html" TargetMode="External"/><Relationship Id="rId203" Type="http://schemas.openxmlformats.org/officeDocument/2006/relationships/hyperlink" Target="http:/rusnakassociates.com/content/AbbottCOBCCourse/courses/EN-US/course/index.html?showScreen=110_C_200"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17_C_11" TargetMode="External"/><Relationship Id="rId245" Type="http://schemas.openxmlformats.org/officeDocument/2006/relationships/theme" Target="theme/theme1.xml"/><Relationship Id="rId30" Type="http://schemas.openxmlformats.org/officeDocument/2006/relationships/hyperlink" Target="http:/rusnakassociates.com/content/AbbottCOBCCourse/courses/EN-US/course/index.html?showScreen=10_C_8"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1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6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1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s://abbott.sharepoint.com/sites/myhr" TargetMode="External"/><Relationship Id="rId235" Type="http://schemas.openxmlformats.org/officeDocument/2006/relationships/hyperlink" Target="http:/rusnakassociates.com/content/AbbottCompete/courses/EN-US/course/index.html?showScreen=42_C_22" TargetMode="External"/><Relationship Id="rId116" Type="http://schemas.openxmlformats.org/officeDocument/2006/relationships/hyperlink" Target="http:/rusnakassociates.com/content/AbbottCOBCCourse/courses/EN-US/course/index.html?showScreen=55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0_C_16" TargetMode="External"/><Relationship Id="rId20" Type="http://schemas.openxmlformats.org/officeDocument/2006/relationships/hyperlink" Target="http:/rusnakassociates.com/content/AbbottCOBCCourse/courses/EN-US/course/index.html?showScreen=5_C_5"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6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0_C_17" TargetMode="External"/><Relationship Id="rId204" Type="http://schemas.openxmlformats.org/officeDocument/2006/relationships/hyperlink" Target="http:/rusnakassociates.com/content/AbbottCOBCCourse/courses/EN-US/course/index.html?showScreen=110_C_200" TargetMode="External"/><Relationship Id="rId225" Type="http://schemas.openxmlformats.org/officeDocument/2006/relationships/hyperlink" Target="http:/rusnakassociates.com/content/AbbottCompete/courses/EN-US/course/index.html?showScreen=17_C_11" TargetMode="External"/><Relationship Id="rId106" Type="http://schemas.openxmlformats.org/officeDocument/2006/relationships/hyperlink" Target="http:/rusnakassociates.com/content/AbbottCOBCCourse/courses/EN-US/course/index.html?showScreen=49_C_16" TargetMode="External"/><Relationship Id="rId127" Type="http://schemas.openxmlformats.org/officeDocument/2006/relationships/hyperlink" Target="http:/rusnakassociates.com/content/AbbottCOBCCourse/courses/EN-US/course/index.html?showScreen=62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73BF69F5-EC5C-42E1-94AC-FE262209B74A}">
  <ds:schemaRefs>
    <ds:schemaRef ds:uri="http://schemas.openxmlformats.org/officeDocument/2006/bibliography"/>
  </ds:schemaRefs>
</ds:datastoreItem>
</file>

<file path=customXml/itemProps2.xml><?xml version="1.0" encoding="utf-8"?>
<ds:datastoreItem xmlns:ds="http://schemas.openxmlformats.org/officeDocument/2006/customXml" ds:itemID="{45EF131E-F4BA-498D-A448-5D785A8EDC73}"/>
</file>

<file path=customXml/itemProps3.xml><?xml version="1.0" encoding="utf-8"?>
<ds:datastoreItem xmlns:ds="http://schemas.openxmlformats.org/officeDocument/2006/customXml" ds:itemID="{08F4688C-F8F0-4E92-BD6A-1AD85E31784B}">
  <ds:schemaRefs>
    <ds:schemaRef ds:uri="http://schemas.microsoft.com/sharepoint/v3/contenttype/forms"/>
  </ds:schemaRefs>
</ds:datastoreItem>
</file>

<file path=customXml/itemProps4.xml><?xml version="1.0" encoding="utf-8"?>
<ds:datastoreItem xmlns:ds="http://schemas.openxmlformats.org/officeDocument/2006/customXml" ds:itemID="{2D068093-E6EA-4632-8A75-5751073DDCD5}">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docProps/app.xml><?xml version="1.0" encoding="utf-8"?>
<Properties xmlns="http://schemas.openxmlformats.org/officeDocument/2006/extended-properties" xmlns:vt="http://schemas.openxmlformats.org/officeDocument/2006/docPropsVTypes">
  <Template>Normal</Template>
  <TotalTime>1986</TotalTime>
  <Pages>63</Pages>
  <Words>13656</Words>
  <Characters>77844</Characters>
  <Application>Microsoft Office Word</Application>
  <DocSecurity>0</DocSecurity>
  <Lines>648</Lines>
  <Paragraphs>182</Paragraphs>
  <ScaleCrop>false</ScaleCrop>
  <Company/>
  <LinksUpToDate>false</LinksUpToDate>
  <CharactersWithSpaces>91318</CharactersWithSpaces>
  <SharedDoc>false</SharedDoc>
  <HLinks>
    <vt:vector size="1404" baseType="variant">
      <vt:variant>
        <vt:i4>3735596</vt:i4>
      </vt:variant>
      <vt:variant>
        <vt:i4>699</vt:i4>
      </vt:variant>
      <vt:variant>
        <vt:i4>0</vt:i4>
      </vt:variant>
      <vt:variant>
        <vt:i4>5</vt:i4>
      </vt:variant>
      <vt:variant>
        <vt:lpwstr>http:/rusnakassociates.com/content/AbbottCompete/courses/EN-US/course/index.html?showScreen=55_C_27</vt:lpwstr>
      </vt:variant>
      <vt:variant>
        <vt:lpwstr/>
      </vt:variant>
      <vt:variant>
        <vt:i4>3735596</vt:i4>
      </vt:variant>
      <vt:variant>
        <vt:i4>696</vt:i4>
      </vt:variant>
      <vt:variant>
        <vt:i4>0</vt:i4>
      </vt:variant>
      <vt:variant>
        <vt:i4>5</vt:i4>
      </vt:variant>
      <vt:variant>
        <vt:lpwstr>http:/rusnakassociates.com/content/AbbottCompete/courses/EN-US/course/index.html?showScreen=55_C_27</vt:lpwstr>
      </vt:variant>
      <vt:variant>
        <vt:lpwstr/>
      </vt:variant>
      <vt:variant>
        <vt:i4>3735597</vt:i4>
      </vt:variant>
      <vt:variant>
        <vt:i4>693</vt:i4>
      </vt:variant>
      <vt:variant>
        <vt:i4>0</vt:i4>
      </vt:variant>
      <vt:variant>
        <vt:i4>5</vt:i4>
      </vt:variant>
      <vt:variant>
        <vt:lpwstr>http:/rusnakassociates.com/content/AbbottCompete/courses/EN-US/course/index.html?showScreen=45_C_22</vt:lpwstr>
      </vt:variant>
      <vt:variant>
        <vt:lpwstr/>
      </vt:variant>
      <vt:variant>
        <vt:i4>3735597</vt:i4>
      </vt:variant>
      <vt:variant>
        <vt:i4>690</vt:i4>
      </vt:variant>
      <vt:variant>
        <vt:i4>0</vt:i4>
      </vt:variant>
      <vt:variant>
        <vt:i4>5</vt:i4>
      </vt:variant>
      <vt:variant>
        <vt:lpwstr>http:/rusnakassociates.com/content/AbbottCompete/courses/EN-US/course/index.html?showScreen=45_C_22</vt:lpwstr>
      </vt:variant>
      <vt:variant>
        <vt:lpwstr/>
      </vt:variant>
      <vt:variant>
        <vt:i4>3670061</vt:i4>
      </vt:variant>
      <vt:variant>
        <vt:i4>687</vt:i4>
      </vt:variant>
      <vt:variant>
        <vt:i4>0</vt:i4>
      </vt:variant>
      <vt:variant>
        <vt:i4>5</vt:i4>
      </vt:variant>
      <vt:variant>
        <vt:lpwstr>http:/rusnakassociates.com/content/AbbottCompete/courses/EN-US/course/index.html?showScreen=44_C_22</vt:lpwstr>
      </vt:variant>
      <vt:variant>
        <vt:lpwstr/>
      </vt:variant>
      <vt:variant>
        <vt:i4>3670061</vt:i4>
      </vt:variant>
      <vt:variant>
        <vt:i4>684</vt:i4>
      </vt:variant>
      <vt:variant>
        <vt:i4>0</vt:i4>
      </vt:variant>
      <vt:variant>
        <vt:i4>5</vt:i4>
      </vt:variant>
      <vt:variant>
        <vt:lpwstr>http:/rusnakassociates.com/content/AbbottCompete/courses/EN-US/course/index.html?showScreen=44_C_22</vt:lpwstr>
      </vt:variant>
      <vt:variant>
        <vt:lpwstr/>
      </vt:variant>
      <vt:variant>
        <vt:i4>4063277</vt:i4>
      </vt:variant>
      <vt:variant>
        <vt:i4>681</vt:i4>
      </vt:variant>
      <vt:variant>
        <vt:i4>0</vt:i4>
      </vt:variant>
      <vt:variant>
        <vt:i4>5</vt:i4>
      </vt:variant>
      <vt:variant>
        <vt:lpwstr>http:/rusnakassociates.com/content/AbbottCompete/courses/EN-US/course/index.html?showScreen=42_C_22</vt:lpwstr>
      </vt:variant>
      <vt:variant>
        <vt:lpwstr/>
      </vt:variant>
      <vt:variant>
        <vt:i4>4063277</vt:i4>
      </vt:variant>
      <vt:variant>
        <vt:i4>678</vt:i4>
      </vt:variant>
      <vt:variant>
        <vt:i4>0</vt:i4>
      </vt:variant>
      <vt:variant>
        <vt:i4>5</vt:i4>
      </vt:variant>
      <vt:variant>
        <vt:lpwstr>http:/rusnakassociates.com/content/AbbottCompete/courses/EN-US/course/index.html?showScreen=42_C_22</vt:lpwstr>
      </vt:variant>
      <vt:variant>
        <vt:lpwstr/>
      </vt:variant>
      <vt:variant>
        <vt:i4>3670058</vt:i4>
      </vt:variant>
      <vt:variant>
        <vt:i4>675</vt:i4>
      </vt:variant>
      <vt:variant>
        <vt:i4>0</vt:i4>
      </vt:variant>
      <vt:variant>
        <vt:i4>5</vt:i4>
      </vt:variant>
      <vt:variant>
        <vt:lpwstr>http:/rusnakassociates.com/content/AbbottCompete/courses/EN-US/course/index.html?showScreen=37_C_18</vt:lpwstr>
      </vt:variant>
      <vt:variant>
        <vt:lpwstr/>
      </vt:variant>
      <vt:variant>
        <vt:i4>3670058</vt:i4>
      </vt:variant>
      <vt:variant>
        <vt:i4>672</vt:i4>
      </vt:variant>
      <vt:variant>
        <vt:i4>0</vt:i4>
      </vt:variant>
      <vt:variant>
        <vt:i4>5</vt:i4>
      </vt:variant>
      <vt:variant>
        <vt:lpwstr>http:/rusnakassociates.com/content/AbbottCompete/courses/EN-US/course/index.html?showScreen=37_C_18</vt:lpwstr>
      </vt:variant>
      <vt:variant>
        <vt:lpwstr/>
      </vt:variant>
      <vt:variant>
        <vt:i4>3801131</vt:i4>
      </vt:variant>
      <vt:variant>
        <vt:i4>669</vt:i4>
      </vt:variant>
      <vt:variant>
        <vt:i4>0</vt:i4>
      </vt:variant>
      <vt:variant>
        <vt:i4>5</vt:i4>
      </vt:variant>
      <vt:variant>
        <vt:lpwstr>http:/rusnakassociates.com/content/AbbottCompete/courses/EN-US/course/index.html?showScreen=25_C_13</vt:lpwstr>
      </vt:variant>
      <vt:variant>
        <vt:lpwstr/>
      </vt:variant>
      <vt:variant>
        <vt:i4>3801131</vt:i4>
      </vt:variant>
      <vt:variant>
        <vt:i4>666</vt:i4>
      </vt:variant>
      <vt:variant>
        <vt:i4>0</vt:i4>
      </vt:variant>
      <vt:variant>
        <vt:i4>5</vt:i4>
      </vt:variant>
      <vt:variant>
        <vt:lpwstr>http:/rusnakassociates.com/content/AbbottCompete/courses/EN-US/course/index.html?showScreen=25_C_13</vt:lpwstr>
      </vt:variant>
      <vt:variant>
        <vt:lpwstr/>
      </vt:variant>
      <vt:variant>
        <vt:i4>3997739</vt:i4>
      </vt:variant>
      <vt:variant>
        <vt:i4>663</vt:i4>
      </vt:variant>
      <vt:variant>
        <vt:i4>0</vt:i4>
      </vt:variant>
      <vt:variant>
        <vt:i4>5</vt:i4>
      </vt:variant>
      <vt:variant>
        <vt:lpwstr>http:/rusnakassociates.com/content/AbbottCompete/courses/EN-US/course/index.html?showScreen=22_C_12</vt:lpwstr>
      </vt:variant>
      <vt:variant>
        <vt:lpwstr/>
      </vt:variant>
      <vt:variant>
        <vt:i4>3997739</vt:i4>
      </vt:variant>
      <vt:variant>
        <vt:i4>660</vt:i4>
      </vt:variant>
      <vt:variant>
        <vt:i4>0</vt:i4>
      </vt:variant>
      <vt:variant>
        <vt:i4>5</vt:i4>
      </vt:variant>
      <vt:variant>
        <vt:lpwstr>http:/rusnakassociates.com/content/AbbottCompete/courses/EN-US/course/index.html?showScreen=22_C_12</vt:lpwstr>
      </vt:variant>
      <vt:variant>
        <vt:lpwstr/>
      </vt:variant>
      <vt:variant>
        <vt:i4>3604520</vt:i4>
      </vt:variant>
      <vt:variant>
        <vt:i4>657</vt:i4>
      </vt:variant>
      <vt:variant>
        <vt:i4>0</vt:i4>
      </vt:variant>
      <vt:variant>
        <vt:i4>5</vt:i4>
      </vt:variant>
      <vt:variant>
        <vt:lpwstr>http:/rusnakassociates.com/content/AbbottCompete/courses/EN-US/course/index.html?showScreen=18_C_11</vt:lpwstr>
      </vt:variant>
      <vt:variant>
        <vt:lpwstr/>
      </vt:variant>
      <vt:variant>
        <vt:i4>3604520</vt:i4>
      </vt:variant>
      <vt:variant>
        <vt:i4>654</vt:i4>
      </vt:variant>
      <vt:variant>
        <vt:i4>0</vt:i4>
      </vt:variant>
      <vt:variant>
        <vt:i4>5</vt:i4>
      </vt:variant>
      <vt:variant>
        <vt:lpwstr>http:/rusnakassociates.com/content/AbbottCompete/courses/EN-US/course/index.html?showScreen=18_C_11</vt:lpwstr>
      </vt:variant>
      <vt:variant>
        <vt:lpwstr/>
      </vt:variant>
      <vt:variant>
        <vt:i4>3670056</vt:i4>
      </vt:variant>
      <vt:variant>
        <vt:i4>651</vt:i4>
      </vt:variant>
      <vt:variant>
        <vt:i4>0</vt:i4>
      </vt:variant>
      <vt:variant>
        <vt:i4>5</vt:i4>
      </vt:variant>
      <vt:variant>
        <vt:lpwstr>http:/rusnakassociates.com/content/AbbottCompete/courses/EN-US/course/index.html?showScreen=17_C_11</vt:lpwstr>
      </vt:variant>
      <vt:variant>
        <vt:lpwstr/>
      </vt:variant>
      <vt:variant>
        <vt:i4>3670056</vt:i4>
      </vt:variant>
      <vt:variant>
        <vt:i4>648</vt:i4>
      </vt:variant>
      <vt:variant>
        <vt:i4>0</vt:i4>
      </vt:variant>
      <vt:variant>
        <vt:i4>5</vt:i4>
      </vt:variant>
      <vt:variant>
        <vt:lpwstr>http:/rusnakassociates.com/content/AbbottCompete/courses/EN-US/course/index.html?showScreen=17_C_11</vt:lpwstr>
      </vt:variant>
      <vt:variant>
        <vt:lpwstr/>
      </vt:variant>
      <vt:variant>
        <vt:i4>6094920</vt:i4>
      </vt:variant>
      <vt:variant>
        <vt:i4>645</vt:i4>
      </vt:variant>
      <vt:variant>
        <vt:i4>0</vt:i4>
      </vt:variant>
      <vt:variant>
        <vt:i4>5</vt:i4>
      </vt:variant>
      <vt:variant>
        <vt:lpwstr>http:/rusnakassociates.com/content/AbbottCompete/courses/EN-US/course/index.html?showScreen=2_C_2</vt:lpwstr>
      </vt:variant>
      <vt:variant>
        <vt:lpwstr/>
      </vt:variant>
      <vt:variant>
        <vt:i4>6094920</vt:i4>
      </vt:variant>
      <vt:variant>
        <vt:i4>642</vt:i4>
      </vt:variant>
      <vt:variant>
        <vt:i4>0</vt:i4>
      </vt:variant>
      <vt:variant>
        <vt:i4>5</vt:i4>
      </vt:variant>
      <vt:variant>
        <vt:lpwstr>http:/rusnakassociates.com/content/AbbottCompete/courses/EN-US/course/index.html?showScreen=2_C_2</vt:lpwstr>
      </vt:variant>
      <vt:variant>
        <vt:lpwstr/>
      </vt:variant>
      <vt:variant>
        <vt:i4>6619184</vt:i4>
      </vt:variant>
      <vt:variant>
        <vt:i4>639</vt:i4>
      </vt:variant>
      <vt:variant>
        <vt:i4>0</vt:i4>
      </vt:variant>
      <vt:variant>
        <vt:i4>5</vt:i4>
      </vt:variant>
      <vt:variant>
        <vt:lpwstr>https://rusnakassociates.com/content/AbbottCOBCCourse/courses/EN-US/course/reference/Transcript.pdf</vt:lpwstr>
      </vt:variant>
      <vt:variant>
        <vt:lpwstr/>
      </vt:variant>
      <vt:variant>
        <vt:i4>6619184</vt:i4>
      </vt:variant>
      <vt:variant>
        <vt:i4>636</vt:i4>
      </vt:variant>
      <vt:variant>
        <vt:i4>0</vt:i4>
      </vt:variant>
      <vt:variant>
        <vt:i4>5</vt:i4>
      </vt:variant>
      <vt:variant>
        <vt:lpwstr>https://rusnakassociates.com/content/AbbottCOBCCourse/courses/EN-US/course/reference/Transcript.pdf</vt:lpwstr>
      </vt:variant>
      <vt:variant>
        <vt:lpwstr/>
      </vt:variant>
      <vt:variant>
        <vt:i4>4194324</vt:i4>
      </vt:variant>
      <vt:variant>
        <vt:i4>633</vt:i4>
      </vt:variant>
      <vt:variant>
        <vt:i4>0</vt:i4>
      </vt:variant>
      <vt:variant>
        <vt:i4>5</vt:i4>
      </vt:variant>
      <vt:variant>
        <vt:lpwstr>http:/rusnakassociates.com/content/AbbottCOBCCourse/courses/EN-US/course/index.html?showScreen=114_C_200</vt:lpwstr>
      </vt:variant>
      <vt:variant>
        <vt:lpwstr/>
      </vt:variant>
      <vt:variant>
        <vt:i4>4194324</vt:i4>
      </vt:variant>
      <vt:variant>
        <vt:i4>630</vt:i4>
      </vt:variant>
      <vt:variant>
        <vt:i4>0</vt:i4>
      </vt:variant>
      <vt:variant>
        <vt:i4>5</vt:i4>
      </vt:variant>
      <vt:variant>
        <vt:lpwstr>http:/rusnakassociates.com/content/AbbottCOBCCourse/courses/EN-US/course/index.html?showScreen=114_C_200</vt:lpwstr>
      </vt:variant>
      <vt:variant>
        <vt:lpwstr/>
      </vt:variant>
      <vt:variant>
        <vt:i4>4653076</vt:i4>
      </vt:variant>
      <vt:variant>
        <vt:i4>627</vt:i4>
      </vt:variant>
      <vt:variant>
        <vt:i4>0</vt:i4>
      </vt:variant>
      <vt:variant>
        <vt:i4>5</vt:i4>
      </vt:variant>
      <vt:variant>
        <vt:lpwstr>http:/rusnakassociates.com/content/AbbottCOBCCourse/courses/EN-US/course/index.html?showScreen=113_C_200</vt:lpwstr>
      </vt:variant>
      <vt:variant>
        <vt:lpwstr/>
      </vt:variant>
      <vt:variant>
        <vt:i4>4653076</vt:i4>
      </vt:variant>
      <vt:variant>
        <vt:i4>624</vt:i4>
      </vt:variant>
      <vt:variant>
        <vt:i4>0</vt:i4>
      </vt:variant>
      <vt:variant>
        <vt:i4>5</vt:i4>
      </vt:variant>
      <vt:variant>
        <vt:lpwstr>http:/rusnakassociates.com/content/AbbottCOBCCourse/courses/EN-US/course/index.html?showScreen=113_C_200</vt:lpwstr>
      </vt:variant>
      <vt:variant>
        <vt:lpwstr/>
      </vt:variant>
      <vt:variant>
        <vt:i4>4587540</vt:i4>
      </vt:variant>
      <vt:variant>
        <vt:i4>621</vt:i4>
      </vt:variant>
      <vt:variant>
        <vt:i4>0</vt:i4>
      </vt:variant>
      <vt:variant>
        <vt:i4>5</vt:i4>
      </vt:variant>
      <vt:variant>
        <vt:lpwstr>http:/rusnakassociates.com/content/AbbottCOBCCourse/courses/EN-US/course/index.html?showScreen=112_C_200</vt:lpwstr>
      </vt:variant>
      <vt:variant>
        <vt:lpwstr/>
      </vt:variant>
      <vt:variant>
        <vt:i4>4587540</vt:i4>
      </vt:variant>
      <vt:variant>
        <vt:i4>618</vt:i4>
      </vt:variant>
      <vt:variant>
        <vt:i4>0</vt:i4>
      </vt:variant>
      <vt:variant>
        <vt:i4>5</vt:i4>
      </vt:variant>
      <vt:variant>
        <vt:lpwstr>http:/rusnakassociates.com/content/AbbottCOBCCourse/courses/EN-US/course/index.html?showScreen=112_C_200</vt:lpwstr>
      </vt:variant>
      <vt:variant>
        <vt:lpwstr/>
      </vt:variant>
      <vt:variant>
        <vt:i4>5767185</vt:i4>
      </vt:variant>
      <vt:variant>
        <vt:i4>615</vt:i4>
      </vt:variant>
      <vt:variant>
        <vt:i4>0</vt:i4>
      </vt:variant>
      <vt:variant>
        <vt:i4>5</vt:i4>
      </vt:variant>
      <vt:variant>
        <vt:lpwstr>https://abbott.sharepoint.com/sites/myhr</vt:lpwstr>
      </vt:variant>
      <vt:variant>
        <vt:lpwstr/>
      </vt:variant>
      <vt:variant>
        <vt:i4>5767185</vt:i4>
      </vt:variant>
      <vt:variant>
        <vt:i4>612</vt:i4>
      </vt:variant>
      <vt:variant>
        <vt:i4>0</vt:i4>
      </vt:variant>
      <vt:variant>
        <vt:i4>5</vt:i4>
      </vt:variant>
      <vt:variant>
        <vt:lpwstr>https://abbott.sharepoint.com/sites/myhr</vt:lpwstr>
      </vt:variant>
      <vt:variant>
        <vt:lpwstr/>
      </vt:variant>
      <vt:variant>
        <vt:i4>4522004</vt:i4>
      </vt:variant>
      <vt:variant>
        <vt:i4>609</vt:i4>
      </vt:variant>
      <vt:variant>
        <vt:i4>0</vt:i4>
      </vt:variant>
      <vt:variant>
        <vt:i4>5</vt:i4>
      </vt:variant>
      <vt:variant>
        <vt:lpwstr>http:/rusnakassociates.com/content/AbbottCOBCCourse/courses/EN-US/course/index.html?showScreen=111_C_200</vt:lpwstr>
      </vt:variant>
      <vt:variant>
        <vt:lpwstr/>
      </vt:variant>
      <vt:variant>
        <vt:i4>4522004</vt:i4>
      </vt:variant>
      <vt:variant>
        <vt:i4>606</vt:i4>
      </vt:variant>
      <vt:variant>
        <vt:i4>0</vt:i4>
      </vt:variant>
      <vt:variant>
        <vt:i4>5</vt:i4>
      </vt:variant>
      <vt:variant>
        <vt:lpwstr>http:/rusnakassociates.com/content/AbbottCOBCCourse/courses/EN-US/course/index.html?showScreen=111_C_200</vt:lpwstr>
      </vt:variant>
      <vt:variant>
        <vt:lpwstr/>
      </vt:variant>
      <vt:variant>
        <vt:i4>3670115</vt:i4>
      </vt:variant>
      <vt:variant>
        <vt:i4>603</vt:i4>
      </vt:variant>
      <vt:variant>
        <vt:i4>0</vt:i4>
      </vt:variant>
      <vt:variant>
        <vt:i4>5</vt:i4>
      </vt:variant>
      <vt:variant>
        <vt:lpwstr>https://icomply.abbott.com/Default.aspx</vt:lpwstr>
      </vt:variant>
      <vt:variant>
        <vt:lpwstr/>
      </vt:variant>
      <vt:variant>
        <vt:i4>2162786</vt:i4>
      </vt:variant>
      <vt:variant>
        <vt:i4>600</vt:i4>
      </vt:variant>
      <vt:variant>
        <vt:i4>0</vt:i4>
      </vt:variant>
      <vt:variant>
        <vt:i4>5</vt:i4>
      </vt:variant>
      <vt:variant>
        <vt:lpwstr>https://secure.ethicspoint.com/domain/media/en/gui/40393/index.html</vt:lpwstr>
      </vt:variant>
      <vt:variant>
        <vt:lpwstr/>
      </vt:variant>
      <vt:variant>
        <vt:i4>3538956</vt:i4>
      </vt:variant>
      <vt:variant>
        <vt:i4>597</vt:i4>
      </vt:variant>
      <vt:variant>
        <vt:i4>0</vt:i4>
      </vt:variant>
      <vt:variant>
        <vt:i4>5</vt:i4>
      </vt:variant>
      <vt:variant>
        <vt:lpwstr>mailto:investigations@abbott.com</vt:lpwstr>
      </vt:variant>
      <vt:variant>
        <vt:lpwstr/>
      </vt:variant>
      <vt:variant>
        <vt:i4>5636154</vt:i4>
      </vt:variant>
      <vt:variant>
        <vt:i4>594</vt:i4>
      </vt:variant>
      <vt:variant>
        <vt:i4>0</vt:i4>
      </vt:variant>
      <vt:variant>
        <vt:i4>5</vt:i4>
      </vt:variant>
      <vt:variant>
        <vt:lpwstr>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vt:lpwstr>
      </vt:variant>
      <vt:variant>
        <vt:lpwstr/>
      </vt:variant>
      <vt:variant>
        <vt:i4>3670115</vt:i4>
      </vt:variant>
      <vt:variant>
        <vt:i4>591</vt:i4>
      </vt:variant>
      <vt:variant>
        <vt:i4>0</vt:i4>
      </vt:variant>
      <vt:variant>
        <vt:i4>5</vt:i4>
      </vt:variant>
      <vt:variant>
        <vt:lpwstr>https://icomply.abbott.com/Default.aspx</vt:lpwstr>
      </vt:variant>
      <vt:variant>
        <vt:lpwstr/>
      </vt:variant>
      <vt:variant>
        <vt:i4>2162786</vt:i4>
      </vt:variant>
      <vt:variant>
        <vt:i4>588</vt:i4>
      </vt:variant>
      <vt:variant>
        <vt:i4>0</vt:i4>
      </vt:variant>
      <vt:variant>
        <vt:i4>5</vt:i4>
      </vt:variant>
      <vt:variant>
        <vt:lpwstr>https://secure.ethicspoint.com/domain/media/en/gui/40393/index.html</vt:lpwstr>
      </vt:variant>
      <vt:variant>
        <vt:lpwstr/>
      </vt:variant>
      <vt:variant>
        <vt:i4>3538956</vt:i4>
      </vt:variant>
      <vt:variant>
        <vt:i4>585</vt:i4>
      </vt:variant>
      <vt:variant>
        <vt:i4>0</vt:i4>
      </vt:variant>
      <vt:variant>
        <vt:i4>5</vt:i4>
      </vt:variant>
      <vt:variant>
        <vt:lpwstr>mailto:investigations@abbott.com</vt:lpwstr>
      </vt:variant>
      <vt:variant>
        <vt:lpwstr/>
      </vt:variant>
      <vt:variant>
        <vt:i4>5636154</vt:i4>
      </vt:variant>
      <vt:variant>
        <vt:i4>582</vt:i4>
      </vt:variant>
      <vt:variant>
        <vt:i4>0</vt:i4>
      </vt:variant>
      <vt:variant>
        <vt:i4>5</vt:i4>
      </vt:variant>
      <vt:variant>
        <vt:lpwstr>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vt:lpwstr>
      </vt:variant>
      <vt:variant>
        <vt:lpwstr/>
      </vt:variant>
      <vt:variant>
        <vt:i4>4456468</vt:i4>
      </vt:variant>
      <vt:variant>
        <vt:i4>579</vt:i4>
      </vt:variant>
      <vt:variant>
        <vt:i4>0</vt:i4>
      </vt:variant>
      <vt:variant>
        <vt:i4>5</vt:i4>
      </vt:variant>
      <vt:variant>
        <vt:lpwstr>http:/rusnakassociates.com/content/AbbottCOBCCourse/courses/EN-US/course/index.html?showScreen=110_C_200</vt:lpwstr>
      </vt:variant>
      <vt:variant>
        <vt:lpwstr/>
      </vt:variant>
      <vt:variant>
        <vt:i4>4456468</vt:i4>
      </vt:variant>
      <vt:variant>
        <vt:i4>576</vt:i4>
      </vt:variant>
      <vt:variant>
        <vt:i4>0</vt:i4>
      </vt:variant>
      <vt:variant>
        <vt:i4>5</vt:i4>
      </vt:variant>
      <vt:variant>
        <vt:lpwstr>http:/rusnakassociates.com/content/AbbottCOBCCourse/courses/EN-US/course/index.html?showScreen=110_C_200</vt:lpwstr>
      </vt:variant>
      <vt:variant>
        <vt:lpwstr/>
      </vt:variant>
      <vt:variant>
        <vt:i4>5832775</vt:i4>
      </vt:variant>
      <vt:variant>
        <vt:i4>573</vt:i4>
      </vt:variant>
      <vt:variant>
        <vt:i4>0</vt:i4>
      </vt:variant>
      <vt:variant>
        <vt:i4>5</vt:i4>
      </vt:variant>
      <vt:variant>
        <vt:lpwstr>https://icomply.abbott.com/Apps/DocumentLibrary/</vt:lpwstr>
      </vt:variant>
      <vt:variant>
        <vt:lpwstr/>
      </vt:variant>
      <vt:variant>
        <vt:i4>4980818</vt:i4>
      </vt:variant>
      <vt:variant>
        <vt:i4>570</vt:i4>
      </vt:variant>
      <vt:variant>
        <vt:i4>0</vt:i4>
      </vt:variant>
      <vt:variant>
        <vt:i4>5</vt:i4>
      </vt:variant>
      <vt:variant>
        <vt:lpwstr>http://www.abbott.com/investors/governance/code-of-business-conduct.html</vt:lpwstr>
      </vt:variant>
      <vt:variant>
        <vt:lpwstr/>
      </vt:variant>
      <vt:variant>
        <vt:i4>5832775</vt:i4>
      </vt:variant>
      <vt:variant>
        <vt:i4>567</vt:i4>
      </vt:variant>
      <vt:variant>
        <vt:i4>0</vt:i4>
      </vt:variant>
      <vt:variant>
        <vt:i4>5</vt:i4>
      </vt:variant>
      <vt:variant>
        <vt:lpwstr>https://icomply.abbott.com/Apps/DocumentLibrary/</vt:lpwstr>
      </vt:variant>
      <vt:variant>
        <vt:lpwstr/>
      </vt:variant>
      <vt:variant>
        <vt:i4>4980818</vt:i4>
      </vt:variant>
      <vt:variant>
        <vt:i4>564</vt:i4>
      </vt:variant>
      <vt:variant>
        <vt:i4>0</vt:i4>
      </vt:variant>
      <vt:variant>
        <vt:i4>5</vt:i4>
      </vt:variant>
      <vt:variant>
        <vt:lpwstr>http://www.abbott.com/investors/governance/code-of-business-conduct.html</vt:lpwstr>
      </vt:variant>
      <vt:variant>
        <vt:lpwstr/>
      </vt:variant>
      <vt:variant>
        <vt:i4>5046293</vt:i4>
      </vt:variant>
      <vt:variant>
        <vt:i4>561</vt:i4>
      </vt:variant>
      <vt:variant>
        <vt:i4>0</vt:i4>
      </vt:variant>
      <vt:variant>
        <vt:i4>5</vt:i4>
      </vt:variant>
      <vt:variant>
        <vt:lpwstr>http:/rusnakassociates.com/content/AbbottCOBCCourse/courses/EN-US/course/index.html?showScreen=109_C_200</vt:lpwstr>
      </vt:variant>
      <vt:variant>
        <vt:lpwstr/>
      </vt:variant>
      <vt:variant>
        <vt:i4>5046293</vt:i4>
      </vt:variant>
      <vt:variant>
        <vt:i4>558</vt:i4>
      </vt:variant>
      <vt:variant>
        <vt:i4>0</vt:i4>
      </vt:variant>
      <vt:variant>
        <vt:i4>5</vt:i4>
      </vt:variant>
      <vt:variant>
        <vt:lpwstr>http:/rusnakassociates.com/content/AbbottCOBCCourse/courses/EN-US/course/index.html?showScreen=109_C_200</vt:lpwstr>
      </vt:variant>
      <vt:variant>
        <vt:lpwstr/>
      </vt:variant>
      <vt:variant>
        <vt:i4>4980757</vt:i4>
      </vt:variant>
      <vt:variant>
        <vt:i4>555</vt:i4>
      </vt:variant>
      <vt:variant>
        <vt:i4>0</vt:i4>
      </vt:variant>
      <vt:variant>
        <vt:i4>5</vt:i4>
      </vt:variant>
      <vt:variant>
        <vt:lpwstr>http:/rusnakassociates.com/content/AbbottCOBCCourse/courses/EN-US/course/index.html?showScreen=108_C_200</vt:lpwstr>
      </vt:variant>
      <vt:variant>
        <vt:lpwstr/>
      </vt:variant>
      <vt:variant>
        <vt:i4>4980757</vt:i4>
      </vt:variant>
      <vt:variant>
        <vt:i4>552</vt:i4>
      </vt:variant>
      <vt:variant>
        <vt:i4>0</vt:i4>
      </vt:variant>
      <vt:variant>
        <vt:i4>5</vt:i4>
      </vt:variant>
      <vt:variant>
        <vt:lpwstr>http:/rusnakassociates.com/content/AbbottCOBCCourse/courses/EN-US/course/index.html?showScreen=108_C_200</vt:lpwstr>
      </vt:variant>
      <vt:variant>
        <vt:lpwstr/>
      </vt:variant>
      <vt:variant>
        <vt:i4>4390933</vt:i4>
      </vt:variant>
      <vt:variant>
        <vt:i4>549</vt:i4>
      </vt:variant>
      <vt:variant>
        <vt:i4>0</vt:i4>
      </vt:variant>
      <vt:variant>
        <vt:i4>5</vt:i4>
      </vt:variant>
      <vt:variant>
        <vt:lpwstr>http:/rusnakassociates.com/content/AbbottCOBCCourse/courses/EN-US/course/index.html?showScreen=107_C_200</vt:lpwstr>
      </vt:variant>
      <vt:variant>
        <vt:lpwstr/>
      </vt:variant>
      <vt:variant>
        <vt:i4>4390933</vt:i4>
      </vt:variant>
      <vt:variant>
        <vt:i4>546</vt:i4>
      </vt:variant>
      <vt:variant>
        <vt:i4>0</vt:i4>
      </vt:variant>
      <vt:variant>
        <vt:i4>5</vt:i4>
      </vt:variant>
      <vt:variant>
        <vt:lpwstr>http:/rusnakassociates.com/content/AbbottCOBCCourse/courses/EN-US/course/index.html?showScreen=107_C_200</vt:lpwstr>
      </vt:variant>
      <vt:variant>
        <vt:lpwstr/>
      </vt:variant>
      <vt:variant>
        <vt:i4>4849692</vt:i4>
      </vt:variant>
      <vt:variant>
        <vt:i4>543</vt:i4>
      </vt:variant>
      <vt:variant>
        <vt:i4>0</vt:i4>
      </vt:variant>
      <vt:variant>
        <vt:i4>5</vt:i4>
      </vt:variant>
      <vt:variant>
        <vt:lpwstr>http:/rusnakassociates.com/content/AbbottCOBCCourse/courses/EN-US/course/index.html?showScreen=104_C_199</vt:lpwstr>
      </vt:variant>
      <vt:variant>
        <vt:lpwstr/>
      </vt:variant>
      <vt:variant>
        <vt:i4>4849692</vt:i4>
      </vt:variant>
      <vt:variant>
        <vt:i4>540</vt:i4>
      </vt:variant>
      <vt:variant>
        <vt:i4>0</vt:i4>
      </vt:variant>
      <vt:variant>
        <vt:i4>5</vt:i4>
      </vt:variant>
      <vt:variant>
        <vt:lpwstr>http:/rusnakassociates.com/content/AbbottCOBCCourse/courses/EN-US/course/index.html?showScreen=104_C_199</vt:lpwstr>
      </vt:variant>
      <vt:variant>
        <vt:lpwstr/>
      </vt:variant>
      <vt:variant>
        <vt:i4>7798821</vt:i4>
      </vt:variant>
      <vt:variant>
        <vt:i4>537</vt:i4>
      </vt:variant>
      <vt:variant>
        <vt:i4>0</vt:i4>
      </vt:variant>
      <vt:variant>
        <vt:i4>5</vt:i4>
      </vt:variant>
      <vt:variant>
        <vt:lpwstr>http:/rusnakassociates.com/content/AbbottCOBCCourse/courses/EN-US/course/index.html?showScreen=100_C_17</vt:lpwstr>
      </vt:variant>
      <vt:variant>
        <vt:lpwstr/>
      </vt:variant>
      <vt:variant>
        <vt:i4>7798821</vt:i4>
      </vt:variant>
      <vt:variant>
        <vt:i4>534</vt:i4>
      </vt:variant>
      <vt:variant>
        <vt:i4>0</vt:i4>
      </vt:variant>
      <vt:variant>
        <vt:i4>5</vt:i4>
      </vt:variant>
      <vt:variant>
        <vt:lpwstr>http:/rusnakassociates.com/content/AbbottCOBCCourse/courses/EN-US/course/index.html?showScreen=100_C_17</vt:lpwstr>
      </vt:variant>
      <vt:variant>
        <vt:lpwstr/>
      </vt:variant>
      <vt:variant>
        <vt:i4>2818175</vt:i4>
      </vt:variant>
      <vt:variant>
        <vt:i4>531</vt:i4>
      </vt:variant>
      <vt:variant>
        <vt:i4>0</vt:i4>
      </vt:variant>
      <vt:variant>
        <vt:i4>5</vt:i4>
      </vt:variant>
      <vt:variant>
        <vt:lpwstr>http:/rusnakassociates.com/content/AbbottCOBCCourse/courses/EN-US/course/index.html?showScreen=98_C_16</vt:lpwstr>
      </vt:variant>
      <vt:variant>
        <vt:lpwstr/>
      </vt:variant>
      <vt:variant>
        <vt:i4>2818175</vt:i4>
      </vt:variant>
      <vt:variant>
        <vt:i4>528</vt:i4>
      </vt:variant>
      <vt:variant>
        <vt:i4>0</vt:i4>
      </vt:variant>
      <vt:variant>
        <vt:i4>5</vt:i4>
      </vt:variant>
      <vt:variant>
        <vt:lpwstr>http:/rusnakassociates.com/content/AbbottCOBCCourse/courses/EN-US/course/index.html?showScreen=98_C_16</vt:lpwstr>
      </vt:variant>
      <vt:variant>
        <vt:lpwstr/>
      </vt:variant>
      <vt:variant>
        <vt:i4>2818160</vt:i4>
      </vt:variant>
      <vt:variant>
        <vt:i4>525</vt:i4>
      </vt:variant>
      <vt:variant>
        <vt:i4>0</vt:i4>
      </vt:variant>
      <vt:variant>
        <vt:i4>5</vt:i4>
      </vt:variant>
      <vt:variant>
        <vt:lpwstr>http:/rusnakassociates.com/content/AbbottCOBCCourse/courses/EN-US/course/index.html?showScreen=97_C_16</vt:lpwstr>
      </vt:variant>
      <vt:variant>
        <vt:lpwstr/>
      </vt:variant>
      <vt:variant>
        <vt:i4>2818160</vt:i4>
      </vt:variant>
      <vt:variant>
        <vt:i4>522</vt:i4>
      </vt:variant>
      <vt:variant>
        <vt:i4>0</vt:i4>
      </vt:variant>
      <vt:variant>
        <vt:i4>5</vt:i4>
      </vt:variant>
      <vt:variant>
        <vt:lpwstr>http:/rusnakassociates.com/content/AbbottCOBCCourse/courses/EN-US/course/index.html?showScreen=97_C_16</vt:lpwstr>
      </vt:variant>
      <vt:variant>
        <vt:lpwstr/>
      </vt:variant>
      <vt:variant>
        <vt:i4>2818161</vt:i4>
      </vt:variant>
      <vt:variant>
        <vt:i4>519</vt:i4>
      </vt:variant>
      <vt:variant>
        <vt:i4>0</vt:i4>
      </vt:variant>
      <vt:variant>
        <vt:i4>5</vt:i4>
      </vt:variant>
      <vt:variant>
        <vt:lpwstr>http:/rusnakassociates.com/content/AbbottCOBCCourse/courses/EN-US/course/index.html?showScreen=96_C_16</vt:lpwstr>
      </vt:variant>
      <vt:variant>
        <vt:lpwstr/>
      </vt:variant>
      <vt:variant>
        <vt:i4>2818161</vt:i4>
      </vt:variant>
      <vt:variant>
        <vt:i4>516</vt:i4>
      </vt:variant>
      <vt:variant>
        <vt:i4>0</vt:i4>
      </vt:variant>
      <vt:variant>
        <vt:i4>5</vt:i4>
      </vt:variant>
      <vt:variant>
        <vt:lpwstr>http:/rusnakassociates.com/content/AbbottCOBCCourse/courses/EN-US/course/index.html?showScreen=96_C_16</vt:lpwstr>
      </vt:variant>
      <vt:variant>
        <vt:lpwstr/>
      </vt:variant>
      <vt:variant>
        <vt:i4>2818162</vt:i4>
      </vt:variant>
      <vt:variant>
        <vt:i4>513</vt:i4>
      </vt:variant>
      <vt:variant>
        <vt:i4>0</vt:i4>
      </vt:variant>
      <vt:variant>
        <vt:i4>5</vt:i4>
      </vt:variant>
      <vt:variant>
        <vt:lpwstr>http:/rusnakassociates.com/content/AbbottCOBCCourse/courses/EN-US/course/index.html?showScreen=95_C_16</vt:lpwstr>
      </vt:variant>
      <vt:variant>
        <vt:lpwstr/>
      </vt:variant>
      <vt:variant>
        <vt:i4>2818162</vt:i4>
      </vt:variant>
      <vt:variant>
        <vt:i4>510</vt:i4>
      </vt:variant>
      <vt:variant>
        <vt:i4>0</vt:i4>
      </vt:variant>
      <vt:variant>
        <vt:i4>5</vt:i4>
      </vt:variant>
      <vt:variant>
        <vt:lpwstr>http:/rusnakassociates.com/content/AbbottCOBCCourse/courses/EN-US/course/index.html?showScreen=95_C_16</vt:lpwstr>
      </vt:variant>
      <vt:variant>
        <vt:lpwstr/>
      </vt:variant>
      <vt:variant>
        <vt:i4>2818163</vt:i4>
      </vt:variant>
      <vt:variant>
        <vt:i4>507</vt:i4>
      </vt:variant>
      <vt:variant>
        <vt:i4>0</vt:i4>
      </vt:variant>
      <vt:variant>
        <vt:i4>5</vt:i4>
      </vt:variant>
      <vt:variant>
        <vt:lpwstr>http:/rusnakassociates.com/content/AbbottCOBCCourse/courses/EN-US/course/index.html?showScreen=94_C_16</vt:lpwstr>
      </vt:variant>
      <vt:variant>
        <vt:lpwstr/>
      </vt:variant>
      <vt:variant>
        <vt:i4>2818163</vt:i4>
      </vt:variant>
      <vt:variant>
        <vt:i4>504</vt:i4>
      </vt:variant>
      <vt:variant>
        <vt:i4>0</vt:i4>
      </vt:variant>
      <vt:variant>
        <vt:i4>5</vt:i4>
      </vt:variant>
      <vt:variant>
        <vt:lpwstr>http:/rusnakassociates.com/content/AbbottCOBCCourse/courses/EN-US/course/index.html?showScreen=94_C_16</vt:lpwstr>
      </vt:variant>
      <vt:variant>
        <vt:lpwstr/>
      </vt:variant>
      <vt:variant>
        <vt:i4>2818165</vt:i4>
      </vt:variant>
      <vt:variant>
        <vt:i4>501</vt:i4>
      </vt:variant>
      <vt:variant>
        <vt:i4>0</vt:i4>
      </vt:variant>
      <vt:variant>
        <vt:i4>5</vt:i4>
      </vt:variant>
      <vt:variant>
        <vt:lpwstr>http:/rusnakassociates.com/content/AbbottCOBCCourse/courses/EN-US/course/index.html?showScreen=92_C_16</vt:lpwstr>
      </vt:variant>
      <vt:variant>
        <vt:lpwstr/>
      </vt:variant>
      <vt:variant>
        <vt:i4>2818165</vt:i4>
      </vt:variant>
      <vt:variant>
        <vt:i4>498</vt:i4>
      </vt:variant>
      <vt:variant>
        <vt:i4>0</vt:i4>
      </vt:variant>
      <vt:variant>
        <vt:i4>5</vt:i4>
      </vt:variant>
      <vt:variant>
        <vt:lpwstr>http:/rusnakassociates.com/content/AbbottCOBCCourse/courses/EN-US/course/index.html?showScreen=92_C_16</vt:lpwstr>
      </vt:variant>
      <vt:variant>
        <vt:lpwstr/>
      </vt:variant>
      <vt:variant>
        <vt:i4>2818166</vt:i4>
      </vt:variant>
      <vt:variant>
        <vt:i4>495</vt:i4>
      </vt:variant>
      <vt:variant>
        <vt:i4>0</vt:i4>
      </vt:variant>
      <vt:variant>
        <vt:i4>5</vt:i4>
      </vt:variant>
      <vt:variant>
        <vt:lpwstr>http:/rusnakassociates.com/content/AbbottCOBCCourse/courses/EN-US/course/index.html?showScreen=91_C_16</vt:lpwstr>
      </vt:variant>
      <vt:variant>
        <vt:lpwstr/>
      </vt:variant>
      <vt:variant>
        <vt:i4>2818166</vt:i4>
      </vt:variant>
      <vt:variant>
        <vt:i4>492</vt:i4>
      </vt:variant>
      <vt:variant>
        <vt:i4>0</vt:i4>
      </vt:variant>
      <vt:variant>
        <vt:i4>5</vt:i4>
      </vt:variant>
      <vt:variant>
        <vt:lpwstr>http:/rusnakassociates.com/content/AbbottCOBCCourse/courses/EN-US/course/index.html?showScreen=91_C_16</vt:lpwstr>
      </vt:variant>
      <vt:variant>
        <vt:lpwstr/>
      </vt:variant>
      <vt:variant>
        <vt:i4>2818167</vt:i4>
      </vt:variant>
      <vt:variant>
        <vt:i4>489</vt:i4>
      </vt:variant>
      <vt:variant>
        <vt:i4>0</vt:i4>
      </vt:variant>
      <vt:variant>
        <vt:i4>5</vt:i4>
      </vt:variant>
      <vt:variant>
        <vt:lpwstr>http:/rusnakassociates.com/content/AbbottCOBCCourse/courses/EN-US/course/index.html?showScreen=90_C_16</vt:lpwstr>
      </vt:variant>
      <vt:variant>
        <vt:lpwstr/>
      </vt:variant>
      <vt:variant>
        <vt:i4>2818167</vt:i4>
      </vt:variant>
      <vt:variant>
        <vt:i4>486</vt:i4>
      </vt:variant>
      <vt:variant>
        <vt:i4>0</vt:i4>
      </vt:variant>
      <vt:variant>
        <vt:i4>5</vt:i4>
      </vt:variant>
      <vt:variant>
        <vt:lpwstr>http:/rusnakassociates.com/content/AbbottCOBCCourse/courses/EN-US/course/index.html?showScreen=90_C_16</vt:lpwstr>
      </vt:variant>
      <vt:variant>
        <vt:lpwstr/>
      </vt:variant>
      <vt:variant>
        <vt:i4>2752638</vt:i4>
      </vt:variant>
      <vt:variant>
        <vt:i4>483</vt:i4>
      </vt:variant>
      <vt:variant>
        <vt:i4>0</vt:i4>
      </vt:variant>
      <vt:variant>
        <vt:i4>5</vt:i4>
      </vt:variant>
      <vt:variant>
        <vt:lpwstr>http:/rusnakassociates.com/content/AbbottCOBCCourse/courses/EN-US/course/index.html?showScreen=89_C_16</vt:lpwstr>
      </vt:variant>
      <vt:variant>
        <vt:lpwstr/>
      </vt:variant>
      <vt:variant>
        <vt:i4>2752638</vt:i4>
      </vt:variant>
      <vt:variant>
        <vt:i4>480</vt:i4>
      </vt:variant>
      <vt:variant>
        <vt:i4>0</vt:i4>
      </vt:variant>
      <vt:variant>
        <vt:i4>5</vt:i4>
      </vt:variant>
      <vt:variant>
        <vt:lpwstr>http:/rusnakassociates.com/content/AbbottCOBCCourse/courses/EN-US/course/index.html?showScreen=89_C_16</vt:lpwstr>
      </vt:variant>
      <vt:variant>
        <vt:lpwstr/>
      </vt:variant>
      <vt:variant>
        <vt:i4>2752639</vt:i4>
      </vt:variant>
      <vt:variant>
        <vt:i4>477</vt:i4>
      </vt:variant>
      <vt:variant>
        <vt:i4>0</vt:i4>
      </vt:variant>
      <vt:variant>
        <vt:i4>5</vt:i4>
      </vt:variant>
      <vt:variant>
        <vt:lpwstr>http:/rusnakassociates.com/content/AbbottCOBCCourse/courses/EN-US/course/index.html?showScreen=88_C_16</vt:lpwstr>
      </vt:variant>
      <vt:variant>
        <vt:lpwstr/>
      </vt:variant>
      <vt:variant>
        <vt:i4>2752639</vt:i4>
      </vt:variant>
      <vt:variant>
        <vt:i4>474</vt:i4>
      </vt:variant>
      <vt:variant>
        <vt:i4>0</vt:i4>
      </vt:variant>
      <vt:variant>
        <vt:i4>5</vt:i4>
      </vt:variant>
      <vt:variant>
        <vt:lpwstr>http:/rusnakassociates.com/content/AbbottCOBCCourse/courses/EN-US/course/index.html?showScreen=88_C_16</vt:lpwstr>
      </vt:variant>
      <vt:variant>
        <vt:lpwstr/>
      </vt:variant>
      <vt:variant>
        <vt:i4>2752625</vt:i4>
      </vt:variant>
      <vt:variant>
        <vt:i4>471</vt:i4>
      </vt:variant>
      <vt:variant>
        <vt:i4>0</vt:i4>
      </vt:variant>
      <vt:variant>
        <vt:i4>5</vt:i4>
      </vt:variant>
      <vt:variant>
        <vt:lpwstr>http:/rusnakassociates.com/content/AbbottCOBCCourse/courses/EN-US/course/index.html?showScreen=86_C_16</vt:lpwstr>
      </vt:variant>
      <vt:variant>
        <vt:lpwstr/>
      </vt:variant>
      <vt:variant>
        <vt:i4>2752625</vt:i4>
      </vt:variant>
      <vt:variant>
        <vt:i4>468</vt:i4>
      </vt:variant>
      <vt:variant>
        <vt:i4>0</vt:i4>
      </vt:variant>
      <vt:variant>
        <vt:i4>5</vt:i4>
      </vt:variant>
      <vt:variant>
        <vt:lpwstr>http:/rusnakassociates.com/content/AbbottCOBCCourse/courses/EN-US/course/index.html?showScreen=86_C_16</vt:lpwstr>
      </vt:variant>
      <vt:variant>
        <vt:lpwstr/>
      </vt:variant>
      <vt:variant>
        <vt:i4>2752626</vt:i4>
      </vt:variant>
      <vt:variant>
        <vt:i4>465</vt:i4>
      </vt:variant>
      <vt:variant>
        <vt:i4>0</vt:i4>
      </vt:variant>
      <vt:variant>
        <vt:i4>5</vt:i4>
      </vt:variant>
      <vt:variant>
        <vt:lpwstr>http:/rusnakassociates.com/content/AbbottCOBCCourse/courses/EN-US/course/index.html?showScreen=85_C_16</vt:lpwstr>
      </vt:variant>
      <vt:variant>
        <vt:lpwstr/>
      </vt:variant>
      <vt:variant>
        <vt:i4>2752626</vt:i4>
      </vt:variant>
      <vt:variant>
        <vt:i4>462</vt:i4>
      </vt:variant>
      <vt:variant>
        <vt:i4>0</vt:i4>
      </vt:variant>
      <vt:variant>
        <vt:i4>5</vt:i4>
      </vt:variant>
      <vt:variant>
        <vt:lpwstr>http:/rusnakassociates.com/content/AbbottCOBCCourse/courses/EN-US/course/index.html?showScreen=85_C_16</vt:lpwstr>
      </vt:variant>
      <vt:variant>
        <vt:lpwstr/>
      </vt:variant>
      <vt:variant>
        <vt:i4>2752627</vt:i4>
      </vt:variant>
      <vt:variant>
        <vt:i4>459</vt:i4>
      </vt:variant>
      <vt:variant>
        <vt:i4>0</vt:i4>
      </vt:variant>
      <vt:variant>
        <vt:i4>5</vt:i4>
      </vt:variant>
      <vt:variant>
        <vt:lpwstr>http:/rusnakassociates.com/content/AbbottCOBCCourse/courses/EN-US/course/index.html?showScreen=84_C_16</vt:lpwstr>
      </vt:variant>
      <vt:variant>
        <vt:lpwstr/>
      </vt:variant>
      <vt:variant>
        <vt:i4>2752627</vt:i4>
      </vt:variant>
      <vt:variant>
        <vt:i4>456</vt:i4>
      </vt:variant>
      <vt:variant>
        <vt:i4>0</vt:i4>
      </vt:variant>
      <vt:variant>
        <vt:i4>5</vt:i4>
      </vt:variant>
      <vt:variant>
        <vt:lpwstr>http:/rusnakassociates.com/content/AbbottCOBCCourse/courses/EN-US/course/index.html?showScreen=84_C_16</vt:lpwstr>
      </vt:variant>
      <vt:variant>
        <vt:lpwstr/>
      </vt:variant>
      <vt:variant>
        <vt:i4>2752628</vt:i4>
      </vt:variant>
      <vt:variant>
        <vt:i4>453</vt:i4>
      </vt:variant>
      <vt:variant>
        <vt:i4>0</vt:i4>
      </vt:variant>
      <vt:variant>
        <vt:i4>5</vt:i4>
      </vt:variant>
      <vt:variant>
        <vt:lpwstr>http:/rusnakassociates.com/content/AbbottCOBCCourse/courses/EN-US/course/index.html?showScreen=83_C_16</vt:lpwstr>
      </vt:variant>
      <vt:variant>
        <vt:lpwstr/>
      </vt:variant>
      <vt:variant>
        <vt:i4>2752628</vt:i4>
      </vt:variant>
      <vt:variant>
        <vt:i4>450</vt:i4>
      </vt:variant>
      <vt:variant>
        <vt:i4>0</vt:i4>
      </vt:variant>
      <vt:variant>
        <vt:i4>5</vt:i4>
      </vt:variant>
      <vt:variant>
        <vt:lpwstr>http:/rusnakassociates.com/content/AbbottCOBCCourse/courses/EN-US/course/index.html?showScreen=83_C_16</vt:lpwstr>
      </vt:variant>
      <vt:variant>
        <vt:lpwstr/>
      </vt:variant>
      <vt:variant>
        <vt:i4>2752629</vt:i4>
      </vt:variant>
      <vt:variant>
        <vt:i4>447</vt:i4>
      </vt:variant>
      <vt:variant>
        <vt:i4>0</vt:i4>
      </vt:variant>
      <vt:variant>
        <vt:i4>5</vt:i4>
      </vt:variant>
      <vt:variant>
        <vt:lpwstr>http:/rusnakassociates.com/content/AbbottCOBCCourse/courses/EN-US/course/index.html?showScreen=82_C_16</vt:lpwstr>
      </vt:variant>
      <vt:variant>
        <vt:lpwstr/>
      </vt:variant>
      <vt:variant>
        <vt:i4>2752629</vt:i4>
      </vt:variant>
      <vt:variant>
        <vt:i4>444</vt:i4>
      </vt:variant>
      <vt:variant>
        <vt:i4>0</vt:i4>
      </vt:variant>
      <vt:variant>
        <vt:i4>5</vt:i4>
      </vt:variant>
      <vt:variant>
        <vt:lpwstr>http:/rusnakassociates.com/content/AbbottCOBCCourse/courses/EN-US/course/index.html?showScreen=82_C_16</vt:lpwstr>
      </vt:variant>
      <vt:variant>
        <vt:lpwstr/>
      </vt:variant>
      <vt:variant>
        <vt:i4>2752631</vt:i4>
      </vt:variant>
      <vt:variant>
        <vt:i4>441</vt:i4>
      </vt:variant>
      <vt:variant>
        <vt:i4>0</vt:i4>
      </vt:variant>
      <vt:variant>
        <vt:i4>5</vt:i4>
      </vt:variant>
      <vt:variant>
        <vt:lpwstr>http:/rusnakassociates.com/content/AbbottCOBCCourse/courses/EN-US/course/index.html?showScreen=80_C_16</vt:lpwstr>
      </vt:variant>
      <vt:variant>
        <vt:lpwstr/>
      </vt:variant>
      <vt:variant>
        <vt:i4>2752631</vt:i4>
      </vt:variant>
      <vt:variant>
        <vt:i4>438</vt:i4>
      </vt:variant>
      <vt:variant>
        <vt:i4>0</vt:i4>
      </vt:variant>
      <vt:variant>
        <vt:i4>5</vt:i4>
      </vt:variant>
      <vt:variant>
        <vt:lpwstr>http:/rusnakassociates.com/content/AbbottCOBCCourse/courses/EN-US/course/index.html?showScreen=80_C_16</vt:lpwstr>
      </vt:variant>
      <vt:variant>
        <vt:lpwstr/>
      </vt:variant>
      <vt:variant>
        <vt:i4>2424958</vt:i4>
      </vt:variant>
      <vt:variant>
        <vt:i4>435</vt:i4>
      </vt:variant>
      <vt:variant>
        <vt:i4>0</vt:i4>
      </vt:variant>
      <vt:variant>
        <vt:i4>5</vt:i4>
      </vt:variant>
      <vt:variant>
        <vt:lpwstr>http:/rusnakassociates.com/content/AbbottCOBCCourse/courses/EN-US/course/index.html?showScreen=79_C_16</vt:lpwstr>
      </vt:variant>
      <vt:variant>
        <vt:lpwstr/>
      </vt:variant>
      <vt:variant>
        <vt:i4>2424958</vt:i4>
      </vt:variant>
      <vt:variant>
        <vt:i4>432</vt:i4>
      </vt:variant>
      <vt:variant>
        <vt:i4>0</vt:i4>
      </vt:variant>
      <vt:variant>
        <vt:i4>5</vt:i4>
      </vt:variant>
      <vt:variant>
        <vt:lpwstr>http:/rusnakassociates.com/content/AbbottCOBCCourse/courses/EN-US/course/index.html?showScreen=79_C_16</vt:lpwstr>
      </vt:variant>
      <vt:variant>
        <vt:lpwstr/>
      </vt:variant>
      <vt:variant>
        <vt:i4>2424959</vt:i4>
      </vt:variant>
      <vt:variant>
        <vt:i4>429</vt:i4>
      </vt:variant>
      <vt:variant>
        <vt:i4>0</vt:i4>
      </vt:variant>
      <vt:variant>
        <vt:i4>5</vt:i4>
      </vt:variant>
      <vt:variant>
        <vt:lpwstr>http:/rusnakassociates.com/content/AbbottCOBCCourse/courses/EN-US/course/index.html?showScreen=78_C_16</vt:lpwstr>
      </vt:variant>
      <vt:variant>
        <vt:lpwstr/>
      </vt:variant>
      <vt:variant>
        <vt:i4>2424959</vt:i4>
      </vt:variant>
      <vt:variant>
        <vt:i4>426</vt:i4>
      </vt:variant>
      <vt:variant>
        <vt:i4>0</vt:i4>
      </vt:variant>
      <vt:variant>
        <vt:i4>5</vt:i4>
      </vt:variant>
      <vt:variant>
        <vt:lpwstr>http:/rusnakassociates.com/content/AbbottCOBCCourse/courses/EN-US/course/index.html?showScreen=78_C_16</vt:lpwstr>
      </vt:variant>
      <vt:variant>
        <vt:lpwstr/>
      </vt:variant>
      <vt:variant>
        <vt:i4>2424944</vt:i4>
      </vt:variant>
      <vt:variant>
        <vt:i4>423</vt:i4>
      </vt:variant>
      <vt:variant>
        <vt:i4>0</vt:i4>
      </vt:variant>
      <vt:variant>
        <vt:i4>5</vt:i4>
      </vt:variant>
      <vt:variant>
        <vt:lpwstr>http:/rusnakassociates.com/content/AbbottCOBCCourse/courses/EN-US/course/index.html?showScreen=77_C_16</vt:lpwstr>
      </vt:variant>
      <vt:variant>
        <vt:lpwstr/>
      </vt:variant>
      <vt:variant>
        <vt:i4>2424944</vt:i4>
      </vt:variant>
      <vt:variant>
        <vt:i4>420</vt:i4>
      </vt:variant>
      <vt:variant>
        <vt:i4>0</vt:i4>
      </vt:variant>
      <vt:variant>
        <vt:i4>5</vt:i4>
      </vt:variant>
      <vt:variant>
        <vt:lpwstr>http:/rusnakassociates.com/content/AbbottCOBCCourse/courses/EN-US/course/index.html?showScreen=77_C_16</vt:lpwstr>
      </vt:variant>
      <vt:variant>
        <vt:lpwstr/>
      </vt:variant>
      <vt:variant>
        <vt:i4>2424945</vt:i4>
      </vt:variant>
      <vt:variant>
        <vt:i4>417</vt:i4>
      </vt:variant>
      <vt:variant>
        <vt:i4>0</vt:i4>
      </vt:variant>
      <vt:variant>
        <vt:i4>5</vt:i4>
      </vt:variant>
      <vt:variant>
        <vt:lpwstr>http:/rusnakassociates.com/content/AbbottCOBCCourse/courses/EN-US/course/index.html?showScreen=76_C_16</vt:lpwstr>
      </vt:variant>
      <vt:variant>
        <vt:lpwstr/>
      </vt:variant>
      <vt:variant>
        <vt:i4>2424945</vt:i4>
      </vt:variant>
      <vt:variant>
        <vt:i4>414</vt:i4>
      </vt:variant>
      <vt:variant>
        <vt:i4>0</vt:i4>
      </vt:variant>
      <vt:variant>
        <vt:i4>5</vt:i4>
      </vt:variant>
      <vt:variant>
        <vt:lpwstr>http:/rusnakassociates.com/content/AbbottCOBCCourse/courses/EN-US/course/index.html?showScreen=76_C_16</vt:lpwstr>
      </vt:variant>
      <vt:variant>
        <vt:lpwstr/>
      </vt:variant>
      <vt:variant>
        <vt:i4>2424947</vt:i4>
      </vt:variant>
      <vt:variant>
        <vt:i4>411</vt:i4>
      </vt:variant>
      <vt:variant>
        <vt:i4>0</vt:i4>
      </vt:variant>
      <vt:variant>
        <vt:i4>5</vt:i4>
      </vt:variant>
      <vt:variant>
        <vt:lpwstr>http:/rusnakassociates.com/content/AbbottCOBCCourse/courses/EN-US/course/index.html?showScreen=74_C_16</vt:lpwstr>
      </vt:variant>
      <vt:variant>
        <vt:lpwstr/>
      </vt:variant>
      <vt:variant>
        <vt:i4>2424947</vt:i4>
      </vt:variant>
      <vt:variant>
        <vt:i4>408</vt:i4>
      </vt:variant>
      <vt:variant>
        <vt:i4>0</vt:i4>
      </vt:variant>
      <vt:variant>
        <vt:i4>5</vt:i4>
      </vt:variant>
      <vt:variant>
        <vt:lpwstr>http:/rusnakassociates.com/content/AbbottCOBCCourse/courses/EN-US/course/index.html?showScreen=74_C_16</vt:lpwstr>
      </vt:variant>
      <vt:variant>
        <vt:lpwstr/>
      </vt:variant>
      <vt:variant>
        <vt:i4>2424948</vt:i4>
      </vt:variant>
      <vt:variant>
        <vt:i4>405</vt:i4>
      </vt:variant>
      <vt:variant>
        <vt:i4>0</vt:i4>
      </vt:variant>
      <vt:variant>
        <vt:i4>5</vt:i4>
      </vt:variant>
      <vt:variant>
        <vt:lpwstr>http:/rusnakassociates.com/content/AbbottCOBCCourse/courses/EN-US/course/index.html?showScreen=73_C_16</vt:lpwstr>
      </vt:variant>
      <vt:variant>
        <vt:lpwstr/>
      </vt:variant>
      <vt:variant>
        <vt:i4>2424948</vt:i4>
      </vt:variant>
      <vt:variant>
        <vt:i4>402</vt:i4>
      </vt:variant>
      <vt:variant>
        <vt:i4>0</vt:i4>
      </vt:variant>
      <vt:variant>
        <vt:i4>5</vt:i4>
      </vt:variant>
      <vt:variant>
        <vt:lpwstr>http:/rusnakassociates.com/content/AbbottCOBCCourse/courses/EN-US/course/index.html?showScreen=73_C_16</vt:lpwstr>
      </vt:variant>
      <vt:variant>
        <vt:lpwstr/>
      </vt:variant>
      <vt:variant>
        <vt:i4>2424949</vt:i4>
      </vt:variant>
      <vt:variant>
        <vt:i4>399</vt:i4>
      </vt:variant>
      <vt:variant>
        <vt:i4>0</vt:i4>
      </vt:variant>
      <vt:variant>
        <vt:i4>5</vt:i4>
      </vt:variant>
      <vt:variant>
        <vt:lpwstr>http:/rusnakassociates.com/content/AbbottCOBCCourse/courses/EN-US/course/index.html?showScreen=72_C_16</vt:lpwstr>
      </vt:variant>
      <vt:variant>
        <vt:lpwstr/>
      </vt:variant>
      <vt:variant>
        <vt:i4>2424949</vt:i4>
      </vt:variant>
      <vt:variant>
        <vt:i4>396</vt:i4>
      </vt:variant>
      <vt:variant>
        <vt:i4>0</vt:i4>
      </vt:variant>
      <vt:variant>
        <vt:i4>5</vt:i4>
      </vt:variant>
      <vt:variant>
        <vt:lpwstr>http:/rusnakassociates.com/content/AbbottCOBCCourse/courses/EN-US/course/index.html?showScreen=72_C_16</vt:lpwstr>
      </vt:variant>
      <vt:variant>
        <vt:lpwstr/>
      </vt:variant>
      <vt:variant>
        <vt:i4>2424950</vt:i4>
      </vt:variant>
      <vt:variant>
        <vt:i4>393</vt:i4>
      </vt:variant>
      <vt:variant>
        <vt:i4>0</vt:i4>
      </vt:variant>
      <vt:variant>
        <vt:i4>5</vt:i4>
      </vt:variant>
      <vt:variant>
        <vt:lpwstr>http:/rusnakassociates.com/content/AbbottCOBCCourse/courses/EN-US/course/index.html?showScreen=71_C_16</vt:lpwstr>
      </vt:variant>
      <vt:variant>
        <vt:lpwstr/>
      </vt:variant>
      <vt:variant>
        <vt:i4>2424950</vt:i4>
      </vt:variant>
      <vt:variant>
        <vt:i4>390</vt:i4>
      </vt:variant>
      <vt:variant>
        <vt:i4>0</vt:i4>
      </vt:variant>
      <vt:variant>
        <vt:i4>5</vt:i4>
      </vt:variant>
      <vt:variant>
        <vt:lpwstr>http:/rusnakassociates.com/content/AbbottCOBCCourse/courses/EN-US/course/index.html?showScreen=71_C_16</vt:lpwstr>
      </vt:variant>
      <vt:variant>
        <vt:lpwstr/>
      </vt:variant>
      <vt:variant>
        <vt:i4>2424951</vt:i4>
      </vt:variant>
      <vt:variant>
        <vt:i4>387</vt:i4>
      </vt:variant>
      <vt:variant>
        <vt:i4>0</vt:i4>
      </vt:variant>
      <vt:variant>
        <vt:i4>5</vt:i4>
      </vt:variant>
      <vt:variant>
        <vt:lpwstr>http:/rusnakassociates.com/content/AbbottCOBCCourse/courses/EN-US/course/index.html?showScreen=70_C_16</vt:lpwstr>
      </vt:variant>
      <vt:variant>
        <vt:lpwstr/>
      </vt:variant>
      <vt:variant>
        <vt:i4>2424951</vt:i4>
      </vt:variant>
      <vt:variant>
        <vt:i4>384</vt:i4>
      </vt:variant>
      <vt:variant>
        <vt:i4>0</vt:i4>
      </vt:variant>
      <vt:variant>
        <vt:i4>5</vt:i4>
      </vt:variant>
      <vt:variant>
        <vt:lpwstr>http:/rusnakassociates.com/content/AbbottCOBCCourse/courses/EN-US/course/index.html?showScreen=70_C_16</vt:lpwstr>
      </vt:variant>
      <vt:variant>
        <vt:lpwstr/>
      </vt:variant>
      <vt:variant>
        <vt:i4>2359423</vt:i4>
      </vt:variant>
      <vt:variant>
        <vt:i4>381</vt:i4>
      </vt:variant>
      <vt:variant>
        <vt:i4>0</vt:i4>
      </vt:variant>
      <vt:variant>
        <vt:i4>5</vt:i4>
      </vt:variant>
      <vt:variant>
        <vt:lpwstr>http:/rusnakassociates.com/content/AbbottCOBCCourse/courses/EN-US/course/index.html?showScreen=68_C_16</vt:lpwstr>
      </vt:variant>
      <vt:variant>
        <vt:lpwstr/>
      </vt:variant>
      <vt:variant>
        <vt:i4>2359423</vt:i4>
      </vt:variant>
      <vt:variant>
        <vt:i4>378</vt:i4>
      </vt:variant>
      <vt:variant>
        <vt:i4>0</vt:i4>
      </vt:variant>
      <vt:variant>
        <vt:i4>5</vt:i4>
      </vt:variant>
      <vt:variant>
        <vt:lpwstr>http:/rusnakassociates.com/content/AbbottCOBCCourse/courses/EN-US/course/index.html?showScreen=68_C_16</vt:lpwstr>
      </vt:variant>
      <vt:variant>
        <vt:lpwstr/>
      </vt:variant>
      <vt:variant>
        <vt:i4>2359408</vt:i4>
      </vt:variant>
      <vt:variant>
        <vt:i4>375</vt:i4>
      </vt:variant>
      <vt:variant>
        <vt:i4>0</vt:i4>
      </vt:variant>
      <vt:variant>
        <vt:i4>5</vt:i4>
      </vt:variant>
      <vt:variant>
        <vt:lpwstr>http:/rusnakassociates.com/content/AbbottCOBCCourse/courses/EN-US/course/index.html?showScreen=67_C_16</vt:lpwstr>
      </vt:variant>
      <vt:variant>
        <vt:lpwstr/>
      </vt:variant>
      <vt:variant>
        <vt:i4>2359408</vt:i4>
      </vt:variant>
      <vt:variant>
        <vt:i4>372</vt:i4>
      </vt:variant>
      <vt:variant>
        <vt:i4>0</vt:i4>
      </vt:variant>
      <vt:variant>
        <vt:i4>5</vt:i4>
      </vt:variant>
      <vt:variant>
        <vt:lpwstr>http:/rusnakassociates.com/content/AbbottCOBCCourse/courses/EN-US/course/index.html?showScreen=67_C_16</vt:lpwstr>
      </vt:variant>
      <vt:variant>
        <vt:lpwstr/>
      </vt:variant>
      <vt:variant>
        <vt:i4>2359409</vt:i4>
      </vt:variant>
      <vt:variant>
        <vt:i4>369</vt:i4>
      </vt:variant>
      <vt:variant>
        <vt:i4>0</vt:i4>
      </vt:variant>
      <vt:variant>
        <vt:i4>5</vt:i4>
      </vt:variant>
      <vt:variant>
        <vt:lpwstr>http:/rusnakassociates.com/content/AbbottCOBCCourse/courses/EN-US/course/index.html?showScreen=66_C_16</vt:lpwstr>
      </vt:variant>
      <vt:variant>
        <vt:lpwstr/>
      </vt:variant>
      <vt:variant>
        <vt:i4>2359409</vt:i4>
      </vt:variant>
      <vt:variant>
        <vt:i4>366</vt:i4>
      </vt:variant>
      <vt:variant>
        <vt:i4>0</vt:i4>
      </vt:variant>
      <vt:variant>
        <vt:i4>5</vt:i4>
      </vt:variant>
      <vt:variant>
        <vt:lpwstr>http:/rusnakassociates.com/content/AbbottCOBCCourse/courses/EN-US/course/index.html?showScreen=66_C_16</vt:lpwstr>
      </vt:variant>
      <vt:variant>
        <vt:lpwstr/>
      </vt:variant>
      <vt:variant>
        <vt:i4>2359410</vt:i4>
      </vt:variant>
      <vt:variant>
        <vt:i4>363</vt:i4>
      </vt:variant>
      <vt:variant>
        <vt:i4>0</vt:i4>
      </vt:variant>
      <vt:variant>
        <vt:i4>5</vt:i4>
      </vt:variant>
      <vt:variant>
        <vt:lpwstr>http:/rusnakassociates.com/content/AbbottCOBCCourse/courses/EN-US/course/index.html?showScreen=65_C_16</vt:lpwstr>
      </vt:variant>
      <vt:variant>
        <vt:lpwstr/>
      </vt:variant>
      <vt:variant>
        <vt:i4>2359410</vt:i4>
      </vt:variant>
      <vt:variant>
        <vt:i4>360</vt:i4>
      </vt:variant>
      <vt:variant>
        <vt:i4>0</vt:i4>
      </vt:variant>
      <vt:variant>
        <vt:i4>5</vt:i4>
      </vt:variant>
      <vt:variant>
        <vt:lpwstr>http:/rusnakassociates.com/content/AbbottCOBCCourse/courses/EN-US/course/index.html?showScreen=65_C_16</vt:lpwstr>
      </vt:variant>
      <vt:variant>
        <vt:lpwstr/>
      </vt:variant>
      <vt:variant>
        <vt:i4>2359411</vt:i4>
      </vt:variant>
      <vt:variant>
        <vt:i4>357</vt:i4>
      </vt:variant>
      <vt:variant>
        <vt:i4>0</vt:i4>
      </vt:variant>
      <vt:variant>
        <vt:i4>5</vt:i4>
      </vt:variant>
      <vt:variant>
        <vt:lpwstr>http:/rusnakassociates.com/content/AbbottCOBCCourse/courses/EN-US/course/index.html?showScreen=64_C_16</vt:lpwstr>
      </vt:variant>
      <vt:variant>
        <vt:lpwstr/>
      </vt:variant>
      <vt:variant>
        <vt:i4>2359411</vt:i4>
      </vt:variant>
      <vt:variant>
        <vt:i4>354</vt:i4>
      </vt:variant>
      <vt:variant>
        <vt:i4>0</vt:i4>
      </vt:variant>
      <vt:variant>
        <vt:i4>5</vt:i4>
      </vt:variant>
      <vt:variant>
        <vt:lpwstr>http:/rusnakassociates.com/content/AbbottCOBCCourse/courses/EN-US/course/index.html?showScreen=64_C_16</vt:lpwstr>
      </vt:variant>
      <vt:variant>
        <vt:lpwstr/>
      </vt:variant>
      <vt:variant>
        <vt:i4>2359413</vt:i4>
      </vt:variant>
      <vt:variant>
        <vt:i4>351</vt:i4>
      </vt:variant>
      <vt:variant>
        <vt:i4>0</vt:i4>
      </vt:variant>
      <vt:variant>
        <vt:i4>5</vt:i4>
      </vt:variant>
      <vt:variant>
        <vt:lpwstr>http:/rusnakassociates.com/content/AbbottCOBCCourse/courses/EN-US/course/index.html?showScreen=62_C_16</vt:lpwstr>
      </vt:variant>
      <vt:variant>
        <vt:lpwstr/>
      </vt:variant>
      <vt:variant>
        <vt:i4>2359413</vt:i4>
      </vt:variant>
      <vt:variant>
        <vt:i4>348</vt:i4>
      </vt:variant>
      <vt:variant>
        <vt:i4>0</vt:i4>
      </vt:variant>
      <vt:variant>
        <vt:i4>5</vt:i4>
      </vt:variant>
      <vt:variant>
        <vt:lpwstr>http:/rusnakassociates.com/content/AbbottCOBCCourse/courses/EN-US/course/index.html?showScreen=62_C_16</vt:lpwstr>
      </vt:variant>
      <vt:variant>
        <vt:lpwstr/>
      </vt:variant>
      <vt:variant>
        <vt:i4>2359414</vt:i4>
      </vt:variant>
      <vt:variant>
        <vt:i4>345</vt:i4>
      </vt:variant>
      <vt:variant>
        <vt:i4>0</vt:i4>
      </vt:variant>
      <vt:variant>
        <vt:i4>5</vt:i4>
      </vt:variant>
      <vt:variant>
        <vt:lpwstr>http:/rusnakassociates.com/content/AbbottCOBCCourse/courses/EN-US/course/index.html?showScreen=61_C_16</vt:lpwstr>
      </vt:variant>
      <vt:variant>
        <vt:lpwstr/>
      </vt:variant>
      <vt:variant>
        <vt:i4>2359414</vt:i4>
      </vt:variant>
      <vt:variant>
        <vt:i4>342</vt:i4>
      </vt:variant>
      <vt:variant>
        <vt:i4>0</vt:i4>
      </vt:variant>
      <vt:variant>
        <vt:i4>5</vt:i4>
      </vt:variant>
      <vt:variant>
        <vt:lpwstr>http:/rusnakassociates.com/content/AbbottCOBCCourse/courses/EN-US/course/index.html?showScreen=61_C_16</vt:lpwstr>
      </vt:variant>
      <vt:variant>
        <vt:lpwstr/>
      </vt:variant>
      <vt:variant>
        <vt:i4>2359415</vt:i4>
      </vt:variant>
      <vt:variant>
        <vt:i4>339</vt:i4>
      </vt:variant>
      <vt:variant>
        <vt:i4>0</vt:i4>
      </vt:variant>
      <vt:variant>
        <vt:i4>5</vt:i4>
      </vt:variant>
      <vt:variant>
        <vt:lpwstr>http:/rusnakassociates.com/content/AbbottCOBCCourse/courses/EN-US/course/index.html?showScreen=60_C_16</vt:lpwstr>
      </vt:variant>
      <vt:variant>
        <vt:lpwstr/>
      </vt:variant>
      <vt:variant>
        <vt:i4>2359415</vt:i4>
      </vt:variant>
      <vt:variant>
        <vt:i4>336</vt:i4>
      </vt:variant>
      <vt:variant>
        <vt:i4>0</vt:i4>
      </vt:variant>
      <vt:variant>
        <vt:i4>5</vt:i4>
      </vt:variant>
      <vt:variant>
        <vt:lpwstr>http:/rusnakassociates.com/content/AbbottCOBCCourse/courses/EN-US/course/index.html?showScreen=60_C_16</vt:lpwstr>
      </vt:variant>
      <vt:variant>
        <vt:lpwstr/>
      </vt:variant>
      <vt:variant>
        <vt:i4>2556031</vt:i4>
      </vt:variant>
      <vt:variant>
        <vt:i4>333</vt:i4>
      </vt:variant>
      <vt:variant>
        <vt:i4>0</vt:i4>
      </vt:variant>
      <vt:variant>
        <vt:i4>5</vt:i4>
      </vt:variant>
      <vt:variant>
        <vt:lpwstr>http:/rusnakassociates.com/content/AbbottCOBCCourse/courses/EN-US/course/index.html?showScreen=58_C_16</vt:lpwstr>
      </vt:variant>
      <vt:variant>
        <vt:lpwstr/>
      </vt:variant>
      <vt:variant>
        <vt:i4>2556031</vt:i4>
      </vt:variant>
      <vt:variant>
        <vt:i4>330</vt:i4>
      </vt:variant>
      <vt:variant>
        <vt:i4>0</vt:i4>
      </vt:variant>
      <vt:variant>
        <vt:i4>5</vt:i4>
      </vt:variant>
      <vt:variant>
        <vt:lpwstr>http:/rusnakassociates.com/content/AbbottCOBCCourse/courses/EN-US/course/index.html?showScreen=58_C_16</vt:lpwstr>
      </vt:variant>
      <vt:variant>
        <vt:lpwstr/>
      </vt:variant>
      <vt:variant>
        <vt:i4>2556016</vt:i4>
      </vt:variant>
      <vt:variant>
        <vt:i4>327</vt:i4>
      </vt:variant>
      <vt:variant>
        <vt:i4>0</vt:i4>
      </vt:variant>
      <vt:variant>
        <vt:i4>5</vt:i4>
      </vt:variant>
      <vt:variant>
        <vt:lpwstr>http:/rusnakassociates.com/content/AbbottCOBCCourse/courses/EN-US/course/index.html?showScreen=57_C_16</vt:lpwstr>
      </vt:variant>
      <vt:variant>
        <vt:lpwstr/>
      </vt:variant>
      <vt:variant>
        <vt:i4>2556016</vt:i4>
      </vt:variant>
      <vt:variant>
        <vt:i4>324</vt:i4>
      </vt:variant>
      <vt:variant>
        <vt:i4>0</vt:i4>
      </vt:variant>
      <vt:variant>
        <vt:i4>5</vt:i4>
      </vt:variant>
      <vt:variant>
        <vt:lpwstr>http:/rusnakassociates.com/content/AbbottCOBCCourse/courses/EN-US/course/index.html?showScreen=57_C_16</vt:lpwstr>
      </vt:variant>
      <vt:variant>
        <vt:lpwstr/>
      </vt:variant>
      <vt:variant>
        <vt:i4>2556017</vt:i4>
      </vt:variant>
      <vt:variant>
        <vt:i4>321</vt:i4>
      </vt:variant>
      <vt:variant>
        <vt:i4>0</vt:i4>
      </vt:variant>
      <vt:variant>
        <vt:i4>5</vt:i4>
      </vt:variant>
      <vt:variant>
        <vt:lpwstr>http:/rusnakassociates.com/content/AbbottCOBCCourse/courses/EN-US/course/index.html?showScreen=56_C_16</vt:lpwstr>
      </vt:variant>
      <vt:variant>
        <vt:lpwstr/>
      </vt:variant>
      <vt:variant>
        <vt:i4>2556017</vt:i4>
      </vt:variant>
      <vt:variant>
        <vt:i4>318</vt:i4>
      </vt:variant>
      <vt:variant>
        <vt:i4>0</vt:i4>
      </vt:variant>
      <vt:variant>
        <vt:i4>5</vt:i4>
      </vt:variant>
      <vt:variant>
        <vt:lpwstr>http:/rusnakassociates.com/content/AbbottCOBCCourse/courses/EN-US/course/index.html?showScreen=56_C_16</vt:lpwstr>
      </vt:variant>
      <vt:variant>
        <vt:lpwstr/>
      </vt:variant>
      <vt:variant>
        <vt:i4>2556018</vt:i4>
      </vt:variant>
      <vt:variant>
        <vt:i4>315</vt:i4>
      </vt:variant>
      <vt:variant>
        <vt:i4>0</vt:i4>
      </vt:variant>
      <vt:variant>
        <vt:i4>5</vt:i4>
      </vt:variant>
      <vt:variant>
        <vt:lpwstr>http:/rusnakassociates.com/content/AbbottCOBCCourse/courses/EN-US/course/index.html?showScreen=55_C_16</vt:lpwstr>
      </vt:variant>
      <vt:variant>
        <vt:lpwstr/>
      </vt:variant>
      <vt:variant>
        <vt:i4>2556018</vt:i4>
      </vt:variant>
      <vt:variant>
        <vt:i4>312</vt:i4>
      </vt:variant>
      <vt:variant>
        <vt:i4>0</vt:i4>
      </vt:variant>
      <vt:variant>
        <vt:i4>5</vt:i4>
      </vt:variant>
      <vt:variant>
        <vt:lpwstr>http:/rusnakassociates.com/content/AbbottCOBCCourse/courses/EN-US/course/index.html?showScreen=55_C_16</vt:lpwstr>
      </vt:variant>
      <vt:variant>
        <vt:lpwstr/>
      </vt:variant>
      <vt:variant>
        <vt:i4>2556019</vt:i4>
      </vt:variant>
      <vt:variant>
        <vt:i4>309</vt:i4>
      </vt:variant>
      <vt:variant>
        <vt:i4>0</vt:i4>
      </vt:variant>
      <vt:variant>
        <vt:i4>5</vt:i4>
      </vt:variant>
      <vt:variant>
        <vt:lpwstr>http:/rusnakassociates.com/content/AbbottCOBCCourse/courses/EN-US/course/index.html?showScreen=54_C_16</vt:lpwstr>
      </vt:variant>
      <vt:variant>
        <vt:lpwstr/>
      </vt:variant>
      <vt:variant>
        <vt:i4>2556019</vt:i4>
      </vt:variant>
      <vt:variant>
        <vt:i4>306</vt:i4>
      </vt:variant>
      <vt:variant>
        <vt:i4>0</vt:i4>
      </vt:variant>
      <vt:variant>
        <vt:i4>5</vt:i4>
      </vt:variant>
      <vt:variant>
        <vt:lpwstr>http:/rusnakassociates.com/content/AbbottCOBCCourse/courses/EN-US/course/index.html?showScreen=54_C_16</vt:lpwstr>
      </vt:variant>
      <vt:variant>
        <vt:lpwstr/>
      </vt:variant>
      <vt:variant>
        <vt:i4>2556020</vt:i4>
      </vt:variant>
      <vt:variant>
        <vt:i4>303</vt:i4>
      </vt:variant>
      <vt:variant>
        <vt:i4>0</vt:i4>
      </vt:variant>
      <vt:variant>
        <vt:i4>5</vt:i4>
      </vt:variant>
      <vt:variant>
        <vt:lpwstr>http:/rusnakassociates.com/content/AbbottCOBCCourse/courses/EN-US/course/index.html?showScreen=53_C_16</vt:lpwstr>
      </vt:variant>
      <vt:variant>
        <vt:lpwstr/>
      </vt:variant>
      <vt:variant>
        <vt:i4>2556020</vt:i4>
      </vt:variant>
      <vt:variant>
        <vt:i4>300</vt:i4>
      </vt:variant>
      <vt:variant>
        <vt:i4>0</vt:i4>
      </vt:variant>
      <vt:variant>
        <vt:i4>5</vt:i4>
      </vt:variant>
      <vt:variant>
        <vt:lpwstr>http:/rusnakassociates.com/content/AbbottCOBCCourse/courses/EN-US/course/index.html?showScreen=53_C_16</vt:lpwstr>
      </vt:variant>
      <vt:variant>
        <vt:lpwstr/>
      </vt:variant>
      <vt:variant>
        <vt:i4>2556022</vt:i4>
      </vt:variant>
      <vt:variant>
        <vt:i4>297</vt:i4>
      </vt:variant>
      <vt:variant>
        <vt:i4>0</vt:i4>
      </vt:variant>
      <vt:variant>
        <vt:i4>5</vt:i4>
      </vt:variant>
      <vt:variant>
        <vt:lpwstr>http:/rusnakassociates.com/content/AbbottCOBCCourse/courses/EN-US/course/index.html?showScreen=51_C_16</vt:lpwstr>
      </vt:variant>
      <vt:variant>
        <vt:lpwstr/>
      </vt:variant>
      <vt:variant>
        <vt:i4>2556022</vt:i4>
      </vt:variant>
      <vt:variant>
        <vt:i4>294</vt:i4>
      </vt:variant>
      <vt:variant>
        <vt:i4>0</vt:i4>
      </vt:variant>
      <vt:variant>
        <vt:i4>5</vt:i4>
      </vt:variant>
      <vt:variant>
        <vt:lpwstr>http:/rusnakassociates.com/content/AbbottCOBCCourse/courses/EN-US/course/index.html?showScreen=51_C_16</vt:lpwstr>
      </vt:variant>
      <vt:variant>
        <vt:lpwstr/>
      </vt:variant>
      <vt:variant>
        <vt:i4>2556023</vt:i4>
      </vt:variant>
      <vt:variant>
        <vt:i4>291</vt:i4>
      </vt:variant>
      <vt:variant>
        <vt:i4>0</vt:i4>
      </vt:variant>
      <vt:variant>
        <vt:i4>5</vt:i4>
      </vt:variant>
      <vt:variant>
        <vt:lpwstr>http:/rusnakassociates.com/content/AbbottCOBCCourse/courses/EN-US/course/index.html?showScreen=50_C_16</vt:lpwstr>
      </vt:variant>
      <vt:variant>
        <vt:lpwstr/>
      </vt:variant>
      <vt:variant>
        <vt:i4>2556023</vt:i4>
      </vt:variant>
      <vt:variant>
        <vt:i4>288</vt:i4>
      </vt:variant>
      <vt:variant>
        <vt:i4>0</vt:i4>
      </vt:variant>
      <vt:variant>
        <vt:i4>5</vt:i4>
      </vt:variant>
      <vt:variant>
        <vt:lpwstr>http:/rusnakassociates.com/content/AbbottCOBCCourse/courses/EN-US/course/index.html?showScreen=50_C_16</vt:lpwstr>
      </vt:variant>
      <vt:variant>
        <vt:lpwstr/>
      </vt:variant>
      <vt:variant>
        <vt:i4>2490494</vt:i4>
      </vt:variant>
      <vt:variant>
        <vt:i4>285</vt:i4>
      </vt:variant>
      <vt:variant>
        <vt:i4>0</vt:i4>
      </vt:variant>
      <vt:variant>
        <vt:i4>5</vt:i4>
      </vt:variant>
      <vt:variant>
        <vt:lpwstr>http:/rusnakassociates.com/content/AbbottCOBCCourse/courses/EN-US/course/index.html?showScreen=49_C_16</vt:lpwstr>
      </vt:variant>
      <vt:variant>
        <vt:lpwstr/>
      </vt:variant>
      <vt:variant>
        <vt:i4>2490494</vt:i4>
      </vt:variant>
      <vt:variant>
        <vt:i4>282</vt:i4>
      </vt:variant>
      <vt:variant>
        <vt:i4>0</vt:i4>
      </vt:variant>
      <vt:variant>
        <vt:i4>5</vt:i4>
      </vt:variant>
      <vt:variant>
        <vt:lpwstr>http:/rusnakassociates.com/content/AbbottCOBCCourse/courses/EN-US/course/index.html?showScreen=49_C_16</vt:lpwstr>
      </vt:variant>
      <vt:variant>
        <vt:lpwstr/>
      </vt:variant>
      <vt:variant>
        <vt:i4>2490495</vt:i4>
      </vt:variant>
      <vt:variant>
        <vt:i4>279</vt:i4>
      </vt:variant>
      <vt:variant>
        <vt:i4>0</vt:i4>
      </vt:variant>
      <vt:variant>
        <vt:i4>5</vt:i4>
      </vt:variant>
      <vt:variant>
        <vt:lpwstr>http:/rusnakassociates.com/content/AbbottCOBCCourse/courses/EN-US/course/index.html?showScreen=48_C_16</vt:lpwstr>
      </vt:variant>
      <vt:variant>
        <vt:lpwstr/>
      </vt:variant>
      <vt:variant>
        <vt:i4>2490495</vt:i4>
      </vt:variant>
      <vt:variant>
        <vt:i4>276</vt:i4>
      </vt:variant>
      <vt:variant>
        <vt:i4>0</vt:i4>
      </vt:variant>
      <vt:variant>
        <vt:i4>5</vt:i4>
      </vt:variant>
      <vt:variant>
        <vt:lpwstr>http:/rusnakassociates.com/content/AbbottCOBCCourse/courses/EN-US/course/index.html?showScreen=48_C_16</vt:lpwstr>
      </vt:variant>
      <vt:variant>
        <vt:lpwstr/>
      </vt:variant>
      <vt:variant>
        <vt:i4>2490480</vt:i4>
      </vt:variant>
      <vt:variant>
        <vt:i4>273</vt:i4>
      </vt:variant>
      <vt:variant>
        <vt:i4>0</vt:i4>
      </vt:variant>
      <vt:variant>
        <vt:i4>5</vt:i4>
      </vt:variant>
      <vt:variant>
        <vt:lpwstr>http:/rusnakassociates.com/content/AbbottCOBCCourse/courses/EN-US/course/index.html?showScreen=47_C_16</vt:lpwstr>
      </vt:variant>
      <vt:variant>
        <vt:lpwstr/>
      </vt:variant>
      <vt:variant>
        <vt:i4>2490480</vt:i4>
      </vt:variant>
      <vt:variant>
        <vt:i4>270</vt:i4>
      </vt:variant>
      <vt:variant>
        <vt:i4>0</vt:i4>
      </vt:variant>
      <vt:variant>
        <vt:i4>5</vt:i4>
      </vt:variant>
      <vt:variant>
        <vt:lpwstr>http:/rusnakassociates.com/content/AbbottCOBCCourse/courses/EN-US/course/index.html?showScreen=47_C_16</vt:lpwstr>
      </vt:variant>
      <vt:variant>
        <vt:lpwstr/>
      </vt:variant>
      <vt:variant>
        <vt:i4>2490482</vt:i4>
      </vt:variant>
      <vt:variant>
        <vt:i4>267</vt:i4>
      </vt:variant>
      <vt:variant>
        <vt:i4>0</vt:i4>
      </vt:variant>
      <vt:variant>
        <vt:i4>5</vt:i4>
      </vt:variant>
      <vt:variant>
        <vt:lpwstr>http:/rusnakassociates.com/content/AbbottCOBCCourse/courses/EN-US/course/index.html?showScreen=45_C_16</vt:lpwstr>
      </vt:variant>
      <vt:variant>
        <vt:lpwstr/>
      </vt:variant>
      <vt:variant>
        <vt:i4>2490482</vt:i4>
      </vt:variant>
      <vt:variant>
        <vt:i4>264</vt:i4>
      </vt:variant>
      <vt:variant>
        <vt:i4>0</vt:i4>
      </vt:variant>
      <vt:variant>
        <vt:i4>5</vt:i4>
      </vt:variant>
      <vt:variant>
        <vt:lpwstr>http:/rusnakassociates.com/content/AbbottCOBCCourse/courses/EN-US/course/index.html?showScreen=45_C_16</vt:lpwstr>
      </vt:variant>
      <vt:variant>
        <vt:lpwstr/>
      </vt:variant>
      <vt:variant>
        <vt:i4>2490483</vt:i4>
      </vt:variant>
      <vt:variant>
        <vt:i4>261</vt:i4>
      </vt:variant>
      <vt:variant>
        <vt:i4>0</vt:i4>
      </vt:variant>
      <vt:variant>
        <vt:i4>5</vt:i4>
      </vt:variant>
      <vt:variant>
        <vt:lpwstr>http:/rusnakassociates.com/content/AbbottCOBCCourse/courses/EN-US/course/index.html?showScreen=44_C_16</vt:lpwstr>
      </vt:variant>
      <vt:variant>
        <vt:lpwstr/>
      </vt:variant>
      <vt:variant>
        <vt:i4>2490483</vt:i4>
      </vt:variant>
      <vt:variant>
        <vt:i4>258</vt:i4>
      </vt:variant>
      <vt:variant>
        <vt:i4>0</vt:i4>
      </vt:variant>
      <vt:variant>
        <vt:i4>5</vt:i4>
      </vt:variant>
      <vt:variant>
        <vt:lpwstr>http:/rusnakassociates.com/content/AbbottCOBCCourse/courses/EN-US/course/index.html?showScreen=44_C_16</vt:lpwstr>
      </vt:variant>
      <vt:variant>
        <vt:lpwstr/>
      </vt:variant>
      <vt:variant>
        <vt:i4>2490484</vt:i4>
      </vt:variant>
      <vt:variant>
        <vt:i4>255</vt:i4>
      </vt:variant>
      <vt:variant>
        <vt:i4>0</vt:i4>
      </vt:variant>
      <vt:variant>
        <vt:i4>5</vt:i4>
      </vt:variant>
      <vt:variant>
        <vt:lpwstr>http:/rusnakassociates.com/content/AbbottCOBCCourse/courses/EN-US/course/index.html?showScreen=43_C_16</vt:lpwstr>
      </vt:variant>
      <vt:variant>
        <vt:lpwstr/>
      </vt:variant>
      <vt:variant>
        <vt:i4>2490484</vt:i4>
      </vt:variant>
      <vt:variant>
        <vt:i4>252</vt:i4>
      </vt:variant>
      <vt:variant>
        <vt:i4>0</vt:i4>
      </vt:variant>
      <vt:variant>
        <vt:i4>5</vt:i4>
      </vt:variant>
      <vt:variant>
        <vt:lpwstr>http:/rusnakassociates.com/content/AbbottCOBCCourse/courses/EN-US/course/index.html?showScreen=43_C_16</vt:lpwstr>
      </vt:variant>
      <vt:variant>
        <vt:lpwstr/>
      </vt:variant>
      <vt:variant>
        <vt:i4>2424949</vt:i4>
      </vt:variant>
      <vt:variant>
        <vt:i4>249</vt:i4>
      </vt:variant>
      <vt:variant>
        <vt:i4>0</vt:i4>
      </vt:variant>
      <vt:variant>
        <vt:i4>5</vt:i4>
      </vt:variant>
      <vt:variant>
        <vt:lpwstr>http:/rusnakassociates.com/content/AbbottCOBCCourse/courses/EN-US/course/index.html?showScreen=42_C_15</vt:lpwstr>
      </vt:variant>
      <vt:variant>
        <vt:lpwstr/>
      </vt:variant>
      <vt:variant>
        <vt:i4>2424949</vt:i4>
      </vt:variant>
      <vt:variant>
        <vt:i4>246</vt:i4>
      </vt:variant>
      <vt:variant>
        <vt:i4>0</vt:i4>
      </vt:variant>
      <vt:variant>
        <vt:i4>5</vt:i4>
      </vt:variant>
      <vt:variant>
        <vt:lpwstr>http:/rusnakassociates.com/content/AbbottCOBCCourse/courses/EN-US/course/index.html?showScreen=42_C_15</vt:lpwstr>
      </vt:variant>
      <vt:variant>
        <vt:lpwstr/>
      </vt:variant>
      <vt:variant>
        <vt:i4>2359414</vt:i4>
      </vt:variant>
      <vt:variant>
        <vt:i4>243</vt:i4>
      </vt:variant>
      <vt:variant>
        <vt:i4>0</vt:i4>
      </vt:variant>
      <vt:variant>
        <vt:i4>5</vt:i4>
      </vt:variant>
      <vt:variant>
        <vt:lpwstr>http:/rusnakassociates.com/content/AbbottCOBCCourse/courses/EN-US/course/index.html?showScreen=41_C_14</vt:lpwstr>
      </vt:variant>
      <vt:variant>
        <vt:lpwstr/>
      </vt:variant>
      <vt:variant>
        <vt:i4>2359414</vt:i4>
      </vt:variant>
      <vt:variant>
        <vt:i4>240</vt:i4>
      </vt:variant>
      <vt:variant>
        <vt:i4>0</vt:i4>
      </vt:variant>
      <vt:variant>
        <vt:i4>5</vt:i4>
      </vt:variant>
      <vt:variant>
        <vt:lpwstr>http:/rusnakassociates.com/content/AbbottCOBCCourse/courses/EN-US/course/index.html?showScreen=41_C_14</vt:lpwstr>
      </vt:variant>
      <vt:variant>
        <vt:lpwstr/>
      </vt:variant>
      <vt:variant>
        <vt:i4>2293879</vt:i4>
      </vt:variant>
      <vt:variant>
        <vt:i4>237</vt:i4>
      </vt:variant>
      <vt:variant>
        <vt:i4>0</vt:i4>
      </vt:variant>
      <vt:variant>
        <vt:i4>5</vt:i4>
      </vt:variant>
      <vt:variant>
        <vt:lpwstr>http:/rusnakassociates.com/content/AbbottCOBCCourse/courses/EN-US/course/index.html?showScreen=40_C_13</vt:lpwstr>
      </vt:variant>
      <vt:variant>
        <vt:lpwstr/>
      </vt:variant>
      <vt:variant>
        <vt:i4>2293879</vt:i4>
      </vt:variant>
      <vt:variant>
        <vt:i4>234</vt:i4>
      </vt:variant>
      <vt:variant>
        <vt:i4>0</vt:i4>
      </vt:variant>
      <vt:variant>
        <vt:i4>5</vt:i4>
      </vt:variant>
      <vt:variant>
        <vt:lpwstr>http:/rusnakassociates.com/content/AbbottCOBCCourse/courses/EN-US/course/index.html?showScreen=40_C_13</vt:lpwstr>
      </vt:variant>
      <vt:variant>
        <vt:lpwstr/>
      </vt:variant>
      <vt:variant>
        <vt:i4>2359422</vt:i4>
      </vt:variant>
      <vt:variant>
        <vt:i4>231</vt:i4>
      </vt:variant>
      <vt:variant>
        <vt:i4>0</vt:i4>
      </vt:variant>
      <vt:variant>
        <vt:i4>5</vt:i4>
      </vt:variant>
      <vt:variant>
        <vt:lpwstr>http:/rusnakassociates.com/content/AbbottCOBCCourse/courses/EN-US/course/index.html?showScreen=39_C_13</vt:lpwstr>
      </vt:variant>
      <vt:variant>
        <vt:lpwstr/>
      </vt:variant>
      <vt:variant>
        <vt:i4>2359422</vt:i4>
      </vt:variant>
      <vt:variant>
        <vt:i4>228</vt:i4>
      </vt:variant>
      <vt:variant>
        <vt:i4>0</vt:i4>
      </vt:variant>
      <vt:variant>
        <vt:i4>5</vt:i4>
      </vt:variant>
      <vt:variant>
        <vt:lpwstr>http:/rusnakassociates.com/content/AbbottCOBCCourse/courses/EN-US/course/index.html?showScreen=39_C_13</vt:lpwstr>
      </vt:variant>
      <vt:variant>
        <vt:lpwstr/>
      </vt:variant>
      <vt:variant>
        <vt:i4>2359423</vt:i4>
      </vt:variant>
      <vt:variant>
        <vt:i4>225</vt:i4>
      </vt:variant>
      <vt:variant>
        <vt:i4>0</vt:i4>
      </vt:variant>
      <vt:variant>
        <vt:i4>5</vt:i4>
      </vt:variant>
      <vt:variant>
        <vt:lpwstr>http:/rusnakassociates.com/content/AbbottCOBCCourse/courses/EN-US/course/index.html?showScreen=38_C_13</vt:lpwstr>
      </vt:variant>
      <vt:variant>
        <vt:lpwstr/>
      </vt:variant>
      <vt:variant>
        <vt:i4>2359423</vt:i4>
      </vt:variant>
      <vt:variant>
        <vt:i4>222</vt:i4>
      </vt:variant>
      <vt:variant>
        <vt:i4>0</vt:i4>
      </vt:variant>
      <vt:variant>
        <vt:i4>5</vt:i4>
      </vt:variant>
      <vt:variant>
        <vt:lpwstr>http:/rusnakassociates.com/content/AbbottCOBCCourse/courses/EN-US/course/index.html?showScreen=38_C_13</vt:lpwstr>
      </vt:variant>
      <vt:variant>
        <vt:lpwstr/>
      </vt:variant>
      <vt:variant>
        <vt:i4>2359408</vt:i4>
      </vt:variant>
      <vt:variant>
        <vt:i4>219</vt:i4>
      </vt:variant>
      <vt:variant>
        <vt:i4>0</vt:i4>
      </vt:variant>
      <vt:variant>
        <vt:i4>5</vt:i4>
      </vt:variant>
      <vt:variant>
        <vt:lpwstr>http:/rusnakassociates.com/content/AbbottCOBCCourse/courses/EN-US/course/index.html?showScreen=37_C_13</vt:lpwstr>
      </vt:variant>
      <vt:variant>
        <vt:lpwstr/>
      </vt:variant>
      <vt:variant>
        <vt:i4>2359408</vt:i4>
      </vt:variant>
      <vt:variant>
        <vt:i4>216</vt:i4>
      </vt:variant>
      <vt:variant>
        <vt:i4>0</vt:i4>
      </vt:variant>
      <vt:variant>
        <vt:i4>5</vt:i4>
      </vt:variant>
      <vt:variant>
        <vt:lpwstr>http:/rusnakassociates.com/content/AbbottCOBCCourse/courses/EN-US/course/index.html?showScreen=37_C_13</vt:lpwstr>
      </vt:variant>
      <vt:variant>
        <vt:lpwstr/>
      </vt:variant>
      <vt:variant>
        <vt:i4>2359409</vt:i4>
      </vt:variant>
      <vt:variant>
        <vt:i4>213</vt:i4>
      </vt:variant>
      <vt:variant>
        <vt:i4>0</vt:i4>
      </vt:variant>
      <vt:variant>
        <vt:i4>5</vt:i4>
      </vt:variant>
      <vt:variant>
        <vt:lpwstr>http:/rusnakassociates.com/content/AbbottCOBCCourse/courses/EN-US/course/index.html?showScreen=36_C_13</vt:lpwstr>
      </vt:variant>
      <vt:variant>
        <vt:lpwstr/>
      </vt:variant>
      <vt:variant>
        <vt:i4>2359409</vt:i4>
      </vt:variant>
      <vt:variant>
        <vt:i4>210</vt:i4>
      </vt:variant>
      <vt:variant>
        <vt:i4>0</vt:i4>
      </vt:variant>
      <vt:variant>
        <vt:i4>5</vt:i4>
      </vt:variant>
      <vt:variant>
        <vt:lpwstr>http:/rusnakassociates.com/content/AbbottCOBCCourse/courses/EN-US/course/index.html?showScreen=36_C_13</vt:lpwstr>
      </vt:variant>
      <vt:variant>
        <vt:lpwstr/>
      </vt:variant>
      <vt:variant>
        <vt:i4>2359410</vt:i4>
      </vt:variant>
      <vt:variant>
        <vt:i4>207</vt:i4>
      </vt:variant>
      <vt:variant>
        <vt:i4>0</vt:i4>
      </vt:variant>
      <vt:variant>
        <vt:i4>5</vt:i4>
      </vt:variant>
      <vt:variant>
        <vt:lpwstr>http:/rusnakassociates.com/content/AbbottCOBCCourse/courses/EN-US/course/index.html?showScreen=35_C_13</vt:lpwstr>
      </vt:variant>
      <vt:variant>
        <vt:lpwstr/>
      </vt:variant>
      <vt:variant>
        <vt:i4>2359410</vt:i4>
      </vt:variant>
      <vt:variant>
        <vt:i4>204</vt:i4>
      </vt:variant>
      <vt:variant>
        <vt:i4>0</vt:i4>
      </vt:variant>
      <vt:variant>
        <vt:i4>5</vt:i4>
      </vt:variant>
      <vt:variant>
        <vt:lpwstr>http:/rusnakassociates.com/content/AbbottCOBCCourse/courses/EN-US/course/index.html?showScreen=35_C_13</vt:lpwstr>
      </vt:variant>
      <vt:variant>
        <vt:lpwstr/>
      </vt:variant>
      <vt:variant>
        <vt:i4>2359411</vt:i4>
      </vt:variant>
      <vt:variant>
        <vt:i4>201</vt:i4>
      </vt:variant>
      <vt:variant>
        <vt:i4>0</vt:i4>
      </vt:variant>
      <vt:variant>
        <vt:i4>5</vt:i4>
      </vt:variant>
      <vt:variant>
        <vt:lpwstr>http:/rusnakassociates.com/content/AbbottCOBCCourse/courses/EN-US/course/index.html?showScreen=34_C_13</vt:lpwstr>
      </vt:variant>
      <vt:variant>
        <vt:lpwstr/>
      </vt:variant>
      <vt:variant>
        <vt:i4>2359411</vt:i4>
      </vt:variant>
      <vt:variant>
        <vt:i4>198</vt:i4>
      </vt:variant>
      <vt:variant>
        <vt:i4>0</vt:i4>
      </vt:variant>
      <vt:variant>
        <vt:i4>5</vt:i4>
      </vt:variant>
      <vt:variant>
        <vt:lpwstr>http:/rusnakassociates.com/content/AbbottCOBCCourse/courses/EN-US/course/index.html?showScreen=34_C_13</vt:lpwstr>
      </vt:variant>
      <vt:variant>
        <vt:lpwstr/>
      </vt:variant>
      <vt:variant>
        <vt:i4>2359412</vt:i4>
      </vt:variant>
      <vt:variant>
        <vt:i4>195</vt:i4>
      </vt:variant>
      <vt:variant>
        <vt:i4>0</vt:i4>
      </vt:variant>
      <vt:variant>
        <vt:i4>5</vt:i4>
      </vt:variant>
      <vt:variant>
        <vt:lpwstr>http:/rusnakassociates.com/content/AbbottCOBCCourse/courses/EN-US/course/index.html?showScreen=33_C_13</vt:lpwstr>
      </vt:variant>
      <vt:variant>
        <vt:lpwstr/>
      </vt:variant>
      <vt:variant>
        <vt:i4>2359412</vt:i4>
      </vt:variant>
      <vt:variant>
        <vt:i4>192</vt:i4>
      </vt:variant>
      <vt:variant>
        <vt:i4>0</vt:i4>
      </vt:variant>
      <vt:variant>
        <vt:i4>5</vt:i4>
      </vt:variant>
      <vt:variant>
        <vt:lpwstr>http:/rusnakassociates.com/content/AbbottCOBCCourse/courses/EN-US/course/index.html?showScreen=33_C_13</vt:lpwstr>
      </vt:variant>
      <vt:variant>
        <vt:lpwstr/>
      </vt:variant>
      <vt:variant>
        <vt:i4>2359413</vt:i4>
      </vt:variant>
      <vt:variant>
        <vt:i4>189</vt:i4>
      </vt:variant>
      <vt:variant>
        <vt:i4>0</vt:i4>
      </vt:variant>
      <vt:variant>
        <vt:i4>5</vt:i4>
      </vt:variant>
      <vt:variant>
        <vt:lpwstr>http:/rusnakassociates.com/content/AbbottCOBCCourse/courses/EN-US/course/index.html?showScreen=32_C_13</vt:lpwstr>
      </vt:variant>
      <vt:variant>
        <vt:lpwstr/>
      </vt:variant>
      <vt:variant>
        <vt:i4>2359413</vt:i4>
      </vt:variant>
      <vt:variant>
        <vt:i4>186</vt:i4>
      </vt:variant>
      <vt:variant>
        <vt:i4>0</vt:i4>
      </vt:variant>
      <vt:variant>
        <vt:i4>5</vt:i4>
      </vt:variant>
      <vt:variant>
        <vt:lpwstr>http:/rusnakassociates.com/content/AbbottCOBCCourse/courses/EN-US/course/index.html?showScreen=32_C_13</vt:lpwstr>
      </vt:variant>
      <vt:variant>
        <vt:lpwstr/>
      </vt:variant>
      <vt:variant>
        <vt:i4>2359414</vt:i4>
      </vt:variant>
      <vt:variant>
        <vt:i4>183</vt:i4>
      </vt:variant>
      <vt:variant>
        <vt:i4>0</vt:i4>
      </vt:variant>
      <vt:variant>
        <vt:i4>5</vt:i4>
      </vt:variant>
      <vt:variant>
        <vt:lpwstr>http:/rusnakassociates.com/content/AbbottCOBCCourse/courses/EN-US/course/index.html?showScreen=31_C_13</vt:lpwstr>
      </vt:variant>
      <vt:variant>
        <vt:lpwstr/>
      </vt:variant>
      <vt:variant>
        <vt:i4>2359414</vt:i4>
      </vt:variant>
      <vt:variant>
        <vt:i4>180</vt:i4>
      </vt:variant>
      <vt:variant>
        <vt:i4>0</vt:i4>
      </vt:variant>
      <vt:variant>
        <vt:i4>5</vt:i4>
      </vt:variant>
      <vt:variant>
        <vt:lpwstr>http:/rusnakassociates.com/content/AbbottCOBCCourse/courses/EN-US/course/index.html?showScreen=31_C_13</vt:lpwstr>
      </vt:variant>
      <vt:variant>
        <vt:lpwstr/>
      </vt:variant>
      <vt:variant>
        <vt:i4>2359415</vt:i4>
      </vt:variant>
      <vt:variant>
        <vt:i4>177</vt:i4>
      </vt:variant>
      <vt:variant>
        <vt:i4>0</vt:i4>
      </vt:variant>
      <vt:variant>
        <vt:i4>5</vt:i4>
      </vt:variant>
      <vt:variant>
        <vt:lpwstr>http:/rusnakassociates.com/content/AbbottCOBCCourse/courses/EN-US/course/index.html?showScreen=30_C_13</vt:lpwstr>
      </vt:variant>
      <vt:variant>
        <vt:lpwstr/>
      </vt:variant>
      <vt:variant>
        <vt:i4>2359415</vt:i4>
      </vt:variant>
      <vt:variant>
        <vt:i4>174</vt:i4>
      </vt:variant>
      <vt:variant>
        <vt:i4>0</vt:i4>
      </vt:variant>
      <vt:variant>
        <vt:i4>5</vt:i4>
      </vt:variant>
      <vt:variant>
        <vt:lpwstr>http:/rusnakassociates.com/content/AbbottCOBCCourse/courses/EN-US/course/index.html?showScreen=30_C_13</vt:lpwstr>
      </vt:variant>
      <vt:variant>
        <vt:lpwstr/>
      </vt:variant>
      <vt:variant>
        <vt:i4>2359422</vt:i4>
      </vt:variant>
      <vt:variant>
        <vt:i4>171</vt:i4>
      </vt:variant>
      <vt:variant>
        <vt:i4>0</vt:i4>
      </vt:variant>
      <vt:variant>
        <vt:i4>5</vt:i4>
      </vt:variant>
      <vt:variant>
        <vt:lpwstr>http:/rusnakassociates.com/content/AbbottCOBCCourse/courses/EN-US/course/index.html?showScreen=29_C_12</vt:lpwstr>
      </vt:variant>
      <vt:variant>
        <vt:lpwstr/>
      </vt:variant>
      <vt:variant>
        <vt:i4>2359422</vt:i4>
      </vt:variant>
      <vt:variant>
        <vt:i4>168</vt:i4>
      </vt:variant>
      <vt:variant>
        <vt:i4>0</vt:i4>
      </vt:variant>
      <vt:variant>
        <vt:i4>5</vt:i4>
      </vt:variant>
      <vt:variant>
        <vt:lpwstr>http:/rusnakassociates.com/content/AbbottCOBCCourse/courses/EN-US/course/index.html?showScreen=29_C_12</vt:lpwstr>
      </vt:variant>
      <vt:variant>
        <vt:lpwstr/>
      </vt:variant>
      <vt:variant>
        <vt:i4>2359423</vt:i4>
      </vt:variant>
      <vt:variant>
        <vt:i4>165</vt:i4>
      </vt:variant>
      <vt:variant>
        <vt:i4>0</vt:i4>
      </vt:variant>
      <vt:variant>
        <vt:i4>5</vt:i4>
      </vt:variant>
      <vt:variant>
        <vt:lpwstr>http:/rusnakassociates.com/content/AbbottCOBCCourse/courses/EN-US/course/index.html?showScreen=28_C_12</vt:lpwstr>
      </vt:variant>
      <vt:variant>
        <vt:lpwstr/>
      </vt:variant>
      <vt:variant>
        <vt:i4>2359423</vt:i4>
      </vt:variant>
      <vt:variant>
        <vt:i4>162</vt:i4>
      </vt:variant>
      <vt:variant>
        <vt:i4>0</vt:i4>
      </vt:variant>
      <vt:variant>
        <vt:i4>5</vt:i4>
      </vt:variant>
      <vt:variant>
        <vt:lpwstr>http:/rusnakassociates.com/content/AbbottCOBCCourse/courses/EN-US/course/index.html?showScreen=28_C_12</vt:lpwstr>
      </vt:variant>
      <vt:variant>
        <vt:lpwstr/>
      </vt:variant>
      <vt:variant>
        <vt:i4>2359408</vt:i4>
      </vt:variant>
      <vt:variant>
        <vt:i4>159</vt:i4>
      </vt:variant>
      <vt:variant>
        <vt:i4>0</vt:i4>
      </vt:variant>
      <vt:variant>
        <vt:i4>5</vt:i4>
      </vt:variant>
      <vt:variant>
        <vt:lpwstr>http:/rusnakassociates.com/content/AbbottCOBCCourse/courses/EN-US/course/index.html?showScreen=27_C_12</vt:lpwstr>
      </vt:variant>
      <vt:variant>
        <vt:lpwstr/>
      </vt:variant>
      <vt:variant>
        <vt:i4>2359408</vt:i4>
      </vt:variant>
      <vt:variant>
        <vt:i4>156</vt:i4>
      </vt:variant>
      <vt:variant>
        <vt:i4>0</vt:i4>
      </vt:variant>
      <vt:variant>
        <vt:i4>5</vt:i4>
      </vt:variant>
      <vt:variant>
        <vt:lpwstr>http:/rusnakassociates.com/content/AbbottCOBCCourse/courses/EN-US/course/index.html?showScreen=27_C_12</vt:lpwstr>
      </vt:variant>
      <vt:variant>
        <vt:lpwstr/>
      </vt:variant>
      <vt:variant>
        <vt:i4>2359409</vt:i4>
      </vt:variant>
      <vt:variant>
        <vt:i4>153</vt:i4>
      </vt:variant>
      <vt:variant>
        <vt:i4>0</vt:i4>
      </vt:variant>
      <vt:variant>
        <vt:i4>5</vt:i4>
      </vt:variant>
      <vt:variant>
        <vt:lpwstr>http:/rusnakassociates.com/content/AbbottCOBCCourse/courses/EN-US/course/index.html?showScreen=26_C_12</vt:lpwstr>
      </vt:variant>
      <vt:variant>
        <vt:lpwstr/>
      </vt:variant>
      <vt:variant>
        <vt:i4>2359409</vt:i4>
      </vt:variant>
      <vt:variant>
        <vt:i4>150</vt:i4>
      </vt:variant>
      <vt:variant>
        <vt:i4>0</vt:i4>
      </vt:variant>
      <vt:variant>
        <vt:i4>5</vt:i4>
      </vt:variant>
      <vt:variant>
        <vt:lpwstr>http:/rusnakassociates.com/content/AbbottCOBCCourse/courses/EN-US/course/index.html?showScreen=26_C_12</vt:lpwstr>
      </vt:variant>
      <vt:variant>
        <vt:lpwstr/>
      </vt:variant>
      <vt:variant>
        <vt:i4>2556018</vt:i4>
      </vt:variant>
      <vt:variant>
        <vt:i4>147</vt:i4>
      </vt:variant>
      <vt:variant>
        <vt:i4>0</vt:i4>
      </vt:variant>
      <vt:variant>
        <vt:i4>5</vt:i4>
      </vt:variant>
      <vt:variant>
        <vt:lpwstr>http:/rusnakassociates.com/content/AbbottCOBCCourse/courses/EN-US/course/index.html?showScreen=25_C_11</vt:lpwstr>
      </vt:variant>
      <vt:variant>
        <vt:lpwstr/>
      </vt:variant>
      <vt:variant>
        <vt:i4>2556018</vt:i4>
      </vt:variant>
      <vt:variant>
        <vt:i4>144</vt:i4>
      </vt:variant>
      <vt:variant>
        <vt:i4>0</vt:i4>
      </vt:variant>
      <vt:variant>
        <vt:i4>5</vt:i4>
      </vt:variant>
      <vt:variant>
        <vt:lpwstr>http:/rusnakassociates.com/content/AbbottCOBCCourse/courses/EN-US/course/index.html?showScreen=25_C_11</vt:lpwstr>
      </vt:variant>
      <vt:variant>
        <vt:lpwstr/>
      </vt:variant>
      <vt:variant>
        <vt:i4>2556019</vt:i4>
      </vt:variant>
      <vt:variant>
        <vt:i4>141</vt:i4>
      </vt:variant>
      <vt:variant>
        <vt:i4>0</vt:i4>
      </vt:variant>
      <vt:variant>
        <vt:i4>5</vt:i4>
      </vt:variant>
      <vt:variant>
        <vt:lpwstr>http:/rusnakassociates.com/content/AbbottCOBCCourse/courses/EN-US/course/index.html?showScreen=24_C_11</vt:lpwstr>
      </vt:variant>
      <vt:variant>
        <vt:lpwstr/>
      </vt:variant>
      <vt:variant>
        <vt:i4>2556019</vt:i4>
      </vt:variant>
      <vt:variant>
        <vt:i4>138</vt:i4>
      </vt:variant>
      <vt:variant>
        <vt:i4>0</vt:i4>
      </vt:variant>
      <vt:variant>
        <vt:i4>5</vt:i4>
      </vt:variant>
      <vt:variant>
        <vt:lpwstr>http:/rusnakassociates.com/content/AbbottCOBCCourse/courses/EN-US/course/index.html?showScreen=24_C_11</vt:lpwstr>
      </vt:variant>
      <vt:variant>
        <vt:lpwstr/>
      </vt:variant>
      <vt:variant>
        <vt:i4>2556020</vt:i4>
      </vt:variant>
      <vt:variant>
        <vt:i4>135</vt:i4>
      </vt:variant>
      <vt:variant>
        <vt:i4>0</vt:i4>
      </vt:variant>
      <vt:variant>
        <vt:i4>5</vt:i4>
      </vt:variant>
      <vt:variant>
        <vt:lpwstr>http:/rusnakassociates.com/content/AbbottCOBCCourse/courses/EN-US/course/index.html?showScreen=23_C_11</vt:lpwstr>
      </vt:variant>
      <vt:variant>
        <vt:lpwstr/>
      </vt:variant>
      <vt:variant>
        <vt:i4>2556020</vt:i4>
      </vt:variant>
      <vt:variant>
        <vt:i4>132</vt:i4>
      </vt:variant>
      <vt:variant>
        <vt:i4>0</vt:i4>
      </vt:variant>
      <vt:variant>
        <vt:i4>5</vt:i4>
      </vt:variant>
      <vt:variant>
        <vt:lpwstr>http:/rusnakassociates.com/content/AbbottCOBCCourse/courses/EN-US/course/index.html?showScreen=23_C_11</vt:lpwstr>
      </vt:variant>
      <vt:variant>
        <vt:lpwstr/>
      </vt:variant>
      <vt:variant>
        <vt:i4>2556021</vt:i4>
      </vt:variant>
      <vt:variant>
        <vt:i4>129</vt:i4>
      </vt:variant>
      <vt:variant>
        <vt:i4>0</vt:i4>
      </vt:variant>
      <vt:variant>
        <vt:i4>5</vt:i4>
      </vt:variant>
      <vt:variant>
        <vt:lpwstr>http:/rusnakassociates.com/content/AbbottCOBCCourse/courses/EN-US/course/index.html?showScreen=22_C_11</vt:lpwstr>
      </vt:variant>
      <vt:variant>
        <vt:lpwstr/>
      </vt:variant>
      <vt:variant>
        <vt:i4>2556021</vt:i4>
      </vt:variant>
      <vt:variant>
        <vt:i4>126</vt:i4>
      </vt:variant>
      <vt:variant>
        <vt:i4>0</vt:i4>
      </vt:variant>
      <vt:variant>
        <vt:i4>5</vt:i4>
      </vt:variant>
      <vt:variant>
        <vt:lpwstr>http:/rusnakassociates.com/content/AbbottCOBCCourse/courses/EN-US/course/index.html?showScreen=22_C_11</vt:lpwstr>
      </vt:variant>
      <vt:variant>
        <vt:lpwstr/>
      </vt:variant>
      <vt:variant>
        <vt:i4>2556022</vt:i4>
      </vt:variant>
      <vt:variant>
        <vt:i4>123</vt:i4>
      </vt:variant>
      <vt:variant>
        <vt:i4>0</vt:i4>
      </vt:variant>
      <vt:variant>
        <vt:i4>5</vt:i4>
      </vt:variant>
      <vt:variant>
        <vt:lpwstr>http:/rusnakassociates.com/content/AbbottCOBCCourse/courses/EN-US/course/index.html?showScreen=21_C_11</vt:lpwstr>
      </vt:variant>
      <vt:variant>
        <vt:lpwstr/>
      </vt:variant>
      <vt:variant>
        <vt:i4>2556022</vt:i4>
      </vt:variant>
      <vt:variant>
        <vt:i4>120</vt:i4>
      </vt:variant>
      <vt:variant>
        <vt:i4>0</vt:i4>
      </vt:variant>
      <vt:variant>
        <vt:i4>5</vt:i4>
      </vt:variant>
      <vt:variant>
        <vt:lpwstr>http:/rusnakassociates.com/content/AbbottCOBCCourse/courses/EN-US/course/index.html?showScreen=21_C_11</vt:lpwstr>
      </vt:variant>
      <vt:variant>
        <vt:lpwstr/>
      </vt:variant>
      <vt:variant>
        <vt:i4>2556023</vt:i4>
      </vt:variant>
      <vt:variant>
        <vt:i4>117</vt:i4>
      </vt:variant>
      <vt:variant>
        <vt:i4>0</vt:i4>
      </vt:variant>
      <vt:variant>
        <vt:i4>5</vt:i4>
      </vt:variant>
      <vt:variant>
        <vt:lpwstr>http:/rusnakassociates.com/content/AbbottCOBCCourse/courses/EN-US/course/index.html?showScreen=20_C_11</vt:lpwstr>
      </vt:variant>
      <vt:variant>
        <vt:lpwstr/>
      </vt:variant>
      <vt:variant>
        <vt:i4>2556023</vt:i4>
      </vt:variant>
      <vt:variant>
        <vt:i4>114</vt:i4>
      </vt:variant>
      <vt:variant>
        <vt:i4>0</vt:i4>
      </vt:variant>
      <vt:variant>
        <vt:i4>5</vt:i4>
      </vt:variant>
      <vt:variant>
        <vt:lpwstr>http:/rusnakassociates.com/content/AbbottCOBCCourse/courses/EN-US/course/index.html?showScreen=20_C_11</vt:lpwstr>
      </vt:variant>
      <vt:variant>
        <vt:lpwstr/>
      </vt:variant>
      <vt:variant>
        <vt:i4>2359422</vt:i4>
      </vt:variant>
      <vt:variant>
        <vt:i4>111</vt:i4>
      </vt:variant>
      <vt:variant>
        <vt:i4>0</vt:i4>
      </vt:variant>
      <vt:variant>
        <vt:i4>5</vt:i4>
      </vt:variant>
      <vt:variant>
        <vt:lpwstr>http:/rusnakassociates.com/content/AbbottCOBCCourse/courses/EN-US/course/index.html?showScreen=19_C_11</vt:lpwstr>
      </vt:variant>
      <vt:variant>
        <vt:lpwstr/>
      </vt:variant>
      <vt:variant>
        <vt:i4>2359422</vt:i4>
      </vt:variant>
      <vt:variant>
        <vt:i4>108</vt:i4>
      </vt:variant>
      <vt:variant>
        <vt:i4>0</vt:i4>
      </vt:variant>
      <vt:variant>
        <vt:i4>5</vt:i4>
      </vt:variant>
      <vt:variant>
        <vt:lpwstr>http:/rusnakassociates.com/content/AbbottCOBCCourse/courses/EN-US/course/index.html?showScreen=19_C_11</vt:lpwstr>
      </vt:variant>
      <vt:variant>
        <vt:lpwstr/>
      </vt:variant>
      <vt:variant>
        <vt:i4>2424959</vt:i4>
      </vt:variant>
      <vt:variant>
        <vt:i4>105</vt:i4>
      </vt:variant>
      <vt:variant>
        <vt:i4>0</vt:i4>
      </vt:variant>
      <vt:variant>
        <vt:i4>5</vt:i4>
      </vt:variant>
      <vt:variant>
        <vt:lpwstr>http:/rusnakassociates.com/content/AbbottCOBCCourse/courses/EN-US/course/index.html?showScreen=18_C_10</vt:lpwstr>
      </vt:variant>
      <vt:variant>
        <vt:lpwstr/>
      </vt:variant>
      <vt:variant>
        <vt:i4>2424959</vt:i4>
      </vt:variant>
      <vt:variant>
        <vt:i4>102</vt:i4>
      </vt:variant>
      <vt:variant>
        <vt:i4>0</vt:i4>
      </vt:variant>
      <vt:variant>
        <vt:i4>5</vt:i4>
      </vt:variant>
      <vt:variant>
        <vt:lpwstr>http:/rusnakassociates.com/content/AbbottCOBCCourse/courses/EN-US/course/index.html?showScreen=18_C_10</vt:lpwstr>
      </vt:variant>
      <vt:variant>
        <vt:lpwstr/>
      </vt:variant>
      <vt:variant>
        <vt:i4>2424944</vt:i4>
      </vt:variant>
      <vt:variant>
        <vt:i4>99</vt:i4>
      </vt:variant>
      <vt:variant>
        <vt:i4>0</vt:i4>
      </vt:variant>
      <vt:variant>
        <vt:i4>5</vt:i4>
      </vt:variant>
      <vt:variant>
        <vt:lpwstr>http:/rusnakassociates.com/content/AbbottCOBCCourse/courses/EN-US/course/index.html?showScreen=17_C_10</vt:lpwstr>
      </vt:variant>
      <vt:variant>
        <vt:lpwstr/>
      </vt:variant>
      <vt:variant>
        <vt:i4>2424944</vt:i4>
      </vt:variant>
      <vt:variant>
        <vt:i4>96</vt:i4>
      </vt:variant>
      <vt:variant>
        <vt:i4>0</vt:i4>
      </vt:variant>
      <vt:variant>
        <vt:i4>5</vt:i4>
      </vt:variant>
      <vt:variant>
        <vt:lpwstr>http:/rusnakassociates.com/content/AbbottCOBCCourse/courses/EN-US/course/index.html?showScreen=17_C_10</vt:lpwstr>
      </vt:variant>
      <vt:variant>
        <vt:lpwstr/>
      </vt:variant>
      <vt:variant>
        <vt:i4>2424945</vt:i4>
      </vt:variant>
      <vt:variant>
        <vt:i4>93</vt:i4>
      </vt:variant>
      <vt:variant>
        <vt:i4>0</vt:i4>
      </vt:variant>
      <vt:variant>
        <vt:i4>5</vt:i4>
      </vt:variant>
      <vt:variant>
        <vt:lpwstr>http:/rusnakassociates.com/content/AbbottCOBCCourse/courses/EN-US/course/index.html?showScreen=16_C_10</vt:lpwstr>
      </vt:variant>
      <vt:variant>
        <vt:lpwstr/>
      </vt:variant>
      <vt:variant>
        <vt:i4>2424945</vt:i4>
      </vt:variant>
      <vt:variant>
        <vt:i4>90</vt:i4>
      </vt:variant>
      <vt:variant>
        <vt:i4>0</vt:i4>
      </vt:variant>
      <vt:variant>
        <vt:i4>5</vt:i4>
      </vt:variant>
      <vt:variant>
        <vt:lpwstr>http:/rusnakassociates.com/content/AbbottCOBCCourse/courses/EN-US/course/index.html?showScreen=16_C_10</vt:lpwstr>
      </vt:variant>
      <vt:variant>
        <vt:lpwstr/>
      </vt:variant>
      <vt:variant>
        <vt:i4>2424946</vt:i4>
      </vt:variant>
      <vt:variant>
        <vt:i4>87</vt:i4>
      </vt:variant>
      <vt:variant>
        <vt:i4>0</vt:i4>
      </vt:variant>
      <vt:variant>
        <vt:i4>5</vt:i4>
      </vt:variant>
      <vt:variant>
        <vt:lpwstr>http:/rusnakassociates.com/content/AbbottCOBCCourse/courses/EN-US/course/index.html?showScreen=15_C_10</vt:lpwstr>
      </vt:variant>
      <vt:variant>
        <vt:lpwstr/>
      </vt:variant>
      <vt:variant>
        <vt:i4>2424946</vt:i4>
      </vt:variant>
      <vt:variant>
        <vt:i4>84</vt:i4>
      </vt:variant>
      <vt:variant>
        <vt:i4>0</vt:i4>
      </vt:variant>
      <vt:variant>
        <vt:i4>5</vt:i4>
      </vt:variant>
      <vt:variant>
        <vt:lpwstr>http:/rusnakassociates.com/content/AbbottCOBCCourse/courses/EN-US/course/index.html?showScreen=15_C_10</vt:lpwstr>
      </vt:variant>
      <vt:variant>
        <vt:lpwstr/>
      </vt:variant>
      <vt:variant>
        <vt:i4>1376322</vt:i4>
      </vt:variant>
      <vt:variant>
        <vt:i4>81</vt:i4>
      </vt:variant>
      <vt:variant>
        <vt:i4>0</vt:i4>
      </vt:variant>
      <vt:variant>
        <vt:i4>5</vt:i4>
      </vt:variant>
      <vt:variant>
        <vt:lpwstr>http:/rusnakassociates.com/content/AbbottCOBCCourse/courses/EN-US/course/index.html?showScreen=14_C_9</vt:lpwstr>
      </vt:variant>
      <vt:variant>
        <vt:lpwstr/>
      </vt:variant>
      <vt:variant>
        <vt:i4>1376322</vt:i4>
      </vt:variant>
      <vt:variant>
        <vt:i4>78</vt:i4>
      </vt:variant>
      <vt:variant>
        <vt:i4>0</vt:i4>
      </vt:variant>
      <vt:variant>
        <vt:i4>5</vt:i4>
      </vt:variant>
      <vt:variant>
        <vt:lpwstr>http:/rusnakassociates.com/content/AbbottCOBCCourse/courses/EN-US/course/index.html?showScreen=14_C_9</vt:lpwstr>
      </vt:variant>
      <vt:variant>
        <vt:lpwstr/>
      </vt:variant>
      <vt:variant>
        <vt:i4>1376325</vt:i4>
      </vt:variant>
      <vt:variant>
        <vt:i4>75</vt:i4>
      </vt:variant>
      <vt:variant>
        <vt:i4>0</vt:i4>
      </vt:variant>
      <vt:variant>
        <vt:i4>5</vt:i4>
      </vt:variant>
      <vt:variant>
        <vt:lpwstr>http:/rusnakassociates.com/content/AbbottCOBCCourse/courses/EN-US/course/index.html?showScreen=13_C_9</vt:lpwstr>
      </vt:variant>
      <vt:variant>
        <vt:lpwstr/>
      </vt:variant>
      <vt:variant>
        <vt:i4>1376325</vt:i4>
      </vt:variant>
      <vt:variant>
        <vt:i4>72</vt:i4>
      </vt:variant>
      <vt:variant>
        <vt:i4>0</vt:i4>
      </vt:variant>
      <vt:variant>
        <vt:i4>5</vt:i4>
      </vt:variant>
      <vt:variant>
        <vt:lpwstr>http:/rusnakassociates.com/content/AbbottCOBCCourse/courses/EN-US/course/index.html?showScreen=13_C_9</vt:lpwstr>
      </vt:variant>
      <vt:variant>
        <vt:lpwstr/>
      </vt:variant>
      <vt:variant>
        <vt:i4>1376324</vt:i4>
      </vt:variant>
      <vt:variant>
        <vt:i4>69</vt:i4>
      </vt:variant>
      <vt:variant>
        <vt:i4>0</vt:i4>
      </vt:variant>
      <vt:variant>
        <vt:i4>5</vt:i4>
      </vt:variant>
      <vt:variant>
        <vt:lpwstr>http:/rusnakassociates.com/content/AbbottCOBCCourse/courses/EN-US/course/index.html?showScreen=12_C_9</vt:lpwstr>
      </vt:variant>
      <vt:variant>
        <vt:lpwstr/>
      </vt:variant>
      <vt:variant>
        <vt:i4>1376324</vt:i4>
      </vt:variant>
      <vt:variant>
        <vt:i4>66</vt:i4>
      </vt:variant>
      <vt:variant>
        <vt:i4>0</vt:i4>
      </vt:variant>
      <vt:variant>
        <vt:i4>5</vt:i4>
      </vt:variant>
      <vt:variant>
        <vt:lpwstr>http:/rusnakassociates.com/content/AbbottCOBCCourse/courses/EN-US/course/index.html?showScreen=12_C_9</vt:lpwstr>
      </vt:variant>
      <vt:variant>
        <vt:lpwstr/>
      </vt:variant>
      <vt:variant>
        <vt:i4>1376327</vt:i4>
      </vt:variant>
      <vt:variant>
        <vt:i4>63</vt:i4>
      </vt:variant>
      <vt:variant>
        <vt:i4>0</vt:i4>
      </vt:variant>
      <vt:variant>
        <vt:i4>5</vt:i4>
      </vt:variant>
      <vt:variant>
        <vt:lpwstr>http:/rusnakassociates.com/content/AbbottCOBCCourse/courses/EN-US/course/index.html?showScreen=11_C_9</vt:lpwstr>
      </vt:variant>
      <vt:variant>
        <vt:lpwstr/>
      </vt:variant>
      <vt:variant>
        <vt:i4>1376327</vt:i4>
      </vt:variant>
      <vt:variant>
        <vt:i4>60</vt:i4>
      </vt:variant>
      <vt:variant>
        <vt:i4>0</vt:i4>
      </vt:variant>
      <vt:variant>
        <vt:i4>5</vt:i4>
      </vt:variant>
      <vt:variant>
        <vt:lpwstr>http:/rusnakassociates.com/content/AbbottCOBCCourse/courses/EN-US/course/index.html?showScreen=11_C_9</vt:lpwstr>
      </vt:variant>
      <vt:variant>
        <vt:lpwstr/>
      </vt:variant>
      <vt:variant>
        <vt:i4>1376326</vt:i4>
      </vt:variant>
      <vt:variant>
        <vt:i4>57</vt:i4>
      </vt:variant>
      <vt:variant>
        <vt:i4>0</vt:i4>
      </vt:variant>
      <vt:variant>
        <vt:i4>5</vt:i4>
      </vt:variant>
      <vt:variant>
        <vt:lpwstr>http:/rusnakassociates.com/content/AbbottCOBCCourse/courses/EN-US/course/index.html?showScreen=10_C_8</vt:lpwstr>
      </vt:variant>
      <vt:variant>
        <vt:lpwstr/>
      </vt:variant>
      <vt:variant>
        <vt:i4>1376326</vt:i4>
      </vt:variant>
      <vt:variant>
        <vt:i4>54</vt:i4>
      </vt:variant>
      <vt:variant>
        <vt:i4>0</vt:i4>
      </vt:variant>
      <vt:variant>
        <vt:i4>5</vt:i4>
      </vt:variant>
      <vt:variant>
        <vt:lpwstr>http:/rusnakassociates.com/content/AbbottCOBCCourse/courses/EN-US/course/index.html?showScreen=10_C_8</vt:lpwstr>
      </vt:variant>
      <vt:variant>
        <vt:lpwstr/>
      </vt:variant>
      <vt:variant>
        <vt:i4>4587541</vt:i4>
      </vt:variant>
      <vt:variant>
        <vt:i4>51</vt:i4>
      </vt:variant>
      <vt:variant>
        <vt:i4>0</vt:i4>
      </vt:variant>
      <vt:variant>
        <vt:i4>5</vt:i4>
      </vt:variant>
      <vt:variant>
        <vt:lpwstr>http:/rusnakassociates.com/content/AbbottCOBCCourse/courses/EN-US/course/index.html?showScreen=9_C_8</vt:lpwstr>
      </vt:variant>
      <vt:variant>
        <vt:lpwstr/>
      </vt:variant>
      <vt:variant>
        <vt:i4>4587541</vt:i4>
      </vt:variant>
      <vt:variant>
        <vt:i4>48</vt:i4>
      </vt:variant>
      <vt:variant>
        <vt:i4>0</vt:i4>
      </vt:variant>
      <vt:variant>
        <vt:i4>5</vt:i4>
      </vt:variant>
      <vt:variant>
        <vt:lpwstr>http:/rusnakassociates.com/content/AbbottCOBCCourse/courses/EN-US/course/index.html?showScreen=9_C_8</vt:lpwstr>
      </vt:variant>
      <vt:variant>
        <vt:lpwstr/>
      </vt:variant>
      <vt:variant>
        <vt:i4>4653077</vt:i4>
      </vt:variant>
      <vt:variant>
        <vt:i4>45</vt:i4>
      </vt:variant>
      <vt:variant>
        <vt:i4>0</vt:i4>
      </vt:variant>
      <vt:variant>
        <vt:i4>5</vt:i4>
      </vt:variant>
      <vt:variant>
        <vt:lpwstr>http:/rusnakassociates.com/content/AbbottCOBCCourse/courses/EN-US/course/index.html?showScreen=8_C_8</vt:lpwstr>
      </vt:variant>
      <vt:variant>
        <vt:lpwstr/>
      </vt:variant>
      <vt:variant>
        <vt:i4>4653077</vt:i4>
      </vt:variant>
      <vt:variant>
        <vt:i4>42</vt:i4>
      </vt:variant>
      <vt:variant>
        <vt:i4>0</vt:i4>
      </vt:variant>
      <vt:variant>
        <vt:i4>5</vt:i4>
      </vt:variant>
      <vt:variant>
        <vt:lpwstr>http:/rusnakassociates.com/content/AbbottCOBCCourse/courses/EN-US/course/index.html?showScreen=8_C_8</vt:lpwstr>
      </vt:variant>
      <vt:variant>
        <vt:lpwstr/>
      </vt:variant>
      <vt:variant>
        <vt:i4>4653077</vt:i4>
      </vt:variant>
      <vt:variant>
        <vt:i4>39</vt:i4>
      </vt:variant>
      <vt:variant>
        <vt:i4>0</vt:i4>
      </vt:variant>
      <vt:variant>
        <vt:i4>5</vt:i4>
      </vt:variant>
      <vt:variant>
        <vt:lpwstr>http:/rusnakassociates.com/content/AbbottCOBCCourse/courses/EN-US/course/index.html?showScreen=7_C_7</vt:lpwstr>
      </vt:variant>
      <vt:variant>
        <vt:lpwstr/>
      </vt:variant>
      <vt:variant>
        <vt:i4>4653077</vt:i4>
      </vt:variant>
      <vt:variant>
        <vt:i4>36</vt:i4>
      </vt:variant>
      <vt:variant>
        <vt:i4>0</vt:i4>
      </vt:variant>
      <vt:variant>
        <vt:i4>5</vt:i4>
      </vt:variant>
      <vt:variant>
        <vt:lpwstr>http:/rusnakassociates.com/content/AbbottCOBCCourse/courses/EN-US/course/index.html?showScreen=7_C_7</vt:lpwstr>
      </vt:variant>
      <vt:variant>
        <vt:lpwstr/>
      </vt:variant>
      <vt:variant>
        <vt:i4>4653077</vt:i4>
      </vt:variant>
      <vt:variant>
        <vt:i4>33</vt:i4>
      </vt:variant>
      <vt:variant>
        <vt:i4>0</vt:i4>
      </vt:variant>
      <vt:variant>
        <vt:i4>5</vt:i4>
      </vt:variant>
      <vt:variant>
        <vt:lpwstr>http:/rusnakassociates.com/content/AbbottCOBCCourse/courses/EN-US/course/index.html?showScreen=6_C_6</vt:lpwstr>
      </vt:variant>
      <vt:variant>
        <vt:lpwstr/>
      </vt:variant>
      <vt:variant>
        <vt:i4>4653077</vt:i4>
      </vt:variant>
      <vt:variant>
        <vt:i4>30</vt:i4>
      </vt:variant>
      <vt:variant>
        <vt:i4>0</vt:i4>
      </vt:variant>
      <vt:variant>
        <vt:i4>5</vt:i4>
      </vt:variant>
      <vt:variant>
        <vt:lpwstr>http:/rusnakassociates.com/content/AbbottCOBCCourse/courses/EN-US/course/index.html?showScreen=6_C_6</vt:lpwstr>
      </vt:variant>
      <vt:variant>
        <vt:lpwstr/>
      </vt:variant>
      <vt:variant>
        <vt:i4>4653077</vt:i4>
      </vt:variant>
      <vt:variant>
        <vt:i4>27</vt:i4>
      </vt:variant>
      <vt:variant>
        <vt:i4>0</vt:i4>
      </vt:variant>
      <vt:variant>
        <vt:i4>5</vt:i4>
      </vt:variant>
      <vt:variant>
        <vt:lpwstr>http:/rusnakassociates.com/content/AbbottCOBCCourse/courses/EN-US/course/index.html?showScreen=5_C_5</vt:lpwstr>
      </vt:variant>
      <vt:variant>
        <vt:lpwstr/>
      </vt:variant>
      <vt:variant>
        <vt:i4>4653077</vt:i4>
      </vt:variant>
      <vt:variant>
        <vt:i4>24</vt:i4>
      </vt:variant>
      <vt:variant>
        <vt:i4>0</vt:i4>
      </vt:variant>
      <vt:variant>
        <vt:i4>5</vt:i4>
      </vt:variant>
      <vt:variant>
        <vt:lpwstr>http:/rusnakassociates.com/content/AbbottCOBCCourse/courses/EN-US/course/index.html?showScreen=5_C_5</vt:lpwstr>
      </vt:variant>
      <vt:variant>
        <vt:lpwstr/>
      </vt:variant>
      <vt:variant>
        <vt:i4>4653077</vt:i4>
      </vt:variant>
      <vt:variant>
        <vt:i4>21</vt:i4>
      </vt:variant>
      <vt:variant>
        <vt:i4>0</vt:i4>
      </vt:variant>
      <vt:variant>
        <vt:i4>5</vt:i4>
      </vt:variant>
      <vt:variant>
        <vt:lpwstr>http:/rusnakassociates.com/content/AbbottCOBCCourse/courses/EN-US/course/index.html?showScreen=4_C_4</vt:lpwstr>
      </vt:variant>
      <vt:variant>
        <vt:lpwstr/>
      </vt:variant>
      <vt:variant>
        <vt:i4>4653077</vt:i4>
      </vt:variant>
      <vt:variant>
        <vt:i4>18</vt:i4>
      </vt:variant>
      <vt:variant>
        <vt:i4>0</vt:i4>
      </vt:variant>
      <vt:variant>
        <vt:i4>5</vt:i4>
      </vt:variant>
      <vt:variant>
        <vt:lpwstr>http:/rusnakassociates.com/content/AbbottCOBCCourse/courses/EN-US/course/index.html?showScreen=4_C_4</vt:lpwstr>
      </vt:variant>
      <vt:variant>
        <vt:lpwstr/>
      </vt:variant>
      <vt:variant>
        <vt:i4>4653077</vt:i4>
      </vt:variant>
      <vt:variant>
        <vt:i4>15</vt:i4>
      </vt:variant>
      <vt:variant>
        <vt:i4>0</vt:i4>
      </vt:variant>
      <vt:variant>
        <vt:i4>5</vt:i4>
      </vt:variant>
      <vt:variant>
        <vt:lpwstr>http:/rusnakassociates.com/content/AbbottCOBCCourse/courses/EN-US/course/index.html?showScreen=3_C_3</vt:lpwstr>
      </vt:variant>
      <vt:variant>
        <vt:lpwstr/>
      </vt:variant>
      <vt:variant>
        <vt:i4>4653077</vt:i4>
      </vt:variant>
      <vt:variant>
        <vt:i4>12</vt:i4>
      </vt:variant>
      <vt:variant>
        <vt:i4>0</vt:i4>
      </vt:variant>
      <vt:variant>
        <vt:i4>5</vt:i4>
      </vt:variant>
      <vt:variant>
        <vt:lpwstr>http:/rusnakassociates.com/content/AbbottCOBCCourse/courses/EN-US/course/index.html?showScreen=3_C_3</vt:lpwstr>
      </vt:variant>
      <vt:variant>
        <vt:lpwstr/>
      </vt:variant>
      <vt:variant>
        <vt:i4>4653077</vt:i4>
      </vt:variant>
      <vt:variant>
        <vt:i4>9</vt:i4>
      </vt:variant>
      <vt:variant>
        <vt:i4>0</vt:i4>
      </vt:variant>
      <vt:variant>
        <vt:i4>5</vt:i4>
      </vt:variant>
      <vt:variant>
        <vt:lpwstr>http:/rusnakassociates.com/content/AbbottCOBCCourse/courses/EN-US/course/index.html?showScreen=2_C_2</vt:lpwstr>
      </vt:variant>
      <vt:variant>
        <vt:lpwstr/>
      </vt:variant>
      <vt:variant>
        <vt:i4>4653077</vt:i4>
      </vt:variant>
      <vt:variant>
        <vt:i4>6</vt:i4>
      </vt:variant>
      <vt:variant>
        <vt:i4>0</vt:i4>
      </vt:variant>
      <vt:variant>
        <vt:i4>5</vt:i4>
      </vt:variant>
      <vt:variant>
        <vt:lpwstr>http:/rusnakassociates.com/content/AbbottCOBCCourse/courses/EN-US/course/index.html?showScreen=2_C_2</vt:lpwstr>
      </vt:variant>
      <vt:variant>
        <vt:lpwstr/>
      </vt:variant>
      <vt:variant>
        <vt:i4>4653077</vt:i4>
      </vt:variant>
      <vt:variant>
        <vt:i4>3</vt:i4>
      </vt:variant>
      <vt:variant>
        <vt:i4>0</vt:i4>
      </vt:variant>
      <vt:variant>
        <vt:i4>5</vt:i4>
      </vt:variant>
      <vt:variant>
        <vt:lpwstr>http:/rusnakassociates.com/content/AbbottCOBCCourse/courses/EN-US/course/index.html?showScreen=1_C_1</vt:lpwstr>
      </vt:variant>
      <vt:variant>
        <vt:lpwstr/>
      </vt:variant>
      <vt:variant>
        <vt:i4>4653077</vt:i4>
      </vt:variant>
      <vt:variant>
        <vt:i4>0</vt:i4>
      </vt:variant>
      <vt:variant>
        <vt:i4>0</vt:i4>
      </vt:variant>
      <vt:variant>
        <vt:i4>5</vt:i4>
      </vt:variant>
      <vt:variant>
        <vt:lpwstr>http:/rusnakassociates.com/content/AbbottCOBCCourse/courses/EN-US/course/index.html?showScreen=1_C_1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keywords/>
  <cp:lastModifiedBy>Terano, Kumiko</cp:lastModifiedBy>
  <cp:revision>384</cp:revision>
  <cp:lastPrinted>2025-12-23T03:22:00Z</cp:lastPrinted>
  <dcterms:created xsi:type="dcterms:W3CDTF">2025-11-28T11:31:00Z</dcterms:created>
  <dcterms:modified xsi:type="dcterms:W3CDTF">2025-12-23T08:04:00Z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