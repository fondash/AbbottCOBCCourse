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24C66" w14:textId="77777777" w:rsidR="00840375" w:rsidRPr="00714EAC" w:rsidRDefault="00C51AFE" w:rsidP="00840375">
      <w:pPr>
        <w:rPr>
          <w:rStyle w:val="tw4winExternal"/>
          <w:rFonts w:ascii="Calibri" w:hAnsi="Calibri" w:cs="Calibri"/>
          <w:color w:val="000000" w:themeColor="text1"/>
          <w:sz w:val="36"/>
          <w:szCs w:val="36"/>
          <w:lang w:val="en-US"/>
        </w:rPr>
      </w:pPr>
      <w:r w:rsidRPr="00714EAC">
        <w:rPr>
          <w:noProof/>
          <w:lang w:val="en-US"/>
        </w:rPr>
        <mc:AlternateContent>
          <mc:Choice Requires="wps">
            <w:drawing>
              <wp:anchor distT="0" distB="0" distL="114300" distR="114300" simplePos="0" relativeHeight="251658240" behindDoc="1" locked="0" layoutInCell="1" allowOverlap="1" wp14:anchorId="418DA490" wp14:editId="71EEF676">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1D958697" w14:textId="79030842" w:rsidR="00840375" w:rsidRPr="00714EAC" w:rsidRDefault="00714EAC"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714EAC">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714EAC">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0C590602" w14:textId="77777777" w:rsidR="00840375" w:rsidRPr="00714EAC" w:rsidRDefault="00714EAC" w:rsidP="00840375">
                                <w:pPr>
                                  <w:pStyle w:val="NoSpacing"/>
                                  <w:spacing w:before="240"/>
                                  <w:rPr>
                                    <w:caps/>
                                    <w:color w:val="0E2841" w:themeColor="text2"/>
                                    <w:sz w:val="36"/>
                                    <w:szCs w:val="36"/>
                                  </w:rPr>
                                </w:pPr>
                                <w:r w:rsidRPr="00714EAC">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418DA490"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EndPr/>
                      <w:sdtContent>
                        <w:p w14:paraId="1D958697" w14:textId="79030842" w:rsidR="00840375" w:rsidRPr="00714EAC" w:rsidRDefault="00714EAC"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714EAC">
                            <w:rPr>
                              <w:rFonts w:asciiTheme="majorHAnsi" w:eastAsiaTheme="majorEastAsia" w:hAnsiTheme="majorHAnsi" w:cstheme="majorBidi"/>
                              <w:color w:val="595959" w:themeColor="text1" w:themeTint="A6"/>
                              <w:sz w:val="72"/>
                              <w:szCs w:val="72"/>
                            </w:rPr>
                            <w:t xml:space="preserve">1. Code of Business Conduct  </w:t>
                          </w:r>
                          <w:r>
                            <w:rPr>
                              <w:rFonts w:asciiTheme="majorHAnsi" w:eastAsiaTheme="majorEastAsia" w:hAnsiTheme="majorHAnsi" w:cstheme="majorBidi"/>
                              <w:color w:val="595959" w:themeColor="text1" w:themeTint="A6"/>
                              <w:sz w:val="72"/>
                              <w:szCs w:val="72"/>
                            </w:rPr>
                            <w:t xml:space="preserve"> </w:t>
                          </w:r>
                          <w:r w:rsidRPr="00714EAC">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EndPr/>
                      <w:sdtContent>
                        <w:p w14:paraId="0C590602" w14:textId="77777777" w:rsidR="00840375" w:rsidRPr="00714EAC" w:rsidRDefault="00714EAC" w:rsidP="00840375">
                          <w:pPr>
                            <w:pStyle w:val="NoSpacing"/>
                            <w:spacing w:before="240"/>
                            <w:rPr>
                              <w:caps/>
                              <w:color w:val="0E2841" w:themeColor="text2"/>
                              <w:sz w:val="36"/>
                              <w:szCs w:val="36"/>
                            </w:rPr>
                          </w:pPr>
                          <w:r w:rsidRPr="00714EAC">
                            <w:rPr>
                              <w:caps/>
                              <w:color w:val="0E2841" w:themeColor="text2"/>
                              <w:sz w:val="36"/>
                              <w:szCs w:val="36"/>
                            </w:rPr>
                            <w:t>Translation table 2025</w:t>
                          </w:r>
                        </w:p>
                      </w:sdtContent>
                    </w:sdt>
                  </w:txbxContent>
                </v:textbox>
              </v:shape>
            </w:pict>
          </mc:Fallback>
        </mc:AlternateContent>
      </w:r>
      <w:r w:rsidRPr="00714EAC">
        <w:br w:type="page"/>
      </w:r>
      <w:r w:rsidRPr="00714EAC">
        <w:rPr>
          <w:rStyle w:val="tw4winExternal"/>
          <w:rFonts w:ascii="Calibri" w:hAnsi="Calibri" w:cs="Calibri"/>
          <w:b/>
          <w:color w:val="000000" w:themeColor="text1"/>
          <w:sz w:val="36"/>
          <w:szCs w:val="36"/>
          <w:lang w:val="en-US"/>
        </w:rPr>
        <w:lastRenderedPageBreak/>
        <w:t>INSTRUCTIONS:</w:t>
      </w:r>
    </w:p>
    <w:p w14:paraId="3F19DAEB" w14:textId="77777777" w:rsidR="00840375" w:rsidRPr="00714EAC"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5DF03892" w14:textId="77777777" w:rsidR="00840375" w:rsidRPr="00714EAC" w:rsidRDefault="00C51AF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714EAC">
        <w:rPr>
          <w:rStyle w:val="tw4winExternal"/>
          <w:rFonts w:ascii="Calibri" w:hAnsi="Calibri" w:cs="Calibri"/>
          <w:b/>
          <w:color w:val="000000" w:themeColor="text1"/>
          <w:lang w:val="en-US"/>
        </w:rPr>
        <w:t xml:space="preserve">1) </w:t>
      </w:r>
      <w:r w:rsidRPr="00714EAC">
        <w:rPr>
          <w:rStyle w:val="tw4winExternal"/>
          <w:rFonts w:ascii="Calibri" w:hAnsi="Calibri" w:cs="Calibri"/>
          <w:color w:val="000000" w:themeColor="text1"/>
          <w:lang w:val="en-US"/>
        </w:rPr>
        <w:t>Please edit the translation in the TARGET column directly.</w:t>
      </w:r>
    </w:p>
    <w:p w14:paraId="63B712A7" w14:textId="77777777" w:rsidR="00840375" w:rsidRPr="00714EAC" w:rsidRDefault="00C51AF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714EAC">
        <w:rPr>
          <w:rStyle w:val="tw4winExternal"/>
          <w:rFonts w:ascii="Calibri" w:hAnsi="Calibri" w:cs="Calibri"/>
          <w:b/>
          <w:color w:val="000000" w:themeColor="text1"/>
          <w:lang w:val="en-US"/>
        </w:rPr>
        <w:t xml:space="preserve">2) </w:t>
      </w:r>
      <w:r w:rsidRPr="00714EAC">
        <w:rPr>
          <w:rStyle w:val="tw4winExternal"/>
          <w:rFonts w:ascii="Calibri" w:hAnsi="Calibri" w:cs="Calibri"/>
          <w:color w:val="000000" w:themeColor="text1"/>
          <w:lang w:val="en-US"/>
        </w:rPr>
        <w:t>To comment on a segment, simply create a new MS-Word comment.</w:t>
      </w:r>
    </w:p>
    <w:p w14:paraId="015373CD" w14:textId="77777777" w:rsidR="00840375" w:rsidRPr="00714EAC" w:rsidRDefault="00C51AF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714EAC">
        <w:rPr>
          <w:rStyle w:val="tw4winExternal"/>
          <w:rFonts w:ascii="Calibri" w:hAnsi="Calibri" w:cs="Calibri"/>
          <w:b/>
          <w:color w:val="000000" w:themeColor="text1"/>
          <w:lang w:val="en-US"/>
        </w:rPr>
        <w:t xml:space="preserve">3) </w:t>
      </w:r>
      <w:r w:rsidRPr="00714EAC">
        <w:rPr>
          <w:rStyle w:val="tw4winExternal"/>
          <w:rFonts w:ascii="Calibri" w:hAnsi="Calibri" w:cs="Calibri"/>
          <w:color w:val="000000" w:themeColor="text1"/>
          <w:lang w:val="en-US"/>
        </w:rPr>
        <w:t>It is best to edit this file in Normal or Draft view rather than page layout.</w:t>
      </w:r>
    </w:p>
    <w:p w14:paraId="798E3EDC" w14:textId="77777777" w:rsidR="00840375" w:rsidRPr="00714EAC" w:rsidRDefault="00C51AF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714EAC">
        <w:rPr>
          <w:rStyle w:val="tw4winExternal"/>
          <w:rFonts w:ascii="Calibri" w:hAnsi="Calibri" w:cs="Calibri"/>
          <w:b/>
          <w:color w:val="000000" w:themeColor="text1"/>
          <w:lang w:val="en-US"/>
        </w:rPr>
        <w:t xml:space="preserve">4) </w:t>
      </w:r>
      <w:r w:rsidRPr="00714EAC">
        <w:rPr>
          <w:rStyle w:val="tw4winExternal"/>
          <w:rFonts w:ascii="Calibri" w:hAnsi="Calibri" w:cs="Calibri"/>
          <w:color w:val="000000" w:themeColor="text1"/>
          <w:lang w:val="en-US"/>
        </w:rPr>
        <w:t>DO NOT alter the ID or SOURCE column text.</w:t>
      </w:r>
    </w:p>
    <w:p w14:paraId="610E7163" w14:textId="77777777" w:rsidR="00840375" w:rsidRPr="00714EAC" w:rsidRDefault="00C51AF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714EAC">
        <w:rPr>
          <w:rStyle w:val="tw4winExternal"/>
          <w:rFonts w:ascii="Calibri" w:hAnsi="Calibri" w:cs="Calibri"/>
          <w:b/>
          <w:bCs/>
          <w:color w:val="000000" w:themeColor="text1"/>
          <w:lang w:val="en-US"/>
        </w:rPr>
        <w:t>5</w:t>
      </w:r>
      <w:r w:rsidRPr="00714EAC">
        <w:rPr>
          <w:rStyle w:val="tw4winExternal"/>
          <w:rFonts w:ascii="Calibri" w:hAnsi="Calibri" w:cs="Calibri"/>
          <w:color w:val="000000" w:themeColor="text1"/>
          <w:lang w:val="en-US"/>
        </w:rPr>
        <w:t>) Blank rows should be ignored but not deleted.</w:t>
      </w:r>
    </w:p>
    <w:p w14:paraId="0220C4E6" w14:textId="77777777" w:rsidR="00840375" w:rsidRPr="00714EAC" w:rsidRDefault="00C51AFE"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714EAC">
        <w:rPr>
          <w:rStyle w:val="tw4winExternal"/>
          <w:rFonts w:ascii="Calibri" w:hAnsi="Calibri" w:cs="Calibri"/>
          <w:b/>
          <w:bCs/>
          <w:color w:val="000000" w:themeColor="text1"/>
          <w:lang w:val="en-US"/>
        </w:rPr>
        <w:t>6</w:t>
      </w:r>
      <w:r w:rsidRPr="00714EAC">
        <w:rPr>
          <w:rStyle w:val="tw4winExternal"/>
          <w:rFonts w:ascii="Calibri" w:hAnsi="Calibri" w:cs="Calibri"/>
          <w:color w:val="000000" w:themeColor="text1"/>
          <w:lang w:val="en-US"/>
        </w:rPr>
        <w:t>)</w:t>
      </w:r>
      <w:r w:rsidRPr="00714EAC">
        <w:rPr>
          <w:rStyle w:val="tw4winExternal"/>
          <w:rFonts w:ascii="Calibri" w:hAnsi="Calibri" w:cs="Calibri"/>
          <w:b/>
          <w:bCs/>
          <w:color w:val="000000" w:themeColor="text1"/>
          <w:lang w:val="en-US"/>
        </w:rPr>
        <w:t xml:space="preserve"> The following formatting must be maintained throughout:</w:t>
      </w:r>
    </w:p>
    <w:p w14:paraId="3E2E6E8B" w14:textId="77777777" w:rsidR="00840375" w:rsidRPr="00714EAC" w:rsidRDefault="00C51AF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714EAC">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16538CD0" w14:textId="77777777" w:rsidR="00840375" w:rsidRPr="00714EAC" w:rsidRDefault="00C51AF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714EAC">
        <w:rPr>
          <w:rStyle w:val="tw4winExternal"/>
          <w:rFonts w:ascii="Calibri" w:eastAsiaTheme="minorEastAsia" w:hAnsi="Calibri" w:cs="Calibri" w:hint="default"/>
          <w:b/>
          <w:bCs/>
          <w:color w:val="000000" w:themeColor="text1"/>
          <w:lang w:val="en-US" w:eastAsia="en-IE"/>
        </w:rPr>
        <w:t xml:space="preserve">bold </w:t>
      </w:r>
    </w:p>
    <w:p w14:paraId="1E4DC887" w14:textId="77777777" w:rsidR="00840375" w:rsidRPr="00714EAC" w:rsidRDefault="00C51AF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714EAC">
        <w:rPr>
          <w:rStyle w:val="tw4winExternal"/>
          <w:rFonts w:ascii="Calibri" w:eastAsiaTheme="minorEastAsia" w:hAnsi="Calibri" w:cs="Calibri" w:hint="default"/>
          <w:b/>
          <w:bCs/>
          <w:color w:val="000000" w:themeColor="text1"/>
          <w:lang w:val="en-US" w:eastAsia="en-IE"/>
        </w:rPr>
        <w:t>italic</w:t>
      </w:r>
    </w:p>
    <w:p w14:paraId="2912A907" w14:textId="77777777" w:rsidR="00840375" w:rsidRPr="00714EAC" w:rsidRDefault="00C51AF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714EAC">
        <w:rPr>
          <w:rStyle w:val="tw4winExternal"/>
          <w:rFonts w:ascii="Calibri" w:eastAsiaTheme="minorEastAsia" w:hAnsi="Calibri" w:cs="Calibri" w:hint="default"/>
          <w:b/>
          <w:bCs/>
          <w:color w:val="000000" w:themeColor="text1"/>
          <w:lang w:val="en-US" w:eastAsia="en-IE"/>
        </w:rPr>
        <w:t>underline</w:t>
      </w:r>
    </w:p>
    <w:p w14:paraId="4BEB3E0B" w14:textId="77777777" w:rsidR="00840375" w:rsidRPr="00714EAC" w:rsidRDefault="00C51AF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714EAC">
        <w:rPr>
          <w:rStyle w:val="tw4winExternal"/>
          <w:rFonts w:ascii="Calibri" w:eastAsiaTheme="minorEastAsia" w:hAnsi="Calibri" w:cs="Calibri" w:hint="default"/>
          <w:b/>
          <w:bCs/>
          <w:color w:val="000000" w:themeColor="text1"/>
          <w:lang w:val="en-US" w:eastAsia="en-IE"/>
        </w:rPr>
        <w:t>links</w:t>
      </w:r>
    </w:p>
    <w:p w14:paraId="1AB8174C" w14:textId="77777777" w:rsidR="00840375" w:rsidRPr="00714EAC" w:rsidRDefault="00C51AFE"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714EAC">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23627648" w14:textId="77777777" w:rsidR="00840375" w:rsidRPr="00714EAC" w:rsidRDefault="00C51AFE"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714EAC">
        <w:rPr>
          <w:rStyle w:val="tw4winExternal"/>
          <w:rFonts w:ascii="Calibri" w:hAnsi="Calibri" w:cs="Calibri"/>
          <w:b/>
          <w:bCs/>
          <w:color w:val="000000" w:themeColor="text1"/>
          <w:lang w:val="en-US"/>
        </w:rPr>
        <w:t>7</w:t>
      </w:r>
      <w:r w:rsidRPr="00714EAC">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1360806D" w14:textId="77777777" w:rsidR="00840375" w:rsidRPr="00714EAC" w:rsidRDefault="00C51AFE">
      <w:pPr>
        <w:rPr>
          <w:rStyle w:val="tw4winExternal"/>
          <w:rFonts w:ascii="Calibri" w:hAnsi="Calibri" w:cs="Calibri"/>
          <w:color w:val="000000" w:themeColor="text1"/>
          <w:lang w:val="en-US"/>
        </w:rPr>
      </w:pPr>
      <w:r w:rsidRPr="00714EAC">
        <w:rPr>
          <w:rStyle w:val="tw4winExternal"/>
          <w:rFonts w:ascii="Calibri" w:hAnsi="Calibri" w:cs="Calibri"/>
          <w:color w:val="000000" w:themeColor="text1"/>
          <w:lang w:val="en-US"/>
        </w:rPr>
        <w:br w:type="page"/>
      </w:r>
    </w:p>
    <w:p w14:paraId="782B8805" w14:textId="77777777" w:rsidR="00840375" w:rsidRPr="00714EAC"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390E3163" w14:textId="77777777" w:rsidR="004D60B2" w:rsidRPr="00714EAC" w:rsidRDefault="00C51AFE"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714EAC">
        <w:rPr>
          <w:rStyle w:val="tw4winExternal"/>
          <w:rFonts w:ascii="Calibri" w:hAnsi="Calibri" w:cs="Calibri"/>
          <w:color w:val="000000" w:themeColor="text1"/>
          <w:sz w:val="72"/>
          <w:szCs w:val="72"/>
          <w:lang w:val="en-US"/>
        </w:rPr>
        <w:t>Code of Business Conduct</w:t>
      </w:r>
    </w:p>
    <w:p w14:paraId="70896952" w14:textId="77777777" w:rsidR="00840375" w:rsidRPr="00714EAC"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2D217F" w:rsidRPr="00714EAC" w14:paraId="43BC2CB8" w14:textId="77777777" w:rsidTr="00F8038D">
        <w:tc>
          <w:tcPr>
            <w:tcW w:w="1353" w:type="dxa"/>
            <w:shd w:val="clear" w:color="auto" w:fill="F1A983" w:themeFill="accent2" w:themeFillTint="99"/>
            <w:tcMar>
              <w:top w:w="120" w:type="dxa"/>
              <w:left w:w="180" w:type="dxa"/>
              <w:bottom w:w="120" w:type="dxa"/>
              <w:right w:w="180" w:type="dxa"/>
            </w:tcMar>
          </w:tcPr>
          <w:p w14:paraId="629A5E21" w14:textId="77777777" w:rsidR="009D7F9A" w:rsidRPr="00714EAC" w:rsidRDefault="00C51AFE" w:rsidP="00F66488">
            <w:pPr>
              <w:spacing w:before="30" w:after="30"/>
              <w:ind w:left="30" w:right="30"/>
              <w:rPr>
                <w:rFonts w:eastAsia="Times New Roman"/>
              </w:rPr>
            </w:pPr>
            <w:r w:rsidRPr="00714EAC">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571A1531" w14:textId="77777777" w:rsidR="009D7F9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Source</w:t>
            </w:r>
          </w:p>
        </w:tc>
        <w:tc>
          <w:tcPr>
            <w:tcW w:w="6000" w:type="dxa"/>
            <w:shd w:val="clear" w:color="auto" w:fill="F1A983" w:themeFill="accent2" w:themeFillTint="99"/>
          </w:tcPr>
          <w:p w14:paraId="1EABE6A6" w14:textId="77777777" w:rsidR="009D7F9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Target</w:t>
            </w:r>
          </w:p>
        </w:tc>
      </w:tr>
      <w:tr w:rsidR="002D217F" w:rsidRPr="00C857B7" w14:paraId="31BC4996" w14:textId="77777777" w:rsidTr="00F8038D">
        <w:tc>
          <w:tcPr>
            <w:tcW w:w="1353" w:type="dxa"/>
            <w:shd w:val="clear" w:color="auto" w:fill="C1E4F5"/>
            <w:tcMar>
              <w:top w:w="120" w:type="dxa"/>
              <w:left w:w="180" w:type="dxa"/>
              <w:bottom w:w="120" w:type="dxa"/>
              <w:right w:w="180" w:type="dxa"/>
            </w:tcMar>
            <w:hideMark/>
          </w:tcPr>
          <w:p w14:paraId="250C7473" w14:textId="77777777" w:rsidR="00F66488" w:rsidRPr="00714EAC" w:rsidRDefault="00C51AFE" w:rsidP="00F66488">
            <w:pPr>
              <w:spacing w:before="30" w:after="30"/>
              <w:ind w:left="30" w:right="30"/>
              <w:rPr>
                <w:rFonts w:ascii="Calibri" w:eastAsia="Times New Roman" w:hAnsi="Calibri" w:cs="Calibri"/>
                <w:sz w:val="16"/>
              </w:rPr>
            </w:pPr>
            <w:hyperlink r:id="rId10" w:tgtFrame="_blank" w:history="1">
              <w:r w:rsidRPr="00714EAC">
                <w:rPr>
                  <w:rFonts w:ascii="Calibri" w:eastAsia="Times New Roman" w:hAnsi="Calibri" w:cs="Calibri"/>
                  <w:color w:val="0000FF"/>
                  <w:sz w:val="16"/>
                  <w:u w:val="single"/>
                </w:rPr>
                <w:t>Screen 0</w:t>
              </w:r>
            </w:hyperlink>
            <w:r w:rsidRPr="00714EAC">
              <w:rPr>
                <w:rFonts w:ascii="Calibri" w:eastAsia="Times New Roman" w:hAnsi="Calibri" w:cs="Calibri"/>
                <w:sz w:val="16"/>
              </w:rPr>
              <w:t xml:space="preserve"> </w:t>
            </w:r>
          </w:p>
          <w:p w14:paraId="69DC1EF1" w14:textId="77777777" w:rsidR="00F66488" w:rsidRPr="00714EAC" w:rsidRDefault="00C51AFE" w:rsidP="00F66488">
            <w:pPr>
              <w:ind w:left="30" w:right="30"/>
              <w:rPr>
                <w:rFonts w:ascii="Calibri" w:eastAsia="Times New Roman" w:hAnsi="Calibri" w:cs="Calibri"/>
                <w:sz w:val="16"/>
              </w:rPr>
            </w:pPr>
            <w:hyperlink r:id="rId11" w:tgtFrame="_blank" w:history="1">
              <w:r w:rsidRPr="00714EAC">
                <w:rPr>
                  <w:rFonts w:ascii="Calibri" w:eastAsia="Times New Roman" w:hAnsi="Calibri" w:cs="Calibri"/>
                  <w:color w:val="0000FF"/>
                  <w:sz w:val="16"/>
                  <w:u w:val="single"/>
                </w:rPr>
                <w:t>1_C_1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9BE21C"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Code of Business Conduct</w:t>
            </w:r>
          </w:p>
          <w:p w14:paraId="433E2EDA"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Click the forward arrow.</w:t>
            </w:r>
          </w:p>
        </w:tc>
        <w:tc>
          <w:tcPr>
            <w:tcW w:w="6000" w:type="dxa"/>
          </w:tcPr>
          <w:p w14:paraId="43984380" w14:textId="77777777" w:rsidR="005C43A0" w:rsidRPr="00C857B7" w:rsidRDefault="00C51AFE" w:rsidP="00001E85">
            <w:pPr>
              <w:spacing w:before="100" w:beforeAutospacing="1" w:after="100" w:afterAutospacing="1"/>
              <w:ind w:left="30" w:right="30"/>
              <w:rPr>
                <w:rFonts w:ascii="Calibri" w:eastAsia="Times New Roman" w:hAnsi="Calibri" w:cs="Calibri"/>
                <w:lang w:val="el-GR"/>
                <w:rPrChange w:id="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Κώδικας Επιχειρηματικής Συμπεριφοράς</w:t>
            </w:r>
          </w:p>
          <w:p w14:paraId="43626B54" w14:textId="77777777" w:rsidR="00F66488" w:rsidRPr="00C857B7" w:rsidRDefault="00C51AFE" w:rsidP="00001E85">
            <w:pPr>
              <w:spacing w:before="100" w:beforeAutospacing="1" w:after="100" w:afterAutospacing="1"/>
              <w:ind w:left="30" w:right="30"/>
              <w:rPr>
                <w:rFonts w:ascii="Calibri" w:eastAsia="Times New Roman" w:hAnsi="Calibri" w:cs="Calibri"/>
                <w:lang w:val="el-GR"/>
                <w:rPrChange w:id="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Κάντε κλικ στο εμπρός βέλος.</w:t>
            </w:r>
          </w:p>
        </w:tc>
      </w:tr>
      <w:tr w:rsidR="002D217F" w:rsidRPr="00C857B7" w14:paraId="37A8C1CB" w14:textId="77777777" w:rsidTr="00F8038D">
        <w:tc>
          <w:tcPr>
            <w:tcW w:w="1353" w:type="dxa"/>
            <w:shd w:val="clear" w:color="auto" w:fill="C1E4F5"/>
            <w:tcMar>
              <w:top w:w="120" w:type="dxa"/>
              <w:left w:w="180" w:type="dxa"/>
              <w:bottom w:w="120" w:type="dxa"/>
              <w:right w:w="180" w:type="dxa"/>
            </w:tcMar>
            <w:hideMark/>
          </w:tcPr>
          <w:p w14:paraId="1F5FD1B1" w14:textId="77777777" w:rsidR="00F66488" w:rsidRPr="00714EAC" w:rsidRDefault="00C51AFE" w:rsidP="00F66488">
            <w:pPr>
              <w:spacing w:before="30" w:after="30"/>
              <w:ind w:left="30" w:right="30"/>
              <w:rPr>
                <w:rFonts w:ascii="Calibri" w:eastAsia="Times New Roman" w:hAnsi="Calibri" w:cs="Calibri"/>
                <w:sz w:val="16"/>
              </w:rPr>
            </w:pPr>
            <w:hyperlink r:id="rId12" w:tgtFrame="_blank" w:history="1">
              <w:r w:rsidRPr="00714EAC">
                <w:rPr>
                  <w:rFonts w:ascii="Calibri" w:eastAsia="Times New Roman" w:hAnsi="Calibri" w:cs="Calibri"/>
                  <w:color w:val="0000FF"/>
                  <w:sz w:val="16"/>
                  <w:u w:val="single"/>
                </w:rPr>
                <w:t>Screen 1</w:t>
              </w:r>
            </w:hyperlink>
            <w:r w:rsidRPr="00714EAC">
              <w:rPr>
                <w:rFonts w:ascii="Calibri" w:eastAsia="Times New Roman" w:hAnsi="Calibri" w:cs="Calibri"/>
                <w:sz w:val="16"/>
              </w:rPr>
              <w:t xml:space="preserve"> </w:t>
            </w:r>
          </w:p>
          <w:p w14:paraId="39FC30BE" w14:textId="77777777" w:rsidR="00F66488" w:rsidRPr="00714EAC" w:rsidRDefault="00C51AFE" w:rsidP="00F66488">
            <w:pPr>
              <w:ind w:left="30" w:right="30"/>
              <w:rPr>
                <w:rFonts w:ascii="Calibri" w:eastAsia="Times New Roman" w:hAnsi="Calibri" w:cs="Calibri"/>
                <w:sz w:val="16"/>
              </w:rPr>
            </w:pPr>
            <w:hyperlink r:id="rId13" w:tgtFrame="_blank" w:history="1">
              <w:r w:rsidRPr="00714EAC">
                <w:rPr>
                  <w:rFonts w:ascii="Calibri" w:eastAsia="Times New Roman" w:hAnsi="Calibri" w:cs="Calibri"/>
                  <w:color w:val="0000FF"/>
                  <w:sz w:val="16"/>
                  <w:u w:val="single"/>
                </w:rPr>
                <w:t>2_C_2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E6C0C4"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As a global healthcare leader, what we do each day matters.</w:t>
            </w:r>
          </w:p>
          <w:p w14:paraId="217DED95"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77102074" w14:textId="77777777" w:rsidR="005C43A0" w:rsidRPr="00C857B7" w:rsidRDefault="00C51AFE" w:rsidP="00001E85">
            <w:pPr>
              <w:spacing w:before="100" w:beforeAutospacing="1" w:after="100" w:afterAutospacing="1"/>
              <w:ind w:left="30" w:right="30"/>
              <w:rPr>
                <w:rFonts w:ascii="Calibri" w:eastAsia="Times New Roman" w:hAnsi="Calibri" w:cs="Calibri"/>
                <w:lang w:val="el-GR"/>
                <w:rPrChange w:id="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Ως παγκόσμιος ηγέτης στον τομέα της υγειονομικής περίθαλψης, οτιδήποτε κάνουμε κάθε μέρα έχει σημασία.</w:t>
            </w:r>
          </w:p>
          <w:p w14:paraId="40B9EC3D" w14:textId="77777777" w:rsidR="00F66488"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 Κώδικας Επιχειρηματικής Συμπεριφοράς μας είναι μία ισχυρή πυξίδα που μας επιτρέπει να ενεργούμε με ακεραιότητα, να ηγούμαστε με σκοπό και να κάνουμε επιλογές που αντικατοπτρίζουν τον καλύτερο εαυτό μας. Με αυτόν τον τρόπο δημιουργούμε εμπιστοσύνη, υποστηρίζουμε τις αξίες μας και συνεχίζουμε να κάνουμε μια σημαντική διαφορά στον κόσμο.</w:t>
            </w:r>
          </w:p>
        </w:tc>
      </w:tr>
      <w:tr w:rsidR="002D217F" w:rsidRPr="00C857B7" w14:paraId="769E7121" w14:textId="77777777" w:rsidTr="00F8038D">
        <w:tc>
          <w:tcPr>
            <w:tcW w:w="1353" w:type="dxa"/>
            <w:shd w:val="clear" w:color="auto" w:fill="C1E4F5"/>
            <w:tcMar>
              <w:top w:w="120" w:type="dxa"/>
              <w:left w:w="180" w:type="dxa"/>
              <w:bottom w:w="120" w:type="dxa"/>
              <w:right w:w="180" w:type="dxa"/>
            </w:tcMar>
            <w:hideMark/>
          </w:tcPr>
          <w:p w14:paraId="601F5638" w14:textId="77777777" w:rsidR="00F66488" w:rsidRPr="00714EAC" w:rsidRDefault="00C51AFE" w:rsidP="00F66488">
            <w:pPr>
              <w:spacing w:before="30" w:after="30"/>
              <w:ind w:left="30" w:right="30"/>
              <w:rPr>
                <w:rFonts w:ascii="Calibri" w:eastAsia="Times New Roman" w:hAnsi="Calibri" w:cs="Calibri"/>
                <w:sz w:val="16"/>
              </w:rPr>
            </w:pPr>
            <w:hyperlink r:id="rId14" w:tgtFrame="_blank" w:history="1">
              <w:r w:rsidRPr="00714EAC">
                <w:rPr>
                  <w:rFonts w:ascii="Calibri" w:eastAsia="Times New Roman" w:hAnsi="Calibri" w:cs="Calibri"/>
                  <w:color w:val="0000FF"/>
                  <w:sz w:val="16"/>
                  <w:u w:val="single"/>
                </w:rPr>
                <w:t>Screen 2</w:t>
              </w:r>
            </w:hyperlink>
            <w:r w:rsidRPr="00714EAC">
              <w:rPr>
                <w:rFonts w:ascii="Calibri" w:eastAsia="Times New Roman" w:hAnsi="Calibri" w:cs="Calibri"/>
                <w:sz w:val="16"/>
              </w:rPr>
              <w:t xml:space="preserve"> </w:t>
            </w:r>
          </w:p>
          <w:p w14:paraId="2D3B9B81" w14:textId="77777777" w:rsidR="00F66488" w:rsidRPr="00714EAC" w:rsidRDefault="00C51AFE" w:rsidP="00F66488">
            <w:pPr>
              <w:ind w:left="30" w:right="30"/>
              <w:rPr>
                <w:rFonts w:ascii="Calibri" w:eastAsia="Times New Roman" w:hAnsi="Calibri" w:cs="Calibri"/>
                <w:sz w:val="16"/>
              </w:rPr>
            </w:pPr>
            <w:hyperlink r:id="rId15" w:tgtFrame="_blank" w:history="1">
              <w:r w:rsidRPr="00714EAC">
                <w:rPr>
                  <w:rFonts w:ascii="Calibri" w:eastAsia="Times New Roman" w:hAnsi="Calibri" w:cs="Calibri"/>
                  <w:color w:val="0000FF"/>
                  <w:sz w:val="16"/>
                  <w:u w:val="single"/>
                </w:rPr>
                <w:t>3_C_3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C972B0"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Upon completion of this course, you will:</w:t>
            </w:r>
          </w:p>
          <w:p w14:paraId="6541A712" w14:textId="77777777" w:rsidR="00F66488" w:rsidRPr="00714EAC" w:rsidRDefault="00C51AFE" w:rsidP="00001E85">
            <w:pPr>
              <w:numPr>
                <w:ilvl w:val="0"/>
                <w:numId w:val="2"/>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Understand the importance of Code of Business Conduct to our business.</w:t>
            </w:r>
          </w:p>
          <w:p w14:paraId="22B35547" w14:textId="77777777" w:rsidR="00F66488" w:rsidRPr="00714EAC" w:rsidRDefault="00C51AFE" w:rsidP="00001E85">
            <w:pPr>
              <w:numPr>
                <w:ilvl w:val="0"/>
                <w:numId w:val="2"/>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Be able to identify the key principles of the Code of Business Conduct and understand how they apply to our everyday work practices.</w:t>
            </w:r>
          </w:p>
          <w:p w14:paraId="54DB424F" w14:textId="77777777" w:rsidR="00F66488" w:rsidRPr="00714EAC" w:rsidRDefault="00C51AFE" w:rsidP="00001E85">
            <w:pPr>
              <w:numPr>
                <w:ilvl w:val="0"/>
                <w:numId w:val="2"/>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Understand Abbott’s expectations for conducting business globally in the right way.</w:t>
            </w:r>
          </w:p>
          <w:p w14:paraId="7A8BAF68" w14:textId="77777777" w:rsidR="00F66488" w:rsidRPr="00714EAC" w:rsidRDefault="00C51AFE" w:rsidP="00001E85">
            <w:pPr>
              <w:numPr>
                <w:ilvl w:val="0"/>
                <w:numId w:val="2"/>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Know where to go for help and support.</w:t>
            </w:r>
          </w:p>
        </w:tc>
        <w:tc>
          <w:tcPr>
            <w:tcW w:w="6000" w:type="dxa"/>
          </w:tcPr>
          <w:p w14:paraId="5BD51966" w14:textId="77777777" w:rsidR="00835B5B" w:rsidRPr="00C857B7" w:rsidRDefault="00C51AFE" w:rsidP="00001E85">
            <w:pPr>
              <w:spacing w:before="100" w:beforeAutospacing="1" w:after="100" w:afterAutospacing="1"/>
              <w:ind w:left="30" w:right="30"/>
              <w:rPr>
                <w:rFonts w:ascii="Calibri" w:eastAsia="Times New Roman" w:hAnsi="Calibri" w:cs="Calibri"/>
                <w:lang w:val="el-GR"/>
                <w:rPrChange w:id="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Μετά την ολοκλήρωση αυτού του μαθήματος:</w:t>
            </w:r>
          </w:p>
          <w:p w14:paraId="193C3832" w14:textId="77777777" w:rsidR="00835B5B" w:rsidRPr="00C857B7" w:rsidRDefault="00C51AFE" w:rsidP="00001E85">
            <w:pPr>
              <w:numPr>
                <w:ilvl w:val="0"/>
                <w:numId w:val="2"/>
              </w:numPr>
              <w:spacing w:before="100" w:beforeAutospacing="1" w:after="100" w:afterAutospacing="1"/>
              <w:ind w:left="750" w:right="30"/>
              <w:rPr>
                <w:rFonts w:ascii="Calibri" w:eastAsia="Times New Roman" w:hAnsi="Calibri" w:cs="Calibri"/>
                <w:lang w:val="el-GR"/>
                <w:rPrChange w:id="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Θα κατανοήσετε τη σημασία του Κώδικα Επιχειρηματικής Συμπεριφοράς για την επιχειρηματική μας δραστηριότητα.</w:t>
            </w:r>
          </w:p>
          <w:p w14:paraId="36449D59" w14:textId="77777777" w:rsidR="00835B5B" w:rsidRPr="00C857B7" w:rsidRDefault="00C51AFE" w:rsidP="00001E85">
            <w:pPr>
              <w:numPr>
                <w:ilvl w:val="0"/>
                <w:numId w:val="2"/>
              </w:numPr>
              <w:spacing w:before="100" w:beforeAutospacing="1" w:after="100" w:afterAutospacing="1"/>
              <w:ind w:left="750" w:right="30"/>
              <w:rPr>
                <w:rFonts w:ascii="Calibri" w:eastAsia="Times New Roman" w:hAnsi="Calibri" w:cs="Calibri"/>
                <w:lang w:val="el-GR"/>
                <w:rPrChange w:id="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Θα μπορείτε να προσδιορίσετε τις βασικές αρχές του Κώδικα Επιχειρηματικής Συμπεριφοράς και να κατανοήσετε πώς εφαρμόζεται στις καθημερινές εργασιακές μας πρακτικές</w:t>
            </w:r>
          </w:p>
          <w:p w14:paraId="0155283E" w14:textId="77777777" w:rsidR="00D21F04" w:rsidRPr="00C857B7" w:rsidRDefault="00C51AFE" w:rsidP="00001E85">
            <w:pPr>
              <w:numPr>
                <w:ilvl w:val="0"/>
                <w:numId w:val="2"/>
              </w:numPr>
              <w:spacing w:before="100" w:beforeAutospacing="1" w:after="100" w:afterAutospacing="1"/>
              <w:ind w:left="750" w:right="30"/>
              <w:rPr>
                <w:rFonts w:ascii="Calibri" w:eastAsia="Times New Roman" w:hAnsi="Calibri" w:cs="Calibri"/>
                <w:lang w:val="el-GR"/>
                <w:rPrChange w:id="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Θα κατανοήσετε τις προσδοκίες της Abbott για την διενέργεια επιχειρηματικών δραστηριοτήτων παγκοσμίως με τον σωστό τρόπο.</w:t>
            </w:r>
          </w:p>
          <w:p w14:paraId="3AF57BE2" w14:textId="77777777" w:rsidR="00F66488" w:rsidRPr="00C857B7" w:rsidRDefault="00C51AFE" w:rsidP="00001E85">
            <w:pPr>
              <w:numPr>
                <w:ilvl w:val="0"/>
                <w:numId w:val="2"/>
              </w:numPr>
              <w:spacing w:before="100" w:beforeAutospacing="1" w:after="100" w:afterAutospacing="1"/>
              <w:ind w:left="750" w:right="30"/>
              <w:rPr>
                <w:rFonts w:ascii="Calibri" w:eastAsia="Times New Roman" w:hAnsi="Calibri" w:cs="Calibri"/>
                <w:lang w:val="el-GR"/>
                <w:rPrChange w:id="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Θα γνωρίζετε πού να απευθυνθείτε για βοήθεια και υποστήριξη.</w:t>
            </w:r>
          </w:p>
        </w:tc>
      </w:tr>
      <w:tr w:rsidR="002D217F" w:rsidRPr="00C857B7" w14:paraId="2FA250E5" w14:textId="77777777" w:rsidTr="00F8038D">
        <w:tc>
          <w:tcPr>
            <w:tcW w:w="1353" w:type="dxa"/>
            <w:shd w:val="clear" w:color="auto" w:fill="C1E4F5"/>
            <w:tcMar>
              <w:top w:w="120" w:type="dxa"/>
              <w:left w:w="180" w:type="dxa"/>
              <w:bottom w:w="120" w:type="dxa"/>
              <w:right w:w="180" w:type="dxa"/>
            </w:tcMar>
            <w:hideMark/>
          </w:tcPr>
          <w:p w14:paraId="3766F719" w14:textId="77777777" w:rsidR="00F66488" w:rsidRPr="00714EAC" w:rsidRDefault="00C51AFE" w:rsidP="00F66488">
            <w:pPr>
              <w:spacing w:before="30" w:after="30"/>
              <w:ind w:left="30" w:right="30"/>
              <w:rPr>
                <w:rFonts w:ascii="Calibri" w:eastAsia="Times New Roman" w:hAnsi="Calibri" w:cs="Calibri"/>
                <w:sz w:val="16"/>
              </w:rPr>
            </w:pPr>
            <w:hyperlink r:id="rId16" w:tgtFrame="_blank" w:history="1">
              <w:r w:rsidRPr="00714EAC">
                <w:rPr>
                  <w:rFonts w:ascii="Calibri" w:eastAsia="Times New Roman" w:hAnsi="Calibri" w:cs="Calibri"/>
                  <w:color w:val="0000FF"/>
                  <w:sz w:val="16"/>
                  <w:u w:val="single"/>
                </w:rPr>
                <w:t>Screen 3</w:t>
              </w:r>
            </w:hyperlink>
            <w:r w:rsidRPr="00714EAC">
              <w:rPr>
                <w:rFonts w:ascii="Calibri" w:eastAsia="Times New Roman" w:hAnsi="Calibri" w:cs="Calibri"/>
                <w:sz w:val="16"/>
              </w:rPr>
              <w:t xml:space="preserve"> </w:t>
            </w:r>
          </w:p>
          <w:p w14:paraId="04225A85" w14:textId="77777777" w:rsidR="00F66488" w:rsidRPr="00714EAC" w:rsidRDefault="00C51AFE" w:rsidP="00F66488">
            <w:pPr>
              <w:ind w:left="30" w:right="30"/>
              <w:rPr>
                <w:rFonts w:ascii="Calibri" w:eastAsia="Times New Roman" w:hAnsi="Calibri" w:cs="Calibri"/>
                <w:sz w:val="16"/>
              </w:rPr>
            </w:pPr>
            <w:hyperlink r:id="rId17" w:tgtFrame="_blank" w:history="1">
              <w:r w:rsidRPr="00714EAC">
                <w:rPr>
                  <w:rFonts w:ascii="Calibri" w:eastAsia="Times New Roman" w:hAnsi="Calibri" w:cs="Calibri"/>
                  <w:color w:val="0000FF"/>
                  <w:sz w:val="16"/>
                  <w:u w:val="single"/>
                </w:rPr>
                <w:t>4_C_4</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F74B07"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Welcome</w:t>
            </w:r>
          </w:p>
          <w:p w14:paraId="0E06138D"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minute</w:t>
            </w:r>
          </w:p>
          <w:p w14:paraId="1A28D10E"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The Importance of Abbott’s Code of Business Conduct</w:t>
            </w:r>
          </w:p>
          <w:p w14:paraId="2AE8CED8"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minutes</w:t>
            </w:r>
          </w:p>
          <w:p w14:paraId="4053F642"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Our Code</w:t>
            </w:r>
          </w:p>
          <w:p w14:paraId="701B07E2"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18 minutes</w:t>
            </w:r>
          </w:p>
          <w:p w14:paraId="580A54FF"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Your Commitment</w:t>
            </w:r>
          </w:p>
          <w:p w14:paraId="1F6BAA0F"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minute</w:t>
            </w:r>
          </w:p>
          <w:p w14:paraId="0067B8C0"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[5] Knowledge Check</w:t>
            </w:r>
          </w:p>
          <w:p w14:paraId="2627532D"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5 minutes</w:t>
            </w:r>
          </w:p>
          <w:p w14:paraId="4DAEAC61"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Learning Progress</w:t>
            </w:r>
          </w:p>
          <w:p w14:paraId="4117F4F5" w14:textId="77777777" w:rsidR="00F66488"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This Topic is now available.</w:t>
            </w:r>
          </w:p>
        </w:tc>
        <w:tc>
          <w:tcPr>
            <w:tcW w:w="6000" w:type="dxa"/>
          </w:tcPr>
          <w:p w14:paraId="4F1D2E2C"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Καλώς ορίσατε</w:t>
            </w:r>
          </w:p>
          <w:p w14:paraId="2D813FA7"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λεπτό</w:t>
            </w:r>
          </w:p>
          <w:p w14:paraId="5273B233"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Η σημασία του Κώδικα Επιχειρηματικής Συμπεριφοράς της Abbott</w:t>
            </w:r>
          </w:p>
          <w:p w14:paraId="3B8821C6"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λεπτά</w:t>
            </w:r>
          </w:p>
          <w:p w14:paraId="70847B33"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Ο Κώδικάς μας</w:t>
            </w:r>
          </w:p>
          <w:p w14:paraId="25773E4D"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18 λεπτά</w:t>
            </w:r>
          </w:p>
          <w:p w14:paraId="6A9DE3AA"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[4] Η δέσμευσή σας</w:t>
            </w:r>
          </w:p>
          <w:p w14:paraId="4633ECD7"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λεπτό</w:t>
            </w:r>
          </w:p>
          <w:p w14:paraId="5111C627"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[5] Έλεγχος γνώσεων</w:t>
            </w:r>
          </w:p>
          <w:p w14:paraId="31EB9C09"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5 λεπτά</w:t>
            </w:r>
          </w:p>
          <w:p w14:paraId="36CDE541" w14:textId="77777777" w:rsidR="000515B2" w:rsidRPr="00C857B7" w:rsidRDefault="00C51AFE" w:rsidP="00001E85">
            <w:pPr>
              <w:spacing w:before="100" w:beforeAutospacing="1" w:after="100" w:afterAutospacing="1"/>
              <w:ind w:left="30" w:right="30"/>
              <w:rPr>
                <w:rFonts w:ascii="Calibri" w:eastAsia="Times New Roman" w:hAnsi="Calibri" w:cs="Calibri"/>
                <w:lang w:val="el-GR"/>
                <w:rPrChange w:id="1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Μαθησιακή πρόοδος</w:t>
            </w:r>
          </w:p>
          <w:p w14:paraId="13E0BC3E" w14:textId="77777777" w:rsidR="00F66488" w:rsidRPr="00C857B7" w:rsidRDefault="00C51AFE" w:rsidP="00001E85">
            <w:pPr>
              <w:spacing w:before="100" w:beforeAutospacing="1" w:after="100" w:afterAutospacing="1"/>
              <w:ind w:left="30" w:right="30"/>
              <w:rPr>
                <w:rFonts w:ascii="Calibri" w:eastAsia="Times New Roman" w:hAnsi="Calibri" w:cs="Calibri"/>
                <w:lang w:val="el-GR"/>
                <w:rPrChange w:id="1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Αυτό το θέμα είναι τώρα διαθέσιμο.</w:t>
            </w:r>
          </w:p>
        </w:tc>
      </w:tr>
      <w:tr w:rsidR="002D217F" w:rsidRPr="00C857B7" w14:paraId="4957334D" w14:textId="77777777" w:rsidTr="00F8038D">
        <w:tc>
          <w:tcPr>
            <w:tcW w:w="1353" w:type="dxa"/>
            <w:shd w:val="clear" w:color="auto" w:fill="C1E4F5"/>
            <w:tcMar>
              <w:top w:w="120" w:type="dxa"/>
              <w:left w:w="180" w:type="dxa"/>
              <w:bottom w:w="120" w:type="dxa"/>
              <w:right w:w="180" w:type="dxa"/>
            </w:tcMar>
            <w:hideMark/>
          </w:tcPr>
          <w:p w14:paraId="010627C7" w14:textId="77777777" w:rsidR="00000F84" w:rsidRPr="00714EAC" w:rsidRDefault="00C51AFE" w:rsidP="00000F84">
            <w:pPr>
              <w:spacing w:before="30" w:after="30"/>
              <w:ind w:left="30" w:right="30"/>
              <w:rPr>
                <w:rFonts w:ascii="Calibri" w:eastAsia="Times New Roman" w:hAnsi="Calibri" w:cs="Calibri"/>
                <w:sz w:val="16"/>
              </w:rPr>
            </w:pPr>
            <w:hyperlink r:id="rId18" w:tgtFrame="_blank" w:history="1">
              <w:r w:rsidRPr="00714EAC">
                <w:rPr>
                  <w:rFonts w:ascii="Calibri" w:eastAsia="Times New Roman" w:hAnsi="Calibri" w:cs="Calibri"/>
                  <w:color w:val="0000FF"/>
                  <w:sz w:val="16"/>
                  <w:u w:val="single"/>
                </w:rPr>
                <w:t>Screen 4</w:t>
              </w:r>
            </w:hyperlink>
            <w:r w:rsidRPr="00714EAC">
              <w:rPr>
                <w:rFonts w:ascii="Calibri" w:eastAsia="Times New Roman" w:hAnsi="Calibri" w:cs="Calibri"/>
                <w:sz w:val="16"/>
              </w:rPr>
              <w:t xml:space="preserve"> </w:t>
            </w:r>
          </w:p>
          <w:p w14:paraId="6430B4D0" w14:textId="77777777" w:rsidR="00000F84" w:rsidRPr="00714EAC" w:rsidRDefault="00C51AFE" w:rsidP="00000F84">
            <w:pPr>
              <w:ind w:left="30" w:right="30"/>
              <w:rPr>
                <w:rFonts w:ascii="Calibri" w:eastAsia="Times New Roman" w:hAnsi="Calibri" w:cs="Calibri"/>
                <w:sz w:val="16"/>
              </w:rPr>
            </w:pPr>
            <w:hyperlink r:id="rId19" w:tgtFrame="_blank" w:history="1">
              <w:r w:rsidRPr="00714EAC">
                <w:rPr>
                  <w:rFonts w:ascii="Calibri" w:eastAsia="Times New Roman" w:hAnsi="Calibri" w:cs="Calibri"/>
                  <w:color w:val="0000FF"/>
                  <w:sz w:val="16"/>
                  <w:u w:val="single"/>
                </w:rPr>
                <w:t>5_C_5</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958042"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lead with integrity, fairness, and honesty. Everyone. Every day.</w:t>
            </w:r>
          </w:p>
          <w:p w14:paraId="71662A1B"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776A4E9B" w14:textId="77777777" w:rsidR="00000F84"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Ηγούμαστε με ακεραιότητα, δικαιοσύνη και ειλικρίνεια. Όλοι. Κάθε μέρα.</w:t>
            </w:r>
          </w:p>
          <w:p w14:paraId="445699CD" w14:textId="207B7896" w:rsidR="00000F84"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 xml:space="preserve">Ο Κώδικας Επιχειρηματικής Συμπεριφοράς μας </w:t>
            </w:r>
            <w:del w:id="20" w:author="Kokkaliaris, Dimitrios" w:date="2026-01-05T17:39:00Z" w16du:dateUtc="2026-01-05T15:39:00Z">
              <w:r w:rsidRPr="00714EAC" w:rsidDel="00C857B7">
                <w:rPr>
                  <w:rFonts w:ascii="Calibri" w:eastAsia="Calibri" w:hAnsi="Calibri" w:cs="Calibri"/>
                  <w:lang w:val="el-GR"/>
                </w:rPr>
                <w:delText xml:space="preserve">μάς </w:delText>
              </w:r>
            </w:del>
            <w:r w:rsidRPr="00714EAC">
              <w:rPr>
                <w:rFonts w:ascii="Calibri" w:eastAsia="Calibri" w:hAnsi="Calibri" w:cs="Calibri"/>
                <w:lang w:val="el-GR"/>
              </w:rPr>
              <w:t>υπενθυμίζει ότι η ακεραιότητα, η δικαιοσύνη και η ειλικρίνεια δεν είναι απλώς ιδανικά, αλλά καθημερινές δεσμεύσεις. Αν και ο Κώδικας δεν μπορεί να προβλέψει κάθε πρόκληση που ενδέχεται να αντιμετωπίσουμε, προσφέρει μια ισχυρή βάση αξιών που θα μας καθοδηγεί στην πορεία.</w:t>
            </w:r>
          </w:p>
        </w:tc>
      </w:tr>
      <w:tr w:rsidR="002D217F" w:rsidRPr="00C857B7" w14:paraId="25042AAB" w14:textId="77777777" w:rsidTr="00F8038D">
        <w:tc>
          <w:tcPr>
            <w:tcW w:w="1353" w:type="dxa"/>
            <w:shd w:val="clear" w:color="auto" w:fill="C1E4F5"/>
            <w:tcMar>
              <w:top w:w="120" w:type="dxa"/>
              <w:left w:w="180" w:type="dxa"/>
              <w:bottom w:w="120" w:type="dxa"/>
              <w:right w:w="180" w:type="dxa"/>
            </w:tcMar>
            <w:hideMark/>
          </w:tcPr>
          <w:p w14:paraId="3157E50B" w14:textId="77777777" w:rsidR="00000F84" w:rsidRPr="00714EAC" w:rsidRDefault="00C51AFE" w:rsidP="00000F84">
            <w:pPr>
              <w:spacing w:before="30" w:after="30"/>
              <w:ind w:left="30" w:right="30"/>
              <w:rPr>
                <w:rFonts w:ascii="Calibri" w:eastAsia="Times New Roman" w:hAnsi="Calibri" w:cs="Calibri"/>
                <w:sz w:val="16"/>
              </w:rPr>
            </w:pPr>
            <w:hyperlink r:id="rId20" w:tgtFrame="_blank" w:history="1">
              <w:r w:rsidRPr="00714EAC">
                <w:rPr>
                  <w:rFonts w:ascii="Calibri" w:eastAsia="Times New Roman" w:hAnsi="Calibri" w:cs="Calibri"/>
                  <w:color w:val="0000FF"/>
                  <w:sz w:val="16"/>
                  <w:u w:val="single"/>
                </w:rPr>
                <w:t>Screen 5</w:t>
              </w:r>
            </w:hyperlink>
            <w:r w:rsidRPr="00714EAC">
              <w:rPr>
                <w:rFonts w:ascii="Calibri" w:eastAsia="Times New Roman" w:hAnsi="Calibri" w:cs="Calibri"/>
                <w:sz w:val="16"/>
              </w:rPr>
              <w:t xml:space="preserve"> </w:t>
            </w:r>
          </w:p>
          <w:p w14:paraId="13FAA932" w14:textId="77777777" w:rsidR="00000F84" w:rsidRPr="00714EAC" w:rsidRDefault="00C51AFE" w:rsidP="00000F84">
            <w:pPr>
              <w:ind w:left="30" w:right="30"/>
              <w:rPr>
                <w:rFonts w:ascii="Calibri" w:eastAsia="Times New Roman" w:hAnsi="Calibri" w:cs="Calibri"/>
                <w:sz w:val="16"/>
              </w:rPr>
            </w:pPr>
            <w:hyperlink r:id="rId21" w:tgtFrame="_blank" w:history="1">
              <w:r w:rsidRPr="00714EAC">
                <w:rPr>
                  <w:rFonts w:ascii="Calibri" w:eastAsia="Times New Roman" w:hAnsi="Calibri" w:cs="Calibri"/>
                  <w:color w:val="0000FF"/>
                  <w:sz w:val="16"/>
                  <w:u w:val="single"/>
                </w:rPr>
                <w:t>6_C_6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39A09C"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are committed to the highest standards.</w:t>
            </w:r>
          </w:p>
          <w:p w14:paraId="47D3320D"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0C33EB1A" w14:textId="77777777" w:rsidR="005011CC" w:rsidRPr="00C857B7" w:rsidRDefault="00C51AFE" w:rsidP="00001E85">
            <w:pPr>
              <w:spacing w:before="100" w:beforeAutospacing="1" w:after="100" w:afterAutospacing="1"/>
              <w:ind w:left="30" w:right="30"/>
              <w:rPr>
                <w:rFonts w:ascii="Calibri" w:eastAsia="Times New Roman" w:hAnsi="Calibri" w:cs="Calibri"/>
                <w:lang w:val="el-GR"/>
                <w:rPrChange w:id="2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Δεσμευόμαστε να τηρούμε τα υψηλότερα πρότυπα.</w:t>
            </w:r>
          </w:p>
          <w:p w14:paraId="3ECEF7C6" w14:textId="77777777" w:rsidR="00000F84"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 Κώδικας Επιχειρηματικής Συμπεριφοράς είναι ζωτικής σημασίας για την επιτυχία της Abbott, επειδή θέτει τα πρότυπα του τρόπου που εργαζόμαστε – με ακεραιότητα, δικαιοσύνη και ειλικρίνεια. Μας βοηθά να λαμβάνουμε δεοντολογικές αποφάσεις, ειδικά σε περίπλοκες καταστάσεις, και εξασφαλίζει ότι παραμένουμε πιστοί στις αξίες μας. Ακολουθώντας τον Κώδικα, προστατεύουμε τη φήμη μας, δημιουργούμε σχέσεις εμπιστοσύνης με αυτούς που εξυπηρετούμε και δημιουργούμε μια κουλτούρα στον χώρο εργασίας όπου το να κάνουμε το σωστό είναι εξαιρετικά σημαντικό.</w:t>
            </w:r>
          </w:p>
        </w:tc>
      </w:tr>
      <w:tr w:rsidR="002D217F" w:rsidRPr="00C857B7" w14:paraId="2E954C9F" w14:textId="77777777" w:rsidTr="00F8038D">
        <w:tc>
          <w:tcPr>
            <w:tcW w:w="1353" w:type="dxa"/>
            <w:shd w:val="clear" w:color="auto" w:fill="C1E4F5"/>
            <w:tcMar>
              <w:top w:w="120" w:type="dxa"/>
              <w:left w:w="180" w:type="dxa"/>
              <w:bottom w:w="120" w:type="dxa"/>
              <w:right w:w="180" w:type="dxa"/>
            </w:tcMar>
            <w:hideMark/>
          </w:tcPr>
          <w:p w14:paraId="2BE59D64" w14:textId="77777777" w:rsidR="00000F84" w:rsidRPr="00714EAC" w:rsidRDefault="00C51AFE" w:rsidP="00000F84">
            <w:pPr>
              <w:spacing w:before="30" w:after="30"/>
              <w:ind w:left="30" w:right="30"/>
              <w:rPr>
                <w:rFonts w:ascii="Calibri" w:eastAsia="Times New Roman" w:hAnsi="Calibri" w:cs="Calibri"/>
                <w:sz w:val="16"/>
              </w:rPr>
            </w:pPr>
            <w:hyperlink r:id="rId22" w:tgtFrame="_blank" w:history="1">
              <w:r w:rsidRPr="00714EAC">
                <w:rPr>
                  <w:rFonts w:ascii="Calibri" w:eastAsia="Times New Roman" w:hAnsi="Calibri" w:cs="Calibri"/>
                  <w:color w:val="0000FF"/>
                  <w:sz w:val="16"/>
                  <w:u w:val="single"/>
                </w:rPr>
                <w:t>Screen 6</w:t>
              </w:r>
            </w:hyperlink>
            <w:r w:rsidRPr="00714EAC">
              <w:rPr>
                <w:rFonts w:ascii="Calibri" w:eastAsia="Times New Roman" w:hAnsi="Calibri" w:cs="Calibri"/>
                <w:sz w:val="16"/>
              </w:rPr>
              <w:t xml:space="preserve"> </w:t>
            </w:r>
          </w:p>
          <w:p w14:paraId="22D3D2CE" w14:textId="77777777" w:rsidR="00000F84" w:rsidRPr="00714EAC" w:rsidRDefault="00C51AFE" w:rsidP="00000F84">
            <w:pPr>
              <w:ind w:left="30" w:right="30"/>
              <w:rPr>
                <w:rFonts w:ascii="Calibri" w:eastAsia="Times New Roman" w:hAnsi="Calibri" w:cs="Calibri"/>
                <w:sz w:val="16"/>
              </w:rPr>
            </w:pPr>
            <w:hyperlink r:id="rId23" w:tgtFrame="_blank" w:history="1">
              <w:r w:rsidRPr="00714EAC">
                <w:rPr>
                  <w:rFonts w:ascii="Calibri" w:eastAsia="Times New Roman" w:hAnsi="Calibri" w:cs="Calibri"/>
                  <w:color w:val="0000FF"/>
                  <w:sz w:val="16"/>
                  <w:u w:val="single"/>
                </w:rPr>
                <w:t>7_C_7</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4AFBA2"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Understanding the Code is everyone’s responsibility.</w:t>
            </w:r>
          </w:p>
          <w:p w14:paraId="5EA444AD"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Each of us has a role in applying the Code of Business Conduct to our daily work and decision-making. It’s not just a document—it’s a guide that helps us navigate challenges with integrity and confidence.</w:t>
            </w:r>
          </w:p>
          <w:p w14:paraId="5EEB7DFB"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 the sections ahead, we’ll explore the key principles of the Code and see how they come to life in our everyday actions and choices.</w:t>
            </w:r>
          </w:p>
        </w:tc>
        <w:tc>
          <w:tcPr>
            <w:tcW w:w="6000" w:type="dxa"/>
          </w:tcPr>
          <w:p w14:paraId="0B4CFDEC" w14:textId="77777777" w:rsidR="00B6655E" w:rsidRPr="00C857B7" w:rsidRDefault="00C51AFE" w:rsidP="00001E85">
            <w:pPr>
              <w:spacing w:before="100" w:beforeAutospacing="1" w:after="100" w:afterAutospacing="1"/>
              <w:ind w:left="30" w:right="30"/>
              <w:rPr>
                <w:rFonts w:ascii="Calibri" w:eastAsia="Times New Roman" w:hAnsi="Calibri" w:cs="Calibri"/>
                <w:lang w:val="el-GR"/>
                <w:rPrChange w:id="2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κατανόηση του Κώδικα είναι ευθύνη όλων.</w:t>
            </w:r>
          </w:p>
          <w:p w14:paraId="23B60441" w14:textId="77777777" w:rsidR="00B6655E"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Κάθε ένας από εμάς έχει έναν ρόλο στην εφαρμογή του Κώδικα</w:t>
            </w:r>
            <w:del w:id="23" w:author="Kokkaliaris, Dimitrios" w:date="2026-01-05T17:41:00Z" w16du:dateUtc="2026-01-05T15:41:00Z">
              <w:r w:rsidRPr="00714EAC" w:rsidDel="00AB3F5B">
                <w:rPr>
                  <w:rFonts w:ascii="Calibri" w:eastAsia="Calibri" w:hAnsi="Calibri" w:cs="Calibri"/>
                  <w:lang w:val="el-GR"/>
                </w:rPr>
                <w:delText>ς</w:delText>
              </w:r>
            </w:del>
            <w:r w:rsidRPr="00714EAC">
              <w:rPr>
                <w:rFonts w:ascii="Calibri" w:eastAsia="Calibri" w:hAnsi="Calibri" w:cs="Calibri"/>
                <w:lang w:val="el-GR"/>
              </w:rPr>
              <w:t xml:space="preserve"> Επιχειρηματικής Συμπεριφοράς στην καθημερινή μας εργασία και στη λήψη αποφάσεων. Δεν είναι απλά ένα έγγραφο, είναι ένας οδηγός που μας βοηθά να αντιμετωπίζουμε τις προκλήσεις με ακεραιότητα και αυτοπεποίθηση.</w:t>
            </w:r>
          </w:p>
          <w:p w14:paraId="18CDE9F6" w14:textId="77777777" w:rsidR="00000F84"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Στις επόμενες ενότητες, θα εξερευνήσουμε τις βασικές αρχές του Κώδικα και θα δούμε πώς αυτές εφαρμόζονται στις καθημερινές ενέργειες και επιλογές μας.</w:t>
            </w:r>
          </w:p>
        </w:tc>
      </w:tr>
      <w:tr w:rsidR="002D217F" w:rsidRPr="00C857B7" w14:paraId="570BA0D7" w14:textId="77777777" w:rsidTr="00F8038D">
        <w:tc>
          <w:tcPr>
            <w:tcW w:w="1353" w:type="dxa"/>
            <w:shd w:val="clear" w:color="auto" w:fill="C1E4F5"/>
            <w:tcMar>
              <w:top w:w="120" w:type="dxa"/>
              <w:left w:w="180" w:type="dxa"/>
              <w:bottom w:w="120" w:type="dxa"/>
              <w:right w:w="180" w:type="dxa"/>
            </w:tcMar>
            <w:hideMark/>
          </w:tcPr>
          <w:p w14:paraId="30A949D4" w14:textId="77777777" w:rsidR="00000F84" w:rsidRPr="00714EAC" w:rsidRDefault="00C51AFE" w:rsidP="00000F84">
            <w:pPr>
              <w:spacing w:before="30" w:after="30"/>
              <w:ind w:left="30" w:right="30"/>
              <w:rPr>
                <w:rFonts w:ascii="Calibri" w:eastAsia="Times New Roman" w:hAnsi="Calibri" w:cs="Calibri"/>
                <w:sz w:val="16"/>
              </w:rPr>
            </w:pPr>
            <w:hyperlink r:id="rId24" w:tgtFrame="_blank" w:history="1">
              <w:r w:rsidRPr="00714EAC">
                <w:rPr>
                  <w:rFonts w:ascii="Calibri" w:eastAsia="Times New Roman" w:hAnsi="Calibri" w:cs="Calibri"/>
                  <w:color w:val="0000FF"/>
                  <w:sz w:val="16"/>
                  <w:u w:val="single"/>
                </w:rPr>
                <w:t>Screen 7</w:t>
              </w:r>
            </w:hyperlink>
            <w:r w:rsidRPr="00714EAC">
              <w:rPr>
                <w:rFonts w:ascii="Calibri" w:eastAsia="Times New Roman" w:hAnsi="Calibri" w:cs="Calibri"/>
                <w:sz w:val="16"/>
              </w:rPr>
              <w:t xml:space="preserve"> </w:t>
            </w:r>
          </w:p>
          <w:p w14:paraId="69820A3A" w14:textId="77777777" w:rsidR="00000F84" w:rsidRPr="00714EAC" w:rsidRDefault="00C51AFE" w:rsidP="00000F84">
            <w:pPr>
              <w:ind w:left="30" w:right="30"/>
              <w:rPr>
                <w:rFonts w:ascii="Calibri" w:eastAsia="Times New Roman" w:hAnsi="Calibri" w:cs="Calibri"/>
                <w:sz w:val="16"/>
              </w:rPr>
            </w:pPr>
            <w:hyperlink r:id="rId25" w:tgtFrame="_blank" w:history="1">
              <w:r w:rsidRPr="00714EAC">
                <w:rPr>
                  <w:rFonts w:ascii="Calibri" w:eastAsia="Times New Roman" w:hAnsi="Calibri" w:cs="Calibri"/>
                  <w:color w:val="0000FF"/>
                  <w:sz w:val="16"/>
                  <w:u w:val="single"/>
                </w:rPr>
                <w:t>8_C_8</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CF4676"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must view all content before moving forward.</w:t>
            </w:r>
          </w:p>
          <w:p w14:paraId="76CEEC37"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are committed to improving the health and well-being of the people who rely on our products.</w:t>
            </w:r>
          </w:p>
          <w:p w14:paraId="7B48E187"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It’s a reminder that behind every decision, every innovation, and every action is a purpose—to make lives better.</w:t>
            </w:r>
          </w:p>
          <w:p w14:paraId="3600F972"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Patients and Consumers</w:t>
            </w:r>
          </w:p>
          <w:p w14:paraId="5E6E5890"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Healthcare Professionals</w:t>
            </w:r>
          </w:p>
          <w:p w14:paraId="4A487776"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Click each of the icons to learn more.</w:t>
            </w:r>
          </w:p>
        </w:tc>
        <w:tc>
          <w:tcPr>
            <w:tcW w:w="6000" w:type="dxa"/>
          </w:tcPr>
          <w:p w14:paraId="591BB9F7" w14:textId="77777777" w:rsidR="008079A2" w:rsidRPr="00C857B7" w:rsidRDefault="00C51AFE" w:rsidP="00001E85">
            <w:pPr>
              <w:spacing w:before="100" w:beforeAutospacing="1" w:after="100" w:afterAutospacing="1"/>
              <w:ind w:left="30" w:right="30"/>
              <w:rPr>
                <w:rFonts w:ascii="Calibri" w:eastAsia="Times New Roman" w:hAnsi="Calibri" w:cs="Calibri"/>
                <w:lang w:val="el-GR"/>
                <w:rPrChange w:id="2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προβάλετε όλο το περιεχόμενο πριν προχωρήσετε.</w:t>
            </w:r>
          </w:p>
          <w:p w14:paraId="17BA193E" w14:textId="77777777" w:rsidR="008079A2" w:rsidRPr="00C857B7" w:rsidRDefault="00C51AFE" w:rsidP="00001E85">
            <w:pPr>
              <w:spacing w:before="100" w:beforeAutospacing="1" w:after="100" w:afterAutospacing="1"/>
              <w:ind w:left="30" w:right="30"/>
              <w:rPr>
                <w:rFonts w:ascii="Calibri" w:eastAsia="Times New Roman" w:hAnsi="Calibri" w:cs="Calibri"/>
                <w:lang w:val="el-GR"/>
                <w:rPrChange w:id="2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Στην Abbott, δεσμευόμαστε στη βελτίωση της υγείας και της ευεξίας των ανθρώπων που βασίζονται στα προϊόντα μας.</w:t>
            </w:r>
          </w:p>
          <w:p w14:paraId="59671133" w14:textId="77777777" w:rsidR="008079A2" w:rsidRPr="00C857B7" w:rsidRDefault="00C51AFE" w:rsidP="00001E85">
            <w:pPr>
              <w:spacing w:before="100" w:beforeAutospacing="1" w:after="100" w:afterAutospacing="1"/>
              <w:ind w:left="30" w:right="30"/>
              <w:rPr>
                <w:rFonts w:ascii="Calibri" w:eastAsia="Times New Roman" w:hAnsi="Calibri" w:cs="Calibri"/>
                <w:lang w:val="el-GR"/>
                <w:rPrChange w:id="2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Είναι μια υπενθύμιση ότι πίσω από κάθε απόφαση, κάθε καινοτομία και κάθε ενέργεια υπάρχει ένας σκοπός: να βελτιώσουμε τη ζωή των ανθρώπων.</w:t>
            </w:r>
          </w:p>
          <w:p w14:paraId="620BBBC6" w14:textId="77777777" w:rsidR="008079A2" w:rsidRPr="00C857B7" w:rsidRDefault="00C51AFE" w:rsidP="00001E85">
            <w:pPr>
              <w:spacing w:before="100" w:beforeAutospacing="1" w:after="100" w:afterAutospacing="1"/>
              <w:ind w:left="30" w:right="30"/>
              <w:rPr>
                <w:rFonts w:ascii="Calibri" w:eastAsia="Times New Roman" w:hAnsi="Calibri" w:cs="Calibri"/>
                <w:lang w:val="el-GR"/>
                <w:rPrChange w:id="2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Ασθενείς και καταναλωτές</w:t>
            </w:r>
          </w:p>
          <w:p w14:paraId="772F8A7F" w14:textId="77777777" w:rsidR="008079A2" w:rsidRPr="00C857B7" w:rsidRDefault="00C51AFE" w:rsidP="00001E85">
            <w:pPr>
              <w:spacing w:before="100" w:beforeAutospacing="1" w:after="100" w:afterAutospacing="1"/>
              <w:ind w:left="30" w:right="30"/>
              <w:rPr>
                <w:rFonts w:ascii="Calibri" w:eastAsia="Times New Roman" w:hAnsi="Calibri" w:cs="Calibri"/>
                <w:lang w:val="el-GR"/>
                <w:rPrChange w:id="2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Επαγγελματίες Υγείας</w:t>
            </w:r>
          </w:p>
          <w:p w14:paraId="75E115BB" w14:textId="77777777" w:rsidR="00000F84" w:rsidRPr="00C857B7" w:rsidRDefault="00C51AFE" w:rsidP="00001E85">
            <w:pPr>
              <w:spacing w:before="100" w:beforeAutospacing="1" w:after="100" w:afterAutospacing="1"/>
              <w:ind w:left="30" w:right="30"/>
              <w:rPr>
                <w:rFonts w:ascii="Calibri" w:eastAsia="Times New Roman" w:hAnsi="Calibri" w:cs="Calibri"/>
                <w:lang w:val="el-GR"/>
                <w:rPrChange w:id="2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Κάντε κλικ σε κάθε εικονίδιο για να μάθετε περισσότερα.</w:t>
            </w:r>
          </w:p>
        </w:tc>
      </w:tr>
      <w:tr w:rsidR="002D217F" w:rsidRPr="00C857B7" w14:paraId="2D7C7193" w14:textId="77777777" w:rsidTr="00F8038D">
        <w:tc>
          <w:tcPr>
            <w:tcW w:w="1353" w:type="dxa"/>
            <w:shd w:val="clear" w:color="auto" w:fill="C1E4F5"/>
            <w:tcMar>
              <w:top w:w="120" w:type="dxa"/>
              <w:left w:w="180" w:type="dxa"/>
              <w:bottom w:w="120" w:type="dxa"/>
              <w:right w:w="180" w:type="dxa"/>
            </w:tcMar>
            <w:hideMark/>
          </w:tcPr>
          <w:p w14:paraId="74264652" w14:textId="77777777" w:rsidR="00000F84" w:rsidRPr="00714EAC" w:rsidRDefault="00C51AFE" w:rsidP="00000F84">
            <w:pPr>
              <w:spacing w:before="30" w:after="30"/>
              <w:ind w:left="30" w:right="30"/>
              <w:rPr>
                <w:rFonts w:ascii="Calibri" w:eastAsia="Times New Roman" w:hAnsi="Calibri" w:cs="Calibri"/>
                <w:sz w:val="16"/>
              </w:rPr>
            </w:pPr>
            <w:hyperlink r:id="rId26" w:tgtFrame="_blank" w:history="1">
              <w:r w:rsidRPr="00714EAC">
                <w:rPr>
                  <w:rFonts w:ascii="Calibri" w:eastAsia="Times New Roman" w:hAnsi="Calibri" w:cs="Calibri"/>
                  <w:color w:val="0000FF"/>
                  <w:sz w:val="16"/>
                  <w:u w:val="single"/>
                </w:rPr>
                <w:t>Screen 7</w:t>
              </w:r>
            </w:hyperlink>
            <w:r w:rsidRPr="00714EAC">
              <w:rPr>
                <w:rFonts w:ascii="Calibri" w:eastAsia="Times New Roman" w:hAnsi="Calibri" w:cs="Calibri"/>
                <w:sz w:val="16"/>
              </w:rPr>
              <w:t xml:space="preserve"> </w:t>
            </w:r>
          </w:p>
          <w:p w14:paraId="7B64BF68" w14:textId="77777777" w:rsidR="00000F84" w:rsidRPr="00714EAC" w:rsidRDefault="00C51AFE" w:rsidP="00000F84">
            <w:pPr>
              <w:ind w:left="30" w:right="30"/>
              <w:rPr>
                <w:rFonts w:ascii="Calibri" w:eastAsia="Times New Roman" w:hAnsi="Calibri" w:cs="Calibri"/>
                <w:sz w:val="16"/>
              </w:rPr>
            </w:pPr>
            <w:hyperlink r:id="rId27" w:tgtFrame="_blank" w:history="1">
              <w:r w:rsidRPr="00714EAC">
                <w:rPr>
                  <w:rFonts w:ascii="Calibri" w:eastAsia="Times New Roman" w:hAnsi="Calibri" w:cs="Calibri"/>
                  <w:color w:val="0000FF"/>
                  <w:sz w:val="16"/>
                  <w:u w:val="single"/>
                </w:rPr>
                <w:t>9_C_8</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0FF04A"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PATIENTS AND CONSUMERS</w:t>
            </w:r>
          </w:p>
          <w:p w14:paraId="75823C4B" w14:textId="77777777" w:rsidR="00000F8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204FFB4A" w14:textId="77777777" w:rsidR="00E36CE0" w:rsidRPr="00C857B7" w:rsidRDefault="00C51AFE" w:rsidP="00001E85">
            <w:pPr>
              <w:spacing w:before="100" w:beforeAutospacing="1" w:after="100" w:afterAutospacing="1"/>
              <w:ind w:left="30" w:right="30"/>
              <w:rPr>
                <w:rFonts w:ascii="Calibri" w:eastAsia="Times New Roman" w:hAnsi="Calibri" w:cs="Calibri"/>
                <w:lang w:val="el-GR"/>
                <w:rPrChange w:id="3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ΑΣΘΕΝΕΙΣ ΚΑΙ ΚΑΤΑΝΑΛΩΤΕΣ</w:t>
            </w:r>
          </w:p>
          <w:p w14:paraId="37680B0B" w14:textId="77777777" w:rsidR="00000F84"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Η φροντίδα των ανθρώπων βρίσκεται στο επίκεντρο των στόχων μας. Δίνουμε προτεραιότητα στην υγεία και την ευεξία των ασθενών και των καταναλωτών. Κάθε μέρα, μπορούμε να κάνουμε ουσιαστική διαφορά, βοηθώντας τους ανθρώπους να ζήσουν μια πιο υγιεινή ζωή και συμβάλλοντας στη δημιουργία ισχυρότερων και υγιέστερων κοινοτήτων.</w:t>
            </w:r>
          </w:p>
        </w:tc>
      </w:tr>
      <w:tr w:rsidR="002D217F" w:rsidRPr="00C857B7" w14:paraId="3DF0F305" w14:textId="77777777" w:rsidTr="00F8038D">
        <w:tc>
          <w:tcPr>
            <w:tcW w:w="1353" w:type="dxa"/>
            <w:shd w:val="clear" w:color="auto" w:fill="C1E4F5"/>
            <w:tcMar>
              <w:top w:w="120" w:type="dxa"/>
              <w:left w:w="180" w:type="dxa"/>
              <w:bottom w:w="120" w:type="dxa"/>
              <w:right w:w="180" w:type="dxa"/>
            </w:tcMar>
            <w:hideMark/>
          </w:tcPr>
          <w:p w14:paraId="1A1DE04F" w14:textId="77777777" w:rsidR="00E36CE0" w:rsidRPr="00714EAC" w:rsidRDefault="00C51AFE" w:rsidP="00E36CE0">
            <w:pPr>
              <w:spacing w:before="30" w:after="30"/>
              <w:ind w:left="30" w:right="30"/>
              <w:rPr>
                <w:rFonts w:ascii="Calibri" w:eastAsia="Times New Roman" w:hAnsi="Calibri" w:cs="Calibri"/>
                <w:sz w:val="16"/>
              </w:rPr>
            </w:pPr>
            <w:hyperlink r:id="rId28" w:tgtFrame="_blank" w:history="1">
              <w:r w:rsidRPr="00714EAC">
                <w:rPr>
                  <w:rFonts w:ascii="Calibri" w:eastAsia="Times New Roman" w:hAnsi="Calibri" w:cs="Calibri"/>
                  <w:color w:val="0000FF"/>
                  <w:sz w:val="16"/>
                  <w:u w:val="single"/>
                </w:rPr>
                <w:t>Screen 7</w:t>
              </w:r>
            </w:hyperlink>
            <w:r w:rsidRPr="00714EAC">
              <w:rPr>
                <w:rFonts w:ascii="Calibri" w:eastAsia="Times New Roman" w:hAnsi="Calibri" w:cs="Calibri"/>
                <w:sz w:val="16"/>
              </w:rPr>
              <w:t xml:space="preserve"> </w:t>
            </w:r>
          </w:p>
          <w:p w14:paraId="0732EA41" w14:textId="77777777" w:rsidR="00E36CE0" w:rsidRPr="00714EAC" w:rsidRDefault="00C51AFE" w:rsidP="00E36CE0">
            <w:pPr>
              <w:ind w:left="30" w:right="30"/>
              <w:rPr>
                <w:rFonts w:ascii="Calibri" w:eastAsia="Times New Roman" w:hAnsi="Calibri" w:cs="Calibri"/>
                <w:sz w:val="16"/>
              </w:rPr>
            </w:pPr>
            <w:hyperlink r:id="rId29" w:tgtFrame="_blank" w:history="1">
              <w:r w:rsidRPr="00714EAC">
                <w:rPr>
                  <w:rFonts w:ascii="Calibri" w:eastAsia="Times New Roman" w:hAnsi="Calibri" w:cs="Calibri"/>
                  <w:color w:val="0000FF"/>
                  <w:sz w:val="16"/>
                  <w:u w:val="single"/>
                </w:rPr>
                <w:t>10_C_8</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5171E4"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HEALTHCARE PROFESSIONALS</w:t>
            </w:r>
          </w:p>
          <w:p w14:paraId="1A8B0D19"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638246AE"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17DE6FCF" w14:textId="77777777" w:rsidR="00E36CE0" w:rsidRPr="00C857B7" w:rsidRDefault="00C51AFE" w:rsidP="00001E85">
            <w:pPr>
              <w:spacing w:before="100" w:beforeAutospacing="1" w:after="100" w:afterAutospacing="1"/>
              <w:ind w:left="30" w:right="30"/>
              <w:rPr>
                <w:rFonts w:ascii="Calibri" w:eastAsia="Times New Roman" w:hAnsi="Calibri" w:cs="Calibri"/>
                <w:lang w:val="el-GR"/>
                <w:rPrChange w:id="3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ΕΠΑΓΓΕΛΜΑΤΙΕΣ ΥΓΕΙΑΣ</w:t>
            </w:r>
          </w:p>
          <w:p w14:paraId="4B740F92" w14:textId="77777777" w:rsidR="00E36C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Συνεργαζόμαστε με ΕΥ για την υποστήριξη της καλύτερης υγείας. Σεβόμαστε τις γνώσεις και την ανεξάρτητη κρίση των επαγγελματιών υγείας, είτε πρόκειται για γιατρούς, νοσηλευτές, φαρμακοποιούς, ερευνητές ή προσωπικό εργαστηρίων. Ο ρόλος τους στην καθοδήγηση των ασθενών για καλύτερη υγεία είναι ουσιαστικός.</w:t>
            </w:r>
          </w:p>
          <w:p w14:paraId="3E8636CC" w14:textId="77777777" w:rsidR="00E36C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Στην Abbott, δεσμευόμαστε να τους υποστηρίζουμε με ακριβείς και έγκαιρες πληροφορίες, έτσι ώστε να μπορούν να λαμβάνουν τις καλύτερες αποφάσεις. Συνεργαζόμενοι μαζί τους, μπορούμε να επιτύχουμε τον κοινό μας στόχο για τη βελτίωση της υγείας και της ευεξίας σε ολόκληρο τον κόσμο.</w:t>
            </w:r>
          </w:p>
        </w:tc>
      </w:tr>
      <w:tr w:rsidR="002D217F" w:rsidRPr="00C857B7" w14:paraId="26BA0CF6" w14:textId="77777777" w:rsidTr="00F8038D">
        <w:tc>
          <w:tcPr>
            <w:tcW w:w="1353" w:type="dxa"/>
            <w:shd w:val="clear" w:color="auto" w:fill="C1E4F5"/>
            <w:tcMar>
              <w:top w:w="120" w:type="dxa"/>
              <w:left w:w="180" w:type="dxa"/>
              <w:bottom w:w="120" w:type="dxa"/>
              <w:right w:w="180" w:type="dxa"/>
            </w:tcMar>
            <w:hideMark/>
          </w:tcPr>
          <w:p w14:paraId="5FA7E885" w14:textId="77777777" w:rsidR="00E36CE0" w:rsidRPr="00714EAC" w:rsidRDefault="00C51AFE" w:rsidP="00E36CE0">
            <w:pPr>
              <w:spacing w:before="30" w:after="30"/>
              <w:ind w:left="30" w:right="30"/>
              <w:rPr>
                <w:rFonts w:ascii="Calibri" w:eastAsia="Times New Roman" w:hAnsi="Calibri" w:cs="Calibri"/>
                <w:sz w:val="16"/>
              </w:rPr>
            </w:pPr>
            <w:hyperlink r:id="rId30" w:tgtFrame="_blank" w:history="1">
              <w:r w:rsidRPr="00714EAC">
                <w:rPr>
                  <w:rFonts w:ascii="Calibri" w:eastAsia="Times New Roman" w:hAnsi="Calibri" w:cs="Calibri"/>
                  <w:color w:val="0000FF"/>
                  <w:sz w:val="16"/>
                  <w:u w:val="single"/>
                </w:rPr>
                <w:t>Screen 8</w:t>
              </w:r>
            </w:hyperlink>
            <w:r w:rsidRPr="00714EAC">
              <w:rPr>
                <w:rFonts w:ascii="Calibri" w:eastAsia="Times New Roman" w:hAnsi="Calibri" w:cs="Calibri"/>
                <w:sz w:val="16"/>
              </w:rPr>
              <w:t xml:space="preserve"> </w:t>
            </w:r>
          </w:p>
          <w:p w14:paraId="47903120" w14:textId="77777777" w:rsidR="00E36CE0" w:rsidRPr="00714EAC" w:rsidRDefault="00C51AFE" w:rsidP="00E36CE0">
            <w:pPr>
              <w:ind w:left="30" w:right="30"/>
              <w:rPr>
                <w:rFonts w:ascii="Calibri" w:eastAsia="Times New Roman" w:hAnsi="Calibri" w:cs="Calibri"/>
                <w:sz w:val="16"/>
              </w:rPr>
            </w:pPr>
            <w:hyperlink r:id="rId31" w:tgtFrame="_blank" w:history="1">
              <w:r w:rsidRPr="00714EAC">
                <w:rPr>
                  <w:rFonts w:ascii="Calibri" w:eastAsia="Times New Roman" w:hAnsi="Calibri" w:cs="Calibri"/>
                  <w:color w:val="0000FF"/>
                  <w:sz w:val="16"/>
                  <w:u w:val="single"/>
                </w:rPr>
                <w:t>11_C_9</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B9674E"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must view all content before moving forward.</w:t>
            </w:r>
          </w:p>
          <w:p w14:paraId="40BCC42C"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are committed to ensuring every product we offer is safe, effective, and worthy of the trust people place in us.</w:t>
            </w:r>
          </w:p>
          <w:p w14:paraId="24BEA59A"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40E3D8B7"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We’re also committed to timely identifying, evaluating, and addressing product safety issues, as well as taking actions to prevent counterfeiting, illegal diversion, and theft of our products.</w:t>
            </w:r>
          </w:p>
          <w:p w14:paraId="7FFDC12A"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Product Quality</w:t>
            </w:r>
          </w:p>
          <w:p w14:paraId="44E85C8C"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Product Promotion I</w:t>
            </w:r>
          </w:p>
          <w:p w14:paraId="21333D1B"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Product Promotion II</w:t>
            </w:r>
          </w:p>
          <w:p w14:paraId="45BBEAE8"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Click each of the icons to learn more.</w:t>
            </w:r>
          </w:p>
        </w:tc>
        <w:tc>
          <w:tcPr>
            <w:tcW w:w="6000" w:type="dxa"/>
          </w:tcPr>
          <w:p w14:paraId="552FA5AA" w14:textId="77777777" w:rsidR="005C7B27" w:rsidRPr="00C857B7" w:rsidRDefault="00C51AFE" w:rsidP="00001E85">
            <w:pPr>
              <w:spacing w:before="100" w:beforeAutospacing="1" w:after="100" w:afterAutospacing="1"/>
              <w:ind w:left="30" w:right="30"/>
              <w:rPr>
                <w:rFonts w:ascii="Calibri" w:eastAsia="Times New Roman" w:hAnsi="Calibri" w:cs="Calibri"/>
                <w:lang w:val="el-GR"/>
                <w:rPrChange w:id="3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προβάλετε όλο το περιεχόμενο πριν προχωρήσετε.</w:t>
            </w:r>
          </w:p>
          <w:p w14:paraId="1FF34D5E" w14:textId="77777777" w:rsidR="005C7B27" w:rsidRPr="00C857B7" w:rsidRDefault="00C51AFE" w:rsidP="00001E85">
            <w:pPr>
              <w:spacing w:before="100" w:beforeAutospacing="1" w:after="100" w:afterAutospacing="1"/>
              <w:ind w:left="30" w:right="30"/>
              <w:rPr>
                <w:rFonts w:ascii="Calibri" w:eastAsia="Times New Roman" w:hAnsi="Calibri" w:cs="Calibri"/>
                <w:lang w:val="el-GR"/>
                <w:rPrChange w:id="3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Στην Abbott, δεσμευόμαστε να διασφαλίζουμε ότι κάθε προϊόν που προσφέρουμε είναι ασφαλές, αποτελεσματικό και αξιόπιστο για τους ανθρώπους που μας εμπιστεύονται.</w:t>
            </w:r>
          </w:p>
          <w:p w14:paraId="53EBC41F" w14:textId="77777777" w:rsidR="005C7B2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Λαμβάνουμε μέτρα για να εξασφαλίσουμε ότι τα προϊόντα μας είναι ασφαλή και αποτελεσματικά – από την επιλογή των κατάλληλων υλικών έως τον τρόπο προώθησης, πώλησης και παράδοσης τους. Σε κάθε στάδιο, ακολουθούμε τα υψηλότερα πρότυπα ποιότητας.</w:t>
            </w:r>
          </w:p>
          <w:p w14:paraId="16CFC337" w14:textId="77777777" w:rsidR="005C7B2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Δεσμευόμαστε επίσης για έγκαιρο εντοπισμό, αξιολόγηση και αντιμετώπιση των ζητημάτων ασφάλειας των προϊόντων, καθώς και τη λήψη μέτρων για την πρόληψη της παραχάραξης, της παράνομης εκτροπής και της κλοπής των προϊόντων μας.</w:t>
            </w:r>
          </w:p>
          <w:p w14:paraId="3B80C250" w14:textId="77777777" w:rsidR="005C7B2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Ποιότητα Προϊόντος</w:t>
            </w:r>
          </w:p>
          <w:p w14:paraId="55AB4CC8" w14:textId="77777777" w:rsidR="00E36C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Προώθηση Προϊόντος Ι</w:t>
            </w:r>
          </w:p>
          <w:p w14:paraId="27AD66B4" w14:textId="77777777" w:rsidR="00F81109"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Προώθηση Προϊόντος ΙΙ</w:t>
            </w:r>
          </w:p>
          <w:p w14:paraId="4249DD42" w14:textId="77777777" w:rsidR="00F81109"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Κάντε κλικ σε κάθε εικονίδιο για να μάθετε περισσότερα.</w:t>
            </w:r>
          </w:p>
        </w:tc>
      </w:tr>
      <w:tr w:rsidR="002D217F" w:rsidRPr="00C857B7" w14:paraId="040449A0" w14:textId="77777777" w:rsidTr="00F8038D">
        <w:tc>
          <w:tcPr>
            <w:tcW w:w="1353" w:type="dxa"/>
            <w:shd w:val="clear" w:color="auto" w:fill="C1E4F5"/>
            <w:tcMar>
              <w:top w:w="120" w:type="dxa"/>
              <w:left w:w="180" w:type="dxa"/>
              <w:bottom w:w="120" w:type="dxa"/>
              <w:right w:w="180" w:type="dxa"/>
            </w:tcMar>
            <w:hideMark/>
          </w:tcPr>
          <w:p w14:paraId="4A9006FE" w14:textId="77777777" w:rsidR="00E36CE0" w:rsidRPr="00714EAC" w:rsidRDefault="00C51AFE" w:rsidP="00E36CE0">
            <w:pPr>
              <w:spacing w:before="30" w:after="30"/>
              <w:ind w:left="30" w:right="30"/>
              <w:rPr>
                <w:rFonts w:ascii="Calibri" w:eastAsia="Times New Roman" w:hAnsi="Calibri" w:cs="Calibri"/>
                <w:sz w:val="16"/>
              </w:rPr>
            </w:pPr>
            <w:hyperlink r:id="rId32" w:tgtFrame="_blank" w:history="1">
              <w:r w:rsidRPr="00714EAC">
                <w:rPr>
                  <w:rFonts w:ascii="Calibri" w:eastAsia="Times New Roman" w:hAnsi="Calibri" w:cs="Calibri"/>
                  <w:color w:val="0000FF"/>
                  <w:sz w:val="16"/>
                  <w:u w:val="single"/>
                </w:rPr>
                <w:t>Screen 8</w:t>
              </w:r>
            </w:hyperlink>
            <w:r w:rsidRPr="00714EAC">
              <w:rPr>
                <w:rFonts w:ascii="Calibri" w:eastAsia="Times New Roman" w:hAnsi="Calibri" w:cs="Calibri"/>
                <w:sz w:val="16"/>
              </w:rPr>
              <w:t xml:space="preserve"> </w:t>
            </w:r>
          </w:p>
          <w:p w14:paraId="12691F02" w14:textId="77777777" w:rsidR="00E36CE0" w:rsidRPr="00714EAC" w:rsidRDefault="00C51AFE" w:rsidP="00E36CE0">
            <w:pPr>
              <w:ind w:left="30" w:right="30"/>
              <w:rPr>
                <w:rFonts w:ascii="Calibri" w:eastAsia="Times New Roman" w:hAnsi="Calibri" w:cs="Calibri"/>
                <w:sz w:val="16"/>
              </w:rPr>
            </w:pPr>
            <w:hyperlink r:id="rId33" w:tgtFrame="_blank" w:history="1">
              <w:r w:rsidRPr="00714EAC">
                <w:rPr>
                  <w:rFonts w:ascii="Calibri" w:eastAsia="Times New Roman" w:hAnsi="Calibri" w:cs="Calibri"/>
                  <w:color w:val="0000FF"/>
                  <w:sz w:val="16"/>
                  <w:u w:val="single"/>
                </w:rPr>
                <w:t>12_C_9</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D7564F"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PRODUCT QUALITY</w:t>
            </w:r>
          </w:p>
          <w:p w14:paraId="1116F296"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Safe, effective and trusted. Our products make a difference.</w:t>
            </w:r>
          </w:p>
          <w:p w14:paraId="38652ED2"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1CC20F53"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5BD29F3E" w14:textId="77777777" w:rsidR="00E36C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3A34014A" w14:textId="77777777" w:rsidR="00723EDD" w:rsidRPr="00C857B7" w:rsidRDefault="00C51AFE" w:rsidP="00001E85">
            <w:pPr>
              <w:spacing w:before="100" w:beforeAutospacing="1" w:after="100" w:afterAutospacing="1"/>
              <w:ind w:left="30" w:right="30"/>
              <w:rPr>
                <w:rFonts w:ascii="Calibri" w:eastAsia="Times New Roman" w:hAnsi="Calibri" w:cs="Calibri"/>
                <w:lang w:val="el-GR"/>
                <w:rPrChange w:id="3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ΠΟΙΟΤΗΤΑ ΠΡΟΪΟΝΤΟΣ</w:t>
            </w:r>
          </w:p>
          <w:p w14:paraId="78223FB5" w14:textId="77777777" w:rsidR="00723ED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Ασφαλές, αποτελεσματικό και αξιόπιστο. Τα προϊόντα μας κάνουν τη διαφορά.</w:t>
            </w:r>
          </w:p>
          <w:p w14:paraId="54F2FC10" w14:textId="77777777" w:rsidR="00723ED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Δεσμευόμαστε για την ποιότητα σε κάθε στάδιο – από την προμήθεια και την παραγωγή έως τον τρόπο με τον οποίο προωθούμε, πωλούμε και παραδίδουμε τα προϊόντα μας, συμπεριλαμβανομένων και των συνεργατών μας. Κάθε βήμα έχει σημασία γιατί οι άνθρωποι βασίζονται σε εμάς για την ασφάλειά τους.</w:t>
            </w:r>
          </w:p>
          <w:p w14:paraId="08BCCEA7" w14:textId="77777777" w:rsidR="00723ED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Δεσμευόμαστε στην έγκαιρη αναγνώριση, αξιολόγηση και αντιμετώπιση θεμάτων ασφάλειας των προϊόντων. Διασφαλίζουμε ότι οι επαγγελματίες υγείας και τα ιδρύματα/φορείς, έχουν τις πληροφορίες που χρειάζονται για να χρησιμοποιούν τα προϊόντα μας με ασφάλεια και αποτελεσματικότητα και ενημερώνουμε τις κανονιστικές ή δημόσιες υπηρεσίες υγείας σε περίπτωση ενδεχόμενων ζητημάτων ασφάλειας.</w:t>
            </w:r>
          </w:p>
          <w:p w14:paraId="4E50922B" w14:textId="77777777" w:rsidR="00E36C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Λαμβάνουμε μέτρα για την αποτροπή παραποίησης, παράνομης εκτροπής και κλοπής των προϊόντων μας. Τηρούμε τους εμπορικούς κανονισμούς, καθώς και τους κανόνες ελέγχου των εξαγωγών και των εισαγωγών, και συμμορφωνόμαστε με τους κυβερνητικούς περιορισμούς και τις κυρώσεις για την προστασία της εθνικής ασφάλειας και της δημόσιας υγείας.</w:t>
            </w:r>
          </w:p>
        </w:tc>
      </w:tr>
      <w:tr w:rsidR="002D217F" w:rsidRPr="00C857B7" w14:paraId="1FE3EC2E" w14:textId="77777777" w:rsidTr="00F8038D">
        <w:tc>
          <w:tcPr>
            <w:tcW w:w="1353" w:type="dxa"/>
            <w:shd w:val="clear" w:color="auto" w:fill="C1E4F5"/>
            <w:tcMar>
              <w:top w:w="120" w:type="dxa"/>
              <w:left w:w="180" w:type="dxa"/>
              <w:bottom w:w="120" w:type="dxa"/>
              <w:right w:w="180" w:type="dxa"/>
            </w:tcMar>
            <w:hideMark/>
          </w:tcPr>
          <w:p w14:paraId="338935F9" w14:textId="77777777" w:rsidR="00277052" w:rsidRPr="00714EAC" w:rsidRDefault="00C51AFE" w:rsidP="00277052">
            <w:pPr>
              <w:spacing w:before="30" w:after="30"/>
              <w:ind w:left="30" w:right="30"/>
              <w:rPr>
                <w:rFonts w:ascii="Calibri" w:eastAsia="Times New Roman" w:hAnsi="Calibri" w:cs="Calibri"/>
                <w:sz w:val="16"/>
              </w:rPr>
            </w:pPr>
            <w:hyperlink r:id="rId34" w:tgtFrame="_blank" w:history="1">
              <w:r w:rsidRPr="00714EAC">
                <w:rPr>
                  <w:rFonts w:ascii="Calibri" w:eastAsia="Times New Roman" w:hAnsi="Calibri" w:cs="Calibri"/>
                  <w:color w:val="0000FF"/>
                  <w:sz w:val="16"/>
                  <w:u w:val="single"/>
                </w:rPr>
                <w:t>Screen 8</w:t>
              </w:r>
            </w:hyperlink>
            <w:r w:rsidRPr="00714EAC">
              <w:rPr>
                <w:rFonts w:ascii="Calibri" w:eastAsia="Times New Roman" w:hAnsi="Calibri" w:cs="Calibri"/>
                <w:sz w:val="16"/>
              </w:rPr>
              <w:t xml:space="preserve"> </w:t>
            </w:r>
          </w:p>
          <w:p w14:paraId="31E869CC" w14:textId="77777777" w:rsidR="00277052" w:rsidRPr="00714EAC" w:rsidRDefault="00C51AFE" w:rsidP="00277052">
            <w:pPr>
              <w:ind w:left="30" w:right="30"/>
              <w:rPr>
                <w:rFonts w:ascii="Calibri" w:eastAsia="Times New Roman" w:hAnsi="Calibri" w:cs="Calibri"/>
                <w:sz w:val="16"/>
              </w:rPr>
            </w:pPr>
            <w:hyperlink r:id="rId35" w:tgtFrame="_blank" w:history="1">
              <w:r w:rsidRPr="00714EAC">
                <w:rPr>
                  <w:rFonts w:ascii="Calibri" w:eastAsia="Times New Roman" w:hAnsi="Calibri" w:cs="Calibri"/>
                  <w:color w:val="0000FF"/>
                  <w:sz w:val="16"/>
                  <w:u w:val="single"/>
                </w:rPr>
                <w:t>13_C_9</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2F96DE" w14:textId="77777777" w:rsidR="00277052"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PRODUCT PROMOTION I</w:t>
            </w:r>
          </w:p>
          <w:p w14:paraId="08BBA1BC" w14:textId="77777777" w:rsidR="00277052"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promote and sell our products with honesty and respect for those who rely on them.</w:t>
            </w:r>
          </w:p>
          <w:p w14:paraId="21387008" w14:textId="77777777" w:rsidR="00277052"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0D2EA85E" w14:textId="77777777" w:rsidR="00277052" w:rsidRPr="00C857B7" w:rsidRDefault="00C51AFE" w:rsidP="00001E85">
            <w:pPr>
              <w:spacing w:before="100" w:beforeAutospacing="1" w:after="100" w:afterAutospacing="1"/>
              <w:ind w:left="30" w:right="30"/>
              <w:rPr>
                <w:rFonts w:ascii="Calibri" w:eastAsia="Times New Roman" w:hAnsi="Calibri" w:cs="Calibri"/>
                <w:lang w:val="el-GR"/>
                <w:rPrChange w:id="3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ΠΡΟΩΘΗΣΗ ΠΡΟΪΟΝΤΟΣ Ι</w:t>
            </w:r>
          </w:p>
          <w:p w14:paraId="51FDE03C" w14:textId="77777777" w:rsidR="00277052" w:rsidRPr="00C857B7" w:rsidRDefault="00C51AFE" w:rsidP="00001E85">
            <w:pPr>
              <w:spacing w:before="100" w:beforeAutospacing="1" w:after="100" w:afterAutospacing="1"/>
              <w:ind w:left="30" w:right="30"/>
              <w:rPr>
                <w:rFonts w:ascii="Calibri" w:eastAsia="Times New Roman" w:hAnsi="Calibri" w:cs="Calibri"/>
                <w:lang w:val="el-GR"/>
                <w:rPrChange w:id="3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Προωθούμε και πωλούμε τα προϊόντα μας με ειλικρίνεια και σεβασμό προς όσους βασίζονται σε αυτά.</w:t>
            </w:r>
          </w:p>
          <w:p w14:paraId="13903F95" w14:textId="77777777" w:rsidR="00277052" w:rsidRPr="00C857B7" w:rsidRDefault="00C51AFE" w:rsidP="00001E85">
            <w:pPr>
              <w:spacing w:before="100" w:beforeAutospacing="1" w:after="100" w:afterAutospacing="1"/>
              <w:ind w:left="30" w:right="30"/>
              <w:rPr>
                <w:rFonts w:ascii="Calibri" w:eastAsia="Times New Roman" w:hAnsi="Calibri" w:cs="Calibri"/>
                <w:lang w:val="el-GR"/>
                <w:rPrChange w:id="3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Οι επικοινωνίες μας σχετικά με τα προϊόντα είναι αληθείς, ισορροπημένες και ευθυγραμμισμένες με την εγκεκριμένη επισήμανση, τα επιστημονικά στοιχεία και τις βέλτιστες ιατρικές πρακτικές στις χώρες όπου δραστηριοποιούμαστε.</w:t>
            </w:r>
          </w:p>
        </w:tc>
      </w:tr>
      <w:tr w:rsidR="002D217F" w:rsidRPr="00C857B7" w14:paraId="10A79038" w14:textId="77777777" w:rsidTr="00F8038D">
        <w:tc>
          <w:tcPr>
            <w:tcW w:w="1353" w:type="dxa"/>
            <w:shd w:val="clear" w:color="auto" w:fill="C1E4F5"/>
            <w:tcMar>
              <w:top w:w="120" w:type="dxa"/>
              <w:left w:w="180" w:type="dxa"/>
              <w:bottom w:w="120" w:type="dxa"/>
              <w:right w:w="180" w:type="dxa"/>
            </w:tcMar>
            <w:hideMark/>
          </w:tcPr>
          <w:p w14:paraId="05E86B45" w14:textId="77777777" w:rsidR="00835013" w:rsidRPr="00714EAC" w:rsidRDefault="00C51AFE" w:rsidP="00835013">
            <w:pPr>
              <w:spacing w:before="30" w:after="30"/>
              <w:ind w:left="30" w:right="30"/>
              <w:rPr>
                <w:rFonts w:ascii="Calibri" w:eastAsia="Times New Roman" w:hAnsi="Calibri" w:cs="Calibri"/>
                <w:sz w:val="16"/>
              </w:rPr>
            </w:pPr>
            <w:hyperlink r:id="rId36" w:tgtFrame="_blank" w:history="1">
              <w:r w:rsidRPr="00714EAC">
                <w:rPr>
                  <w:rFonts w:ascii="Calibri" w:eastAsia="Times New Roman" w:hAnsi="Calibri" w:cs="Calibri"/>
                  <w:color w:val="0000FF"/>
                  <w:sz w:val="16"/>
                  <w:u w:val="single"/>
                </w:rPr>
                <w:t>Screen 8</w:t>
              </w:r>
            </w:hyperlink>
            <w:r w:rsidRPr="00714EAC">
              <w:rPr>
                <w:rFonts w:ascii="Calibri" w:eastAsia="Times New Roman" w:hAnsi="Calibri" w:cs="Calibri"/>
                <w:sz w:val="16"/>
              </w:rPr>
              <w:t xml:space="preserve"> </w:t>
            </w:r>
          </w:p>
          <w:p w14:paraId="4067DF47" w14:textId="77777777" w:rsidR="00835013" w:rsidRPr="00714EAC" w:rsidRDefault="00C51AFE" w:rsidP="00835013">
            <w:pPr>
              <w:ind w:left="30" w:right="30"/>
              <w:rPr>
                <w:rFonts w:ascii="Calibri" w:eastAsia="Times New Roman" w:hAnsi="Calibri" w:cs="Calibri"/>
                <w:sz w:val="16"/>
              </w:rPr>
            </w:pPr>
            <w:hyperlink r:id="rId37" w:tgtFrame="_blank" w:history="1">
              <w:r w:rsidRPr="00714EAC">
                <w:rPr>
                  <w:rFonts w:ascii="Calibri" w:eastAsia="Times New Roman" w:hAnsi="Calibri" w:cs="Calibri"/>
                  <w:color w:val="0000FF"/>
                  <w:sz w:val="16"/>
                  <w:u w:val="single"/>
                </w:rPr>
                <w:t>14_C_9</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ED7CE2" w14:textId="77777777" w:rsidR="0083501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PRODUCT PROMOTION II</w:t>
            </w:r>
          </w:p>
          <w:p w14:paraId="10DCDEFE" w14:textId="77777777" w:rsidR="0083501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promote our products for their intended and approved uses.</w:t>
            </w:r>
          </w:p>
          <w:p w14:paraId="0463778A" w14:textId="77777777" w:rsidR="0083501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operate in alignment with the licenses and approvals granted by health authorities in the countries we operate. Our product promotion, sales, and distribution follow strict trade laws and country-specific regulations. Through strong internal policies and procedures, we ensure compliance and uphold our commitment to ethical, safe, and responsible business practices.</w:t>
            </w:r>
          </w:p>
        </w:tc>
        <w:tc>
          <w:tcPr>
            <w:tcW w:w="6000" w:type="dxa"/>
          </w:tcPr>
          <w:p w14:paraId="76EDA49F" w14:textId="77777777" w:rsidR="00835013" w:rsidRPr="00C857B7" w:rsidRDefault="00C51AFE" w:rsidP="00001E85">
            <w:pPr>
              <w:spacing w:before="100" w:beforeAutospacing="1" w:after="100" w:afterAutospacing="1"/>
              <w:ind w:left="30" w:right="30"/>
              <w:rPr>
                <w:rFonts w:ascii="Calibri" w:eastAsia="Times New Roman" w:hAnsi="Calibri" w:cs="Calibri"/>
                <w:lang w:val="el-GR"/>
                <w:rPrChange w:id="3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ΠΡΟΩΘΗΣΗ ΠΡΟΪΟΝΤΟΣ ΙΙ</w:t>
            </w:r>
          </w:p>
          <w:p w14:paraId="15D17082" w14:textId="77777777" w:rsidR="00835013" w:rsidRPr="00C857B7" w:rsidRDefault="00C51AFE" w:rsidP="00001E85">
            <w:pPr>
              <w:spacing w:before="100" w:beforeAutospacing="1" w:after="100" w:afterAutospacing="1"/>
              <w:ind w:left="30" w:right="30"/>
              <w:rPr>
                <w:rFonts w:ascii="Calibri" w:eastAsia="Times New Roman" w:hAnsi="Calibri" w:cs="Calibri"/>
                <w:lang w:val="el-GR"/>
                <w:rPrChange w:id="3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Προωθούμε τα προϊόντα μας για τις προβλεπόμενες και εγκεκριμένες χρήσεις τους.</w:t>
            </w:r>
          </w:p>
          <w:p w14:paraId="1ED5F1BD" w14:textId="77777777" w:rsidR="0083501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Λειτουργούμε σε ευθυγράμμιση με τις άδειες και τις εγκρίσεις που έχουν χορηγηθεί από τις υγειονομικές αρχές των χωρών στις οποίες δραστηριοποιούμαστε. Η προώθηση, η πώληση και η διανομή των προϊόντων μας ακολουθούν αυστηρούς εμπορικούς νόμους και τους κανονισμούς που ισχύουν σε κάθε χώρα. Μέσω ισχυρών εσωτερικών πολιτικών και διαδικασιών, διασφαλίζουμε τη συμμόρφωση και τηρούμε τη δέσμευσή μας για δεοντολογικές, ασφαλείς και υπεύθυνες επιχειρηματικές πρακτικές.</w:t>
            </w:r>
          </w:p>
        </w:tc>
      </w:tr>
      <w:tr w:rsidR="002D217F" w:rsidRPr="00C857B7" w14:paraId="496B8623" w14:textId="77777777" w:rsidTr="00F8038D">
        <w:tc>
          <w:tcPr>
            <w:tcW w:w="1353" w:type="dxa"/>
            <w:shd w:val="clear" w:color="auto" w:fill="C1E4F5"/>
            <w:tcMar>
              <w:top w:w="120" w:type="dxa"/>
              <w:left w:w="180" w:type="dxa"/>
              <w:bottom w:w="120" w:type="dxa"/>
              <w:right w:w="180" w:type="dxa"/>
            </w:tcMar>
            <w:hideMark/>
          </w:tcPr>
          <w:p w14:paraId="07545C6F" w14:textId="77777777" w:rsidR="00BE08E6" w:rsidRPr="00714EAC" w:rsidRDefault="00C51AFE" w:rsidP="00BE08E6">
            <w:pPr>
              <w:spacing w:before="30" w:after="30"/>
              <w:ind w:left="30" w:right="30"/>
              <w:rPr>
                <w:rFonts w:ascii="Calibri" w:eastAsia="Times New Roman" w:hAnsi="Calibri" w:cs="Calibri"/>
                <w:sz w:val="16"/>
              </w:rPr>
            </w:pPr>
            <w:hyperlink r:id="rId38" w:tgtFrame="_blank" w:history="1">
              <w:r w:rsidRPr="00714EAC">
                <w:rPr>
                  <w:rFonts w:ascii="Calibri" w:eastAsia="Times New Roman" w:hAnsi="Calibri" w:cs="Calibri"/>
                  <w:color w:val="0000FF"/>
                  <w:sz w:val="16"/>
                  <w:u w:val="single"/>
                </w:rPr>
                <w:t>Screen 9</w:t>
              </w:r>
            </w:hyperlink>
            <w:r w:rsidRPr="00714EAC">
              <w:rPr>
                <w:rFonts w:ascii="Calibri" w:eastAsia="Times New Roman" w:hAnsi="Calibri" w:cs="Calibri"/>
                <w:sz w:val="16"/>
              </w:rPr>
              <w:t xml:space="preserve"> </w:t>
            </w:r>
          </w:p>
          <w:p w14:paraId="4A6AC89E" w14:textId="77777777" w:rsidR="00BE08E6" w:rsidRPr="00714EAC" w:rsidRDefault="00C51AFE" w:rsidP="00BE08E6">
            <w:pPr>
              <w:ind w:left="30" w:right="30"/>
              <w:rPr>
                <w:rFonts w:ascii="Calibri" w:eastAsia="Times New Roman" w:hAnsi="Calibri" w:cs="Calibri"/>
                <w:sz w:val="16"/>
              </w:rPr>
            </w:pPr>
            <w:hyperlink r:id="rId39" w:tgtFrame="_blank" w:history="1">
              <w:r w:rsidRPr="00714EAC">
                <w:rPr>
                  <w:rFonts w:ascii="Calibri" w:eastAsia="Times New Roman" w:hAnsi="Calibri" w:cs="Calibri"/>
                  <w:color w:val="0000FF"/>
                  <w:sz w:val="16"/>
                  <w:u w:val="single"/>
                </w:rPr>
                <w:t>15_C_10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D9F3B5F"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must view all content before moving forward.</w:t>
            </w:r>
          </w:p>
          <w:p w14:paraId="60B5B3E1"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are committed to advancing science with integrity and purpose.</w:t>
            </w:r>
          </w:p>
          <w:p w14:paraId="35C2AF0F"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08C290A5"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Innovation I</w:t>
            </w:r>
          </w:p>
          <w:p w14:paraId="2B33B447"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Innovation II</w:t>
            </w:r>
          </w:p>
          <w:p w14:paraId="7997D351"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Advancing Science</w:t>
            </w:r>
          </w:p>
          <w:p w14:paraId="5092CE39"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Click each of the icons to learn more.</w:t>
            </w:r>
          </w:p>
        </w:tc>
        <w:tc>
          <w:tcPr>
            <w:tcW w:w="6000" w:type="dxa"/>
          </w:tcPr>
          <w:p w14:paraId="2AFE4E07" w14:textId="77777777" w:rsidR="00BE08E6" w:rsidRPr="00C857B7" w:rsidRDefault="00C51AFE" w:rsidP="00001E85">
            <w:pPr>
              <w:spacing w:before="100" w:beforeAutospacing="1" w:after="100" w:afterAutospacing="1"/>
              <w:ind w:left="30" w:right="30"/>
              <w:rPr>
                <w:rFonts w:ascii="Calibri" w:eastAsia="Times New Roman" w:hAnsi="Calibri" w:cs="Calibri"/>
                <w:lang w:val="el-GR"/>
                <w:rPrChange w:id="4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προβάλετε όλο το περιεχόμενο πριν προχωρήσετε.</w:t>
            </w:r>
          </w:p>
          <w:p w14:paraId="79043CE7" w14:textId="77777777" w:rsidR="00BE08E6" w:rsidRPr="00C857B7" w:rsidRDefault="00C51AFE" w:rsidP="00001E85">
            <w:pPr>
              <w:spacing w:before="100" w:beforeAutospacing="1" w:after="100" w:afterAutospacing="1"/>
              <w:ind w:left="30" w:right="30"/>
              <w:rPr>
                <w:rFonts w:ascii="Calibri" w:eastAsia="Times New Roman" w:hAnsi="Calibri" w:cs="Calibri"/>
                <w:lang w:val="el-GR"/>
                <w:rPrChange w:id="4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Στην Abbott, είμαστε αφοσιωμένοι στην προώθηση της επιστήμης με ακεραιότητα και σκοπό.</w:t>
            </w:r>
          </w:p>
          <w:p w14:paraId="32A16C5F" w14:textId="77777777" w:rsidR="00BE08E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Προωθούμε την καινοτομία, αναγνωρίζοντας τη σημασία της πρόβλεψης και της υπεύθυνης αντιμετώπισης των κινδύνων. Τιμούμε την αξιοπρέπεια κάθε συμμετέχοντα στη μελέτη και τηρούμε τα υψηλότερα πρότυπα διαφάνειας και αντικειμενικότητας στην επιστημονική έρευνα.</w:t>
            </w:r>
          </w:p>
          <w:p w14:paraId="75C73520" w14:textId="77777777" w:rsidR="00BE08E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Καινοτομία Ι</w:t>
            </w:r>
          </w:p>
          <w:p w14:paraId="764E0ACD" w14:textId="77777777" w:rsidR="00BE08E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Καινοτομία ΙΙ</w:t>
            </w:r>
          </w:p>
          <w:p w14:paraId="2B01562E" w14:textId="77777777" w:rsidR="00BE08E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Προώθηση της επιστήμης</w:t>
            </w:r>
          </w:p>
          <w:p w14:paraId="6D53F85A" w14:textId="77777777" w:rsidR="00BE08E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Κάντε κλικ σε κάθε εικονίδιο για να μάθετε περισσότερα.</w:t>
            </w:r>
          </w:p>
        </w:tc>
      </w:tr>
      <w:tr w:rsidR="002D217F" w:rsidRPr="00C857B7" w14:paraId="49060AEC" w14:textId="77777777" w:rsidTr="00F8038D">
        <w:tc>
          <w:tcPr>
            <w:tcW w:w="1353" w:type="dxa"/>
            <w:shd w:val="clear" w:color="auto" w:fill="C1E4F5"/>
            <w:tcMar>
              <w:top w:w="120" w:type="dxa"/>
              <w:left w:w="180" w:type="dxa"/>
              <w:bottom w:w="120" w:type="dxa"/>
              <w:right w:w="180" w:type="dxa"/>
            </w:tcMar>
            <w:hideMark/>
          </w:tcPr>
          <w:p w14:paraId="3D05C6DB" w14:textId="77777777" w:rsidR="00BE08E6" w:rsidRPr="00714EAC" w:rsidRDefault="00C51AFE" w:rsidP="00BE08E6">
            <w:pPr>
              <w:spacing w:before="30" w:after="30"/>
              <w:ind w:left="30" w:right="30"/>
              <w:rPr>
                <w:rFonts w:ascii="Calibri" w:eastAsia="Times New Roman" w:hAnsi="Calibri" w:cs="Calibri"/>
                <w:sz w:val="16"/>
              </w:rPr>
            </w:pPr>
            <w:hyperlink r:id="rId40" w:tgtFrame="_blank" w:history="1">
              <w:r w:rsidRPr="00714EAC">
                <w:rPr>
                  <w:rFonts w:ascii="Calibri" w:eastAsia="Times New Roman" w:hAnsi="Calibri" w:cs="Calibri"/>
                  <w:color w:val="0000FF"/>
                  <w:sz w:val="16"/>
                  <w:u w:val="single"/>
                </w:rPr>
                <w:t>Screen 9</w:t>
              </w:r>
            </w:hyperlink>
            <w:r w:rsidRPr="00714EAC">
              <w:rPr>
                <w:rFonts w:ascii="Calibri" w:eastAsia="Times New Roman" w:hAnsi="Calibri" w:cs="Calibri"/>
                <w:sz w:val="16"/>
              </w:rPr>
              <w:t xml:space="preserve"> </w:t>
            </w:r>
          </w:p>
          <w:p w14:paraId="21AA86BE" w14:textId="77777777" w:rsidR="00BE08E6" w:rsidRPr="00714EAC" w:rsidRDefault="00C51AFE" w:rsidP="00BE08E6">
            <w:pPr>
              <w:ind w:left="30" w:right="30"/>
              <w:rPr>
                <w:rFonts w:ascii="Calibri" w:eastAsia="Times New Roman" w:hAnsi="Calibri" w:cs="Calibri"/>
                <w:sz w:val="16"/>
              </w:rPr>
            </w:pPr>
            <w:hyperlink r:id="rId41" w:tgtFrame="_blank" w:history="1">
              <w:r w:rsidRPr="00714EAC">
                <w:rPr>
                  <w:rFonts w:ascii="Calibri" w:eastAsia="Times New Roman" w:hAnsi="Calibri" w:cs="Calibri"/>
                  <w:color w:val="0000FF"/>
                  <w:sz w:val="16"/>
                  <w:u w:val="single"/>
                </w:rPr>
                <w:t>16_C_10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FFEFEE"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INNOVATION I</w:t>
            </w:r>
          </w:p>
          <w:p w14:paraId="66A44D2F"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create innovative healthcare solutions to help people live healthier lives and improve outcomes around the world.</w:t>
            </w:r>
          </w:p>
          <w:p w14:paraId="4831E81A"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3DA21A18" w14:textId="77777777" w:rsidR="00106FB1" w:rsidRPr="00C857B7" w:rsidRDefault="00C51AFE" w:rsidP="00001E85">
            <w:pPr>
              <w:spacing w:before="100" w:beforeAutospacing="1" w:after="100" w:afterAutospacing="1"/>
              <w:ind w:left="30" w:right="30"/>
              <w:rPr>
                <w:rFonts w:ascii="Calibri" w:eastAsia="Times New Roman" w:hAnsi="Calibri" w:cs="Calibri"/>
                <w:lang w:val="el-GR"/>
                <w:rPrChange w:id="4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ΚΑΙΝΟΤΟΜΙΑ Ι</w:t>
            </w:r>
          </w:p>
          <w:p w14:paraId="0ECFCCBC" w14:textId="77777777" w:rsidR="00106FB1" w:rsidRPr="00C857B7" w:rsidRDefault="00C51AFE" w:rsidP="00001E85">
            <w:pPr>
              <w:spacing w:before="100" w:beforeAutospacing="1" w:after="100" w:afterAutospacing="1"/>
              <w:ind w:left="30" w:right="30"/>
              <w:rPr>
                <w:rFonts w:ascii="Calibri" w:eastAsia="Times New Roman" w:hAnsi="Calibri" w:cs="Calibri"/>
                <w:lang w:val="el-GR"/>
                <w:rPrChange w:id="4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Δημιουργούμε καινοτόμες λύσεις υγειονομικής περίθαλψης για να βοηθήσουμε τους ανθρώπους να ζήσουν πιο υγιεινή ζωή και να βελτιώσουμε τα κλινικά αποτελέσματα σε όλο τον κόσμο.</w:t>
            </w:r>
          </w:p>
          <w:p w14:paraId="54EDFCBF" w14:textId="77777777" w:rsidR="00BE08E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Ανταποκρινόμαστε στις ανθρώπινες ανάγκες με πρωτοποριακές θεραπείες, συσκευές που σώζουν ζωές και καινοτόμα προϊόντα που υποστηρίζουν την υγεία με νέους τρόπους. Μέσω της πρωτοποριακής επιστήμης και τεχνολογίας, προσπαθούμε να βελτιώσουμε τα κλινικά αποτελέσματα και να ενισχύσουμε τους ανθρώπους ώστε να ζήσουν τη ζωή τους στο έπακρο, δημιουργώντας σημαντικές καινοτομίες για κάθε στάδιο της ζωής.</w:t>
            </w:r>
          </w:p>
        </w:tc>
      </w:tr>
      <w:tr w:rsidR="002D217F" w:rsidRPr="00C857B7" w14:paraId="2408DD80" w14:textId="77777777" w:rsidTr="00F8038D">
        <w:tc>
          <w:tcPr>
            <w:tcW w:w="1353" w:type="dxa"/>
            <w:shd w:val="clear" w:color="auto" w:fill="C1E4F5"/>
            <w:tcMar>
              <w:top w:w="120" w:type="dxa"/>
              <w:left w:w="180" w:type="dxa"/>
              <w:bottom w:w="120" w:type="dxa"/>
              <w:right w:w="180" w:type="dxa"/>
            </w:tcMar>
            <w:hideMark/>
          </w:tcPr>
          <w:p w14:paraId="07DDC9EB" w14:textId="77777777" w:rsidR="00BE08E6" w:rsidRPr="00714EAC" w:rsidRDefault="00C51AFE" w:rsidP="00BE08E6">
            <w:pPr>
              <w:spacing w:before="30" w:after="30"/>
              <w:ind w:left="30" w:right="30"/>
              <w:rPr>
                <w:rFonts w:ascii="Calibri" w:eastAsia="Times New Roman" w:hAnsi="Calibri" w:cs="Calibri"/>
                <w:sz w:val="16"/>
              </w:rPr>
            </w:pPr>
            <w:hyperlink r:id="rId42" w:tgtFrame="_blank" w:history="1">
              <w:r w:rsidRPr="00714EAC">
                <w:rPr>
                  <w:rFonts w:ascii="Calibri" w:eastAsia="Times New Roman" w:hAnsi="Calibri" w:cs="Calibri"/>
                  <w:color w:val="0000FF"/>
                  <w:sz w:val="16"/>
                  <w:u w:val="single"/>
                </w:rPr>
                <w:t>Screen 9</w:t>
              </w:r>
            </w:hyperlink>
            <w:r w:rsidRPr="00714EAC">
              <w:rPr>
                <w:rFonts w:ascii="Calibri" w:eastAsia="Times New Roman" w:hAnsi="Calibri" w:cs="Calibri"/>
                <w:sz w:val="16"/>
              </w:rPr>
              <w:t xml:space="preserve"> </w:t>
            </w:r>
          </w:p>
          <w:p w14:paraId="6297E91A" w14:textId="77777777" w:rsidR="00BE08E6" w:rsidRPr="00714EAC" w:rsidRDefault="00C51AFE" w:rsidP="00BE08E6">
            <w:pPr>
              <w:ind w:left="30" w:right="30"/>
              <w:rPr>
                <w:rFonts w:ascii="Calibri" w:eastAsia="Times New Roman" w:hAnsi="Calibri" w:cs="Calibri"/>
                <w:sz w:val="16"/>
              </w:rPr>
            </w:pPr>
            <w:hyperlink r:id="rId43" w:tgtFrame="_blank" w:history="1">
              <w:r w:rsidRPr="00714EAC">
                <w:rPr>
                  <w:rFonts w:ascii="Calibri" w:eastAsia="Times New Roman" w:hAnsi="Calibri" w:cs="Calibri"/>
                  <w:color w:val="0000FF"/>
                  <w:sz w:val="16"/>
                  <w:u w:val="single"/>
                </w:rPr>
                <w:t>17_C_10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D67524"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INNOVATION II</w:t>
            </w:r>
          </w:p>
          <w:p w14:paraId="5658D918"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cultivate a culture of innovation by exploring new possibilities and plan for contingencies.</w:t>
            </w:r>
          </w:p>
          <w:p w14:paraId="298D40AB"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2AF69685" w14:textId="77777777" w:rsidR="00106FB1" w:rsidRPr="00C857B7" w:rsidRDefault="00C51AFE" w:rsidP="00001E85">
            <w:pPr>
              <w:spacing w:before="100" w:beforeAutospacing="1" w:after="100" w:afterAutospacing="1"/>
              <w:ind w:left="30" w:right="30"/>
              <w:rPr>
                <w:rFonts w:ascii="Calibri" w:eastAsia="Times New Roman" w:hAnsi="Calibri" w:cs="Calibri"/>
                <w:lang w:val="el-GR"/>
                <w:rPrChange w:id="4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ΚΑΙΝΟΤΟΜΙΑ ΙΙ</w:t>
            </w:r>
          </w:p>
          <w:p w14:paraId="50F94136" w14:textId="77777777" w:rsidR="00106FB1" w:rsidRPr="00C857B7" w:rsidRDefault="00C51AFE" w:rsidP="00001E85">
            <w:pPr>
              <w:spacing w:before="100" w:beforeAutospacing="1" w:after="100" w:afterAutospacing="1"/>
              <w:ind w:left="30" w:right="30"/>
              <w:rPr>
                <w:rFonts w:ascii="Calibri" w:eastAsia="Times New Roman" w:hAnsi="Calibri" w:cs="Calibri"/>
                <w:lang w:val="el-GR"/>
                <w:rPrChange w:id="4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Καλλιεργούμε μια κουλτούρα καινοτομίας, εξερευνώντας νέες δυνατότητες και σχεδιάζοντας για περιπτώσεις έκτακτων αναγκών.</w:t>
            </w:r>
          </w:p>
          <w:p w14:paraId="054786BE" w14:textId="77777777" w:rsidR="00BE08E6" w:rsidRPr="00C857B7" w:rsidRDefault="00C51AFE" w:rsidP="00001E85">
            <w:pPr>
              <w:spacing w:before="100" w:beforeAutospacing="1" w:after="100" w:afterAutospacing="1"/>
              <w:ind w:left="30" w:right="30"/>
              <w:rPr>
                <w:rFonts w:ascii="Calibri" w:eastAsia="Times New Roman" w:hAnsi="Calibri" w:cs="Calibri"/>
                <w:lang w:val="el-GR"/>
                <w:rPrChange w:id="4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Ενώ η πρόοδος συχνά περιλαμβάνει κινδύνους, λαμβάνουμε προσεκτικά και υπεύθυνα μέτρα για να προβλέψουμε τις προκλήσεις και να τις μειώσουμε εκ των προτέρων, πάντα με βάση τον Κώδικα και τις πολιτικές μας.</w:t>
            </w:r>
          </w:p>
        </w:tc>
      </w:tr>
      <w:tr w:rsidR="002D217F" w:rsidRPr="00C857B7" w14:paraId="73CDF17C" w14:textId="77777777" w:rsidTr="00F8038D">
        <w:tc>
          <w:tcPr>
            <w:tcW w:w="1353" w:type="dxa"/>
            <w:shd w:val="clear" w:color="auto" w:fill="C1E4F5"/>
            <w:tcMar>
              <w:top w:w="120" w:type="dxa"/>
              <w:left w:w="180" w:type="dxa"/>
              <w:bottom w:w="120" w:type="dxa"/>
              <w:right w:w="180" w:type="dxa"/>
            </w:tcMar>
            <w:hideMark/>
          </w:tcPr>
          <w:p w14:paraId="03262D01" w14:textId="77777777" w:rsidR="00BE08E6" w:rsidRPr="00714EAC" w:rsidRDefault="00C51AFE" w:rsidP="00BE08E6">
            <w:pPr>
              <w:spacing w:before="30" w:after="30"/>
              <w:ind w:left="30" w:right="30"/>
              <w:rPr>
                <w:rFonts w:ascii="Calibri" w:eastAsia="Times New Roman" w:hAnsi="Calibri" w:cs="Calibri"/>
                <w:sz w:val="16"/>
              </w:rPr>
            </w:pPr>
            <w:hyperlink r:id="rId44" w:tgtFrame="_blank" w:history="1">
              <w:r w:rsidRPr="00714EAC">
                <w:rPr>
                  <w:rFonts w:ascii="Calibri" w:eastAsia="Times New Roman" w:hAnsi="Calibri" w:cs="Calibri"/>
                  <w:color w:val="0000FF"/>
                  <w:sz w:val="16"/>
                  <w:u w:val="single"/>
                </w:rPr>
                <w:t>Screen 9</w:t>
              </w:r>
            </w:hyperlink>
            <w:r w:rsidRPr="00714EAC">
              <w:rPr>
                <w:rFonts w:ascii="Calibri" w:eastAsia="Times New Roman" w:hAnsi="Calibri" w:cs="Calibri"/>
                <w:sz w:val="16"/>
              </w:rPr>
              <w:t xml:space="preserve"> </w:t>
            </w:r>
          </w:p>
          <w:p w14:paraId="6A992700" w14:textId="77777777" w:rsidR="00BE08E6" w:rsidRPr="00714EAC" w:rsidRDefault="00C51AFE" w:rsidP="00BE08E6">
            <w:pPr>
              <w:ind w:left="30" w:right="30"/>
              <w:rPr>
                <w:rFonts w:ascii="Calibri" w:eastAsia="Times New Roman" w:hAnsi="Calibri" w:cs="Calibri"/>
                <w:sz w:val="16"/>
              </w:rPr>
            </w:pPr>
            <w:hyperlink r:id="rId45" w:tgtFrame="_blank" w:history="1">
              <w:r w:rsidRPr="00714EAC">
                <w:rPr>
                  <w:rFonts w:ascii="Calibri" w:eastAsia="Times New Roman" w:hAnsi="Calibri" w:cs="Calibri"/>
                  <w:color w:val="0000FF"/>
                  <w:sz w:val="16"/>
                  <w:u w:val="single"/>
                </w:rPr>
                <w:t>18_C_10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7A0837"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ADVANCING SCIENCE</w:t>
            </w:r>
          </w:p>
          <w:p w14:paraId="3499EEF6"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conduct research to generate accurate, objective data that drives innovation, improves treatments, and advances healthcare.</w:t>
            </w:r>
          </w:p>
          <w:p w14:paraId="10712A10"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When conducting research, we treat study participants with dignity, protect them from unnecessary risk, and ensure they understand the nature and purpose of the research and the associated risks. Obtaining informed consent from study participants is an essential part of our research process.</w:t>
            </w:r>
          </w:p>
          <w:p w14:paraId="6067615B"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790ECD13"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47DE5D1E" w14:textId="77777777" w:rsidR="009A0BBE" w:rsidRPr="00C857B7" w:rsidRDefault="00C51AFE" w:rsidP="00001E85">
            <w:pPr>
              <w:spacing w:before="100" w:beforeAutospacing="1" w:after="100" w:afterAutospacing="1"/>
              <w:ind w:left="30" w:right="30"/>
              <w:rPr>
                <w:rFonts w:ascii="Calibri" w:eastAsia="Times New Roman" w:hAnsi="Calibri" w:cs="Calibri"/>
                <w:lang w:val="el-GR"/>
                <w:rPrChange w:id="4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ΠΡΟΩΘΗΣΗ ΤΗΣ ΕΠΙΣΤΗΜΗΣ</w:t>
            </w:r>
          </w:p>
          <w:p w14:paraId="38A7349F" w14:textId="77777777" w:rsidR="009A0BBE" w:rsidRPr="00C857B7" w:rsidRDefault="00C51AFE" w:rsidP="00001E85">
            <w:pPr>
              <w:spacing w:before="100" w:beforeAutospacing="1" w:after="100" w:afterAutospacing="1"/>
              <w:ind w:left="30" w:right="30"/>
              <w:rPr>
                <w:rFonts w:ascii="Calibri" w:eastAsia="Times New Roman" w:hAnsi="Calibri" w:cs="Calibri"/>
                <w:lang w:val="el-GR"/>
                <w:rPrChange w:id="4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Διεξάγουμε έρευνες για τη δημιουργία ακριβών, αντικειμενικών δεδομένων που προωθούν την καινοτομία, βελτιώνουν τις θεραπείες και προάγουν την υγειονομική περίθαλψη.</w:t>
            </w:r>
          </w:p>
          <w:p w14:paraId="019A80BF" w14:textId="77777777" w:rsidR="009A0BBE"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Κατά τη διεξαγωγή της έρευνας, συμπεριφερόμαστε στους συμμετέχοντες με αξιοπρέπεια, τους προστατεύουμε από περιττούς κινδύνους και διασφαλίζουμε ότι κατανοούν τη φύση και τον σκοπό της έρευνας, καθώς και τους συναφείς κινδύνους. Λαμβάνουμε συγκατάθεση κατόπιν ενημέρωσης από τους συμμετέχοντες στις μελέτες ως ουσιαστικό μέρος της ερευνητικής διαδικασίας.</w:t>
            </w:r>
          </w:p>
          <w:p w14:paraId="1F49CFB8" w14:textId="77777777" w:rsidR="009A0BBE"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Εκτιμούμε τη διαφάνεια στην επιστημονική έρευνα και δεν θα επιδιώξουμε να επηρεάσουμε τα αποτελέσματα με αθέμιτο τρόπο. Διασφαλίζουμε ότι τα δεδομένα είναι ακριβή και έχουμε δεσμευτεί να παρέχουμε τα αποτελέσματα των ερευνών σχετικά με τα προϊόντα μας, ανεξάρτητα από το εάν τα αποτελέσματα είναι θετικά ή αρνητικά, με τρόπο έγκαιρο και ακριβή.</w:t>
            </w:r>
          </w:p>
          <w:p w14:paraId="6DB27F63" w14:textId="77777777" w:rsidR="00BE08E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Όταν η έρευνα διεξάγεται για την Abbott ή δημοσιεύεται για λογαριασμό μας, συνεργαζόμαστε με ειδικούς που διαθέτουν ισχυρό επιστημονικό και ιατρικό υπόβαθρο. Αναμένουμε από αυτούς να γνωστοποιούν οποιαδήποτε σχέση με την Abbott, συμπεριλαμβανομένων των οικονομικών ή άλλων σχέσεων.</w:t>
            </w:r>
          </w:p>
        </w:tc>
      </w:tr>
      <w:tr w:rsidR="002D217F" w:rsidRPr="00C857B7" w14:paraId="74068EFB" w14:textId="77777777" w:rsidTr="00F8038D">
        <w:tc>
          <w:tcPr>
            <w:tcW w:w="1353" w:type="dxa"/>
            <w:shd w:val="clear" w:color="auto" w:fill="C1E4F5"/>
            <w:tcMar>
              <w:top w:w="120" w:type="dxa"/>
              <w:left w:w="180" w:type="dxa"/>
              <w:bottom w:w="120" w:type="dxa"/>
              <w:right w:w="180" w:type="dxa"/>
            </w:tcMar>
            <w:hideMark/>
          </w:tcPr>
          <w:p w14:paraId="3EB615A9" w14:textId="77777777" w:rsidR="00BE08E6" w:rsidRPr="00714EAC" w:rsidRDefault="00C51AFE" w:rsidP="00BE08E6">
            <w:pPr>
              <w:spacing w:before="30" w:after="30"/>
              <w:ind w:left="30" w:right="30"/>
              <w:rPr>
                <w:rFonts w:ascii="Calibri" w:eastAsia="Times New Roman" w:hAnsi="Calibri" w:cs="Calibri"/>
                <w:sz w:val="16"/>
              </w:rPr>
            </w:pPr>
            <w:hyperlink r:id="rId46"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6A69D8B9" w14:textId="77777777" w:rsidR="00BE08E6" w:rsidRPr="00714EAC" w:rsidRDefault="00C51AFE" w:rsidP="00BE08E6">
            <w:pPr>
              <w:ind w:left="30" w:right="30"/>
              <w:rPr>
                <w:rFonts w:ascii="Calibri" w:eastAsia="Times New Roman" w:hAnsi="Calibri" w:cs="Calibri"/>
                <w:sz w:val="16"/>
              </w:rPr>
            </w:pPr>
            <w:hyperlink r:id="rId47" w:tgtFrame="_blank" w:history="1">
              <w:r w:rsidRPr="00714EAC">
                <w:rPr>
                  <w:rFonts w:ascii="Calibri" w:eastAsia="Times New Roman" w:hAnsi="Calibri" w:cs="Calibri"/>
                  <w:color w:val="0000FF"/>
                  <w:sz w:val="16"/>
                  <w:u w:val="single"/>
                </w:rPr>
                <w:t>19_C_11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AC135C"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must view all content before moving forward.</w:t>
            </w:r>
          </w:p>
          <w:p w14:paraId="596FAEAD"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foster a culture of openness, diversity, and respect—because it drives creativity and innovation.</w:t>
            </w:r>
          </w:p>
          <w:p w14:paraId="2C8CFF3C"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each have a responsibility to live the Code every day: treating others with respect, creating a safe and inclusive workplace, and ensuring equal opportunity for all.</w:t>
            </w:r>
          </w:p>
          <w:p w14:paraId="38287937"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ask questions when things are unclear and speak up when something doesn’t feel right.</w:t>
            </w:r>
          </w:p>
          <w:p w14:paraId="03BEF359"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This section reinforces our commitment to equal opportunity and a secure work environment, and reminds us to understand, apply, and uphold the Code in everything we do.</w:t>
            </w:r>
          </w:p>
          <w:p w14:paraId="4F8A51EE"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Collaboration</w:t>
            </w:r>
          </w:p>
          <w:p w14:paraId="087604EF"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Connection to Each Other</w:t>
            </w:r>
          </w:p>
          <w:p w14:paraId="32A806C3"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Reporting Concerns</w:t>
            </w:r>
          </w:p>
          <w:p w14:paraId="73183AAF"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Equal Opportunity</w:t>
            </w:r>
          </w:p>
          <w:p w14:paraId="03902F3C"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Fair Treatment</w:t>
            </w:r>
          </w:p>
          <w:p w14:paraId="4D70B463"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Work Environment</w:t>
            </w:r>
          </w:p>
          <w:p w14:paraId="77C51E84" w14:textId="77777777" w:rsidR="00BE08E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Click each of the icons to learn more.</w:t>
            </w:r>
          </w:p>
        </w:tc>
        <w:tc>
          <w:tcPr>
            <w:tcW w:w="6000" w:type="dxa"/>
          </w:tcPr>
          <w:p w14:paraId="6030A503"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4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προβάλετε όλο το περιεχόμενο πριν προχωρήσετε.</w:t>
            </w:r>
          </w:p>
          <w:p w14:paraId="4537560E"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Στην Abbott, υποστηρίζουμε μια κουλτούρα διαφάνειας, πολυμορφίας και σεβασμού, επειδή προωθεί τη δημιουργικότητα και την καινοτομία.</w:t>
            </w:r>
          </w:p>
          <w:p w14:paraId="76ED3B7D"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Ο καθένας μας έχει την ευθύνη να τηρεί τον Κώδικα καθημερινά: αντιμετωπίζοντας τους άλλους με σεβασμό, δημιουργώντας ένα ασφαλές και χωρίς αποκλεισμούς εργασιακό περιβάλλον και εξασφαλίζοντας ίσες ευκαιρίες για όλους.</w:t>
            </w:r>
          </w:p>
          <w:p w14:paraId="0610138A"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Κάνουμε ερωτήσεις όταν τα πράγματα δεν είναι σαφή και εκφράζουμε την άποψή μας όταν κάτι δεν μας φαίνεται σωστό.</w:t>
            </w:r>
          </w:p>
          <w:p w14:paraId="31CA429E"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Αυτή η ενότητα ενισχύει τη δέσμευσή μας για ίσες ευκαιρίες και ένα ασφαλές εργασιακό περιβάλλον και μας υπενθυμίζει να κατανοούμε, να εφαρμόζουμε και να τηρούμε τον Κώδικα σε οτιδήποτε κάνουμε.</w:t>
            </w:r>
          </w:p>
          <w:p w14:paraId="376A64B1"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Συνεργασία</w:t>
            </w:r>
          </w:p>
          <w:p w14:paraId="07A5A41C"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σύνδεση μεταξύ μας</w:t>
            </w:r>
          </w:p>
          <w:p w14:paraId="7895766C"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Αναφορά ζητημάτων</w:t>
            </w:r>
          </w:p>
          <w:p w14:paraId="18ED0C8A"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Ισότιμες Ευκαιρίες</w:t>
            </w:r>
          </w:p>
          <w:p w14:paraId="5906D4FC"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Δίκαιη Μεταχείριση</w:t>
            </w:r>
          </w:p>
          <w:p w14:paraId="7625B2FE" w14:textId="77777777" w:rsidR="007502B3" w:rsidRPr="00C857B7" w:rsidRDefault="00C51AFE" w:rsidP="00001E85">
            <w:pPr>
              <w:spacing w:before="100" w:beforeAutospacing="1" w:after="100" w:afterAutospacing="1"/>
              <w:ind w:left="30" w:right="30"/>
              <w:rPr>
                <w:rFonts w:ascii="Calibri" w:eastAsia="Times New Roman" w:hAnsi="Calibri" w:cs="Calibri"/>
                <w:lang w:val="el-GR"/>
                <w:rPrChange w:id="5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Εργασιακό περιβάλλον</w:t>
            </w:r>
          </w:p>
          <w:p w14:paraId="1F50A63F" w14:textId="77777777" w:rsidR="00BE08E6" w:rsidRPr="00C857B7" w:rsidRDefault="00C51AFE" w:rsidP="00001E85">
            <w:pPr>
              <w:spacing w:before="100" w:beforeAutospacing="1" w:after="100" w:afterAutospacing="1"/>
              <w:ind w:left="30" w:right="30"/>
              <w:rPr>
                <w:rFonts w:ascii="Calibri" w:eastAsia="Times New Roman" w:hAnsi="Calibri" w:cs="Calibri"/>
                <w:lang w:val="el-GR"/>
                <w:rPrChange w:id="6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Κάντε κλικ σε κάθε εικονίδιο για να μάθετε περισσότερα.</w:t>
            </w:r>
          </w:p>
        </w:tc>
      </w:tr>
      <w:tr w:rsidR="002D217F" w:rsidRPr="00C857B7" w14:paraId="0FEB4183" w14:textId="77777777" w:rsidTr="00F8038D">
        <w:tc>
          <w:tcPr>
            <w:tcW w:w="1353" w:type="dxa"/>
            <w:shd w:val="clear" w:color="auto" w:fill="C1E4F5"/>
            <w:tcMar>
              <w:top w:w="120" w:type="dxa"/>
              <w:left w:w="180" w:type="dxa"/>
              <w:bottom w:w="120" w:type="dxa"/>
              <w:right w:w="180" w:type="dxa"/>
            </w:tcMar>
            <w:hideMark/>
          </w:tcPr>
          <w:p w14:paraId="3AA83A0E" w14:textId="77777777" w:rsidR="00F47217" w:rsidRPr="00714EAC" w:rsidRDefault="00C51AFE" w:rsidP="00F47217">
            <w:pPr>
              <w:spacing w:before="30" w:after="30"/>
              <w:ind w:left="30" w:right="30"/>
              <w:rPr>
                <w:rFonts w:ascii="Calibri" w:eastAsia="Times New Roman" w:hAnsi="Calibri" w:cs="Calibri"/>
                <w:sz w:val="16"/>
              </w:rPr>
            </w:pPr>
            <w:hyperlink r:id="rId48"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62C80320" w14:textId="77777777" w:rsidR="00F47217" w:rsidRPr="00714EAC" w:rsidRDefault="00C51AFE" w:rsidP="00F47217">
            <w:pPr>
              <w:ind w:left="30" w:right="30"/>
              <w:rPr>
                <w:rFonts w:ascii="Calibri" w:eastAsia="Times New Roman" w:hAnsi="Calibri" w:cs="Calibri"/>
                <w:sz w:val="16"/>
              </w:rPr>
            </w:pPr>
            <w:hyperlink r:id="rId49" w:tgtFrame="_blank" w:history="1">
              <w:r w:rsidRPr="00714EAC">
                <w:rPr>
                  <w:rFonts w:ascii="Calibri" w:eastAsia="Times New Roman" w:hAnsi="Calibri" w:cs="Calibri"/>
                  <w:color w:val="0000FF"/>
                  <w:sz w:val="16"/>
                  <w:u w:val="single"/>
                </w:rPr>
                <w:t>20_C_11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2CCCE0"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COLLABORATION</w:t>
            </w:r>
          </w:p>
          <w:p w14:paraId="07BC7695"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value openness and collaboration because diverse ideas lead to better solutions.</w:t>
            </w:r>
          </w:p>
          <w:p w14:paraId="641DF75C"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embrace diversity because it fuels creativity, energy, and progress. To make a meaningful impact on global health, we listen to one another, value every voice, and work together with purpose.</w:t>
            </w:r>
          </w:p>
        </w:tc>
        <w:tc>
          <w:tcPr>
            <w:tcW w:w="6000" w:type="dxa"/>
          </w:tcPr>
          <w:p w14:paraId="6CA77E54" w14:textId="77777777" w:rsidR="00F47217" w:rsidRPr="00C857B7" w:rsidRDefault="00C51AFE" w:rsidP="00001E85">
            <w:pPr>
              <w:spacing w:before="100" w:beforeAutospacing="1" w:after="100" w:afterAutospacing="1"/>
              <w:ind w:left="30" w:right="30"/>
              <w:rPr>
                <w:rFonts w:ascii="Calibri" w:eastAsia="Times New Roman" w:hAnsi="Calibri" w:cs="Calibri"/>
                <w:lang w:val="el-GR"/>
                <w:rPrChange w:id="6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ΣΥΝΕΡΓΑΣΙΑ</w:t>
            </w:r>
          </w:p>
          <w:p w14:paraId="70A64AA8" w14:textId="77777777" w:rsidR="00F47217" w:rsidRPr="00C857B7" w:rsidRDefault="00C51AFE" w:rsidP="00001E85">
            <w:pPr>
              <w:spacing w:before="100" w:beforeAutospacing="1" w:after="100" w:afterAutospacing="1"/>
              <w:ind w:left="30" w:right="30"/>
              <w:rPr>
                <w:rFonts w:ascii="Calibri" w:eastAsia="Times New Roman" w:hAnsi="Calibri" w:cs="Calibri"/>
                <w:lang w:val="el-GR"/>
                <w:rPrChange w:id="6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Εκτιμούμε τη διαφάνεια και τη συνεργασία, επειδή οι διαφορετικές ιδέες οδηγούν σε καλύτερες λύσεις.</w:t>
            </w:r>
          </w:p>
          <w:p w14:paraId="368B0FD5" w14:textId="77777777" w:rsidR="00F4721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Υιοθετούμε τη διαφορετικότητα, καθώς αποτελεί πηγή έμπνευσης, δυναμισμού και εξέλιξης. Για να επιτύχουμε έναν ουσιαστικό αντίκτυπο στην παγκόσμια υγεία, ακούμε ο ένας τον άλλον, εκτιμούμε κάθε φωνή και συνεργαζόμαστε με κοινό σκοπό.</w:t>
            </w:r>
          </w:p>
        </w:tc>
      </w:tr>
      <w:tr w:rsidR="002D217F" w:rsidRPr="00C857B7" w14:paraId="6B79BEF0" w14:textId="77777777" w:rsidTr="00F8038D">
        <w:tc>
          <w:tcPr>
            <w:tcW w:w="1353" w:type="dxa"/>
            <w:shd w:val="clear" w:color="auto" w:fill="C1E4F5"/>
            <w:tcMar>
              <w:top w:w="120" w:type="dxa"/>
              <w:left w:w="180" w:type="dxa"/>
              <w:bottom w:w="120" w:type="dxa"/>
              <w:right w:w="180" w:type="dxa"/>
            </w:tcMar>
            <w:hideMark/>
          </w:tcPr>
          <w:p w14:paraId="4F3CFDFB" w14:textId="77777777" w:rsidR="00F47217" w:rsidRPr="00714EAC" w:rsidRDefault="00C51AFE" w:rsidP="00F47217">
            <w:pPr>
              <w:spacing w:before="30" w:after="30"/>
              <w:ind w:left="30" w:right="30"/>
              <w:rPr>
                <w:rFonts w:ascii="Calibri" w:eastAsia="Times New Roman" w:hAnsi="Calibri" w:cs="Calibri"/>
                <w:sz w:val="16"/>
              </w:rPr>
            </w:pPr>
            <w:hyperlink r:id="rId50"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71E85348" w14:textId="77777777" w:rsidR="00F47217" w:rsidRPr="00714EAC" w:rsidRDefault="00C51AFE" w:rsidP="00F47217">
            <w:pPr>
              <w:ind w:left="30" w:right="30"/>
              <w:rPr>
                <w:rFonts w:ascii="Calibri" w:eastAsia="Times New Roman" w:hAnsi="Calibri" w:cs="Calibri"/>
                <w:sz w:val="16"/>
              </w:rPr>
            </w:pPr>
            <w:hyperlink r:id="rId51" w:tgtFrame="_blank" w:history="1">
              <w:r w:rsidRPr="00714EAC">
                <w:rPr>
                  <w:rFonts w:ascii="Calibri" w:eastAsia="Times New Roman" w:hAnsi="Calibri" w:cs="Calibri"/>
                  <w:color w:val="0000FF"/>
                  <w:sz w:val="16"/>
                  <w:u w:val="single"/>
                </w:rPr>
                <w:t>21_C_11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CFEDD5"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CONNECTION TO EACH OTHER</w:t>
            </w:r>
          </w:p>
          <w:p w14:paraId="5BE40E2C"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all share the responsibility to live Abbott’s values every day.</w:t>
            </w:r>
          </w:p>
          <w:p w14:paraId="57008952"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By acting ethically, we strengthen our culture. Everyone must understand how the Code applies to their role and work.</w:t>
            </w:r>
          </w:p>
          <w:p w14:paraId="4AA0F8BD"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1C733E5C" w14:textId="77777777" w:rsidR="004422A3" w:rsidRPr="00C857B7" w:rsidRDefault="00C51AFE" w:rsidP="00001E85">
            <w:pPr>
              <w:spacing w:before="100" w:beforeAutospacing="1" w:after="100" w:afterAutospacing="1"/>
              <w:ind w:left="30" w:right="30"/>
              <w:rPr>
                <w:rFonts w:ascii="Calibri" w:eastAsia="Times New Roman" w:hAnsi="Calibri" w:cs="Calibri"/>
                <w:lang w:val="el-GR"/>
                <w:rPrChange w:id="6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ΣΥΝΔΕΣΗ ΜΕΤΑΞΥ ΜΑΣ</w:t>
            </w:r>
          </w:p>
          <w:p w14:paraId="0C2BFEC8" w14:textId="77777777" w:rsidR="004422A3" w:rsidRPr="00C857B7" w:rsidRDefault="00C51AFE" w:rsidP="00001E85">
            <w:pPr>
              <w:spacing w:before="100" w:beforeAutospacing="1" w:after="100" w:afterAutospacing="1"/>
              <w:ind w:left="30" w:right="30"/>
              <w:rPr>
                <w:rFonts w:ascii="Calibri" w:eastAsia="Times New Roman" w:hAnsi="Calibri" w:cs="Calibri"/>
                <w:lang w:val="el-GR"/>
                <w:rPrChange w:id="6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Μοιραζόμαστε όλοι μας την ευθύνη να εφαρμόζουμε τις αξίες της Abbott στην πράξη, κάθε μέρα.</w:t>
            </w:r>
          </w:p>
          <w:p w14:paraId="0ED9EA58" w14:textId="77777777" w:rsidR="004422A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Ενεργώντας δεοντολογικά, ενισχύουμε την κουλτούρα μας. Όλοι πρέπει να κατανοούν πώς εφαρμόζεται ο Κώδικας στον ρόλο και την εργασία τους.</w:t>
            </w:r>
          </w:p>
          <w:p w14:paraId="58FFE179" w14:textId="77777777" w:rsidR="00F4721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Οι διευθυντές και οι προϊστάμενοι έχουν ιδιαίτερη ευθύνη ως ηγέτες: πρέπει να αποτελούν πρότυπο για τις αξίες μας, να προάγουν τη δεοντολογική συμπεριφορά και να δημιουργούν ένα ασφαλές περιβάλλον όπου οι εργαζόμενοι θα αισθάνονται άνετα να κάνουν ερωτήσεις και να εκφράζουν τις ανησυχίες τους χωρίς τον φόβο αντιποίνων.</w:t>
            </w:r>
          </w:p>
        </w:tc>
      </w:tr>
      <w:tr w:rsidR="002D217F" w:rsidRPr="00C857B7" w14:paraId="0DAB51FF" w14:textId="77777777" w:rsidTr="00F8038D">
        <w:tc>
          <w:tcPr>
            <w:tcW w:w="1353" w:type="dxa"/>
            <w:shd w:val="clear" w:color="auto" w:fill="C1E4F5"/>
            <w:tcMar>
              <w:top w:w="120" w:type="dxa"/>
              <w:left w:w="180" w:type="dxa"/>
              <w:bottom w:w="120" w:type="dxa"/>
              <w:right w:w="180" w:type="dxa"/>
            </w:tcMar>
            <w:hideMark/>
          </w:tcPr>
          <w:p w14:paraId="389EF12D" w14:textId="77777777" w:rsidR="00F47217" w:rsidRPr="00714EAC" w:rsidRDefault="00C51AFE" w:rsidP="00F47217">
            <w:pPr>
              <w:spacing w:before="30" w:after="30"/>
              <w:ind w:left="30" w:right="30"/>
              <w:rPr>
                <w:rFonts w:ascii="Calibri" w:eastAsia="Times New Roman" w:hAnsi="Calibri" w:cs="Calibri"/>
                <w:sz w:val="16"/>
              </w:rPr>
            </w:pPr>
            <w:hyperlink r:id="rId52"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44972C15" w14:textId="77777777" w:rsidR="00F47217" w:rsidRPr="00714EAC" w:rsidRDefault="00C51AFE" w:rsidP="00F47217">
            <w:pPr>
              <w:ind w:left="30" w:right="30"/>
              <w:rPr>
                <w:rFonts w:ascii="Calibri" w:eastAsia="Times New Roman" w:hAnsi="Calibri" w:cs="Calibri"/>
                <w:sz w:val="16"/>
              </w:rPr>
            </w:pPr>
            <w:hyperlink r:id="rId53" w:tgtFrame="_blank" w:history="1">
              <w:r w:rsidRPr="00714EAC">
                <w:rPr>
                  <w:rFonts w:ascii="Calibri" w:eastAsia="Times New Roman" w:hAnsi="Calibri" w:cs="Calibri"/>
                  <w:color w:val="0000FF"/>
                  <w:sz w:val="16"/>
                  <w:u w:val="single"/>
                </w:rPr>
                <w:t>22_C_11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82E835"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REPORTING CONCERNS</w:t>
            </w:r>
          </w:p>
          <w:p w14:paraId="17133D81"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ask questions when something isn’t clear or doesn’t feel right. We also speak up and report any possible violations of the Code.</w:t>
            </w:r>
          </w:p>
          <w:p w14:paraId="582B4844"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0F8040B5"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If you’re unsure about the right choice or action, talk to your manager or contact the Office of Ethics and Compliance.</w:t>
            </w:r>
          </w:p>
          <w:p w14:paraId="463F17BA"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7D7E0858"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671306A3"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Corrective actions may include discipline (up to and including termination) or legal action for:</w:t>
            </w:r>
          </w:p>
          <w:p w14:paraId="5FF27FFE" w14:textId="77777777" w:rsidR="00F47217" w:rsidRPr="00714EAC" w:rsidRDefault="00C51AFE" w:rsidP="00001E85">
            <w:pPr>
              <w:numPr>
                <w:ilvl w:val="0"/>
                <w:numId w:val="3"/>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Authorizing or taking part in a violation;</w:t>
            </w:r>
          </w:p>
          <w:p w14:paraId="752518E0" w14:textId="77777777" w:rsidR="00F47217" w:rsidRPr="00714EAC" w:rsidRDefault="00C51AFE" w:rsidP="00001E85">
            <w:pPr>
              <w:numPr>
                <w:ilvl w:val="0"/>
                <w:numId w:val="3"/>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Refusing to cooperate in an investigation;</w:t>
            </w:r>
          </w:p>
          <w:p w14:paraId="2B382EE8" w14:textId="77777777" w:rsidR="00F47217" w:rsidRPr="00714EAC" w:rsidRDefault="00C51AFE" w:rsidP="00001E85">
            <w:pPr>
              <w:numPr>
                <w:ilvl w:val="0"/>
                <w:numId w:val="3"/>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Failing to report a violation due to poor supervision;</w:t>
            </w:r>
          </w:p>
          <w:p w14:paraId="256C328E" w14:textId="77777777" w:rsidR="00F47217" w:rsidRPr="00714EAC" w:rsidRDefault="00C51AFE" w:rsidP="00001E85">
            <w:pPr>
              <w:numPr>
                <w:ilvl w:val="0"/>
                <w:numId w:val="3"/>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Making a false report;</w:t>
            </w:r>
          </w:p>
          <w:p w14:paraId="42DC34DF" w14:textId="77777777" w:rsidR="00F47217" w:rsidRPr="00714EAC" w:rsidRDefault="00C51AFE" w:rsidP="00001E85">
            <w:pPr>
              <w:numPr>
                <w:ilvl w:val="0"/>
                <w:numId w:val="3"/>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Retaliating against someone who reported a concern in good faith.</w:t>
            </w:r>
          </w:p>
          <w:p w14:paraId="14E52D33"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Retaliation is never acceptable. If you believe retaliation has occurred, report it to the Office of Ethics and Compliance or Human Resources.</w:t>
            </w:r>
          </w:p>
        </w:tc>
        <w:tc>
          <w:tcPr>
            <w:tcW w:w="6000" w:type="dxa"/>
          </w:tcPr>
          <w:p w14:paraId="3703BD5E" w14:textId="77777777" w:rsidR="00310ED1" w:rsidRPr="00C857B7" w:rsidRDefault="00C51AFE" w:rsidP="00001E85">
            <w:pPr>
              <w:spacing w:before="100" w:beforeAutospacing="1" w:after="100" w:afterAutospacing="1"/>
              <w:ind w:left="30" w:right="30"/>
              <w:rPr>
                <w:rFonts w:ascii="Calibri" w:eastAsia="Times New Roman" w:hAnsi="Calibri" w:cs="Calibri"/>
                <w:lang w:val="el-GR"/>
                <w:rPrChange w:id="6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ΑΝΑΦΟΡΑ ΖΗΤΗΜΑΤΩΝ</w:t>
            </w:r>
          </w:p>
          <w:p w14:paraId="25848FB3" w14:textId="77777777" w:rsidR="00310ED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Κάνουμε ερωτήσεις όταν κάτι δεν είναι σαφές ή δεν μας φαίνεται σωστό. Επίσης, εκφράζουμε την άποψή μας και αναφέρουμε πιθανές παραβάσεις του Κώδικα.</w:t>
            </w:r>
          </w:p>
          <w:p w14:paraId="6989839E" w14:textId="77777777" w:rsidR="00310ED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Είναι δική μας ευθύνη να θέτουμε ερωτήσεις όταν η καθοδήγηση δεν είναι σαφής και να αμφισβητούμε ή να αναφέρουμε τυχόν ύποπτη αντιδεοντολογική επιχειρηματική συμπεριφορά, παραβάσεις του Κώδικα ή παραβάσεις των πολιτικών της Abbott.</w:t>
            </w:r>
          </w:p>
          <w:p w14:paraId="5B8B2A13" w14:textId="77777777" w:rsidR="00310ED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Εάν δεν είστε σίγουροι για τη σωστή επιλογή ή ενέργεια, μιλήστε με τον διευθυντή σας ή επικοινωνήστε με το Γραφείο Δεοντολογίας και Συμμόρφωσης.</w:t>
            </w:r>
          </w:p>
          <w:p w14:paraId="04DA0767" w14:textId="77777777" w:rsidR="00310ED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Οι διευθυντές και οι προϊστάμενοι πρέπει να ηγούνται με το παράδειγμά τους και να διασφαλίζουν ότι οι εργαζόμενοι κατανοούν και τηρούν τον Κώδικα. Οι ηγέτες έχουν αυξημένη ευθύνη να επικοινωνούν τις προσδοκίες της Abbott και οφείλουν να απευθύνονται στο Γραφείο Δεοντολογίας και Συμμόρφωσης για οποιεσδήποτε πιθανές παραβάσεις του Κώδικα.</w:t>
            </w:r>
          </w:p>
          <w:p w14:paraId="3B5AAE7E" w14:textId="77777777" w:rsidR="00310ED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Όλες οι αναφορές για πιθανές παραβάσεις του Κώδικα λαμβάνονται σοβαρά υπόψη. Το Γραφείο Δεοντολογίας και Συμμόρφωσης θα αναλάβει τα επόμενα βήματα, συμπεριλαμβανομένων των ερευνών και των διορθωτικών ενεργειών, όταν αυτό κριθεί απαραίτητο. Δεν πρέπει να προβείτε σε έρευνα μόνοι σας. Όλοι πρέπει να συνεργάζονται και να τηρούν την εμπιστευτικότητα των ερευνών.</w:t>
            </w:r>
          </w:p>
          <w:p w14:paraId="20E4FAD5" w14:textId="77777777" w:rsidR="00310ED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Διορθωτικές ενέργειες μπορεί να περιλαμβάνουν πειθαρχικές ενέργειες (έως και τον τερματισμό της απασχόλησης) ή νομικές ενέργειες για:</w:t>
            </w:r>
          </w:p>
          <w:p w14:paraId="0B7775CE" w14:textId="77777777" w:rsidR="00310ED1" w:rsidRPr="00714EAC" w:rsidRDefault="00C51AFE" w:rsidP="00001E85">
            <w:pPr>
              <w:numPr>
                <w:ilvl w:val="0"/>
                <w:numId w:val="3"/>
              </w:numPr>
              <w:spacing w:before="100" w:beforeAutospacing="1" w:after="100" w:afterAutospacing="1"/>
              <w:ind w:left="750" w:right="30"/>
              <w:rPr>
                <w:rFonts w:ascii="Calibri" w:eastAsia="Times New Roman" w:hAnsi="Calibri" w:cs="Calibri"/>
                <w:lang w:val="el-GR"/>
              </w:rPr>
            </w:pPr>
            <w:r w:rsidRPr="00714EAC">
              <w:rPr>
                <w:rFonts w:ascii="Calibri" w:eastAsia="Calibri" w:hAnsi="Calibri" w:cs="Calibri"/>
                <w:lang w:val="el-GR"/>
              </w:rPr>
              <w:t>Έγκριση ή συμμετοχή σε παράβαση,</w:t>
            </w:r>
          </w:p>
          <w:p w14:paraId="00EF0AB3" w14:textId="77777777" w:rsidR="00310ED1" w:rsidRPr="00714EAC" w:rsidRDefault="00C51AFE" w:rsidP="00001E85">
            <w:pPr>
              <w:numPr>
                <w:ilvl w:val="0"/>
                <w:numId w:val="3"/>
              </w:numPr>
              <w:spacing w:before="100" w:beforeAutospacing="1" w:after="100" w:afterAutospacing="1"/>
              <w:ind w:left="750" w:right="30"/>
              <w:rPr>
                <w:rFonts w:ascii="Calibri" w:eastAsia="Times New Roman" w:hAnsi="Calibri" w:cs="Calibri"/>
                <w:lang w:val="el-GR"/>
              </w:rPr>
            </w:pPr>
            <w:r w:rsidRPr="00714EAC">
              <w:rPr>
                <w:rFonts w:ascii="Calibri" w:eastAsia="Calibri" w:hAnsi="Calibri" w:cs="Calibri"/>
                <w:lang w:val="el-GR"/>
              </w:rPr>
              <w:t>Άρνηση συνεργασίας σε μια έρευνα,</w:t>
            </w:r>
          </w:p>
          <w:p w14:paraId="6D7A249B" w14:textId="77777777" w:rsidR="00310ED1" w:rsidRPr="00714EAC" w:rsidRDefault="00C51AFE" w:rsidP="00001E85">
            <w:pPr>
              <w:numPr>
                <w:ilvl w:val="0"/>
                <w:numId w:val="3"/>
              </w:numPr>
              <w:spacing w:before="100" w:beforeAutospacing="1" w:after="100" w:afterAutospacing="1"/>
              <w:ind w:left="750" w:right="30"/>
              <w:rPr>
                <w:rFonts w:ascii="Calibri" w:eastAsia="Times New Roman" w:hAnsi="Calibri" w:cs="Calibri"/>
                <w:lang w:val="el-GR"/>
              </w:rPr>
            </w:pPr>
            <w:r w:rsidRPr="00714EAC">
              <w:rPr>
                <w:rFonts w:ascii="Calibri" w:eastAsia="Calibri" w:hAnsi="Calibri" w:cs="Calibri"/>
                <w:lang w:val="el-GR"/>
              </w:rPr>
              <w:t>Παράλειψη αναφοράς παράβασης λόγω ανεπαρκούς εποπτείας,</w:t>
            </w:r>
          </w:p>
          <w:p w14:paraId="01DB3544" w14:textId="77777777" w:rsidR="00310ED1" w:rsidRPr="00714EAC" w:rsidRDefault="00C51AFE" w:rsidP="00001E85">
            <w:pPr>
              <w:numPr>
                <w:ilvl w:val="0"/>
                <w:numId w:val="3"/>
              </w:numPr>
              <w:spacing w:before="100" w:beforeAutospacing="1" w:after="100" w:afterAutospacing="1"/>
              <w:ind w:left="750" w:right="30"/>
              <w:rPr>
                <w:rFonts w:ascii="Calibri" w:eastAsia="Times New Roman" w:hAnsi="Calibri" w:cs="Calibri"/>
              </w:rPr>
            </w:pPr>
            <w:r w:rsidRPr="00714EAC">
              <w:rPr>
                <w:rFonts w:ascii="Calibri" w:eastAsia="Calibri" w:hAnsi="Calibri" w:cs="Calibri"/>
                <w:lang w:val="el-GR"/>
              </w:rPr>
              <w:t>Ψευδή αναφορά</w:t>
            </w:r>
          </w:p>
          <w:p w14:paraId="51972062" w14:textId="77777777" w:rsidR="00310ED1" w:rsidRPr="00C857B7" w:rsidRDefault="00C51AFE" w:rsidP="00001E85">
            <w:pPr>
              <w:numPr>
                <w:ilvl w:val="0"/>
                <w:numId w:val="3"/>
              </w:numPr>
              <w:spacing w:before="100" w:beforeAutospacing="1" w:after="100" w:afterAutospacing="1"/>
              <w:ind w:left="750" w:right="30"/>
              <w:rPr>
                <w:rFonts w:ascii="Calibri" w:eastAsia="Times New Roman" w:hAnsi="Calibri" w:cs="Calibri"/>
                <w:lang w:val="el-GR"/>
                <w:rPrChange w:id="6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Αντίποινα εναντίον ατόμου που ανέφερε ένα πρόβλημα με καλή πίστη.</w:t>
            </w:r>
          </w:p>
          <w:p w14:paraId="2DC22FAA" w14:textId="77777777" w:rsidR="00F4721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Τα αντίποινα δεν επιτρέπονται σε καμία περίπτωση. Αν πιστεύετε ότι έχουν συμβεί αντίποινα, θα πρέπει να το αναφέρετε στο Γραφείο Δεοντολογίας και Συμμόρφωσης ή στο τμήμα Ανθρώπινου Δυναμικού.</w:t>
            </w:r>
          </w:p>
        </w:tc>
      </w:tr>
      <w:tr w:rsidR="002D217F" w:rsidRPr="00C857B7" w14:paraId="095FB004" w14:textId="77777777" w:rsidTr="00F8038D">
        <w:tc>
          <w:tcPr>
            <w:tcW w:w="1353" w:type="dxa"/>
            <w:shd w:val="clear" w:color="auto" w:fill="C1E4F5"/>
            <w:tcMar>
              <w:top w:w="120" w:type="dxa"/>
              <w:left w:w="180" w:type="dxa"/>
              <w:bottom w:w="120" w:type="dxa"/>
              <w:right w:w="180" w:type="dxa"/>
            </w:tcMar>
            <w:hideMark/>
          </w:tcPr>
          <w:p w14:paraId="007550D3" w14:textId="77777777" w:rsidR="00F47217" w:rsidRPr="00714EAC" w:rsidRDefault="00C51AFE" w:rsidP="00F47217">
            <w:pPr>
              <w:spacing w:before="30" w:after="30"/>
              <w:ind w:left="30" w:right="30"/>
              <w:rPr>
                <w:rFonts w:ascii="Calibri" w:eastAsia="Times New Roman" w:hAnsi="Calibri" w:cs="Calibri"/>
                <w:sz w:val="16"/>
              </w:rPr>
            </w:pPr>
            <w:hyperlink r:id="rId54"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2FAA5012" w14:textId="77777777" w:rsidR="00F47217" w:rsidRPr="00714EAC" w:rsidRDefault="00C51AFE" w:rsidP="00F47217">
            <w:pPr>
              <w:ind w:left="30" w:right="30"/>
              <w:rPr>
                <w:rFonts w:ascii="Calibri" w:eastAsia="Times New Roman" w:hAnsi="Calibri" w:cs="Calibri"/>
                <w:sz w:val="16"/>
              </w:rPr>
            </w:pPr>
            <w:hyperlink r:id="rId55" w:tgtFrame="_blank" w:history="1">
              <w:r w:rsidRPr="00714EAC">
                <w:rPr>
                  <w:rFonts w:ascii="Calibri" w:eastAsia="Times New Roman" w:hAnsi="Calibri" w:cs="Calibri"/>
                  <w:color w:val="0000FF"/>
                  <w:sz w:val="16"/>
                  <w:u w:val="single"/>
                </w:rPr>
                <w:t>23_C_11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3CE9CD4"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EQUAL OPPORTUNITY</w:t>
            </w:r>
          </w:p>
          <w:p w14:paraId="186351A3"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provide equal opportunities for all employees.</w:t>
            </w:r>
          </w:p>
          <w:p w14:paraId="353FA987"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665770ED"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4394243A" w14:textId="77777777" w:rsidR="000E3269" w:rsidRPr="00C857B7" w:rsidRDefault="00C51AFE" w:rsidP="00001E85">
            <w:pPr>
              <w:spacing w:before="100" w:beforeAutospacing="1" w:after="100" w:afterAutospacing="1"/>
              <w:ind w:left="30" w:right="30"/>
              <w:rPr>
                <w:rFonts w:ascii="Calibri" w:eastAsia="Times New Roman" w:hAnsi="Calibri" w:cs="Calibri"/>
                <w:lang w:val="el-GR"/>
                <w:rPrChange w:id="6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ΙΣΟΤΙΜΕΣ ΕΥΚΑΙΡΙΕΣ</w:t>
            </w:r>
          </w:p>
          <w:p w14:paraId="253EAB6D" w14:textId="77777777" w:rsidR="000E3269" w:rsidRPr="00C857B7" w:rsidRDefault="00C51AFE" w:rsidP="00001E85">
            <w:pPr>
              <w:spacing w:before="100" w:beforeAutospacing="1" w:after="100" w:afterAutospacing="1"/>
              <w:ind w:left="30" w:right="30"/>
              <w:rPr>
                <w:rFonts w:ascii="Calibri" w:eastAsia="Times New Roman" w:hAnsi="Calibri" w:cs="Calibri"/>
                <w:lang w:val="el-GR"/>
                <w:rPrChange w:id="6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Παρέχουμε ισότιμες ευκαιρίες για όλους τους υπαλλήλους.</w:t>
            </w:r>
          </w:p>
          <w:p w14:paraId="70432CB7" w14:textId="77777777" w:rsidR="000E3269"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Παίρνουμε τις αποφάσεις μας για την απασχόληση με βάση τις ανάγκες της εταιρείας, τις δεξιότητες, την εμπειρία και την απόδοση. Δεν επιτρέπεται καμία μορφή διάκρισης. Τηρούμε όλους τους νόμους που διέπουν τις σχέσεις μας με τους υπαλλήλους μας σε όλο τον κόσμο.</w:t>
            </w:r>
          </w:p>
          <w:p w14:paraId="5C176A8E" w14:textId="77777777" w:rsidR="00F4721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Η Abbott απαγορεύει τις διακρίσεις με βάση τη φυλή, το χρώμα, τη θρησκεία, την ηλικία, το φύλο, την εθνική καταγωγή, την έμφυλη ταυτότητα (σεξουαλικό προσανατολισμό) ή τη φυλετική έκφραση, την αναπηρία, την οικογενειακή κατάσταση, την κατάσταση βετεράνου ή τη στρατιωτική κατάσταση, τη γενετική κατάσταση ή την υπηκοότητα ή οποιαδήποτε άλλη νομίμως προστατευόμενη κατάσταση.</w:t>
            </w:r>
          </w:p>
        </w:tc>
      </w:tr>
      <w:tr w:rsidR="002D217F" w:rsidRPr="00C857B7" w14:paraId="4C3E8C00" w14:textId="77777777" w:rsidTr="00F8038D">
        <w:tc>
          <w:tcPr>
            <w:tcW w:w="1353" w:type="dxa"/>
            <w:shd w:val="clear" w:color="auto" w:fill="C1E4F5"/>
            <w:tcMar>
              <w:top w:w="120" w:type="dxa"/>
              <w:left w:w="180" w:type="dxa"/>
              <w:bottom w:w="120" w:type="dxa"/>
              <w:right w:w="180" w:type="dxa"/>
            </w:tcMar>
            <w:hideMark/>
          </w:tcPr>
          <w:p w14:paraId="36F0488B" w14:textId="77777777" w:rsidR="00F47217" w:rsidRPr="00714EAC" w:rsidRDefault="00C51AFE" w:rsidP="00F47217">
            <w:pPr>
              <w:spacing w:before="30" w:after="30"/>
              <w:ind w:left="30" w:right="30"/>
              <w:rPr>
                <w:rFonts w:ascii="Calibri" w:eastAsia="Times New Roman" w:hAnsi="Calibri" w:cs="Calibri"/>
                <w:sz w:val="16"/>
              </w:rPr>
            </w:pPr>
            <w:hyperlink r:id="rId56"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3B1BD417" w14:textId="77777777" w:rsidR="00F47217" w:rsidRPr="00714EAC" w:rsidRDefault="00C51AFE" w:rsidP="00F47217">
            <w:pPr>
              <w:ind w:left="30" w:right="30"/>
              <w:rPr>
                <w:rFonts w:ascii="Calibri" w:eastAsia="Times New Roman" w:hAnsi="Calibri" w:cs="Calibri"/>
                <w:sz w:val="16"/>
              </w:rPr>
            </w:pPr>
            <w:hyperlink r:id="rId57" w:tgtFrame="_blank" w:history="1">
              <w:r w:rsidRPr="00714EAC">
                <w:rPr>
                  <w:rFonts w:ascii="Calibri" w:eastAsia="Times New Roman" w:hAnsi="Calibri" w:cs="Calibri"/>
                  <w:color w:val="0000FF"/>
                  <w:sz w:val="16"/>
                  <w:u w:val="single"/>
                </w:rPr>
                <w:t>24_C_11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A436CB"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FAIR TREATMENT</w:t>
            </w:r>
          </w:p>
          <w:p w14:paraId="77D6EBAD"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foster a respectful, inclusive, and safe workplace.</w:t>
            </w:r>
          </w:p>
          <w:p w14:paraId="0B1C3533"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work to ensure everyone feels welcome, supported, and empowered.</w:t>
            </w:r>
          </w:p>
          <w:p w14:paraId="5431A7FD"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 promotes a healthy, harassment-free environment and values employee input to strengthen diversity and inclusion.</w:t>
            </w:r>
          </w:p>
          <w:p w14:paraId="1006732C"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627D25CA" w14:textId="77777777" w:rsidR="00AC0538" w:rsidRPr="00C857B7" w:rsidRDefault="00C51AFE" w:rsidP="00001E85">
            <w:pPr>
              <w:spacing w:before="100" w:beforeAutospacing="1" w:after="100" w:afterAutospacing="1"/>
              <w:ind w:left="30" w:right="30"/>
              <w:rPr>
                <w:rFonts w:ascii="Calibri" w:eastAsia="Times New Roman" w:hAnsi="Calibri" w:cs="Calibri"/>
                <w:lang w:val="el-GR"/>
                <w:rPrChange w:id="6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ΔΙΚΑΙΗ ΜΕΤΑΧΕΙΡΙΣΗ</w:t>
            </w:r>
          </w:p>
          <w:p w14:paraId="761FA92C" w14:textId="77777777" w:rsidR="00AC0538" w:rsidRPr="00C857B7" w:rsidRDefault="00C51AFE" w:rsidP="00001E85">
            <w:pPr>
              <w:spacing w:before="100" w:beforeAutospacing="1" w:after="100" w:afterAutospacing="1"/>
              <w:ind w:left="30" w:right="30"/>
              <w:rPr>
                <w:rFonts w:ascii="Calibri" w:eastAsia="Times New Roman" w:hAnsi="Calibri" w:cs="Calibri"/>
                <w:lang w:val="el-GR"/>
                <w:rPrChange w:id="7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Προωθούμε ένα εργασιακό περιβάλλον με σεβασμό, ασφάλεια και χωρίς αποκλεισμούς.</w:t>
            </w:r>
          </w:p>
          <w:p w14:paraId="37A9E150" w14:textId="77777777" w:rsidR="00AC0538" w:rsidRPr="00C857B7" w:rsidRDefault="00C51AFE" w:rsidP="00001E85">
            <w:pPr>
              <w:spacing w:before="100" w:beforeAutospacing="1" w:after="100" w:afterAutospacing="1"/>
              <w:ind w:left="30" w:right="30"/>
              <w:rPr>
                <w:rFonts w:ascii="Calibri" w:eastAsia="Times New Roman" w:hAnsi="Calibri" w:cs="Calibri"/>
                <w:lang w:val="el-GR"/>
                <w:rPrChange w:id="7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Εργαζόμαστε για να διασφαλίσουμε ότι όλοι νιώθουν ευπρόσδεκτοι, υποστηριζόμενοι και ενδυναμωμένοι.</w:t>
            </w:r>
          </w:p>
          <w:p w14:paraId="0B359C4C" w14:textId="77777777" w:rsidR="00AC0538" w:rsidRPr="00C857B7" w:rsidRDefault="00C51AFE" w:rsidP="00001E85">
            <w:pPr>
              <w:spacing w:before="100" w:beforeAutospacing="1" w:after="100" w:afterAutospacing="1"/>
              <w:ind w:left="30" w:right="30"/>
              <w:rPr>
                <w:rFonts w:ascii="Calibri" w:eastAsia="Times New Roman" w:hAnsi="Calibri" w:cs="Calibri"/>
                <w:lang w:val="el-GR"/>
                <w:rPrChange w:id="7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Abbott προωθεί ένα υγιές περιβάλλον χωρίς παρενοχλήσεις και εκτιμά τη συμβολή των εργαζομένων στην ενίσχυση της διαφορετικότητας και της συμπερίληψης.</w:t>
            </w:r>
          </w:p>
          <w:p w14:paraId="22B9C81C" w14:textId="77777777" w:rsidR="00F47217" w:rsidRPr="00C857B7" w:rsidRDefault="00C51AFE" w:rsidP="00001E85">
            <w:pPr>
              <w:spacing w:before="100" w:beforeAutospacing="1" w:after="100" w:afterAutospacing="1"/>
              <w:ind w:left="30" w:right="30"/>
              <w:rPr>
                <w:rFonts w:ascii="Calibri" w:eastAsia="Times New Roman" w:hAnsi="Calibri" w:cs="Calibri"/>
                <w:lang w:val="el-GR"/>
                <w:rPrChange w:id="7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Συμπεριφερόμαστε σε όλους με σεβασμό και αξιοπρέπεια, χτίζοντας εμπιστοσύνη μέσω της δικαιοσύνης και της ειλικρίνειας – ποτέ μέσω της χειραγώγησης, της διαστρέβλωσης ή της έλλειψης διαφάνειας.</w:t>
            </w:r>
          </w:p>
        </w:tc>
      </w:tr>
      <w:tr w:rsidR="002D217F" w:rsidRPr="00C857B7" w14:paraId="472353A4" w14:textId="77777777" w:rsidTr="00F8038D">
        <w:tc>
          <w:tcPr>
            <w:tcW w:w="1353" w:type="dxa"/>
            <w:shd w:val="clear" w:color="auto" w:fill="C1E4F5"/>
            <w:tcMar>
              <w:top w:w="120" w:type="dxa"/>
              <w:left w:w="180" w:type="dxa"/>
              <w:bottom w:w="120" w:type="dxa"/>
              <w:right w:w="180" w:type="dxa"/>
            </w:tcMar>
            <w:hideMark/>
          </w:tcPr>
          <w:p w14:paraId="168DADD3" w14:textId="77777777" w:rsidR="00F47217" w:rsidRPr="00714EAC" w:rsidRDefault="00C51AFE" w:rsidP="00F47217">
            <w:pPr>
              <w:spacing w:before="30" w:after="30"/>
              <w:ind w:left="30" w:right="30"/>
              <w:rPr>
                <w:rFonts w:ascii="Calibri" w:eastAsia="Times New Roman" w:hAnsi="Calibri" w:cs="Calibri"/>
                <w:sz w:val="16"/>
              </w:rPr>
            </w:pPr>
            <w:hyperlink r:id="rId58"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5452389D" w14:textId="77777777" w:rsidR="00F47217" w:rsidRPr="00714EAC" w:rsidRDefault="00C51AFE" w:rsidP="00F47217">
            <w:pPr>
              <w:ind w:left="30" w:right="30"/>
              <w:rPr>
                <w:rFonts w:ascii="Calibri" w:eastAsia="Times New Roman" w:hAnsi="Calibri" w:cs="Calibri"/>
                <w:sz w:val="16"/>
              </w:rPr>
            </w:pPr>
            <w:hyperlink r:id="rId59" w:tgtFrame="_blank" w:history="1">
              <w:r w:rsidRPr="00714EAC">
                <w:rPr>
                  <w:rFonts w:ascii="Calibri" w:eastAsia="Times New Roman" w:hAnsi="Calibri" w:cs="Calibri"/>
                  <w:color w:val="0000FF"/>
                  <w:sz w:val="16"/>
                  <w:u w:val="single"/>
                </w:rPr>
                <w:t>25_C_11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52CB61"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WORK ENVIRONMENT</w:t>
            </w:r>
          </w:p>
          <w:p w14:paraId="10513B1B"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prioritize safety and fair working conditions.</w:t>
            </w:r>
          </w:p>
          <w:p w14:paraId="17553FD2" w14:textId="77777777" w:rsidR="00F472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3C7E19EE" w14:textId="77777777" w:rsidR="00D319D3" w:rsidRPr="00C857B7" w:rsidRDefault="00C51AFE" w:rsidP="00001E85">
            <w:pPr>
              <w:spacing w:before="100" w:beforeAutospacing="1" w:after="100" w:afterAutospacing="1"/>
              <w:ind w:left="30" w:right="30"/>
              <w:rPr>
                <w:rFonts w:ascii="Calibri" w:eastAsia="Times New Roman" w:hAnsi="Calibri" w:cs="Calibri"/>
                <w:lang w:val="el-GR"/>
                <w:rPrChange w:id="7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ΕΡΓΑΣΙΑΚΟ ΠΕΡΙΒΑΛΛΟΝ</w:t>
            </w:r>
          </w:p>
          <w:p w14:paraId="4CB5939B" w14:textId="77777777" w:rsidR="00D319D3" w:rsidRPr="00C857B7" w:rsidRDefault="00C51AFE" w:rsidP="00001E85">
            <w:pPr>
              <w:spacing w:before="100" w:beforeAutospacing="1" w:after="100" w:afterAutospacing="1"/>
              <w:ind w:left="30" w:right="30"/>
              <w:rPr>
                <w:rFonts w:ascii="Calibri" w:eastAsia="Times New Roman" w:hAnsi="Calibri" w:cs="Calibri"/>
                <w:lang w:val="el-GR"/>
                <w:rPrChange w:id="7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Δίνουμε προτεραιότητα στην ασφάλεια και στις δίκαιες συνθήκες εργασίας.</w:t>
            </w:r>
          </w:p>
          <w:p w14:paraId="6CEC7A79" w14:textId="77777777" w:rsidR="00F4721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Τα ατυχήματα ή οι επισφαλείς καταστάσεις πρέπει να αναφέρονται αμέσως στη διεύθυνση. Η Abbott λαμβάνει επίσης μέτρα για την πρόληψη και την απαγόρευση των παράνομων και ακατάλληλων πρακτικών εργασίας και κάθε μορφή σκληρής ή απάνθρωπης μεταχείρισης, στις επιχειρηματικές δραστηριότητές μας παγκοσμίως.</w:t>
            </w:r>
          </w:p>
        </w:tc>
      </w:tr>
      <w:tr w:rsidR="002D217F" w:rsidRPr="00C857B7" w14:paraId="696D02B7" w14:textId="77777777" w:rsidTr="00F8038D">
        <w:tc>
          <w:tcPr>
            <w:tcW w:w="1353" w:type="dxa"/>
            <w:shd w:val="clear" w:color="auto" w:fill="C1E4F5"/>
            <w:tcMar>
              <w:top w:w="120" w:type="dxa"/>
              <w:left w:w="180" w:type="dxa"/>
              <w:bottom w:w="120" w:type="dxa"/>
              <w:right w:w="180" w:type="dxa"/>
            </w:tcMar>
            <w:hideMark/>
          </w:tcPr>
          <w:p w14:paraId="314C92C5" w14:textId="77777777" w:rsidR="00B71E05" w:rsidRPr="00714EAC" w:rsidRDefault="00C51AFE" w:rsidP="00B71E05">
            <w:pPr>
              <w:spacing w:before="30" w:after="30"/>
              <w:ind w:left="30" w:right="30"/>
              <w:rPr>
                <w:rFonts w:ascii="Calibri" w:eastAsia="Times New Roman" w:hAnsi="Calibri" w:cs="Calibri"/>
                <w:sz w:val="16"/>
              </w:rPr>
            </w:pPr>
            <w:hyperlink r:id="rId60" w:tgtFrame="_blank" w:history="1">
              <w:r w:rsidRPr="00714EAC">
                <w:rPr>
                  <w:rFonts w:ascii="Calibri" w:eastAsia="Times New Roman" w:hAnsi="Calibri" w:cs="Calibri"/>
                  <w:color w:val="0000FF"/>
                  <w:sz w:val="16"/>
                  <w:u w:val="single"/>
                </w:rPr>
                <w:t>Screen 11</w:t>
              </w:r>
            </w:hyperlink>
            <w:r w:rsidRPr="00714EAC">
              <w:rPr>
                <w:rFonts w:ascii="Calibri" w:eastAsia="Times New Roman" w:hAnsi="Calibri" w:cs="Calibri"/>
                <w:sz w:val="16"/>
              </w:rPr>
              <w:t xml:space="preserve"> </w:t>
            </w:r>
          </w:p>
          <w:p w14:paraId="61A76163" w14:textId="77777777" w:rsidR="00B71E05" w:rsidRPr="00714EAC" w:rsidRDefault="00C51AFE" w:rsidP="00B71E05">
            <w:pPr>
              <w:ind w:left="30" w:right="30"/>
              <w:rPr>
                <w:rFonts w:ascii="Calibri" w:eastAsia="Times New Roman" w:hAnsi="Calibri" w:cs="Calibri"/>
                <w:sz w:val="16"/>
              </w:rPr>
            </w:pPr>
            <w:hyperlink r:id="rId61" w:tgtFrame="_blank" w:history="1">
              <w:r w:rsidRPr="00714EAC">
                <w:rPr>
                  <w:rFonts w:ascii="Calibri" w:eastAsia="Times New Roman" w:hAnsi="Calibri" w:cs="Calibri"/>
                  <w:color w:val="0000FF"/>
                  <w:sz w:val="16"/>
                  <w:u w:val="single"/>
                </w:rPr>
                <w:t>26_C_12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D4FFA4A"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must view all content before moving forward.</w:t>
            </w:r>
          </w:p>
          <w:p w14:paraId="3041D53B"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build trust through community, environment, and engagement.</w:t>
            </w:r>
          </w:p>
          <w:p w14:paraId="689E0515"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strive to give back to the communities where we operate and make a positive, lasting impact on people’s lives.</w:t>
            </w:r>
          </w:p>
          <w:p w14:paraId="1135EFDE"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 works to minimize its environmental footprint by reducing energy use and conserving natural resources.</w:t>
            </w:r>
          </w:p>
          <w:p w14:paraId="5D3FC714"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also support appropriate political engagement and encourage community involvement across our global operations.</w:t>
            </w:r>
          </w:p>
          <w:p w14:paraId="72C52347"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Community Involvement</w:t>
            </w:r>
          </w:p>
          <w:p w14:paraId="0FE752E8"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Environmental Responsibility</w:t>
            </w:r>
          </w:p>
          <w:p w14:paraId="3864485A"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Political Contributions</w:t>
            </w:r>
          </w:p>
          <w:p w14:paraId="7A3875C4" w14:textId="77777777" w:rsidR="00B71E0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Click each of the icons to learn more.</w:t>
            </w:r>
          </w:p>
        </w:tc>
        <w:tc>
          <w:tcPr>
            <w:tcW w:w="6000" w:type="dxa"/>
          </w:tcPr>
          <w:p w14:paraId="630ACE92"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7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προβάλετε όλο το περιεχόμενο πριν προχωρήσετε.</w:t>
            </w:r>
          </w:p>
          <w:p w14:paraId="30A3A64F"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7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Στην Abbott, δημιουργούμε εμπιστοσύνη μέσω της κοινότητας, του περιβάλλοντος και της συμμετοχής.</w:t>
            </w:r>
          </w:p>
          <w:p w14:paraId="112FF46D"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7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Επιδιώκουμε να προσφέρουμε στις κοινότητες όπου δραστηριοποιούμαστε και να δημιουργούμε έναν θετικό, διαρκή αντίκτυπο στις ζωές των ανθρώπων.</w:t>
            </w:r>
          </w:p>
          <w:p w14:paraId="77C0B743"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7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Abbott προσπαθεί να περιορίσει το περιβαλλοντικό της αποτύπωμα μειώνοντας την κατανάλωση ενέργειας και προστατεύοντας τους φυσικούς πόρους.</w:t>
            </w:r>
          </w:p>
          <w:p w14:paraId="374371FD"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8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Υποστηρίζουμε επίσης την κατάλληλη πολιτική δέσμευση και ενθαρρύνουμε τη συμμετοχή της κοινότητας σε όλες τις παγκόσμιες δραστηριότητές μας.</w:t>
            </w:r>
          </w:p>
          <w:p w14:paraId="3178B913"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8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Συμμετοχή στην κοινότητα</w:t>
            </w:r>
          </w:p>
          <w:p w14:paraId="7F60D049"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8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Περιβαλλοντική ευθύνη</w:t>
            </w:r>
          </w:p>
          <w:p w14:paraId="40237E2D"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8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Πολιτικές συνεισφορές</w:t>
            </w:r>
          </w:p>
          <w:p w14:paraId="2CAC4F5A" w14:textId="77777777" w:rsidR="00B71E05" w:rsidRPr="00C857B7" w:rsidRDefault="00C51AFE" w:rsidP="00001E85">
            <w:pPr>
              <w:spacing w:before="100" w:beforeAutospacing="1" w:after="100" w:afterAutospacing="1"/>
              <w:ind w:left="30" w:right="30"/>
              <w:rPr>
                <w:rFonts w:ascii="Calibri" w:eastAsia="Times New Roman" w:hAnsi="Calibri" w:cs="Calibri"/>
                <w:lang w:val="el-GR"/>
                <w:rPrChange w:id="8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Κάντε κλικ σε κάθε εικονίδιο για να μάθετε περισσότερα.</w:t>
            </w:r>
          </w:p>
        </w:tc>
      </w:tr>
      <w:tr w:rsidR="002D217F" w:rsidRPr="00C857B7" w14:paraId="3B25777C" w14:textId="77777777" w:rsidTr="00F8038D">
        <w:tc>
          <w:tcPr>
            <w:tcW w:w="1353" w:type="dxa"/>
            <w:shd w:val="clear" w:color="auto" w:fill="C1E4F5"/>
            <w:tcMar>
              <w:top w:w="120" w:type="dxa"/>
              <w:left w:w="180" w:type="dxa"/>
              <w:bottom w:w="120" w:type="dxa"/>
              <w:right w:w="180" w:type="dxa"/>
            </w:tcMar>
            <w:hideMark/>
          </w:tcPr>
          <w:p w14:paraId="160E0A37" w14:textId="77777777" w:rsidR="00671917" w:rsidRPr="00714EAC" w:rsidRDefault="00C51AFE" w:rsidP="00671917">
            <w:pPr>
              <w:spacing w:before="30" w:after="30"/>
              <w:ind w:left="30" w:right="30"/>
              <w:rPr>
                <w:rFonts w:ascii="Calibri" w:eastAsia="Times New Roman" w:hAnsi="Calibri" w:cs="Calibri"/>
                <w:sz w:val="16"/>
              </w:rPr>
            </w:pPr>
            <w:hyperlink r:id="rId62" w:tgtFrame="_blank" w:history="1">
              <w:r w:rsidRPr="00714EAC">
                <w:rPr>
                  <w:rFonts w:ascii="Calibri" w:eastAsia="Times New Roman" w:hAnsi="Calibri" w:cs="Calibri"/>
                  <w:color w:val="0000FF"/>
                  <w:sz w:val="16"/>
                  <w:u w:val="single"/>
                </w:rPr>
                <w:t>Screen 11</w:t>
              </w:r>
            </w:hyperlink>
            <w:r w:rsidRPr="00714EAC">
              <w:rPr>
                <w:rFonts w:ascii="Calibri" w:eastAsia="Times New Roman" w:hAnsi="Calibri" w:cs="Calibri"/>
                <w:sz w:val="16"/>
              </w:rPr>
              <w:t xml:space="preserve"> </w:t>
            </w:r>
          </w:p>
          <w:p w14:paraId="33AA8A64" w14:textId="77777777" w:rsidR="00671917" w:rsidRPr="00714EAC" w:rsidRDefault="00C51AFE" w:rsidP="00671917">
            <w:pPr>
              <w:ind w:left="30" w:right="30"/>
              <w:rPr>
                <w:rFonts w:ascii="Calibri" w:eastAsia="Times New Roman" w:hAnsi="Calibri" w:cs="Calibri"/>
                <w:sz w:val="16"/>
              </w:rPr>
            </w:pPr>
            <w:hyperlink r:id="rId63" w:tgtFrame="_blank" w:history="1">
              <w:r w:rsidRPr="00714EAC">
                <w:rPr>
                  <w:rFonts w:ascii="Calibri" w:eastAsia="Times New Roman" w:hAnsi="Calibri" w:cs="Calibri"/>
                  <w:color w:val="0000FF"/>
                  <w:sz w:val="16"/>
                  <w:u w:val="single"/>
                </w:rPr>
                <w:t>27_C_12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8BF0D3" w14:textId="77777777" w:rsidR="006719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COMMUNITY INVOLVEMENT</w:t>
            </w:r>
          </w:p>
          <w:p w14:paraId="03A2A7F9" w14:textId="77777777" w:rsidR="006719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support community well-being.</w:t>
            </w:r>
          </w:p>
          <w:p w14:paraId="12129C5B" w14:textId="77777777" w:rsidR="006719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support the well-being of communities through our products, our work, and our actions and we have a long history of giving back to the places where we live and work, because we believe healthy communities thrive.</w:t>
            </w:r>
          </w:p>
          <w:p w14:paraId="6F04F891" w14:textId="77777777" w:rsidR="00671917"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2CC0C4A5" w14:textId="77777777" w:rsidR="00671917" w:rsidRPr="00C857B7" w:rsidRDefault="00C51AFE" w:rsidP="00001E85">
            <w:pPr>
              <w:spacing w:before="100" w:beforeAutospacing="1" w:after="100" w:afterAutospacing="1"/>
              <w:ind w:left="30" w:right="30"/>
              <w:rPr>
                <w:rFonts w:ascii="Calibri" w:eastAsia="Times New Roman" w:hAnsi="Calibri" w:cs="Calibri"/>
                <w:lang w:val="el-GR"/>
                <w:rPrChange w:id="8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ΣΥΜΜΕΤΟΧΗ ΣΤΗΝ ΚΟΙΝΟΤΗΤΑ</w:t>
            </w:r>
          </w:p>
          <w:p w14:paraId="7A44AC0E" w14:textId="77777777" w:rsidR="00671917" w:rsidRPr="00C857B7" w:rsidRDefault="00C51AFE" w:rsidP="00001E85">
            <w:pPr>
              <w:spacing w:before="100" w:beforeAutospacing="1" w:after="100" w:afterAutospacing="1"/>
              <w:ind w:left="30" w:right="30"/>
              <w:rPr>
                <w:rFonts w:ascii="Calibri" w:eastAsia="Times New Roman" w:hAnsi="Calibri" w:cs="Calibri"/>
                <w:lang w:val="el-GR"/>
                <w:rPrChange w:id="8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Υποστηρίζουμε την ευημερία της κοινότητας.</w:t>
            </w:r>
          </w:p>
          <w:p w14:paraId="3789852E" w14:textId="77777777" w:rsidR="0067191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Στην Abbott, στηρίζουμε την ευημερία των κοινοτήτων μέσα από τα προϊόντα μας, το έργο μας και τις δράσεις μας. Διαθέτουμε μια μακρά ιστορία προσφοράς στους τόπους όπου ζούμε και εργαζόμαστε, γιατί πιστεύουμε ότι οι υγιείς κοινότητες ευημερούν.</w:t>
            </w:r>
          </w:p>
          <w:p w14:paraId="31C7055C" w14:textId="77777777" w:rsidR="00671917"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Μέσω των δραστηριοτήτων, των συνεργασιών και της υποστήριξής μας σε τοπικές ομάδες και σκοπούς, προσπαθούμε να έχουμε θετικό και διαρκή αντίκτυπο οπουδήποτε κι αν δραστηριοποιούμαστε.</w:t>
            </w:r>
          </w:p>
        </w:tc>
      </w:tr>
      <w:tr w:rsidR="002D217F" w:rsidRPr="00C857B7" w14:paraId="691E7F99" w14:textId="77777777" w:rsidTr="00F8038D">
        <w:tc>
          <w:tcPr>
            <w:tcW w:w="1353" w:type="dxa"/>
            <w:shd w:val="clear" w:color="auto" w:fill="C1E4F5"/>
            <w:tcMar>
              <w:top w:w="120" w:type="dxa"/>
              <w:left w:w="180" w:type="dxa"/>
              <w:bottom w:w="120" w:type="dxa"/>
              <w:right w:w="180" w:type="dxa"/>
            </w:tcMar>
            <w:hideMark/>
          </w:tcPr>
          <w:p w14:paraId="27659A74" w14:textId="77777777" w:rsidR="003E5A36" w:rsidRPr="00714EAC" w:rsidRDefault="00C51AFE" w:rsidP="003E5A36">
            <w:pPr>
              <w:spacing w:before="30" w:after="30"/>
              <w:ind w:left="30" w:right="30"/>
              <w:rPr>
                <w:rFonts w:ascii="Calibri" w:eastAsia="Times New Roman" w:hAnsi="Calibri" w:cs="Calibri"/>
                <w:sz w:val="16"/>
              </w:rPr>
            </w:pPr>
            <w:hyperlink r:id="rId64" w:tgtFrame="_blank" w:history="1">
              <w:r w:rsidRPr="00714EAC">
                <w:rPr>
                  <w:rFonts w:ascii="Calibri" w:eastAsia="Times New Roman" w:hAnsi="Calibri" w:cs="Calibri"/>
                  <w:color w:val="0000FF"/>
                  <w:sz w:val="16"/>
                  <w:u w:val="single"/>
                </w:rPr>
                <w:t>Screen 11</w:t>
              </w:r>
            </w:hyperlink>
            <w:r w:rsidRPr="00714EAC">
              <w:rPr>
                <w:rFonts w:ascii="Calibri" w:eastAsia="Times New Roman" w:hAnsi="Calibri" w:cs="Calibri"/>
                <w:sz w:val="16"/>
              </w:rPr>
              <w:t xml:space="preserve"> </w:t>
            </w:r>
          </w:p>
          <w:p w14:paraId="7FE315C6" w14:textId="77777777" w:rsidR="003E5A36" w:rsidRPr="00714EAC" w:rsidRDefault="00C51AFE" w:rsidP="003E5A36">
            <w:pPr>
              <w:ind w:left="30" w:right="30"/>
              <w:rPr>
                <w:rFonts w:ascii="Calibri" w:eastAsia="Times New Roman" w:hAnsi="Calibri" w:cs="Calibri"/>
                <w:sz w:val="16"/>
              </w:rPr>
            </w:pPr>
            <w:hyperlink r:id="rId65" w:tgtFrame="_blank" w:history="1">
              <w:r w:rsidRPr="00714EAC">
                <w:rPr>
                  <w:rFonts w:ascii="Calibri" w:eastAsia="Times New Roman" w:hAnsi="Calibri" w:cs="Calibri"/>
                  <w:color w:val="0000FF"/>
                  <w:sz w:val="16"/>
                  <w:u w:val="single"/>
                </w:rPr>
                <w:t>28_C_12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C751A1" w14:textId="77777777" w:rsidR="003E5A3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ENVIRONMENTAL RESPONSIBILITY</w:t>
            </w:r>
          </w:p>
          <w:p w14:paraId="0A935B58" w14:textId="77777777" w:rsidR="003E5A3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take part in sustainable development and work to reduce our impact on the environment.</w:t>
            </w:r>
          </w:p>
          <w:p w14:paraId="5223E7E1" w14:textId="77777777" w:rsidR="003E5A3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work to protect the environment in everything we do—from how we source materials to how we make, ship, and use our products.</w:t>
            </w:r>
          </w:p>
          <w:p w14:paraId="46838352" w14:textId="77777777" w:rsidR="003E5A3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3E51BFCC" w14:textId="77777777" w:rsidR="003E5A36" w:rsidRPr="00C857B7" w:rsidRDefault="00C51AFE" w:rsidP="00001E85">
            <w:pPr>
              <w:spacing w:before="100" w:beforeAutospacing="1" w:after="100" w:afterAutospacing="1"/>
              <w:ind w:left="30" w:right="30"/>
              <w:rPr>
                <w:rFonts w:ascii="Calibri" w:eastAsia="Times New Roman" w:hAnsi="Calibri" w:cs="Calibri"/>
                <w:lang w:val="el-GR"/>
                <w:rPrChange w:id="8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ΠΕΡΙΒΑΛΛΟΝΤΙΚΗ ΕΥΘΥΝΗ</w:t>
            </w:r>
          </w:p>
          <w:p w14:paraId="6137DB3C" w14:textId="77777777" w:rsidR="003E5A36" w:rsidRPr="00C857B7" w:rsidRDefault="00C51AFE" w:rsidP="00001E85">
            <w:pPr>
              <w:spacing w:before="100" w:beforeAutospacing="1" w:after="100" w:afterAutospacing="1"/>
              <w:ind w:left="30" w:right="30"/>
              <w:rPr>
                <w:rFonts w:ascii="Calibri" w:eastAsia="Times New Roman" w:hAnsi="Calibri" w:cs="Calibri"/>
                <w:lang w:val="el-GR"/>
                <w:rPrChange w:id="8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Συμμετέχουμε στη βιώσιμη ανάπτυξη και εργαζόμαστε για να μειώσουμε τον αντίκτυπό μας στο περιβάλλον.</w:t>
            </w:r>
          </w:p>
          <w:p w14:paraId="36E27CBE" w14:textId="77777777" w:rsidR="003E5A36" w:rsidRPr="00C857B7" w:rsidRDefault="00C51AFE" w:rsidP="00001E85">
            <w:pPr>
              <w:spacing w:before="100" w:beforeAutospacing="1" w:after="100" w:afterAutospacing="1"/>
              <w:ind w:left="30" w:right="30"/>
              <w:rPr>
                <w:rFonts w:ascii="Calibri" w:eastAsia="Times New Roman" w:hAnsi="Calibri" w:cs="Calibri"/>
                <w:lang w:val="el-GR"/>
                <w:rPrChange w:id="8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Εργαζόμαστε για να προστατεύουμε το περιβάλλον σε οτιδήποτε κάνουμε – από τον τρόπο με τον οποίο προμηθευόμαστε τα υλικά μέχρι τον τρόπο με τον οποίο κατασκευάζουμε, μεταφέρουμε και χρησιμοποιούμε τα προϊόντα μας.</w:t>
            </w:r>
          </w:p>
          <w:p w14:paraId="29D846BD" w14:textId="77777777" w:rsidR="003E5A3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Λαμβάνουμε μέτρα για να χρησιμοποιούμε λιγότερη ενέργεια και λιγότερους φυσικούς πόρους. Υποστηρίζουμε έργα καθαρής ενέργειας στον χώρο εργασίας και στις κοινότητές μας. Αναζητούμε τρόπους για να μειώσουμε τα απόβλητα, να αυξήσουμε την ανακύκλωση και να μειώσουμε τους περιβαλλοντικούς κινδύνους. Ακολουθούμε επίσης τους περιβαλλοντικούς νόμους και κανονισμούς που ισχύουν για τις δραστηριότητές μας.</w:t>
            </w:r>
          </w:p>
        </w:tc>
      </w:tr>
      <w:tr w:rsidR="002D217F" w:rsidRPr="00C857B7" w14:paraId="424C2F27" w14:textId="77777777" w:rsidTr="00F8038D">
        <w:tc>
          <w:tcPr>
            <w:tcW w:w="1353" w:type="dxa"/>
            <w:shd w:val="clear" w:color="auto" w:fill="C1E4F5"/>
            <w:tcMar>
              <w:top w:w="120" w:type="dxa"/>
              <w:left w:w="180" w:type="dxa"/>
              <w:bottom w:w="120" w:type="dxa"/>
              <w:right w:w="180" w:type="dxa"/>
            </w:tcMar>
            <w:hideMark/>
          </w:tcPr>
          <w:p w14:paraId="52120099" w14:textId="77777777" w:rsidR="00B93BBE" w:rsidRPr="00714EAC" w:rsidRDefault="00C51AFE" w:rsidP="00B93BBE">
            <w:pPr>
              <w:spacing w:before="30" w:after="30"/>
              <w:ind w:left="30" w:right="30"/>
              <w:rPr>
                <w:rFonts w:ascii="Calibri" w:eastAsia="Times New Roman" w:hAnsi="Calibri" w:cs="Calibri"/>
                <w:sz w:val="16"/>
              </w:rPr>
            </w:pPr>
            <w:hyperlink r:id="rId66" w:tgtFrame="_blank" w:history="1">
              <w:r w:rsidRPr="00714EAC">
                <w:rPr>
                  <w:rFonts w:ascii="Calibri" w:eastAsia="Times New Roman" w:hAnsi="Calibri" w:cs="Calibri"/>
                  <w:color w:val="0000FF"/>
                  <w:sz w:val="16"/>
                  <w:u w:val="single"/>
                </w:rPr>
                <w:t>Screen 11</w:t>
              </w:r>
            </w:hyperlink>
            <w:r w:rsidRPr="00714EAC">
              <w:rPr>
                <w:rFonts w:ascii="Calibri" w:eastAsia="Times New Roman" w:hAnsi="Calibri" w:cs="Calibri"/>
                <w:sz w:val="16"/>
              </w:rPr>
              <w:t xml:space="preserve"> </w:t>
            </w:r>
          </w:p>
          <w:p w14:paraId="17ADDCA1" w14:textId="77777777" w:rsidR="00B93BBE" w:rsidRPr="00714EAC" w:rsidRDefault="00C51AFE" w:rsidP="00B93BBE">
            <w:pPr>
              <w:ind w:left="30" w:right="30"/>
              <w:rPr>
                <w:rFonts w:ascii="Calibri" w:eastAsia="Times New Roman" w:hAnsi="Calibri" w:cs="Calibri"/>
                <w:sz w:val="16"/>
              </w:rPr>
            </w:pPr>
            <w:hyperlink r:id="rId67" w:tgtFrame="_blank" w:history="1">
              <w:r w:rsidRPr="00714EAC">
                <w:rPr>
                  <w:rFonts w:ascii="Calibri" w:eastAsia="Times New Roman" w:hAnsi="Calibri" w:cs="Calibri"/>
                  <w:color w:val="0000FF"/>
                  <w:sz w:val="16"/>
                  <w:u w:val="single"/>
                </w:rPr>
                <w:t>29_C_12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F5C750" w14:textId="77777777" w:rsidR="00B93BB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POLITICAL CONTRIBUTIONS</w:t>
            </w:r>
          </w:p>
          <w:p w14:paraId="06EBEBBB" w14:textId="77777777" w:rsidR="00B93BB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encourage appropriate engagement in the political process and support community involvement.</w:t>
            </w:r>
          </w:p>
          <w:p w14:paraId="23BF2A18" w14:textId="77777777" w:rsidR="00B93BB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 supports public policies that align with our mission and values. When appropriate, we may also support political candidates or interest groups.</w:t>
            </w:r>
          </w:p>
          <w:p w14:paraId="77BEA74B" w14:textId="77777777" w:rsidR="00B93BB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6824DA82" w14:textId="77777777" w:rsidR="00B93BBE" w:rsidRPr="00C857B7" w:rsidRDefault="00C51AFE" w:rsidP="00001E85">
            <w:pPr>
              <w:spacing w:before="100" w:beforeAutospacing="1" w:after="100" w:afterAutospacing="1"/>
              <w:ind w:left="30" w:right="30"/>
              <w:rPr>
                <w:rFonts w:ascii="Calibri" w:eastAsia="Times New Roman" w:hAnsi="Calibri" w:cs="Calibri"/>
                <w:lang w:val="el-GR"/>
                <w:rPrChange w:id="9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ΠΟΛΙΤΙΚΕΣ ΣΥΝΕΙΣΦΟΡΕΣ</w:t>
            </w:r>
          </w:p>
          <w:p w14:paraId="68DFAD94" w14:textId="77777777" w:rsidR="00B93BBE" w:rsidRPr="00C857B7" w:rsidRDefault="00C51AFE" w:rsidP="00001E85">
            <w:pPr>
              <w:spacing w:before="100" w:beforeAutospacing="1" w:after="100" w:afterAutospacing="1"/>
              <w:ind w:left="30" w:right="30"/>
              <w:rPr>
                <w:rFonts w:ascii="Calibri" w:eastAsia="Times New Roman" w:hAnsi="Calibri" w:cs="Calibri"/>
                <w:lang w:val="el-GR"/>
                <w:rPrChange w:id="9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Ενθαρρύνουμε την κατάλληλη συμμετοχή στην πολιτική διαδικασία και υποστηρίζουμε τη συμμετοχή στα ζητήματα της κοινότητας.</w:t>
            </w:r>
          </w:p>
          <w:p w14:paraId="6812E65F" w14:textId="77777777" w:rsidR="00B93BBE"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Η Abbott υποστηρίζει δημόσιες πολιτικές που ευθυγραμμίζονται με την αποστολή και τις αξίες μας. Κατά περίπτωση, ενδέχεται επίσης να υποστηρίζουμε πολιτικούς υποψηφίους ή ομάδες συμφερόντων.</w:t>
            </w:r>
          </w:p>
          <w:p w14:paraId="381CC206" w14:textId="77777777" w:rsidR="00B93BBE"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Επειδή οι νόμοι σχετικά με τις πολιτικές συνεισφορές των εταιρειών είναι περίπλοκοι, οποιαδήποτε χρήση των κεφαλαίων της Abbott –ή συνεισφορές που γίνονται εκ μέρους της Abbott– πρέπει πρώτα να ελέγχονται από το Νομικό Τμήμα.</w:t>
            </w:r>
          </w:p>
        </w:tc>
      </w:tr>
      <w:tr w:rsidR="002D217F" w:rsidRPr="00C857B7" w14:paraId="7F2109EA" w14:textId="77777777" w:rsidTr="00F8038D">
        <w:tc>
          <w:tcPr>
            <w:tcW w:w="1353" w:type="dxa"/>
            <w:shd w:val="clear" w:color="auto" w:fill="C1E4F5"/>
            <w:tcMar>
              <w:top w:w="120" w:type="dxa"/>
              <w:left w:w="180" w:type="dxa"/>
              <w:bottom w:w="120" w:type="dxa"/>
              <w:right w:w="180" w:type="dxa"/>
            </w:tcMar>
            <w:hideMark/>
          </w:tcPr>
          <w:p w14:paraId="7FB9D63D" w14:textId="77777777" w:rsidR="00BB2193" w:rsidRPr="00714EAC" w:rsidRDefault="00C51AFE" w:rsidP="00BB2193">
            <w:pPr>
              <w:spacing w:before="30" w:after="30"/>
              <w:ind w:left="30" w:right="30"/>
              <w:rPr>
                <w:rFonts w:ascii="Calibri" w:eastAsia="Times New Roman" w:hAnsi="Calibri" w:cs="Calibri"/>
                <w:sz w:val="16"/>
              </w:rPr>
            </w:pPr>
            <w:hyperlink r:id="rId68"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175CD1A8" w14:textId="77777777" w:rsidR="00BB2193" w:rsidRPr="00714EAC" w:rsidRDefault="00C51AFE" w:rsidP="00BB2193">
            <w:pPr>
              <w:ind w:left="30" w:right="30"/>
              <w:rPr>
                <w:rFonts w:ascii="Calibri" w:eastAsia="Times New Roman" w:hAnsi="Calibri" w:cs="Calibri"/>
                <w:sz w:val="16"/>
              </w:rPr>
            </w:pPr>
            <w:hyperlink r:id="rId69" w:tgtFrame="_blank" w:history="1">
              <w:r w:rsidRPr="00714EAC">
                <w:rPr>
                  <w:rFonts w:ascii="Calibri" w:eastAsia="Times New Roman" w:hAnsi="Calibri" w:cs="Calibri"/>
                  <w:color w:val="0000FF"/>
                  <w:sz w:val="16"/>
                  <w:u w:val="single"/>
                </w:rPr>
                <w:t>30_C_13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EE3D84C"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must view all content before moving forward.</w:t>
            </w:r>
          </w:p>
          <w:p w14:paraId="65EDB346"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are committed to doing business honestly and keeping our promises in all areas of our work.</w:t>
            </w:r>
          </w:p>
          <w:p w14:paraId="6B037233"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7E40EC56"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Fair Dealing</w:t>
            </w:r>
          </w:p>
          <w:p w14:paraId="1BB788F8"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Avoiding Conflicts of Interest I</w:t>
            </w:r>
          </w:p>
          <w:p w14:paraId="6B0E50F5"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Avoiding Conflicts of Interest I</w:t>
            </w:r>
            <w:r w:rsidR="00380CFE" w:rsidRPr="00714EAC">
              <w:rPr>
                <w:rFonts w:ascii="Calibri" w:eastAsia="Times New Roman" w:hAnsi="Calibri" w:cs="Calibri"/>
              </w:rPr>
              <w:t>I</w:t>
            </w:r>
          </w:p>
          <w:p w14:paraId="1F44B00E"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Protection of Abbott Assets &amp; Reputation</w:t>
            </w:r>
          </w:p>
          <w:p w14:paraId="2922D60A"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Confidential Information</w:t>
            </w:r>
          </w:p>
          <w:p w14:paraId="387A0604"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Anti-bribery</w:t>
            </w:r>
          </w:p>
          <w:p w14:paraId="3C458CC3"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Gifts, Meals &amp; Entertainment</w:t>
            </w:r>
          </w:p>
          <w:p w14:paraId="5335EF5A"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Accurate Books and Records</w:t>
            </w:r>
          </w:p>
          <w:p w14:paraId="572C39B8"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Compliance with Laws</w:t>
            </w:r>
          </w:p>
          <w:p w14:paraId="56AF2282"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Fair Competition</w:t>
            </w:r>
          </w:p>
          <w:p w14:paraId="17CBA6D4" w14:textId="77777777" w:rsidR="00BB2193"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Click each of the icons to learn more.</w:t>
            </w:r>
          </w:p>
        </w:tc>
        <w:tc>
          <w:tcPr>
            <w:tcW w:w="6000" w:type="dxa"/>
          </w:tcPr>
          <w:p w14:paraId="7ACBBF12" w14:textId="77777777" w:rsidR="00BB2193" w:rsidRPr="00C857B7" w:rsidRDefault="00C51AFE" w:rsidP="00001E85">
            <w:pPr>
              <w:spacing w:before="100" w:beforeAutospacing="1" w:after="100" w:afterAutospacing="1"/>
              <w:ind w:left="30" w:right="30"/>
              <w:rPr>
                <w:rFonts w:ascii="Calibri" w:eastAsia="Times New Roman" w:hAnsi="Calibri" w:cs="Calibri"/>
                <w:lang w:val="el-GR"/>
                <w:rPrChange w:id="9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προβάλετε όλο το περιεχόμενο πριν προχωρήσετε.</w:t>
            </w:r>
          </w:p>
          <w:p w14:paraId="756E0E3F" w14:textId="77777777" w:rsidR="00BB2193" w:rsidRPr="00C857B7" w:rsidRDefault="00C51AFE" w:rsidP="00001E85">
            <w:pPr>
              <w:spacing w:before="100" w:beforeAutospacing="1" w:after="100" w:afterAutospacing="1"/>
              <w:ind w:left="30" w:right="30"/>
              <w:rPr>
                <w:rFonts w:ascii="Calibri" w:eastAsia="Times New Roman" w:hAnsi="Calibri" w:cs="Calibri"/>
                <w:lang w:val="el-GR"/>
                <w:rPrChange w:id="9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Στην Abbott, δεσμευόμαστε να δραστηριοποιούμαστε με εντιμότητα και να τηρούμε τις δεσμεύσεις μας σε όλους τους τομείς της εργασίας μας.</w:t>
            </w:r>
          </w:p>
          <w:p w14:paraId="1A2578B5"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Θέτουμε τα συμφέροντα της Abbott πάνω από τα δικά μας, σε περιπτώσεις διαχείρισης σύγκρουσης συμφερόντων. Προστατεύουμε τα περιουσιακά στοιχεία και τη φήμη της Abbott, διαφυλάσσουμε τις εμπιστευτικές πληροφορίες και σεβόμαστε το ιδιωτικό απόρρητο όσων μοιράζονται τις προσωπικές πληροφορίες τους μαζί μας.</w:t>
            </w:r>
          </w:p>
          <w:p w14:paraId="2A9467EF"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Θεμιτές συναλλαγές</w:t>
            </w:r>
          </w:p>
          <w:p w14:paraId="1A640DCC"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Αποφυγή σύγκρουσης συμφερόντων Ι</w:t>
            </w:r>
          </w:p>
          <w:p w14:paraId="0B721A03"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Αποφυγή σύγκρουσης συμφερόντων ΙΙ</w:t>
            </w:r>
          </w:p>
          <w:p w14:paraId="335CA2D5"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Προστασία των περιουσιακών στοιχείων και της φήμης της Abbott</w:t>
            </w:r>
          </w:p>
          <w:p w14:paraId="03DF92A2"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Εμπιστευτικές πληροφορίες</w:t>
            </w:r>
          </w:p>
          <w:p w14:paraId="33090EBE"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Καταπολέμηση της δωροδοκίας</w:t>
            </w:r>
          </w:p>
          <w:p w14:paraId="7D876A35"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Δώρα, Γεύματα και Ψυχαγωγία</w:t>
            </w:r>
          </w:p>
          <w:p w14:paraId="4F0275A1"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Ακριβή βιβλία και στοιχεία</w:t>
            </w:r>
          </w:p>
          <w:p w14:paraId="2C677D6D"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Συμμόρφωση με τους νόμους</w:t>
            </w:r>
          </w:p>
          <w:p w14:paraId="19439392"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Θεμιτός ανταγωνισμός</w:t>
            </w:r>
          </w:p>
          <w:p w14:paraId="5080FAC4" w14:textId="77777777" w:rsidR="00BB2193"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Κάντε κλικ σε κάθε εικονίδιο για να μάθετε περισσότερα.</w:t>
            </w:r>
          </w:p>
        </w:tc>
      </w:tr>
      <w:tr w:rsidR="002D217F" w:rsidRPr="00C857B7" w14:paraId="45B6F2D7" w14:textId="77777777" w:rsidTr="00F8038D">
        <w:tc>
          <w:tcPr>
            <w:tcW w:w="1353" w:type="dxa"/>
            <w:shd w:val="clear" w:color="auto" w:fill="C1E4F5"/>
            <w:tcMar>
              <w:top w:w="120" w:type="dxa"/>
              <w:left w:w="180" w:type="dxa"/>
              <w:bottom w:w="120" w:type="dxa"/>
              <w:right w:w="180" w:type="dxa"/>
            </w:tcMar>
            <w:hideMark/>
          </w:tcPr>
          <w:p w14:paraId="3186589C" w14:textId="77777777" w:rsidR="007A2786" w:rsidRPr="00714EAC" w:rsidRDefault="00C51AFE" w:rsidP="007A2786">
            <w:pPr>
              <w:spacing w:before="30" w:after="30"/>
              <w:ind w:left="30" w:right="30"/>
              <w:rPr>
                <w:rFonts w:ascii="Calibri" w:eastAsia="Times New Roman" w:hAnsi="Calibri" w:cs="Calibri"/>
                <w:sz w:val="16"/>
              </w:rPr>
            </w:pPr>
            <w:hyperlink r:id="rId70"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0A02233B" w14:textId="77777777" w:rsidR="007A2786" w:rsidRPr="00714EAC" w:rsidRDefault="00C51AFE" w:rsidP="007A2786">
            <w:pPr>
              <w:ind w:left="30" w:right="30"/>
              <w:rPr>
                <w:rFonts w:ascii="Calibri" w:eastAsia="Times New Roman" w:hAnsi="Calibri" w:cs="Calibri"/>
                <w:sz w:val="16"/>
              </w:rPr>
            </w:pPr>
            <w:hyperlink r:id="rId71" w:tgtFrame="_blank" w:history="1">
              <w:r w:rsidRPr="00714EAC">
                <w:rPr>
                  <w:rFonts w:ascii="Calibri" w:eastAsia="Times New Roman" w:hAnsi="Calibri" w:cs="Calibri"/>
                  <w:color w:val="0000FF"/>
                  <w:sz w:val="16"/>
                  <w:u w:val="single"/>
                </w:rPr>
                <w:t>31_C_13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0E37A6" w14:textId="77777777" w:rsidR="007A278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FAIR DEALING</w:t>
            </w:r>
          </w:p>
          <w:p w14:paraId="2F798B09" w14:textId="77777777" w:rsidR="007A278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conduct business with integrity and follow through on our commitments in every aspect of our work.</w:t>
            </w:r>
          </w:p>
          <w:p w14:paraId="64D7A6CB" w14:textId="77777777" w:rsidR="007A2786"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4026A15F" w14:textId="77777777" w:rsidR="007A2786" w:rsidRPr="00C857B7" w:rsidRDefault="00C51AFE" w:rsidP="00001E85">
            <w:pPr>
              <w:spacing w:before="100" w:beforeAutospacing="1" w:after="100" w:afterAutospacing="1"/>
              <w:ind w:left="30" w:right="30"/>
              <w:rPr>
                <w:rFonts w:ascii="Calibri" w:eastAsia="Times New Roman" w:hAnsi="Calibri" w:cs="Calibri"/>
                <w:lang w:val="el-GR"/>
                <w:rPrChange w:id="9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ΘΕΜΙΤΕΣ ΣΥΝΑΛΛΑΓΕΣ</w:t>
            </w:r>
          </w:p>
          <w:p w14:paraId="25099B5F" w14:textId="77777777" w:rsidR="007A2786" w:rsidRPr="00C857B7" w:rsidRDefault="00C51AFE" w:rsidP="00001E85">
            <w:pPr>
              <w:spacing w:before="100" w:beforeAutospacing="1" w:after="100" w:afterAutospacing="1"/>
              <w:ind w:left="30" w:right="30"/>
              <w:rPr>
                <w:rFonts w:ascii="Calibri" w:eastAsia="Times New Roman" w:hAnsi="Calibri" w:cs="Calibri"/>
                <w:lang w:val="el-GR"/>
                <w:rPrChange w:id="9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Διεξάγουμε τις επιχειρηματικές μας δραστηριότητες με ακεραιότητα και τηρούμε τις δεσμεύσεις μας σε κάθε πτυχή της εργασίας μας.</w:t>
            </w:r>
          </w:p>
          <w:p w14:paraId="7C9A4787" w14:textId="77777777" w:rsidR="007A2786"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Καθένας από εμάς είναι υπεύθυνος για την εργασία του και τις αποφάσεις που λαμβάνει στα πλαίσια του ρόλου του. Σε κάθε επαγγελματική αλληλεπίδραση –είτε με συναδέλφους, πελάτες, προμηθευτές, επαγγελματίες υγείας, ανταγωνιστές ή άλλους– οφείλουμε να είμαστε δίκαιοι και ειλικρινείς σχετικά με τον τρόπο με τον οποίο δραστηριοποιείται η Abbott.</w:t>
            </w:r>
          </w:p>
        </w:tc>
      </w:tr>
      <w:tr w:rsidR="002D217F" w:rsidRPr="00C857B7" w14:paraId="17C6EA4F" w14:textId="77777777" w:rsidTr="00F8038D">
        <w:tc>
          <w:tcPr>
            <w:tcW w:w="1353" w:type="dxa"/>
            <w:shd w:val="clear" w:color="auto" w:fill="C1E4F5"/>
            <w:tcMar>
              <w:top w:w="120" w:type="dxa"/>
              <w:left w:w="180" w:type="dxa"/>
              <w:bottom w:w="120" w:type="dxa"/>
              <w:right w:w="180" w:type="dxa"/>
            </w:tcMar>
            <w:hideMark/>
          </w:tcPr>
          <w:p w14:paraId="168EF20F" w14:textId="77777777" w:rsidR="00EA2282" w:rsidRPr="00714EAC" w:rsidRDefault="00C51AFE" w:rsidP="00EA2282">
            <w:pPr>
              <w:spacing w:before="30" w:after="30"/>
              <w:ind w:left="30" w:right="30"/>
              <w:rPr>
                <w:rFonts w:ascii="Calibri" w:eastAsia="Times New Roman" w:hAnsi="Calibri" w:cs="Calibri"/>
                <w:sz w:val="16"/>
              </w:rPr>
            </w:pPr>
            <w:hyperlink r:id="rId72"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04E8D5A9" w14:textId="77777777" w:rsidR="00EA2282" w:rsidRPr="00714EAC" w:rsidRDefault="00C51AFE" w:rsidP="00EA2282">
            <w:pPr>
              <w:ind w:left="30" w:right="30"/>
              <w:rPr>
                <w:rFonts w:ascii="Calibri" w:eastAsia="Times New Roman" w:hAnsi="Calibri" w:cs="Calibri"/>
                <w:sz w:val="16"/>
              </w:rPr>
            </w:pPr>
            <w:hyperlink r:id="rId73" w:tgtFrame="_blank" w:history="1">
              <w:r w:rsidRPr="00714EAC">
                <w:rPr>
                  <w:rFonts w:ascii="Calibri" w:eastAsia="Times New Roman" w:hAnsi="Calibri" w:cs="Calibri"/>
                  <w:color w:val="0000FF"/>
                  <w:sz w:val="16"/>
                  <w:u w:val="single"/>
                </w:rPr>
                <w:t>32_C_13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596E50" w14:textId="77777777" w:rsidR="00EA2282"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AVOIDING CONFLICTS OF INTEREST I</w:t>
            </w:r>
          </w:p>
          <w:p w14:paraId="48E9DC90" w14:textId="77777777" w:rsidR="00EA2282"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identify and address conflicts of interest before moving forward.</w:t>
            </w:r>
          </w:p>
          <w:p w14:paraId="4EBF508F" w14:textId="77777777" w:rsidR="00EA2282"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1C826C65" w14:textId="77777777" w:rsidR="00EA2282" w:rsidRPr="00C857B7" w:rsidRDefault="00C51AFE" w:rsidP="00001E85">
            <w:pPr>
              <w:spacing w:before="100" w:beforeAutospacing="1" w:after="100" w:afterAutospacing="1"/>
              <w:ind w:left="30" w:right="30"/>
              <w:rPr>
                <w:rFonts w:ascii="Calibri" w:eastAsia="Times New Roman" w:hAnsi="Calibri" w:cs="Calibri"/>
                <w:lang w:val="el-GR"/>
                <w:rPrChange w:id="9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ΑΠΟΦΥΓΗ ΣΥΓΚΡΟΥΣΗΣ ΣΥΜΦΕΡΟΝΤΩΝ Ι</w:t>
            </w:r>
          </w:p>
          <w:p w14:paraId="52852E7D" w14:textId="77777777" w:rsidR="00EA2282" w:rsidRPr="00C857B7" w:rsidRDefault="00C51AFE" w:rsidP="00001E85">
            <w:pPr>
              <w:spacing w:before="100" w:beforeAutospacing="1" w:after="100" w:afterAutospacing="1"/>
              <w:ind w:left="30" w:right="30"/>
              <w:rPr>
                <w:rFonts w:ascii="Calibri" w:eastAsia="Times New Roman" w:hAnsi="Calibri" w:cs="Calibri"/>
                <w:lang w:val="el-GR"/>
                <w:rPrChange w:id="9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Αναγνωρίζουμε και αντιμετωπίζουμε οποιεσδήποτε συγκρούσεις συμφερόντων πριν προχωρήσουμε.</w:t>
            </w:r>
          </w:p>
          <w:p w14:paraId="5A555C68" w14:textId="77777777" w:rsidR="00EA2282"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Σύγκρουση συμφερόντων προκύπτει όταν τα προσωπικά συμφέροντα παρεμβαίνουν ή φαίνεται ότι παρεμβαίνουν σε ό,τι είναι καλύτερο για την Abbott. Οι επιχειρηματικές αποφάσεις πρέπει να βασίζονται στις ανάγκες της Abbott, όχι σε προσωπικό όφελος ή στα συμφέροντα της οικογένειας ή των φίλων. Αναμένεται από εμάς να χρησιμοποιούμε ορθή κρίση και να αποφεύγουμε καταστάσεις που θα μπορούσαν να οδηγήσουν σε πραγματική ή εικαζόμενη σύγκρουση. Εάν προσωπικές σχέσεις, συμφέροντα ή εξωεπαγγελματικές δραστηριότητες επηρεάζουν την ικανότητά σας να ενεργείτε δίκαια και αποτελεσματικά –ή θα μπορούσαν να ωφελήσουν εσάς ή ένα μέλος της οικογένειάς σας– πρέπει να γνωστοποιήσετε τη δυνητική σύγκρουση και να απομακρυνθείτε από την κατάσταση, ακολουθώντας τις οδηγίες της Abbott.</w:t>
            </w:r>
          </w:p>
        </w:tc>
      </w:tr>
      <w:tr w:rsidR="002D217F" w:rsidRPr="00C857B7" w14:paraId="4D41F062" w14:textId="77777777" w:rsidTr="00F8038D">
        <w:tc>
          <w:tcPr>
            <w:tcW w:w="1353" w:type="dxa"/>
            <w:shd w:val="clear" w:color="auto" w:fill="C1E4F5"/>
            <w:tcMar>
              <w:top w:w="120" w:type="dxa"/>
              <w:left w:w="180" w:type="dxa"/>
              <w:bottom w:w="120" w:type="dxa"/>
              <w:right w:w="180" w:type="dxa"/>
            </w:tcMar>
            <w:hideMark/>
          </w:tcPr>
          <w:p w14:paraId="45179B16" w14:textId="77777777" w:rsidR="00795145" w:rsidRPr="00714EAC" w:rsidRDefault="00C51AFE" w:rsidP="00795145">
            <w:pPr>
              <w:spacing w:before="30" w:after="30"/>
              <w:ind w:left="30" w:right="30"/>
              <w:rPr>
                <w:rFonts w:ascii="Calibri" w:eastAsia="Times New Roman" w:hAnsi="Calibri" w:cs="Calibri"/>
                <w:sz w:val="16"/>
              </w:rPr>
            </w:pPr>
            <w:hyperlink r:id="rId74"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35A57249" w14:textId="77777777" w:rsidR="00795145" w:rsidRPr="00714EAC" w:rsidRDefault="00C51AFE" w:rsidP="00795145">
            <w:pPr>
              <w:ind w:left="30" w:right="30"/>
              <w:rPr>
                <w:rFonts w:ascii="Calibri" w:eastAsia="Times New Roman" w:hAnsi="Calibri" w:cs="Calibri"/>
                <w:sz w:val="16"/>
              </w:rPr>
            </w:pPr>
            <w:hyperlink r:id="rId75" w:tgtFrame="_blank" w:history="1">
              <w:r w:rsidRPr="00714EAC">
                <w:rPr>
                  <w:rFonts w:ascii="Calibri" w:eastAsia="Times New Roman" w:hAnsi="Calibri" w:cs="Calibri"/>
                  <w:color w:val="0000FF"/>
                  <w:sz w:val="16"/>
                  <w:u w:val="single"/>
                </w:rPr>
                <w:t>33_C_13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71E2573" w14:textId="77777777" w:rsidR="0079514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AVOIDING CONFLICTS OF INTEREST II</w:t>
            </w:r>
          </w:p>
          <w:p w14:paraId="4A8F78D4" w14:textId="77777777" w:rsidR="0079514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put Abbott’s interests first when making work-related decisions.</w:t>
            </w:r>
          </w:p>
          <w:p w14:paraId="7D1B44DD" w14:textId="77777777" w:rsidR="0079514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That means prioritizing the company’s goals over those of a specific team, group, or individual. Any opportunities or resources we access through our roles at Abbott should be used to benefit the company—not for personal gain. We should not compete with Abbott or help others do so. When opportunities arise, our focus must be on advancing Abbott’s interests.</w:t>
            </w:r>
          </w:p>
        </w:tc>
        <w:tc>
          <w:tcPr>
            <w:tcW w:w="6000" w:type="dxa"/>
          </w:tcPr>
          <w:p w14:paraId="1A2DC90D" w14:textId="77777777" w:rsidR="00795145" w:rsidRPr="00C857B7" w:rsidRDefault="00C51AFE" w:rsidP="00001E85">
            <w:pPr>
              <w:spacing w:before="100" w:beforeAutospacing="1" w:after="100" w:afterAutospacing="1"/>
              <w:ind w:left="30" w:right="30"/>
              <w:rPr>
                <w:rFonts w:ascii="Calibri" w:eastAsia="Times New Roman" w:hAnsi="Calibri" w:cs="Calibri"/>
                <w:lang w:val="el-GR"/>
                <w:rPrChange w:id="9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ΑΠΟΦΥΓΗ ΣΥΓΚΡΟΥΣΗΣ ΣΥΜΦΕΡΟΝΤΩΝ ΙΙ</w:t>
            </w:r>
          </w:p>
          <w:p w14:paraId="6986A773" w14:textId="77777777" w:rsidR="00795145" w:rsidRPr="00C857B7" w:rsidRDefault="00C51AFE" w:rsidP="00001E85">
            <w:pPr>
              <w:spacing w:before="100" w:beforeAutospacing="1" w:after="100" w:afterAutospacing="1"/>
              <w:ind w:left="30" w:right="30"/>
              <w:rPr>
                <w:rFonts w:ascii="Calibri" w:eastAsia="Times New Roman" w:hAnsi="Calibri" w:cs="Calibri"/>
                <w:lang w:val="el-GR"/>
                <w:rPrChange w:id="9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Κατά τη λήψη αποφάσεων που σχετίζονται με την εργασία, δίνουμε προτεραιότητα στα συμφέροντα της Abbott.</w:t>
            </w:r>
          </w:p>
          <w:p w14:paraId="6DD2DBAA" w14:textId="77777777" w:rsidR="00795145"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Αυτό σημαίνει ότι προτεραιότητα έχουν οι στόχοι της εταιρείας έναντι των στόχων μιας συγκεκριμένης ομάδας, ομάδας ή ατόμου. Οποιεσδήποτε ευκαιρίες ή πόροι στους οποίους έχουμε πρόσβαση μέσω των ρόλων μας στην Abbott πρέπει να χρησιμοποιούνται προς όφελος της εταιρείας και όχι για προσωπικό κέρδος. Δεν πρέπει ποτέ να ανταγωνιζόμαστε με την Abbott ή να βοηθούμε άλλους να το πράξουν. Όταν παρουσιάζονται ευκαιρίες, πρέπει να εστιάζουμε στην προώθηση των συμφερόντων της Abbott.</w:t>
            </w:r>
          </w:p>
        </w:tc>
      </w:tr>
      <w:tr w:rsidR="002D217F" w:rsidRPr="00C857B7" w14:paraId="1C1E0047" w14:textId="77777777" w:rsidTr="00F8038D">
        <w:tc>
          <w:tcPr>
            <w:tcW w:w="1353" w:type="dxa"/>
            <w:shd w:val="clear" w:color="auto" w:fill="C1E4F5"/>
            <w:tcMar>
              <w:top w:w="120" w:type="dxa"/>
              <w:left w:w="180" w:type="dxa"/>
              <w:bottom w:w="120" w:type="dxa"/>
              <w:right w:w="180" w:type="dxa"/>
            </w:tcMar>
            <w:hideMark/>
          </w:tcPr>
          <w:p w14:paraId="75AFC188" w14:textId="77777777" w:rsidR="004150A0" w:rsidRPr="00714EAC" w:rsidRDefault="00C51AFE" w:rsidP="004150A0">
            <w:pPr>
              <w:spacing w:before="30" w:after="30"/>
              <w:ind w:left="30" w:right="30"/>
              <w:rPr>
                <w:rFonts w:ascii="Calibri" w:eastAsia="Times New Roman" w:hAnsi="Calibri" w:cs="Calibri"/>
                <w:sz w:val="16"/>
              </w:rPr>
            </w:pPr>
            <w:hyperlink r:id="rId76"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72A067C1" w14:textId="77777777" w:rsidR="004150A0" w:rsidRPr="00714EAC" w:rsidRDefault="00C51AFE" w:rsidP="004150A0">
            <w:pPr>
              <w:ind w:left="30" w:right="30"/>
              <w:rPr>
                <w:rFonts w:ascii="Calibri" w:eastAsia="Times New Roman" w:hAnsi="Calibri" w:cs="Calibri"/>
                <w:sz w:val="16"/>
              </w:rPr>
            </w:pPr>
            <w:hyperlink r:id="rId77" w:tgtFrame="_blank" w:history="1">
              <w:r w:rsidRPr="00714EAC">
                <w:rPr>
                  <w:rFonts w:ascii="Calibri" w:eastAsia="Times New Roman" w:hAnsi="Calibri" w:cs="Calibri"/>
                  <w:color w:val="0000FF"/>
                  <w:sz w:val="16"/>
                  <w:u w:val="single"/>
                </w:rPr>
                <w:t>34_C_13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B93FF1" w14:textId="77777777" w:rsidR="004150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PROTECTION OF ABBOTT ASSETS &amp; REPUTATION</w:t>
            </w:r>
          </w:p>
          <w:p w14:paraId="73D6B885" w14:textId="77777777" w:rsidR="004150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are caretakers of our company.</w:t>
            </w:r>
          </w:p>
          <w:p w14:paraId="0F71BA75" w14:textId="77777777" w:rsidR="004150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190AE2F6" w14:textId="77777777" w:rsidR="004150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should always use good judgment to make sure these resources are used properly, efficiently, and with care—avoiding loss, theft, misuse, or waste.</w:t>
            </w:r>
          </w:p>
          <w:p w14:paraId="51B1C3A5" w14:textId="77777777" w:rsidR="004150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Abbott’s reputation is one of our most valuable assets—and we all play a role in protecting it.</w:t>
            </w:r>
          </w:p>
          <w:p w14:paraId="2BAB6756" w14:textId="77777777" w:rsidR="004150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69A81246" w14:textId="77777777" w:rsidR="004150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6FD204EF" w14:textId="77777777" w:rsidR="004150A0" w:rsidRPr="00C857B7" w:rsidRDefault="00C51AFE" w:rsidP="00001E85">
            <w:pPr>
              <w:spacing w:before="100" w:beforeAutospacing="1" w:after="100" w:afterAutospacing="1"/>
              <w:ind w:left="30" w:right="30"/>
              <w:rPr>
                <w:rFonts w:ascii="Calibri" w:eastAsia="Times New Roman" w:hAnsi="Calibri" w:cs="Calibri"/>
                <w:lang w:val="el-GR"/>
                <w:rPrChange w:id="10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ΠΡΟΣΤΑΣΙΑ ΤΩΝ ΠΕΡΙΟΥΣΙΑΚΩΝ ΣΤΟΙΧΕΙΩΝ ΚΑΙ ΤΗΣ ΦΗΜΗΣ ΤΗΣ ABBOTT</w:t>
            </w:r>
          </w:p>
          <w:p w14:paraId="6714282D" w14:textId="77777777" w:rsidR="004150A0" w:rsidRPr="00C857B7" w:rsidRDefault="00C51AFE" w:rsidP="00001E85">
            <w:pPr>
              <w:spacing w:before="100" w:beforeAutospacing="1" w:after="100" w:afterAutospacing="1"/>
              <w:ind w:left="30" w:right="30"/>
              <w:rPr>
                <w:rFonts w:ascii="Calibri" w:eastAsia="Times New Roman" w:hAnsi="Calibri" w:cs="Calibri"/>
                <w:lang w:val="el-GR"/>
                <w:rPrChange w:id="10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Είμαστε οι προστάτες της εταιρείας μας.</w:t>
            </w:r>
          </w:p>
          <w:p w14:paraId="0B564129" w14:textId="77777777" w:rsidR="004150A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Έχουμε όλοι μας την ευθύνη να προστατεύουμε και να χρησιμοποιούμε με σύνεση τα περιουσιακά στοιχεία της Abbott. Αυτό περιλαμβάνει οτιδήποτε, από φυσικά αντικείμενα όπως οχήματα και υπολογιστές, έως πολύτιμες πληροφορίες όπως πνευματική ιδιοκτησία, εμπορικά μυστικά και εξειδικευμένες γνώσεις.</w:t>
            </w:r>
          </w:p>
          <w:p w14:paraId="070E6A36" w14:textId="77777777" w:rsidR="004150A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Πρέπει πάντα να χρησιμοποιούμε την ορθή κρίση μας για να διασφαλίζουμε ότι οι εν λόγω πόροι χρησιμοποιούνται σωστά, αποτελεσματικά και με προσοχή, αποφεύγοντας την απώλεια, την κλοπή, την κατάχρηση ή τη σπατάλη.</w:t>
            </w:r>
          </w:p>
          <w:p w14:paraId="4F0D4274" w14:textId="77777777" w:rsidR="004150A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Η φήμη της Abbott είναι ένα από τα πιο πολύτιμα περιουσιακά μας στοιχεία και όλοι μας διαδραματίζουμε τον ρόλο μας στην προστασία της.</w:t>
            </w:r>
          </w:p>
          <w:p w14:paraId="4ABB35C1" w14:textId="77777777" w:rsidR="004150A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Κάθε ένας από εμάς είναι υπεύθυνος για τον τρόπο με τον οποίο εκπροσωπούμε την Abbott, ειδικά σε δημόσιους χώρους και στο διαδίκτυο, όπου οτιδήποτε κοινοποιούμε –είτε σε συνομιλίες, email ή μέσα κοινωνικής δικτύωσης– μπορεί να επηρεάσει την εικόνα της εταιρείας. Είναι σημαντικό να επικοινωνούμε με προσοχή, να χρησιμοποιούμε την ορθή κρίση μας και να προστατεύουμε τις εμπιστευτικές πληροφορίες της Abbott.</w:t>
            </w:r>
          </w:p>
          <w:p w14:paraId="0B0A103F" w14:textId="77777777" w:rsidR="004150A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Κατά τις εξωτερικές μας αλληλεπιδράσεις, πρέπει να λαμβάνουμε υπόψη το ενδεχόμενο να εκληφθεί ότι εκπροσωπούμε την Abbott και να σκεφτόμαστε πώς τα λόγια ή οι πράξεις μας θα μπορούσαν να επηρεάσουν τη φήμη της. Αυτό είναι ιδιαίτερα σημαντικό στα μέσα κοινωνικής δικτύωσης, όπου οι αναρτήσεις μπορούν να διαδοθούν γρήγορα και εκτεταμένα – ένα απρόσεκτο σχόλιο ή μια ανάρτηση μπορεί να προκαλέσει πραγματική ζημιά.</w:t>
            </w:r>
          </w:p>
        </w:tc>
      </w:tr>
      <w:tr w:rsidR="002D217F" w:rsidRPr="00C857B7" w14:paraId="7D8DA09B" w14:textId="77777777" w:rsidTr="00F8038D">
        <w:tc>
          <w:tcPr>
            <w:tcW w:w="1353" w:type="dxa"/>
            <w:shd w:val="clear" w:color="auto" w:fill="C1E4F5"/>
            <w:tcMar>
              <w:top w:w="120" w:type="dxa"/>
              <w:left w:w="180" w:type="dxa"/>
              <w:bottom w:w="120" w:type="dxa"/>
              <w:right w:w="180" w:type="dxa"/>
            </w:tcMar>
            <w:hideMark/>
          </w:tcPr>
          <w:p w14:paraId="45FD70E5" w14:textId="77777777" w:rsidR="007C042D" w:rsidRPr="00714EAC" w:rsidRDefault="00C51AFE" w:rsidP="007C042D">
            <w:pPr>
              <w:spacing w:before="30" w:after="30"/>
              <w:ind w:left="30" w:right="30"/>
              <w:rPr>
                <w:rFonts w:ascii="Calibri" w:eastAsia="Times New Roman" w:hAnsi="Calibri" w:cs="Calibri"/>
                <w:sz w:val="16"/>
              </w:rPr>
            </w:pPr>
            <w:hyperlink r:id="rId78"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26E0D783" w14:textId="77777777" w:rsidR="007C042D" w:rsidRPr="00714EAC" w:rsidRDefault="00C51AFE" w:rsidP="007C042D">
            <w:pPr>
              <w:ind w:left="30" w:right="30"/>
              <w:rPr>
                <w:rFonts w:ascii="Calibri" w:eastAsia="Times New Roman" w:hAnsi="Calibri" w:cs="Calibri"/>
                <w:sz w:val="16"/>
              </w:rPr>
            </w:pPr>
            <w:hyperlink r:id="rId79" w:tgtFrame="_blank" w:history="1">
              <w:r w:rsidRPr="00714EAC">
                <w:rPr>
                  <w:rFonts w:ascii="Calibri" w:eastAsia="Times New Roman" w:hAnsi="Calibri" w:cs="Calibri"/>
                  <w:color w:val="0000FF"/>
                  <w:sz w:val="16"/>
                  <w:u w:val="single"/>
                </w:rPr>
                <w:t>35_C_13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B879A9" w14:textId="77777777" w:rsidR="007C042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CONFIDENTIAL INFORMATION</w:t>
            </w:r>
          </w:p>
          <w:p w14:paraId="321FFD4C" w14:textId="77777777" w:rsidR="007C042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are committed to respecting and protecting all confidential information, including personal data.</w:t>
            </w:r>
          </w:p>
          <w:p w14:paraId="1045093B" w14:textId="77777777" w:rsidR="007C042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437FCDE3" w14:textId="77777777" w:rsidR="007C042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must protect confidential information and prevent unauthorized use or sharing—even after our time with Abbott ends.</w:t>
            </w:r>
          </w:p>
          <w:p w14:paraId="190A52D0" w14:textId="77777777" w:rsidR="007C042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also respect the intellectual property of others and avoid improper use of their confidential information. Misusing non-public information, such as for insider trading, is illegal and unethical.</w:t>
            </w:r>
          </w:p>
          <w:p w14:paraId="3C17A4C5" w14:textId="77777777" w:rsidR="007C042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7218DDAC" w14:textId="77777777" w:rsidR="007C042D" w:rsidRPr="00C857B7" w:rsidRDefault="00C51AFE" w:rsidP="00001E85">
            <w:pPr>
              <w:spacing w:before="100" w:beforeAutospacing="1" w:after="100" w:afterAutospacing="1"/>
              <w:ind w:left="30" w:right="30"/>
              <w:rPr>
                <w:rFonts w:ascii="Calibri" w:eastAsia="Times New Roman" w:hAnsi="Calibri" w:cs="Calibri"/>
                <w:lang w:val="el-GR"/>
                <w:rPrChange w:id="10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ΕΜΠΙΣΤΕΥΤΙΚΕΣ ΠΛΗΡΟΦΟΡΙΕΣ</w:t>
            </w:r>
          </w:p>
          <w:p w14:paraId="3EFD13F5" w14:textId="77777777" w:rsidR="007C042D" w:rsidRPr="00C857B7" w:rsidRDefault="00C51AFE" w:rsidP="00001E85">
            <w:pPr>
              <w:spacing w:before="100" w:beforeAutospacing="1" w:after="100" w:afterAutospacing="1"/>
              <w:ind w:left="30" w:right="30"/>
              <w:rPr>
                <w:rFonts w:ascii="Calibri" w:eastAsia="Times New Roman" w:hAnsi="Calibri" w:cs="Calibri"/>
                <w:lang w:val="el-GR"/>
                <w:rPrChange w:id="10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Δεσμευόμαστε να σεβόμαστε και να προστατεύουμε όλες τις εμπιστευτικές πληροφορίες, συμπεριλαμβανομένων των προσωπικών δεδομένων.</w:t>
            </w:r>
          </w:p>
          <w:p w14:paraId="0DF37D3E" w14:textId="77777777" w:rsidR="007C042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Οι εμπιστευτικές πληροφορίες αποτελούν ένα από τα πιο πολύτιμα περιουσιακά στοιχεία της Abbott. Περιλαμβάνουν μη δημόσια στοιχεία όπως έρευνα, εμπορικά μυστικά, επιχειρηματικά σχέδια, τιμολόγηση, συμβάσεις, οικονομικά αποτελέσματα και άλλα δεδομένα που θα μπορούσαν να ωφελήσουν τους ανταγωνιστές ή να βλάψουν την Abbott εάν δημοσιοποιηθούν.</w:t>
            </w:r>
          </w:p>
          <w:p w14:paraId="511861D4" w14:textId="77777777" w:rsidR="007C042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Πρέπει να προστατεύουμε τις εμπιστευτικές πληροφορίες και να αποτρέπουμε τη μη εξουσιοδοτημένη χρήση ή κοινοποίηση τους, ακόμη και μετά τη λήξη της συνεργασίας μας με την Abbott.</w:t>
            </w:r>
          </w:p>
          <w:p w14:paraId="2F6DE599" w14:textId="77777777" w:rsidR="007C042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Στην Abbott σεβόμαστε επίσης την πνευματική ιδιοκτησία των άλλων και αποφεύγουμε την ακατάλληλη χρήση των εμπιστευτικών πληροφοριών τους. Η κατάχρηση μη δημόσιων πληροφοριών, όπως για παράδειγμα για αθέμιτη χρήση εμπιστευτικών πληροφοριών, είναι παράνομη και ανήθικη.</w:t>
            </w:r>
          </w:p>
          <w:p w14:paraId="260DE16C" w14:textId="77777777" w:rsidR="007C042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Προστατεύουμε επίσης τα προσωπικά δεδομένα που μας εμπιστεύονται οι συνάδελφοι, οι επαγγελματίες υγείας και οι πελάτες μας. Όταν συλλέγουμε και χρησιμοποιούμε προσωπικές πληροφορίες, το κάνουμε υπεύθυνα, με την κατάλληλη συναίνεση, και ποτέ δεν τις πωλούμε ή τις αποκτούμε από μη εξουσιοδοτημένες πηγές. Πολλές περιοχές έχουν αυστηρούς νόμους περί προστασίας του ιδιωτικού απορρήτου και δεσμευόμαστε να τους κατανοούμε και να τους τηρούμε, ειδικά όσον αφορά τις πιο ευαίσθητες κατηγορίες προσωπικών πληροφοριών.</w:t>
            </w:r>
          </w:p>
        </w:tc>
      </w:tr>
      <w:tr w:rsidR="002D217F" w:rsidRPr="00C857B7" w14:paraId="5A07D9DE" w14:textId="77777777" w:rsidTr="00F8038D">
        <w:tc>
          <w:tcPr>
            <w:tcW w:w="1353" w:type="dxa"/>
            <w:shd w:val="clear" w:color="auto" w:fill="C1E4F5"/>
            <w:tcMar>
              <w:top w:w="120" w:type="dxa"/>
              <w:left w:w="180" w:type="dxa"/>
              <w:bottom w:w="120" w:type="dxa"/>
              <w:right w:w="180" w:type="dxa"/>
            </w:tcMar>
            <w:hideMark/>
          </w:tcPr>
          <w:p w14:paraId="3D57593D" w14:textId="77777777" w:rsidR="007317E0" w:rsidRPr="00714EAC" w:rsidRDefault="00C51AFE" w:rsidP="007317E0">
            <w:pPr>
              <w:spacing w:before="30" w:after="30"/>
              <w:ind w:left="30" w:right="30"/>
              <w:rPr>
                <w:rFonts w:ascii="Calibri" w:eastAsia="Times New Roman" w:hAnsi="Calibri" w:cs="Calibri"/>
                <w:sz w:val="16"/>
              </w:rPr>
            </w:pPr>
            <w:hyperlink r:id="rId80"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5B07479C" w14:textId="77777777" w:rsidR="007317E0" w:rsidRPr="00714EAC" w:rsidRDefault="00C51AFE" w:rsidP="007317E0">
            <w:pPr>
              <w:ind w:left="30" w:right="30"/>
              <w:rPr>
                <w:rFonts w:ascii="Calibri" w:eastAsia="Times New Roman" w:hAnsi="Calibri" w:cs="Calibri"/>
                <w:sz w:val="16"/>
              </w:rPr>
            </w:pPr>
            <w:hyperlink r:id="rId81" w:tgtFrame="_blank" w:history="1">
              <w:r w:rsidRPr="00714EAC">
                <w:rPr>
                  <w:rFonts w:ascii="Calibri" w:eastAsia="Times New Roman" w:hAnsi="Calibri" w:cs="Calibri"/>
                  <w:color w:val="0000FF"/>
                  <w:sz w:val="16"/>
                  <w:u w:val="single"/>
                </w:rPr>
                <w:t>36_C_13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1530C54" w14:textId="77777777" w:rsidR="007317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ANTI-BRIBERY</w:t>
            </w:r>
          </w:p>
          <w:p w14:paraId="2A0CD87F" w14:textId="77777777" w:rsidR="007317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actively oppose fraud, bribery, and corruption. We get business the right way.</w:t>
            </w:r>
          </w:p>
          <w:p w14:paraId="49DA3BC8" w14:textId="77777777" w:rsidR="007317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5434319C" w14:textId="77777777" w:rsidR="007317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educate healthcare professionals about our products but do not interfere with their independent judgment. It is never permissible to offer anything of value to healthcare providers (such as a physician, pharmacist, nurse, researcher or laboratory staff), government officials, or others to gain business or reward past relationships.</w:t>
            </w:r>
          </w:p>
          <w:p w14:paraId="71601239" w14:textId="77777777" w:rsidR="007317E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0DA80BC6" w14:textId="77777777" w:rsidR="007317E0" w:rsidRPr="00C857B7" w:rsidRDefault="00C51AFE" w:rsidP="00001E85">
            <w:pPr>
              <w:spacing w:before="100" w:beforeAutospacing="1" w:after="100" w:afterAutospacing="1"/>
              <w:ind w:left="30" w:right="30"/>
              <w:rPr>
                <w:rFonts w:ascii="Calibri" w:eastAsia="Times New Roman" w:hAnsi="Calibri" w:cs="Calibri"/>
                <w:lang w:val="el-GR"/>
                <w:rPrChange w:id="10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ΚΑΤΑΠΟΛΕΜΗΣΗ ΤΗΣ ΔΩΡΟΔΟΚΙΑΣ</w:t>
            </w:r>
          </w:p>
          <w:p w14:paraId="02D8502C" w14:textId="77777777" w:rsidR="007317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Είμαστε ενεργά αντίθετοι με την απάτη, τη δωροδοκία και τη διαφθορά. Αποκτούμε επιχειρηματικές δραστηριότητες με τον σωστό τρόπο.</w:t>
            </w:r>
          </w:p>
          <w:p w14:paraId="3F886606" w14:textId="77777777" w:rsidR="007317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Προσδοκούμε οι επαγγελματίες υγείας να παίρνουν αποφάσεις που υπηρετούν το καλό των ασθενών, χωρίς να επηρεάζονται από εταιρικές παροχές ή κίνητρα. Με τον ίδιο τρόπο, προσδοκούμε οι κρατικοί αξιωματούχοι να υπηρετούν το δημόσιο συμφέρον, χωρίς εταιρικές πιέσεις.</w:t>
            </w:r>
          </w:p>
          <w:p w14:paraId="6EBEDD4E" w14:textId="77777777" w:rsidR="007317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Στην Abbott, εκπαιδεύουμε τους επαγγελματίες υγείας σχετικά με τα προϊόντα μας, αλλά δεν παρεμβαίνουμε στην ανεξάρτητη κρίση τους. Δεν επιτρέπεται σε καμία περίπτωση η προσφορά οτιδήποτε αξίας σε παρόχους υγειονομικής περίθαλψης (όπως γιατρούς, φαρμακοποιούς, νοσηλευτές, ερευνητές ή προσωπικό εργαστηρίων), σε κυβερνητικούς αξιωματούχους ή σε άλλους, με σκοπό την απόκτηση επιχειρηματικού οφέλους ή την ανταμοιβή προηγούμενων συνεργασιών.</w:t>
            </w:r>
          </w:p>
          <w:p w14:paraId="2B3CE41C" w14:textId="77777777" w:rsidR="007317E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Τηρούμε τους νόμους κατά της δωροδοκίας, της διαφθοράς και των παράνομων προμηθειών σε παγκόσμιο επίπεδο, συμπεριλαμβανομένου του Νόμου περί Πρακτικών Διαφθοράς στην Αλλοδαπή (FCPA) των ΗΠΑ. Όλοι οι υπάλληλοι της Abbott πρέπει να διαχειρίζονται προσεκτικά τις σχέσεις με τους παρόχους υπηρεσιών, όπως διανομείς, συμβούλους και ομιλητές, διεξάγοντας δέουσα επιμέλεια, καταβάλλοντας δίκαιη αγοραία αξία και τεκμηριώνοντας κατάλληλα τις πληρωμές, ώστε να διασφαλίζεται η συμμόρφωση με τους νόμους και τα πρότυπα της εταιρείας.</w:t>
            </w:r>
          </w:p>
        </w:tc>
      </w:tr>
      <w:tr w:rsidR="002D217F" w:rsidRPr="00C857B7" w14:paraId="2D94BE54" w14:textId="77777777" w:rsidTr="00F8038D">
        <w:tc>
          <w:tcPr>
            <w:tcW w:w="1353" w:type="dxa"/>
            <w:shd w:val="clear" w:color="auto" w:fill="C1E4F5"/>
            <w:tcMar>
              <w:top w:w="120" w:type="dxa"/>
              <w:left w:w="180" w:type="dxa"/>
              <w:bottom w:w="120" w:type="dxa"/>
              <w:right w:w="180" w:type="dxa"/>
            </w:tcMar>
            <w:hideMark/>
          </w:tcPr>
          <w:p w14:paraId="7A3DEF5D" w14:textId="77777777" w:rsidR="00870B35" w:rsidRPr="00714EAC" w:rsidRDefault="00C51AFE" w:rsidP="00870B35">
            <w:pPr>
              <w:spacing w:before="30" w:after="30"/>
              <w:ind w:left="30" w:right="30"/>
              <w:rPr>
                <w:rFonts w:ascii="Calibri" w:eastAsia="Times New Roman" w:hAnsi="Calibri" w:cs="Calibri"/>
                <w:sz w:val="16"/>
              </w:rPr>
            </w:pPr>
            <w:hyperlink r:id="rId82"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3514BB32" w14:textId="77777777" w:rsidR="00870B35" w:rsidRPr="00714EAC" w:rsidRDefault="00C51AFE" w:rsidP="00870B35">
            <w:pPr>
              <w:ind w:left="30" w:right="30"/>
              <w:rPr>
                <w:rFonts w:ascii="Calibri" w:eastAsia="Times New Roman" w:hAnsi="Calibri" w:cs="Calibri"/>
                <w:sz w:val="16"/>
              </w:rPr>
            </w:pPr>
            <w:hyperlink r:id="rId83" w:tgtFrame="_blank" w:history="1">
              <w:r w:rsidRPr="00714EAC">
                <w:rPr>
                  <w:rFonts w:ascii="Calibri" w:eastAsia="Times New Roman" w:hAnsi="Calibri" w:cs="Calibri"/>
                  <w:color w:val="0000FF"/>
                  <w:sz w:val="16"/>
                  <w:u w:val="single"/>
                </w:rPr>
                <w:t>37_C_13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5E431B" w14:textId="77777777" w:rsidR="00870B3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GIFTS, MEALS &amp; ENTERTAINMENT</w:t>
            </w:r>
          </w:p>
          <w:p w14:paraId="764149C2" w14:textId="77777777" w:rsidR="00870B3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do not offer or provide anything of value to gain a business advantage, directly or indirectly, in line with anti-bribery principles.</w:t>
            </w:r>
          </w:p>
          <w:p w14:paraId="41B7877F" w14:textId="77777777" w:rsidR="00870B3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38D5DBE5" w14:textId="77777777" w:rsidR="00870B35" w:rsidRPr="00C857B7" w:rsidRDefault="00C51AFE" w:rsidP="00001E85">
            <w:pPr>
              <w:spacing w:before="100" w:beforeAutospacing="1" w:after="100" w:afterAutospacing="1"/>
              <w:ind w:left="30" w:right="30"/>
              <w:rPr>
                <w:rFonts w:ascii="Calibri" w:eastAsia="Times New Roman" w:hAnsi="Calibri" w:cs="Calibri"/>
                <w:lang w:val="el-GR"/>
                <w:rPrChange w:id="10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ΔΩΡΑ, ΓΕΥΜΑΤΑ ΚΑΙ ΨΥΧΑΓΩΓΙΑ</w:t>
            </w:r>
          </w:p>
          <w:p w14:paraId="7F61A1FA" w14:textId="77777777" w:rsidR="00870B35" w:rsidRPr="00C857B7" w:rsidRDefault="00C51AFE" w:rsidP="00001E85">
            <w:pPr>
              <w:spacing w:before="100" w:beforeAutospacing="1" w:after="100" w:afterAutospacing="1"/>
              <w:ind w:left="30" w:right="30"/>
              <w:rPr>
                <w:rFonts w:ascii="Calibri" w:eastAsia="Times New Roman" w:hAnsi="Calibri" w:cs="Calibri"/>
                <w:lang w:val="el-GR"/>
                <w:rPrChange w:id="10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Δεν προσφέρουμε ούτε παρέχουμε οτιδήποτε αξίας για να αποκτήσουμε επιχειρηματικό πλεονέκτημα, άμεσα ή έμμεσα, σε συμμόρφωση με τις αρχές κατά της δωροδοκίας.</w:t>
            </w:r>
          </w:p>
          <w:p w14:paraId="5F8FE017" w14:textId="77777777" w:rsidR="00870B35"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Για να αποτρέψουμε την αθέμιτη επιρροή στις επιχειρηματικές αποφάσεις, θέτουμε όρια σχετικά με τα δώρα, τα γεύματα και την ψυχαγωγία. Οι πολιτικές της Abbott βοηθούν να διασφαλιστεί ότι τα δώρα με την επωνυμία μας, οι εθιμοτυπικές φιλοφρονήσεις, η φιλοξενία και άλλα οφέλη δεν επηρεάζουν ποτέ την επαγγελματική κρίση.</w:t>
            </w:r>
          </w:p>
        </w:tc>
      </w:tr>
      <w:tr w:rsidR="002D217F" w:rsidRPr="00C857B7" w14:paraId="4AD76298" w14:textId="77777777" w:rsidTr="00F8038D">
        <w:tc>
          <w:tcPr>
            <w:tcW w:w="1353" w:type="dxa"/>
            <w:shd w:val="clear" w:color="auto" w:fill="C1E4F5"/>
            <w:tcMar>
              <w:top w:w="120" w:type="dxa"/>
              <w:left w:w="180" w:type="dxa"/>
              <w:bottom w:w="120" w:type="dxa"/>
              <w:right w:w="180" w:type="dxa"/>
            </w:tcMar>
            <w:hideMark/>
          </w:tcPr>
          <w:p w14:paraId="3E566C8A" w14:textId="77777777" w:rsidR="00B44AA0" w:rsidRPr="00714EAC" w:rsidRDefault="00C51AFE" w:rsidP="00B44AA0">
            <w:pPr>
              <w:spacing w:before="30" w:after="30"/>
              <w:ind w:left="30" w:right="30"/>
              <w:rPr>
                <w:rFonts w:ascii="Calibri" w:eastAsia="Times New Roman" w:hAnsi="Calibri" w:cs="Calibri"/>
                <w:sz w:val="16"/>
              </w:rPr>
            </w:pPr>
            <w:hyperlink r:id="rId84"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148EC3AD" w14:textId="77777777" w:rsidR="00B44AA0" w:rsidRPr="00714EAC" w:rsidRDefault="00C51AFE" w:rsidP="00B44AA0">
            <w:pPr>
              <w:ind w:left="30" w:right="30"/>
              <w:rPr>
                <w:rFonts w:ascii="Calibri" w:eastAsia="Times New Roman" w:hAnsi="Calibri" w:cs="Calibri"/>
                <w:sz w:val="16"/>
              </w:rPr>
            </w:pPr>
            <w:hyperlink r:id="rId85" w:tgtFrame="_blank" w:history="1">
              <w:r w:rsidRPr="00714EAC">
                <w:rPr>
                  <w:rFonts w:ascii="Calibri" w:eastAsia="Times New Roman" w:hAnsi="Calibri" w:cs="Calibri"/>
                  <w:color w:val="0000FF"/>
                  <w:sz w:val="16"/>
                  <w:u w:val="single"/>
                </w:rPr>
                <w:t>38_C_13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3F579A5" w14:textId="77777777" w:rsidR="00B44A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ACCURATE BOOKS &amp; RECORDS</w:t>
            </w:r>
          </w:p>
          <w:p w14:paraId="3B4898D1" w14:textId="77777777" w:rsidR="00B44A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measure achievements accurately.</w:t>
            </w:r>
          </w:p>
          <w:p w14:paraId="6B1B56A6" w14:textId="77777777" w:rsidR="00B44A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12D81E83" w14:textId="77777777" w:rsidR="00B44AA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081732FA" w14:textId="77777777" w:rsidR="00B44AA0" w:rsidRPr="00C857B7" w:rsidRDefault="00C51AFE" w:rsidP="00001E85">
            <w:pPr>
              <w:spacing w:before="100" w:beforeAutospacing="1" w:after="100" w:afterAutospacing="1"/>
              <w:ind w:left="30" w:right="30"/>
              <w:rPr>
                <w:rFonts w:ascii="Calibri" w:eastAsia="Times New Roman" w:hAnsi="Calibri" w:cs="Calibri"/>
                <w:lang w:val="el-GR"/>
                <w:rPrChange w:id="10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ΑΚΡΙΒΗ ΒΙΒΛΙΑ ΚΑΙ ΣΤΟΙΧΕΙΑ</w:t>
            </w:r>
          </w:p>
          <w:p w14:paraId="7D0B5AD0" w14:textId="77777777" w:rsidR="00B44AA0" w:rsidRPr="00C857B7" w:rsidRDefault="00C51AFE" w:rsidP="00001E85">
            <w:pPr>
              <w:spacing w:before="100" w:beforeAutospacing="1" w:after="100" w:afterAutospacing="1"/>
              <w:ind w:left="30" w:right="30"/>
              <w:rPr>
                <w:rFonts w:ascii="Calibri" w:eastAsia="Times New Roman" w:hAnsi="Calibri" w:cs="Calibri"/>
                <w:lang w:val="el-GR"/>
                <w:rPrChange w:id="10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Μετράμε τα επιτεύγματα με ακρίβεια.</w:t>
            </w:r>
          </w:p>
          <w:p w14:paraId="37A7CE08" w14:textId="77777777" w:rsidR="00B44AA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Τα αρχεία και οι δημόσιες δηλώσεις της Abbott πρέπει να αντικατοπτρίζουν με ακρίβεια τις ενέργειές μας, με επαρκές πλαίσιο που παρουσιάζει την αληθινή φύση της εργασίας μας. Τα οικονομικά αρχεία πρέπει να συμμορφώνονται με τα λογιστικά πρότυπα, τους νόμους και τις εσωτερικές πολιτικές της Abbott.</w:t>
            </w:r>
          </w:p>
          <w:p w14:paraId="3B97D51C" w14:textId="77777777" w:rsidR="00B44AA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Όταν αναφέρουμε τιμές, πληρωμές ή αντικείμενα αξίας, ειδικά σε επαγγελματίες υγείας, πρέπει να διασφαλίζουμε ότι οι πληροφορίες είναι πλήρεις και ακριβείς. Πολλές κυβερνήσεις απαιτούν αυτή τη διαφάνεια για την προστασία των δημόσιων πόρων. Η Abbott δεσμεύεται να παρέχει αξιόπιστα δεδομένα, ώστε οι κυβερνήσεις, οι ασφαλιστικές εταιρείες και άλλοι ενδιαφερόμενοι φορείς να μπορούν να λαμβάνουν τεκμηριωμένες αποφάσεις.</w:t>
            </w:r>
          </w:p>
        </w:tc>
      </w:tr>
      <w:tr w:rsidR="002D217F" w:rsidRPr="00C857B7" w14:paraId="68ACB6AF" w14:textId="77777777" w:rsidTr="00F8038D">
        <w:tc>
          <w:tcPr>
            <w:tcW w:w="1353" w:type="dxa"/>
            <w:shd w:val="clear" w:color="auto" w:fill="C1E4F5"/>
            <w:tcMar>
              <w:top w:w="120" w:type="dxa"/>
              <w:left w:w="180" w:type="dxa"/>
              <w:bottom w:w="120" w:type="dxa"/>
              <w:right w:w="180" w:type="dxa"/>
            </w:tcMar>
            <w:hideMark/>
          </w:tcPr>
          <w:p w14:paraId="43EE4FBD" w14:textId="77777777" w:rsidR="008A1495" w:rsidRPr="00714EAC" w:rsidRDefault="00C51AFE" w:rsidP="008A1495">
            <w:pPr>
              <w:spacing w:before="30" w:after="30"/>
              <w:ind w:left="30" w:right="30"/>
              <w:rPr>
                <w:rFonts w:ascii="Calibri" w:eastAsia="Times New Roman" w:hAnsi="Calibri" w:cs="Calibri"/>
                <w:sz w:val="16"/>
              </w:rPr>
            </w:pPr>
            <w:hyperlink r:id="rId86"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2875DC6E" w14:textId="77777777" w:rsidR="008A1495" w:rsidRPr="00714EAC" w:rsidRDefault="00C51AFE" w:rsidP="008A1495">
            <w:pPr>
              <w:ind w:left="30" w:right="30"/>
              <w:rPr>
                <w:rFonts w:ascii="Calibri" w:eastAsia="Times New Roman" w:hAnsi="Calibri" w:cs="Calibri"/>
                <w:sz w:val="16"/>
              </w:rPr>
            </w:pPr>
            <w:hyperlink r:id="rId87" w:tgtFrame="_blank" w:history="1">
              <w:r w:rsidRPr="00714EAC">
                <w:rPr>
                  <w:rFonts w:ascii="Calibri" w:eastAsia="Times New Roman" w:hAnsi="Calibri" w:cs="Calibri"/>
                  <w:color w:val="0000FF"/>
                  <w:sz w:val="16"/>
                  <w:u w:val="single"/>
                </w:rPr>
                <w:t>39_C_13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962879" w14:textId="77777777" w:rsidR="008A149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COMPLIANCE WITH LAWS</w:t>
            </w:r>
          </w:p>
          <w:p w14:paraId="379B92DC" w14:textId="77777777" w:rsidR="008A149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follow all laws, regulations and Abbott requirements that apply to our work.</w:t>
            </w:r>
          </w:p>
          <w:p w14:paraId="665DC0C9" w14:textId="77777777" w:rsidR="008A149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Every Abbott employee is expected to follow all applicable laws, as well as Abbott’s policies, procedures, and the Code. This is a basic condition of employment. Abbott’s policies cover key areas like healthcare compliance, quality, finance, trade, security, and more, helping us meet legal requirements and prevent non-compliance.</w:t>
            </w:r>
          </w:p>
          <w:p w14:paraId="35B9C812" w14:textId="77777777" w:rsidR="008A149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333D2757" w14:textId="77777777" w:rsidR="008A1495" w:rsidRPr="00C857B7" w:rsidRDefault="00C51AFE" w:rsidP="00001E85">
            <w:pPr>
              <w:spacing w:before="100" w:beforeAutospacing="1" w:after="100" w:afterAutospacing="1"/>
              <w:ind w:left="30" w:right="30"/>
              <w:rPr>
                <w:rFonts w:ascii="Calibri" w:eastAsia="Times New Roman" w:hAnsi="Calibri" w:cs="Calibri"/>
                <w:lang w:val="el-GR"/>
                <w:rPrChange w:id="10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ΣΥΜΜΟΡΦΩΣΗ ΜΕ ΤΟΥΣ ΝΟΜΟΥΣ</w:t>
            </w:r>
          </w:p>
          <w:p w14:paraId="4C1B156A" w14:textId="77777777" w:rsidR="008A1495" w:rsidRPr="00C857B7" w:rsidRDefault="00C51AFE" w:rsidP="00001E85">
            <w:pPr>
              <w:spacing w:before="100" w:beforeAutospacing="1" w:after="100" w:afterAutospacing="1"/>
              <w:ind w:left="30" w:right="30"/>
              <w:rPr>
                <w:rFonts w:ascii="Calibri" w:eastAsia="Times New Roman" w:hAnsi="Calibri" w:cs="Calibri"/>
                <w:lang w:val="el-GR"/>
                <w:rPrChange w:id="11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Τηρούμε όλους τους νόμους, τους κανονισμούς και τις απαιτήσεις της Abbott που ισχύουν για την εργασία μας.</w:t>
            </w:r>
          </w:p>
          <w:p w14:paraId="4611510F" w14:textId="77777777" w:rsidR="008A1495"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Αναμένεται από κάθε υπάλληλο της Abbott να τηρεί όλους τους ισχύοντες νόμους, καθώς και τις πολιτικές, τις διαδικασίες και τον Κώδικα της Abbott. Αυτό αποτελεί βασική προϋπόθεση για εργασία. Οι πολιτικές της Abbott καλύπτουν βασικούς τομείς όπως η συμμόρφωση με τους κανονισμούς υγειονομικής περίθαλψης, η ποιότητα, οι οικονομικές συναλλαγές, το εμπόριο, η ασφάλεια και άλλα, βοηθώντας μας να ικανοποιούμε τις νομικές απαιτήσεις και να αποτρέπουμε τη μη συμμόρφωση.</w:t>
            </w:r>
          </w:p>
          <w:p w14:paraId="215F8637" w14:textId="77777777" w:rsidR="008A1495"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Ως παγκόσμια εταιρεία, πρέπει επίσης να γνωρίζουμε ότι οι νόμοι μιας χώρας ενδέχεται να ισχύουν για εργασίες που εκτελούνται σε άλλη χώρα. Σε περίπτωση αμφιβολίας, ζητήστε οδηγίες από το Νομικό Τμήμα ή το Γραφείο Δεοντολογίας και Συμμόρφωσης.</w:t>
            </w:r>
          </w:p>
        </w:tc>
      </w:tr>
      <w:tr w:rsidR="002D217F" w:rsidRPr="00C857B7" w14:paraId="17F4369E" w14:textId="77777777" w:rsidTr="00F8038D">
        <w:tc>
          <w:tcPr>
            <w:tcW w:w="1353" w:type="dxa"/>
            <w:shd w:val="clear" w:color="auto" w:fill="C1E4F5"/>
            <w:tcMar>
              <w:top w:w="120" w:type="dxa"/>
              <w:left w:w="180" w:type="dxa"/>
              <w:bottom w:w="120" w:type="dxa"/>
              <w:right w:w="180" w:type="dxa"/>
            </w:tcMar>
            <w:hideMark/>
          </w:tcPr>
          <w:p w14:paraId="44E93516" w14:textId="77777777" w:rsidR="0044511A" w:rsidRPr="00714EAC" w:rsidRDefault="00C51AFE" w:rsidP="0044511A">
            <w:pPr>
              <w:spacing w:before="30" w:after="30"/>
              <w:ind w:left="30" w:right="30"/>
              <w:rPr>
                <w:rFonts w:ascii="Calibri" w:eastAsia="Times New Roman" w:hAnsi="Calibri" w:cs="Calibri"/>
                <w:sz w:val="16"/>
              </w:rPr>
            </w:pPr>
            <w:hyperlink r:id="rId88"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41A65AD8" w14:textId="77777777" w:rsidR="0044511A" w:rsidRPr="00714EAC" w:rsidRDefault="00C51AFE" w:rsidP="0044511A">
            <w:pPr>
              <w:ind w:left="30" w:right="30"/>
              <w:rPr>
                <w:rFonts w:ascii="Calibri" w:eastAsia="Times New Roman" w:hAnsi="Calibri" w:cs="Calibri"/>
                <w:sz w:val="16"/>
              </w:rPr>
            </w:pPr>
            <w:hyperlink r:id="rId89" w:tgtFrame="_blank" w:history="1">
              <w:r w:rsidRPr="00714EAC">
                <w:rPr>
                  <w:rFonts w:ascii="Calibri" w:eastAsia="Times New Roman" w:hAnsi="Calibri" w:cs="Calibri"/>
                  <w:color w:val="0000FF"/>
                  <w:sz w:val="16"/>
                  <w:u w:val="single"/>
                </w:rPr>
                <w:t>40_C_13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F7DFBF" w14:textId="77777777" w:rsidR="0044511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FAIR COMPETITION</w:t>
            </w:r>
          </w:p>
          <w:p w14:paraId="314F5C9B" w14:textId="77777777" w:rsidR="0044511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ensure that any interactions that we have with competitors are appropriate.</w:t>
            </w:r>
          </w:p>
          <w:p w14:paraId="4CA08551" w14:textId="77777777" w:rsidR="0044511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45275A8E" w14:textId="77777777" w:rsidR="0044511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11C9C32B" w14:textId="77777777" w:rsidR="0044511A" w:rsidRPr="00C857B7" w:rsidRDefault="00C51AFE" w:rsidP="00001E85">
            <w:pPr>
              <w:spacing w:before="100" w:beforeAutospacing="1" w:after="100" w:afterAutospacing="1"/>
              <w:ind w:left="30" w:right="30"/>
              <w:rPr>
                <w:rFonts w:ascii="Calibri" w:eastAsia="Times New Roman" w:hAnsi="Calibri" w:cs="Calibri"/>
                <w:lang w:val="el-GR"/>
                <w:rPrChange w:id="11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ΘΕΜΙΤΟΣ ΑΝΤΑΓΩΝΙΣΜΟΣ</w:t>
            </w:r>
          </w:p>
          <w:p w14:paraId="04510A56" w14:textId="77777777" w:rsidR="0044511A" w:rsidRPr="00C857B7" w:rsidRDefault="00C51AFE" w:rsidP="00001E85">
            <w:pPr>
              <w:spacing w:before="100" w:beforeAutospacing="1" w:after="100" w:afterAutospacing="1"/>
              <w:ind w:left="30" w:right="30"/>
              <w:rPr>
                <w:rFonts w:ascii="Calibri" w:eastAsia="Times New Roman" w:hAnsi="Calibri" w:cs="Calibri"/>
                <w:lang w:val="el-GR"/>
                <w:rPrChange w:id="11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Εξασφαλίζουμε ότι όλες οι αλληλεπιδράσεις που έχουμε με τους ανταγωνιστές είναι θεμιτές.</w:t>
            </w:r>
          </w:p>
          <w:p w14:paraId="3406442F" w14:textId="77777777" w:rsidR="0044511A"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Στην Abbott δεσμευόμαστε να τηρούμε τους νόμους περί ανταγωνισμού όπου κι αν δραστηριοποιούμαστε. Αυτοί οι νόμοι απαγορεύουν οποιεσδήποτε συμφωνίες ή ενέργειες που υπονομεύουν τον θεμιτό ανταγωνισμό στην αγορά, ιδίως όσες σχετίζονται με την τιμολόγηση, τους όρους πώλησης ή τις συναλλαγές με ανταγωνιστές.</w:t>
            </w:r>
          </w:p>
          <w:p w14:paraId="6F7288BA" w14:textId="77777777" w:rsidR="0044511A"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Αποφύγετε να συζητάτε ευαίσθητα θέματα, όπως τιμές, κόστη ή επιχειρηματικά σχέδια, με ανταγωνιστές και επικοινωνήστε με το Νομικό Τμήμα ή το Γραφείο Δεοντολογίας και Συμμόρφωσης εάν έχετε ερωτήσεις ή αντιμετωπίσετε οτιδήποτε ανάρμοστο. Επειδή οι νόμοι περί ανταγωνισμού είναι περίπλοκοι και οι παραβιάσεις τους μπορεί να επιφέρουν σοβαρές κυρώσεις, πρέπει επίσης να διαχειριζόμαστε προσεκτικά τις σχέσεις μας με τρίτους, ώστε να διασφαλίζουμε τη συμμόρφωση και να αποφεύγουμε ακόμη και το ενδεχόμενο αντι-ανταγωνιστικής συμπεριφοράς.</w:t>
            </w:r>
          </w:p>
        </w:tc>
      </w:tr>
      <w:tr w:rsidR="002D217F" w:rsidRPr="00714EAC" w14:paraId="0B6D234A" w14:textId="77777777" w:rsidTr="00F8038D">
        <w:tc>
          <w:tcPr>
            <w:tcW w:w="1353" w:type="dxa"/>
            <w:shd w:val="clear" w:color="auto" w:fill="C1E4F5"/>
            <w:tcMar>
              <w:top w:w="120" w:type="dxa"/>
              <w:left w:w="180" w:type="dxa"/>
              <w:bottom w:w="120" w:type="dxa"/>
              <w:right w:w="180" w:type="dxa"/>
            </w:tcMar>
            <w:hideMark/>
          </w:tcPr>
          <w:p w14:paraId="0EE0065F" w14:textId="77777777" w:rsidR="000B1959" w:rsidRPr="00714EAC" w:rsidRDefault="00C51AFE" w:rsidP="000B1959">
            <w:pPr>
              <w:spacing w:before="30" w:after="30"/>
              <w:ind w:left="30" w:right="30"/>
              <w:rPr>
                <w:rFonts w:ascii="Calibri" w:eastAsia="Times New Roman" w:hAnsi="Calibri" w:cs="Calibri"/>
                <w:sz w:val="16"/>
              </w:rPr>
            </w:pPr>
            <w:hyperlink r:id="rId90" w:tgtFrame="_blank" w:history="1">
              <w:r w:rsidRPr="00714EAC">
                <w:rPr>
                  <w:rFonts w:ascii="Calibri" w:eastAsia="Times New Roman" w:hAnsi="Calibri" w:cs="Calibri"/>
                  <w:color w:val="0000FF"/>
                  <w:sz w:val="16"/>
                  <w:u w:val="single"/>
                </w:rPr>
                <w:t>Screen 13</w:t>
              </w:r>
            </w:hyperlink>
            <w:r w:rsidRPr="00714EAC">
              <w:rPr>
                <w:rFonts w:ascii="Calibri" w:eastAsia="Times New Roman" w:hAnsi="Calibri" w:cs="Calibri"/>
                <w:sz w:val="16"/>
              </w:rPr>
              <w:t xml:space="preserve"> </w:t>
            </w:r>
          </w:p>
          <w:p w14:paraId="43611C1D" w14:textId="77777777" w:rsidR="000B1959" w:rsidRPr="00714EAC" w:rsidRDefault="00C51AFE" w:rsidP="000B1959">
            <w:pPr>
              <w:ind w:left="30" w:right="30"/>
              <w:rPr>
                <w:rFonts w:ascii="Calibri" w:eastAsia="Times New Roman" w:hAnsi="Calibri" w:cs="Calibri"/>
                <w:sz w:val="16"/>
              </w:rPr>
            </w:pPr>
            <w:hyperlink r:id="rId91" w:tgtFrame="_blank" w:history="1">
              <w:r w:rsidRPr="00714EAC">
                <w:rPr>
                  <w:rFonts w:ascii="Calibri" w:eastAsia="Times New Roman" w:hAnsi="Calibri" w:cs="Calibri"/>
                  <w:color w:val="0000FF"/>
                  <w:sz w:val="16"/>
                  <w:u w:val="single"/>
                </w:rPr>
                <w:t>41_C_14</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8067D0" w14:textId="77777777" w:rsidR="000B1959"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Before you leave this course, take a moment to confirm that you understand your responsibilities related to Abbott’s Code of Business Conduct.</w:t>
            </w:r>
          </w:p>
          <w:p w14:paraId="7C1B8A40" w14:textId="77777777" w:rsidR="000B1959"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 confirm that I understand my responsibilities regarding Abbott’s Code of Business Conduct and know where to locate and review applicable Policies and Procedures.</w:t>
            </w:r>
          </w:p>
          <w:p w14:paraId="4793A479" w14:textId="77777777" w:rsidR="000B1959"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Confirm</w:t>
            </w:r>
          </w:p>
        </w:tc>
        <w:tc>
          <w:tcPr>
            <w:tcW w:w="6000" w:type="dxa"/>
          </w:tcPr>
          <w:p w14:paraId="06198D1A" w14:textId="77777777" w:rsidR="000B1959" w:rsidRPr="00C857B7" w:rsidRDefault="00C51AFE" w:rsidP="00001E85">
            <w:pPr>
              <w:spacing w:before="100" w:beforeAutospacing="1" w:after="100" w:afterAutospacing="1"/>
              <w:ind w:left="30" w:right="30"/>
              <w:rPr>
                <w:rFonts w:ascii="Calibri" w:eastAsia="Times New Roman" w:hAnsi="Calibri" w:cs="Calibri"/>
                <w:lang w:val="el-GR"/>
                <w:rPrChange w:id="11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Πριν ολοκληρώσετε αυτό το μάθημα, αφιερώστε λίγο χρόνο για να βεβαιωθείτε ότι κατανοείτε τις ευθύνες σας σε σχέση με τον Κώδικα Επιχειρηματικής Συμπεριφοράς της Abbott.</w:t>
            </w:r>
          </w:p>
          <w:p w14:paraId="1D46DB70" w14:textId="77777777" w:rsidR="000B1959" w:rsidRPr="00C857B7" w:rsidRDefault="00C51AFE" w:rsidP="00001E85">
            <w:pPr>
              <w:spacing w:before="100" w:beforeAutospacing="1" w:after="100" w:afterAutospacing="1"/>
              <w:ind w:left="30" w:right="30"/>
              <w:rPr>
                <w:rFonts w:ascii="Calibri" w:eastAsia="Times New Roman" w:hAnsi="Calibri" w:cs="Calibri"/>
                <w:lang w:val="el-GR"/>
                <w:rPrChange w:id="11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Επιβεβαιώνω ότι κατανοώ τις ευθύνες μου σχετικά με τον Κώδικα Επιχειρηματικής Συμπεριφοράς της Abbott και γνωρίζω πού να εντοπίσω και να ελέγξω τις εφαρμοστέες Πολιτικές και Διαδικασίες.</w:t>
            </w:r>
          </w:p>
          <w:p w14:paraId="425D2BFB" w14:textId="77777777" w:rsidR="000B1959"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Επιβεβαίωση</w:t>
            </w:r>
          </w:p>
        </w:tc>
      </w:tr>
      <w:tr w:rsidR="002D217F" w:rsidRPr="00C857B7" w14:paraId="3C53E7F5" w14:textId="77777777" w:rsidTr="00F8038D">
        <w:tc>
          <w:tcPr>
            <w:tcW w:w="1353" w:type="dxa"/>
            <w:shd w:val="clear" w:color="auto" w:fill="C1E4F5"/>
            <w:tcMar>
              <w:top w:w="120" w:type="dxa"/>
              <w:left w:w="180" w:type="dxa"/>
              <w:bottom w:w="120" w:type="dxa"/>
              <w:right w:w="180" w:type="dxa"/>
            </w:tcMar>
            <w:hideMark/>
          </w:tcPr>
          <w:p w14:paraId="74EF7EF5" w14:textId="77777777" w:rsidR="000B1959" w:rsidRPr="00714EAC" w:rsidRDefault="00C51AFE" w:rsidP="000B1959">
            <w:pPr>
              <w:spacing w:before="30" w:after="30"/>
              <w:ind w:left="30" w:right="30"/>
              <w:rPr>
                <w:rFonts w:ascii="Calibri" w:eastAsia="Times New Roman" w:hAnsi="Calibri" w:cs="Calibri"/>
                <w:sz w:val="16"/>
              </w:rPr>
            </w:pPr>
            <w:hyperlink r:id="rId92" w:tgtFrame="_blank" w:history="1">
              <w:r w:rsidRPr="00714EAC">
                <w:rPr>
                  <w:rFonts w:ascii="Calibri" w:eastAsia="Times New Roman" w:hAnsi="Calibri" w:cs="Calibri"/>
                  <w:color w:val="0000FF"/>
                  <w:sz w:val="16"/>
                  <w:u w:val="single"/>
                </w:rPr>
                <w:t>Screen 14</w:t>
              </w:r>
            </w:hyperlink>
            <w:r w:rsidRPr="00714EAC">
              <w:rPr>
                <w:rFonts w:ascii="Calibri" w:eastAsia="Times New Roman" w:hAnsi="Calibri" w:cs="Calibri"/>
                <w:sz w:val="16"/>
              </w:rPr>
              <w:t xml:space="preserve"> </w:t>
            </w:r>
          </w:p>
          <w:p w14:paraId="22E67C3C" w14:textId="77777777" w:rsidR="000B1959" w:rsidRPr="00714EAC" w:rsidRDefault="00C51AFE" w:rsidP="000B1959">
            <w:pPr>
              <w:ind w:left="30" w:right="30"/>
              <w:rPr>
                <w:rFonts w:ascii="Calibri" w:eastAsia="Times New Roman" w:hAnsi="Calibri" w:cs="Calibri"/>
                <w:sz w:val="16"/>
              </w:rPr>
            </w:pPr>
            <w:hyperlink r:id="rId93" w:tgtFrame="_blank" w:history="1">
              <w:r w:rsidRPr="00714EAC">
                <w:rPr>
                  <w:rFonts w:ascii="Calibri" w:eastAsia="Times New Roman" w:hAnsi="Calibri" w:cs="Calibri"/>
                  <w:color w:val="0000FF"/>
                  <w:sz w:val="16"/>
                  <w:u w:val="single"/>
                </w:rPr>
                <w:t>42_C_15</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38CDC1" w14:textId="77777777" w:rsidR="000B1959"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The Knowledge Check that follows consists of 10 questions. You must score 80% or higher to successfully complete this course.</w:t>
            </w:r>
          </w:p>
          <w:p w14:paraId="413A5BA6" w14:textId="77777777" w:rsidR="00022AA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WHEN YOU ARE READY, CLICK THE KNOWLEDGE CHECK BUTTON.</w:t>
            </w:r>
          </w:p>
        </w:tc>
        <w:tc>
          <w:tcPr>
            <w:tcW w:w="6000" w:type="dxa"/>
          </w:tcPr>
          <w:p w14:paraId="76DAD6ED" w14:textId="77777777" w:rsidR="009E2420"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 έλεγχος γνώσεων που ακολουθεί, αποτελείται από 10 ερωτήσεις. Θα πρέπει να πετύχετε βαθμολογία 80% ή υψηλότερη για να ολοκληρωθεί με επιτυχία αυτό το μάθημα.</w:t>
            </w:r>
          </w:p>
          <w:p w14:paraId="44744A51" w14:textId="77777777" w:rsidR="000B1959"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ΟΤΑΝ ΕΙΣΤΕ ΕΤΟΙΜΟΙ, ΚΑΝΤΕ ΚΛΙΚ ΣΤΟ ΚΟΥΜΠΙ «ΕΛΕΓΧΟΣ ΓΝΩΣΕΩΝ».</w:t>
            </w:r>
          </w:p>
        </w:tc>
      </w:tr>
      <w:tr w:rsidR="002D217F" w:rsidRPr="00C857B7" w14:paraId="0FCF31DF" w14:textId="77777777" w:rsidTr="00F8038D">
        <w:tc>
          <w:tcPr>
            <w:tcW w:w="1353" w:type="dxa"/>
            <w:shd w:val="clear" w:color="auto" w:fill="C1E4F5"/>
            <w:tcMar>
              <w:top w:w="120" w:type="dxa"/>
              <w:left w:w="180" w:type="dxa"/>
              <w:bottom w:w="120" w:type="dxa"/>
              <w:right w:w="180" w:type="dxa"/>
            </w:tcMar>
            <w:hideMark/>
          </w:tcPr>
          <w:p w14:paraId="79F6765F" w14:textId="77777777" w:rsidR="00FD6DAC" w:rsidRPr="00714EAC" w:rsidRDefault="00C51AFE" w:rsidP="00FD6DAC">
            <w:pPr>
              <w:spacing w:before="30" w:after="30"/>
              <w:ind w:left="30" w:right="30"/>
              <w:rPr>
                <w:rFonts w:ascii="Calibri" w:eastAsia="Times New Roman" w:hAnsi="Calibri" w:cs="Calibri"/>
                <w:sz w:val="16"/>
              </w:rPr>
            </w:pPr>
            <w:hyperlink r:id="rId9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F280894" w14:textId="77777777" w:rsidR="00FD6DAC" w:rsidRPr="00714EAC" w:rsidRDefault="00C51AFE" w:rsidP="00FD6DAC">
            <w:pPr>
              <w:ind w:left="30" w:right="30"/>
              <w:rPr>
                <w:rFonts w:ascii="Calibri" w:eastAsia="Times New Roman" w:hAnsi="Calibri" w:cs="Calibri"/>
                <w:sz w:val="16"/>
              </w:rPr>
            </w:pPr>
            <w:hyperlink r:id="rId95" w:tgtFrame="_blank" w:history="1">
              <w:r w:rsidRPr="00714EAC">
                <w:rPr>
                  <w:rFonts w:ascii="Calibri" w:eastAsia="Times New Roman" w:hAnsi="Calibri" w:cs="Calibri"/>
                  <w:color w:val="0000FF"/>
                  <w:sz w:val="16"/>
                  <w:u w:val="single"/>
                </w:rPr>
                <w:t>43_C_16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DDE0F86" w14:textId="77777777" w:rsidR="00FD6DAC"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Why is the Code of Business Conduct important?</w:t>
            </w:r>
          </w:p>
        </w:tc>
        <w:tc>
          <w:tcPr>
            <w:tcW w:w="6000" w:type="dxa"/>
          </w:tcPr>
          <w:p w14:paraId="0B0667F7" w14:textId="77777777" w:rsidR="00FD6DAC" w:rsidRPr="00C857B7" w:rsidRDefault="00C51AFE" w:rsidP="00001E85">
            <w:pPr>
              <w:spacing w:before="100" w:beforeAutospacing="1" w:after="100" w:afterAutospacing="1"/>
              <w:ind w:left="30" w:right="30"/>
              <w:rPr>
                <w:rFonts w:ascii="Calibri" w:eastAsia="Times New Roman" w:hAnsi="Calibri" w:cs="Calibri"/>
                <w:lang w:val="el-GR"/>
                <w:rPrChange w:id="11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Γιατί είναι σημαντικός ο Κώδικας Επιχειρηματικής Συμπεριφοράς;</w:t>
            </w:r>
          </w:p>
        </w:tc>
      </w:tr>
      <w:tr w:rsidR="002D217F" w:rsidRPr="00C857B7" w14:paraId="6DC02B84" w14:textId="77777777" w:rsidTr="00F8038D">
        <w:tc>
          <w:tcPr>
            <w:tcW w:w="1353" w:type="dxa"/>
            <w:shd w:val="clear" w:color="auto" w:fill="C1E4F5"/>
            <w:tcMar>
              <w:top w:w="120" w:type="dxa"/>
              <w:left w:w="180" w:type="dxa"/>
              <w:bottom w:w="120" w:type="dxa"/>
              <w:right w:w="180" w:type="dxa"/>
            </w:tcMar>
            <w:hideMark/>
          </w:tcPr>
          <w:p w14:paraId="1AB8E1E6" w14:textId="77777777" w:rsidR="00FD6DAC" w:rsidRPr="00714EAC" w:rsidRDefault="00C51AFE" w:rsidP="00FD6DAC">
            <w:pPr>
              <w:spacing w:before="30" w:after="30"/>
              <w:ind w:left="30" w:right="30"/>
              <w:rPr>
                <w:rFonts w:ascii="Calibri" w:eastAsia="Times New Roman" w:hAnsi="Calibri" w:cs="Calibri"/>
                <w:sz w:val="16"/>
              </w:rPr>
            </w:pPr>
            <w:hyperlink r:id="rId9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41BEFCA3" w14:textId="77777777" w:rsidR="00FD6DAC" w:rsidRPr="00714EAC" w:rsidRDefault="00C51AFE" w:rsidP="00FD6DAC">
            <w:pPr>
              <w:ind w:left="30" w:right="30"/>
              <w:rPr>
                <w:rFonts w:ascii="Calibri" w:eastAsia="Times New Roman" w:hAnsi="Calibri" w:cs="Calibri"/>
                <w:sz w:val="16"/>
              </w:rPr>
            </w:pPr>
            <w:hyperlink r:id="rId97" w:tgtFrame="_blank" w:history="1">
              <w:r w:rsidRPr="00714EAC">
                <w:rPr>
                  <w:rFonts w:ascii="Calibri" w:eastAsia="Times New Roman" w:hAnsi="Calibri" w:cs="Calibri"/>
                  <w:color w:val="0000FF"/>
                  <w:sz w:val="16"/>
                  <w:u w:val="single"/>
                </w:rPr>
                <w:t>44_C_16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EEC903" w14:textId="77777777" w:rsidR="00FD6DAC"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It provides specific advice for every situation we may face in our work.</w:t>
            </w:r>
          </w:p>
        </w:tc>
        <w:tc>
          <w:tcPr>
            <w:tcW w:w="6000" w:type="dxa"/>
          </w:tcPr>
          <w:p w14:paraId="21A26317" w14:textId="77777777" w:rsidR="00FD6DAC" w:rsidRPr="00C857B7" w:rsidRDefault="00C51AFE" w:rsidP="00001E85">
            <w:pPr>
              <w:spacing w:before="100" w:beforeAutospacing="1" w:after="100" w:afterAutospacing="1"/>
              <w:ind w:left="30" w:right="30"/>
              <w:rPr>
                <w:rFonts w:ascii="Calibri" w:eastAsia="Times New Roman" w:hAnsi="Calibri" w:cs="Calibri"/>
                <w:lang w:val="el-GR"/>
                <w:rPrChange w:id="11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Παρέχει συγκεκριμένες συμβουλές για κάθε κατάσταση που μπορεί να αντιμετωπίσουμε στην εργασία μας.</w:t>
            </w:r>
          </w:p>
        </w:tc>
      </w:tr>
      <w:tr w:rsidR="002D217F" w:rsidRPr="00714EAC" w14:paraId="2D21578D" w14:textId="77777777" w:rsidTr="00F8038D">
        <w:tc>
          <w:tcPr>
            <w:tcW w:w="1353" w:type="dxa"/>
            <w:shd w:val="clear" w:color="auto" w:fill="C1E4F5"/>
            <w:tcMar>
              <w:top w:w="120" w:type="dxa"/>
              <w:left w:w="180" w:type="dxa"/>
              <w:bottom w:w="120" w:type="dxa"/>
              <w:right w:w="180" w:type="dxa"/>
            </w:tcMar>
            <w:hideMark/>
          </w:tcPr>
          <w:p w14:paraId="00524FB5" w14:textId="77777777" w:rsidR="00FD6DAC" w:rsidRPr="00714EAC" w:rsidRDefault="00C51AFE" w:rsidP="00FD6DAC">
            <w:pPr>
              <w:spacing w:before="30" w:after="30"/>
              <w:ind w:left="30" w:right="30"/>
              <w:rPr>
                <w:rFonts w:ascii="Calibri" w:eastAsia="Times New Roman" w:hAnsi="Calibri" w:cs="Calibri"/>
                <w:sz w:val="16"/>
              </w:rPr>
            </w:pPr>
            <w:hyperlink r:id="rId9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0C883D4" w14:textId="77777777" w:rsidR="00FD6DAC" w:rsidRPr="00714EAC" w:rsidRDefault="00C51AFE" w:rsidP="00FD6DAC">
            <w:pPr>
              <w:ind w:left="30" w:right="30"/>
              <w:rPr>
                <w:rFonts w:ascii="Calibri" w:eastAsia="Times New Roman" w:hAnsi="Calibri" w:cs="Calibri"/>
                <w:sz w:val="16"/>
              </w:rPr>
            </w:pPr>
            <w:hyperlink r:id="rId99" w:tgtFrame="_blank" w:history="1">
              <w:r w:rsidRPr="00714EAC">
                <w:rPr>
                  <w:rFonts w:ascii="Calibri" w:eastAsia="Times New Roman" w:hAnsi="Calibri" w:cs="Calibri"/>
                  <w:color w:val="0000FF"/>
                  <w:sz w:val="16"/>
                  <w:u w:val="single"/>
                </w:rPr>
                <w:t>45_C_16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7765B3F" w14:textId="77777777" w:rsidR="00FD6DAC"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It provides a clear set of principles and values on which to base decisions when the best course of action is not immediately clear.</w:t>
            </w:r>
          </w:p>
          <w:p w14:paraId="72975215" w14:textId="77777777" w:rsidR="00FD6DAC"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3234D36F" w14:textId="77777777" w:rsidR="00FD6DAC" w:rsidRPr="00C857B7" w:rsidRDefault="00C51AFE" w:rsidP="00001E85">
            <w:pPr>
              <w:spacing w:before="100" w:beforeAutospacing="1" w:after="100" w:afterAutospacing="1"/>
              <w:ind w:left="30" w:right="30"/>
              <w:rPr>
                <w:rFonts w:ascii="Calibri" w:eastAsia="Times New Roman" w:hAnsi="Calibri" w:cs="Calibri"/>
                <w:lang w:val="el-GR"/>
                <w:rPrChange w:id="11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Παρέχει ένα σαφές σύνολο αρχών και αξιών στις οποίες βασίζονται οι αποφάσεις, όταν η καλύτερη πορεία ενεργειών δεν είναι άμεσα σαφής.</w:t>
            </w:r>
          </w:p>
          <w:p w14:paraId="2FA02111" w14:textId="77777777" w:rsidR="00FD6DAC"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347C85E5" w14:textId="77777777" w:rsidTr="00F8038D">
        <w:tc>
          <w:tcPr>
            <w:tcW w:w="1353" w:type="dxa"/>
            <w:shd w:val="clear" w:color="auto" w:fill="C1E4F5"/>
            <w:tcMar>
              <w:top w:w="120" w:type="dxa"/>
              <w:left w:w="180" w:type="dxa"/>
              <w:bottom w:w="120" w:type="dxa"/>
              <w:right w:w="180" w:type="dxa"/>
            </w:tcMar>
            <w:hideMark/>
          </w:tcPr>
          <w:p w14:paraId="732895E9" w14:textId="77777777" w:rsidR="002117DA" w:rsidRPr="00714EAC" w:rsidRDefault="00C51AFE" w:rsidP="002117DA">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770BF5BD" w14:textId="77777777" w:rsidR="002117DA" w:rsidRPr="00714EAC" w:rsidRDefault="00C51AFE" w:rsidP="002117DA">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1: Feedback</w:t>
            </w:r>
          </w:p>
          <w:p w14:paraId="20DF5BA8" w14:textId="77777777" w:rsidR="002117DA" w:rsidRPr="00714EAC" w:rsidRDefault="00C51AFE" w:rsidP="002117DA">
            <w:pPr>
              <w:ind w:left="30" w:right="30"/>
              <w:rPr>
                <w:rFonts w:ascii="Calibri" w:eastAsia="Times New Roman" w:hAnsi="Calibri" w:cs="Calibri"/>
                <w:sz w:val="16"/>
              </w:rPr>
            </w:pPr>
            <w:r w:rsidRPr="00714EAC">
              <w:rPr>
                <w:rFonts w:ascii="Calibri" w:eastAsia="Times New Roman" w:hAnsi="Calibri" w:cs="Calibri"/>
                <w:sz w:val="16"/>
              </w:rPr>
              <w:t>46_C_16</w:t>
            </w:r>
          </w:p>
        </w:tc>
        <w:tc>
          <w:tcPr>
            <w:tcW w:w="6000" w:type="dxa"/>
            <w:tcMar>
              <w:top w:w="120" w:type="dxa"/>
              <w:left w:w="180" w:type="dxa"/>
              <w:bottom w:w="120" w:type="dxa"/>
              <w:right w:w="180" w:type="dxa"/>
            </w:tcMar>
            <w:hideMark/>
          </w:tcPr>
          <w:p w14:paraId="33CC0995"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359872E5" w14:textId="77777777" w:rsidR="002117DA" w:rsidRPr="00C857B7" w:rsidRDefault="00C51AFE" w:rsidP="00001E85">
            <w:pPr>
              <w:spacing w:before="100" w:beforeAutospacing="1" w:after="100" w:afterAutospacing="1"/>
              <w:ind w:left="30" w:right="30"/>
              <w:rPr>
                <w:rFonts w:ascii="Calibri" w:eastAsia="Times New Roman" w:hAnsi="Calibri" w:cs="Calibri"/>
                <w:lang w:val="el-GR"/>
                <w:rPrChange w:id="11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Ο Κώδικας Επιχειρηματικής Συμπεριφοράς μάς παρέχει ένα σαφές σύνολο αρχών και αξιών στις οποίες βασίζονται οι αποφάσεις, όταν η καλύτερη πορεία ενεργειών δεν είναι άμεσα σαφής.</w:t>
            </w:r>
          </w:p>
        </w:tc>
      </w:tr>
      <w:tr w:rsidR="002D217F" w:rsidRPr="00C857B7" w14:paraId="24E30250" w14:textId="77777777" w:rsidTr="00F8038D">
        <w:tc>
          <w:tcPr>
            <w:tcW w:w="1353" w:type="dxa"/>
            <w:shd w:val="clear" w:color="auto" w:fill="C1E4F5"/>
            <w:tcMar>
              <w:top w:w="120" w:type="dxa"/>
              <w:left w:w="180" w:type="dxa"/>
              <w:bottom w:w="120" w:type="dxa"/>
              <w:right w:w="180" w:type="dxa"/>
            </w:tcMar>
            <w:hideMark/>
          </w:tcPr>
          <w:p w14:paraId="28297FB4" w14:textId="77777777" w:rsidR="002117DA" w:rsidRPr="00714EAC" w:rsidRDefault="00C51AFE" w:rsidP="002117DA">
            <w:pPr>
              <w:spacing w:before="30" w:after="30"/>
              <w:ind w:left="30" w:right="30"/>
              <w:rPr>
                <w:rFonts w:ascii="Calibri" w:eastAsia="Times New Roman" w:hAnsi="Calibri" w:cs="Calibri"/>
                <w:sz w:val="16"/>
              </w:rPr>
            </w:pPr>
            <w:hyperlink r:id="rId10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5B14EA3D" w14:textId="77777777" w:rsidR="002117DA" w:rsidRPr="00714EAC" w:rsidRDefault="00C51AFE" w:rsidP="002117DA">
            <w:pPr>
              <w:ind w:left="30" w:right="30"/>
              <w:rPr>
                <w:rFonts w:ascii="Calibri" w:eastAsia="Times New Roman" w:hAnsi="Calibri" w:cs="Calibri"/>
                <w:sz w:val="16"/>
              </w:rPr>
            </w:pPr>
            <w:hyperlink r:id="rId101" w:tgtFrame="_blank" w:history="1">
              <w:r w:rsidRPr="00714EAC">
                <w:rPr>
                  <w:rFonts w:ascii="Calibri" w:eastAsia="Times New Roman" w:hAnsi="Calibri" w:cs="Calibri"/>
                  <w:color w:val="0000FF"/>
                  <w:sz w:val="16"/>
                  <w:u w:val="single"/>
                </w:rPr>
                <w:t>47_C_16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6B1BCC"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 xml:space="preserve">[2] Which of the following is </w:t>
            </w:r>
            <w:r w:rsidRPr="00714EAC">
              <w:rPr>
                <w:rFonts w:ascii="Calibri" w:eastAsia="Times New Roman" w:hAnsi="Calibri" w:cs="Calibri"/>
                <w:u w:val="single"/>
              </w:rPr>
              <w:t>never</w:t>
            </w:r>
            <w:r w:rsidRPr="00714EAC">
              <w:rPr>
                <w:rFonts w:ascii="Calibri" w:eastAsia="Times New Roman" w:hAnsi="Calibri" w:cs="Calibri"/>
              </w:rPr>
              <w:t xml:space="preserve"> an appropriate business transaction?</w:t>
            </w:r>
          </w:p>
        </w:tc>
        <w:tc>
          <w:tcPr>
            <w:tcW w:w="6000" w:type="dxa"/>
          </w:tcPr>
          <w:p w14:paraId="441641B1" w14:textId="77777777" w:rsidR="002117DA" w:rsidRPr="00C857B7" w:rsidRDefault="00C51AFE" w:rsidP="00001E85">
            <w:pPr>
              <w:spacing w:before="100" w:beforeAutospacing="1" w:after="100" w:afterAutospacing="1"/>
              <w:ind w:left="30" w:right="30"/>
              <w:rPr>
                <w:rFonts w:ascii="Calibri" w:eastAsia="Times New Roman" w:hAnsi="Calibri" w:cs="Calibri"/>
                <w:lang w:val="el-GR"/>
                <w:rPrChange w:id="11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[2] Ποια από τα παρακάτω δεν είναι </w:t>
            </w:r>
            <w:r w:rsidRPr="00714EAC">
              <w:rPr>
                <w:rFonts w:ascii="Calibri" w:eastAsia="Calibri" w:hAnsi="Calibri" w:cs="Calibri"/>
                <w:u w:val="single"/>
                <w:lang w:val="el-GR"/>
              </w:rPr>
              <w:t>ποτέ</w:t>
            </w:r>
            <w:r w:rsidRPr="00714EAC">
              <w:rPr>
                <w:rFonts w:ascii="Calibri" w:eastAsia="Calibri" w:hAnsi="Calibri" w:cs="Calibri"/>
                <w:lang w:val="el-GR"/>
              </w:rPr>
              <w:t xml:space="preserve"> μια αρμόζουσα επιχειρηματική συναλλαγή;</w:t>
            </w:r>
          </w:p>
        </w:tc>
      </w:tr>
      <w:tr w:rsidR="002D217F" w:rsidRPr="00C857B7" w14:paraId="6B6EC7E0" w14:textId="77777777" w:rsidTr="00F8038D">
        <w:tc>
          <w:tcPr>
            <w:tcW w:w="1353" w:type="dxa"/>
            <w:shd w:val="clear" w:color="auto" w:fill="C1E4F5"/>
            <w:tcMar>
              <w:top w:w="120" w:type="dxa"/>
              <w:left w:w="180" w:type="dxa"/>
              <w:bottom w:w="120" w:type="dxa"/>
              <w:right w:w="180" w:type="dxa"/>
            </w:tcMar>
            <w:hideMark/>
          </w:tcPr>
          <w:p w14:paraId="33DC76D4" w14:textId="77777777" w:rsidR="002117DA" w:rsidRPr="00714EAC" w:rsidRDefault="00C51AFE" w:rsidP="002117DA">
            <w:pPr>
              <w:spacing w:before="30" w:after="30"/>
              <w:ind w:left="30" w:right="30"/>
              <w:rPr>
                <w:rFonts w:ascii="Calibri" w:eastAsia="Times New Roman" w:hAnsi="Calibri" w:cs="Calibri"/>
                <w:sz w:val="16"/>
              </w:rPr>
            </w:pPr>
            <w:hyperlink r:id="rId10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2BC76C99" w14:textId="77777777" w:rsidR="002117DA" w:rsidRPr="00714EAC" w:rsidRDefault="00C51AFE" w:rsidP="002117DA">
            <w:pPr>
              <w:ind w:left="30" w:right="30"/>
              <w:rPr>
                <w:rFonts w:ascii="Calibri" w:eastAsia="Times New Roman" w:hAnsi="Calibri" w:cs="Calibri"/>
                <w:sz w:val="16"/>
              </w:rPr>
            </w:pPr>
            <w:hyperlink r:id="rId103" w:tgtFrame="_blank" w:history="1">
              <w:r w:rsidRPr="00714EAC">
                <w:rPr>
                  <w:rFonts w:ascii="Calibri" w:eastAsia="Times New Roman" w:hAnsi="Calibri" w:cs="Calibri"/>
                  <w:color w:val="0000FF"/>
                  <w:sz w:val="16"/>
                  <w:u w:val="single"/>
                </w:rPr>
                <w:t>48_C_16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C9DEB4C"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Hiring an HCP to speak about a particular disease area due to their skills and expertise.</w:t>
            </w:r>
          </w:p>
        </w:tc>
        <w:tc>
          <w:tcPr>
            <w:tcW w:w="6000" w:type="dxa"/>
          </w:tcPr>
          <w:p w14:paraId="7158818C" w14:textId="77777777" w:rsidR="002117DA" w:rsidRPr="00C857B7" w:rsidRDefault="00C51AFE" w:rsidP="00001E85">
            <w:pPr>
              <w:spacing w:before="100" w:beforeAutospacing="1" w:after="100" w:afterAutospacing="1"/>
              <w:ind w:left="30" w:right="30"/>
              <w:rPr>
                <w:rFonts w:ascii="Calibri" w:eastAsia="Times New Roman" w:hAnsi="Calibri" w:cs="Calibri"/>
                <w:lang w:val="el-GR"/>
                <w:rPrChange w:id="12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[1]Η πρόσληψη ενός ΕΥ για να μιλήσει για έναν συγκεκριμένο τομέα νόσων λόγω των δεξιοτήτων και της εξειδίκευσής του.</w:t>
            </w:r>
          </w:p>
        </w:tc>
      </w:tr>
      <w:tr w:rsidR="002D217F" w:rsidRPr="00C857B7" w14:paraId="18302F58" w14:textId="77777777" w:rsidTr="00F8038D">
        <w:tc>
          <w:tcPr>
            <w:tcW w:w="1353" w:type="dxa"/>
            <w:shd w:val="clear" w:color="auto" w:fill="C1E4F5"/>
            <w:tcMar>
              <w:top w:w="120" w:type="dxa"/>
              <w:left w:w="180" w:type="dxa"/>
              <w:bottom w:w="120" w:type="dxa"/>
              <w:right w:w="180" w:type="dxa"/>
            </w:tcMar>
            <w:hideMark/>
          </w:tcPr>
          <w:p w14:paraId="13F6CB7F" w14:textId="77777777" w:rsidR="002117DA" w:rsidRPr="00714EAC" w:rsidRDefault="00C51AFE" w:rsidP="002117DA">
            <w:pPr>
              <w:spacing w:before="30" w:after="30"/>
              <w:ind w:left="30" w:right="30"/>
              <w:rPr>
                <w:rFonts w:ascii="Calibri" w:eastAsia="Times New Roman" w:hAnsi="Calibri" w:cs="Calibri"/>
                <w:sz w:val="16"/>
              </w:rPr>
            </w:pPr>
            <w:hyperlink r:id="rId10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DE988FF" w14:textId="77777777" w:rsidR="002117DA" w:rsidRPr="00714EAC" w:rsidRDefault="00C51AFE" w:rsidP="002117DA">
            <w:pPr>
              <w:ind w:left="30" w:right="30"/>
              <w:rPr>
                <w:rFonts w:ascii="Calibri" w:eastAsia="Times New Roman" w:hAnsi="Calibri" w:cs="Calibri"/>
                <w:sz w:val="16"/>
              </w:rPr>
            </w:pPr>
            <w:hyperlink r:id="rId105" w:tgtFrame="_blank" w:history="1">
              <w:r w:rsidRPr="00714EAC">
                <w:rPr>
                  <w:rFonts w:ascii="Calibri" w:eastAsia="Times New Roman" w:hAnsi="Calibri" w:cs="Calibri"/>
                  <w:color w:val="0000FF"/>
                  <w:sz w:val="16"/>
                  <w:u w:val="single"/>
                </w:rPr>
                <w:t>49_C_16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33991E1"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Providing a reasonable meal to attendees of an Abbott-sponsored educational program.</w:t>
            </w:r>
          </w:p>
        </w:tc>
        <w:tc>
          <w:tcPr>
            <w:tcW w:w="6000" w:type="dxa"/>
          </w:tcPr>
          <w:p w14:paraId="529E264D" w14:textId="77777777" w:rsidR="002117DA" w:rsidRPr="00C857B7" w:rsidRDefault="00C51AFE" w:rsidP="00001E85">
            <w:pPr>
              <w:spacing w:before="100" w:beforeAutospacing="1" w:after="100" w:afterAutospacing="1"/>
              <w:ind w:left="30" w:right="30"/>
              <w:rPr>
                <w:rFonts w:ascii="Calibri" w:eastAsia="Times New Roman" w:hAnsi="Calibri" w:cs="Calibri"/>
                <w:lang w:val="el-GR"/>
                <w:rPrChange w:id="12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Η παροχή εύλογου γεύματος στους συμμετέχοντες σε ένα εκπαιδευτικό πρόγραμμα που χρηματοδοτείται από την Abbott.</w:t>
            </w:r>
          </w:p>
        </w:tc>
      </w:tr>
      <w:tr w:rsidR="002D217F" w:rsidRPr="00C857B7" w14:paraId="6FA838AD" w14:textId="77777777" w:rsidTr="00F8038D">
        <w:tc>
          <w:tcPr>
            <w:tcW w:w="1353" w:type="dxa"/>
            <w:shd w:val="clear" w:color="auto" w:fill="C1E4F5"/>
            <w:tcMar>
              <w:top w:w="120" w:type="dxa"/>
              <w:left w:w="180" w:type="dxa"/>
              <w:bottom w:w="120" w:type="dxa"/>
              <w:right w:w="180" w:type="dxa"/>
            </w:tcMar>
            <w:hideMark/>
          </w:tcPr>
          <w:p w14:paraId="0B950582" w14:textId="77777777" w:rsidR="002117DA" w:rsidRPr="00714EAC" w:rsidRDefault="00C51AFE" w:rsidP="002117DA">
            <w:pPr>
              <w:spacing w:before="30" w:after="30"/>
              <w:ind w:left="30" w:right="30"/>
              <w:rPr>
                <w:rFonts w:ascii="Calibri" w:eastAsia="Times New Roman" w:hAnsi="Calibri" w:cs="Calibri"/>
                <w:sz w:val="16"/>
              </w:rPr>
            </w:pPr>
            <w:hyperlink r:id="rId10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F010B17" w14:textId="77777777" w:rsidR="002117DA" w:rsidRPr="00714EAC" w:rsidRDefault="00C51AFE" w:rsidP="002117DA">
            <w:pPr>
              <w:ind w:left="30" w:right="30"/>
              <w:rPr>
                <w:rFonts w:ascii="Calibri" w:eastAsia="Times New Roman" w:hAnsi="Calibri" w:cs="Calibri"/>
                <w:sz w:val="16"/>
              </w:rPr>
            </w:pPr>
            <w:hyperlink r:id="rId107" w:tgtFrame="_blank" w:history="1">
              <w:r w:rsidRPr="00714EAC">
                <w:rPr>
                  <w:rFonts w:ascii="Calibri" w:eastAsia="Times New Roman" w:hAnsi="Calibri" w:cs="Calibri"/>
                  <w:color w:val="0000FF"/>
                  <w:sz w:val="16"/>
                  <w:u w:val="single"/>
                </w:rPr>
                <w:t>50_C_16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6135A68"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Arranging a charitable contribution for a local organization.</w:t>
            </w:r>
          </w:p>
        </w:tc>
        <w:tc>
          <w:tcPr>
            <w:tcW w:w="6000" w:type="dxa"/>
          </w:tcPr>
          <w:p w14:paraId="7F8014BB" w14:textId="77777777" w:rsidR="002117DA" w:rsidRPr="00C857B7" w:rsidRDefault="00C51AFE" w:rsidP="00001E85">
            <w:pPr>
              <w:spacing w:before="100" w:beforeAutospacing="1" w:after="100" w:afterAutospacing="1"/>
              <w:ind w:left="30" w:right="30"/>
              <w:rPr>
                <w:rFonts w:ascii="Calibri" w:eastAsia="Times New Roman" w:hAnsi="Calibri" w:cs="Calibri"/>
                <w:lang w:val="el-GR"/>
                <w:rPrChange w:id="12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Η διευθέτηση μιας φιλανθρωπικής συνεισφοράς για έναν τοπικό οργανισμό.</w:t>
            </w:r>
          </w:p>
        </w:tc>
      </w:tr>
      <w:tr w:rsidR="002D217F" w:rsidRPr="00714EAC" w14:paraId="0B6A6F6A" w14:textId="77777777" w:rsidTr="00F8038D">
        <w:tc>
          <w:tcPr>
            <w:tcW w:w="1353" w:type="dxa"/>
            <w:shd w:val="clear" w:color="auto" w:fill="C1E4F5"/>
            <w:tcMar>
              <w:top w:w="120" w:type="dxa"/>
              <w:left w:w="180" w:type="dxa"/>
              <w:bottom w:w="120" w:type="dxa"/>
              <w:right w:w="180" w:type="dxa"/>
            </w:tcMar>
            <w:hideMark/>
          </w:tcPr>
          <w:p w14:paraId="239330AC" w14:textId="77777777" w:rsidR="002117DA" w:rsidRPr="00714EAC" w:rsidRDefault="00C51AFE" w:rsidP="002117DA">
            <w:pPr>
              <w:spacing w:before="30" w:after="30"/>
              <w:ind w:left="30" w:right="30"/>
              <w:rPr>
                <w:rFonts w:ascii="Calibri" w:eastAsia="Times New Roman" w:hAnsi="Calibri" w:cs="Calibri"/>
                <w:sz w:val="16"/>
              </w:rPr>
            </w:pPr>
            <w:hyperlink r:id="rId10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0BEF8A5" w14:textId="77777777" w:rsidR="002117DA" w:rsidRPr="00714EAC" w:rsidRDefault="00C51AFE" w:rsidP="002117DA">
            <w:pPr>
              <w:ind w:left="30" w:right="30"/>
              <w:rPr>
                <w:rFonts w:ascii="Calibri" w:eastAsia="Times New Roman" w:hAnsi="Calibri" w:cs="Calibri"/>
                <w:sz w:val="16"/>
              </w:rPr>
            </w:pPr>
            <w:hyperlink r:id="rId109" w:tgtFrame="_blank" w:history="1">
              <w:r w:rsidRPr="00714EAC">
                <w:rPr>
                  <w:rFonts w:ascii="Calibri" w:eastAsia="Times New Roman" w:hAnsi="Calibri" w:cs="Calibri"/>
                  <w:color w:val="0000FF"/>
                  <w:sz w:val="16"/>
                  <w:u w:val="single"/>
                </w:rPr>
                <w:t>51_C_16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955BAB2"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Hiring an HCP to conduct an educational program to thank them for using Abbott products.</w:t>
            </w:r>
          </w:p>
          <w:p w14:paraId="08E7EF99"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44DF6526" w14:textId="77777777" w:rsidR="002117DA" w:rsidRPr="00C857B7" w:rsidRDefault="00C51AFE" w:rsidP="00001E85">
            <w:pPr>
              <w:spacing w:before="100" w:beforeAutospacing="1" w:after="100" w:afterAutospacing="1"/>
              <w:ind w:left="30" w:right="30"/>
              <w:rPr>
                <w:rFonts w:ascii="Calibri" w:eastAsia="Times New Roman" w:hAnsi="Calibri" w:cs="Calibri"/>
                <w:lang w:val="el-GR"/>
                <w:rPrChange w:id="12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[4] Η πρόσληψη ενός ΕΥ για τη διεξαγωγή ενός εκπαιδευτικού προγράμματος ως ευχαριστήρια κίνηση για τη χρήση των προϊόντων της Abbott.</w:t>
            </w:r>
          </w:p>
          <w:p w14:paraId="49382EDB" w14:textId="77777777" w:rsidR="002117D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027FC818" w14:textId="77777777" w:rsidTr="00F8038D">
        <w:tc>
          <w:tcPr>
            <w:tcW w:w="1353" w:type="dxa"/>
            <w:shd w:val="clear" w:color="auto" w:fill="C1E4F5"/>
            <w:tcMar>
              <w:top w:w="120" w:type="dxa"/>
              <w:left w:w="180" w:type="dxa"/>
              <w:bottom w:w="120" w:type="dxa"/>
              <w:right w:w="180" w:type="dxa"/>
            </w:tcMar>
            <w:hideMark/>
          </w:tcPr>
          <w:p w14:paraId="0D40DF8C" w14:textId="77777777" w:rsidR="00603700" w:rsidRPr="00714EAC" w:rsidRDefault="00C51AFE" w:rsidP="00603700">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0CCCAD84" w14:textId="77777777" w:rsidR="00603700" w:rsidRPr="00714EAC" w:rsidRDefault="00C51AFE" w:rsidP="00603700">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2: Feedback</w:t>
            </w:r>
          </w:p>
          <w:p w14:paraId="23296883" w14:textId="77777777" w:rsidR="00603700" w:rsidRPr="00714EAC" w:rsidRDefault="00C51AFE" w:rsidP="00603700">
            <w:pPr>
              <w:ind w:left="30" w:right="30"/>
              <w:rPr>
                <w:rFonts w:ascii="Calibri" w:eastAsia="Times New Roman" w:hAnsi="Calibri" w:cs="Calibri"/>
                <w:sz w:val="16"/>
              </w:rPr>
            </w:pPr>
            <w:r w:rsidRPr="00714EAC">
              <w:rPr>
                <w:rFonts w:ascii="Calibri" w:eastAsia="Times New Roman" w:hAnsi="Calibri" w:cs="Calibri"/>
                <w:sz w:val="16"/>
              </w:rPr>
              <w:t>52_C_16</w:t>
            </w:r>
          </w:p>
        </w:tc>
        <w:tc>
          <w:tcPr>
            <w:tcW w:w="6000" w:type="dxa"/>
            <w:tcMar>
              <w:top w:w="120" w:type="dxa"/>
              <w:left w:w="180" w:type="dxa"/>
              <w:bottom w:w="120" w:type="dxa"/>
              <w:right w:w="180" w:type="dxa"/>
            </w:tcMar>
            <w:hideMark/>
          </w:tcPr>
          <w:p w14:paraId="069B2EFA"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0A65E7F1" w14:textId="77777777" w:rsidR="00603700" w:rsidRPr="00C857B7" w:rsidRDefault="00C51AFE" w:rsidP="00001E85">
            <w:pPr>
              <w:spacing w:before="100" w:beforeAutospacing="1" w:after="100" w:afterAutospacing="1"/>
              <w:ind w:left="30" w:right="30"/>
              <w:rPr>
                <w:rFonts w:ascii="Calibri" w:eastAsia="Times New Roman" w:hAnsi="Calibri" w:cs="Calibri"/>
                <w:lang w:val="el-GR"/>
                <w:rPrChange w:id="12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πρόσληψη ενός ΕΥ για την διεξαγωγή ενός εκπαιδευτικού προγράμματος λόγω των δεξιοτήτων και της εξειδίκευσής του επιτρέπεται, ωστόσο, η πρόσληψη ενός ΕΥ ως ευχαριστήρια κίνηση για τη χρήση των προϊόντων της Abbott είναι ανάρμοστη, επειδή αυτό μπορεί να εκληφθεί ως δωροδοκία.</w:t>
            </w:r>
          </w:p>
        </w:tc>
      </w:tr>
      <w:tr w:rsidR="002D217F" w:rsidRPr="00C857B7" w14:paraId="447BA5BF" w14:textId="77777777" w:rsidTr="00F8038D">
        <w:tc>
          <w:tcPr>
            <w:tcW w:w="1353" w:type="dxa"/>
            <w:shd w:val="clear" w:color="auto" w:fill="C1E4F5"/>
            <w:tcMar>
              <w:top w:w="120" w:type="dxa"/>
              <w:left w:w="180" w:type="dxa"/>
              <w:bottom w:w="120" w:type="dxa"/>
              <w:right w:w="180" w:type="dxa"/>
            </w:tcMar>
            <w:hideMark/>
          </w:tcPr>
          <w:p w14:paraId="7B2BF564" w14:textId="77777777" w:rsidR="00603700" w:rsidRPr="00714EAC" w:rsidRDefault="00C51AFE" w:rsidP="00603700">
            <w:pPr>
              <w:spacing w:before="30" w:after="30"/>
              <w:ind w:left="30" w:right="30"/>
              <w:rPr>
                <w:rFonts w:ascii="Calibri" w:eastAsia="Times New Roman" w:hAnsi="Calibri" w:cs="Calibri"/>
                <w:sz w:val="16"/>
              </w:rPr>
            </w:pPr>
            <w:hyperlink r:id="rId11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071F1C4" w14:textId="77777777" w:rsidR="00603700" w:rsidRPr="00714EAC" w:rsidRDefault="00C51AFE" w:rsidP="00603700">
            <w:pPr>
              <w:ind w:left="30" w:right="30"/>
              <w:rPr>
                <w:rFonts w:ascii="Calibri" w:eastAsia="Times New Roman" w:hAnsi="Calibri" w:cs="Calibri"/>
                <w:sz w:val="16"/>
              </w:rPr>
            </w:pPr>
            <w:hyperlink r:id="rId111" w:tgtFrame="_blank" w:history="1">
              <w:r w:rsidRPr="00714EAC">
                <w:rPr>
                  <w:rFonts w:ascii="Calibri" w:eastAsia="Times New Roman" w:hAnsi="Calibri" w:cs="Calibri"/>
                  <w:color w:val="0000FF"/>
                  <w:sz w:val="16"/>
                  <w:u w:val="single"/>
                </w:rPr>
                <w:t>53_C_16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54E777"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The consequences for individuals involved in bribery and corruption can include:</w:t>
            </w:r>
          </w:p>
        </w:tc>
        <w:tc>
          <w:tcPr>
            <w:tcW w:w="6000" w:type="dxa"/>
          </w:tcPr>
          <w:p w14:paraId="6A406BFD" w14:textId="77777777" w:rsidR="00603700" w:rsidRPr="00C857B7" w:rsidRDefault="00C51AFE" w:rsidP="00001E85">
            <w:pPr>
              <w:spacing w:before="100" w:beforeAutospacing="1" w:after="100" w:afterAutospacing="1"/>
              <w:ind w:left="30" w:right="30"/>
              <w:rPr>
                <w:rFonts w:ascii="Calibri" w:eastAsia="Times New Roman" w:hAnsi="Calibri" w:cs="Calibri"/>
                <w:lang w:val="el-GR"/>
                <w:rPrChange w:id="12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Οι επιπτώσεις για άτομα που εμπλέκονται σε δωροδοκία και διαφθορά μπορεί να περιλαμβάνουν:</w:t>
            </w:r>
          </w:p>
        </w:tc>
      </w:tr>
      <w:tr w:rsidR="002D217F" w:rsidRPr="00714EAC" w14:paraId="3DD11516" w14:textId="77777777" w:rsidTr="00F8038D">
        <w:tc>
          <w:tcPr>
            <w:tcW w:w="1353" w:type="dxa"/>
            <w:shd w:val="clear" w:color="auto" w:fill="C1E4F5"/>
            <w:tcMar>
              <w:top w:w="120" w:type="dxa"/>
              <w:left w:w="180" w:type="dxa"/>
              <w:bottom w:w="120" w:type="dxa"/>
              <w:right w:w="180" w:type="dxa"/>
            </w:tcMar>
            <w:hideMark/>
          </w:tcPr>
          <w:p w14:paraId="56926C3F" w14:textId="77777777" w:rsidR="00603700" w:rsidRPr="00714EAC" w:rsidRDefault="00C51AFE" w:rsidP="00603700">
            <w:pPr>
              <w:spacing w:before="30" w:after="30"/>
              <w:ind w:left="30" w:right="30"/>
              <w:rPr>
                <w:rFonts w:ascii="Calibri" w:eastAsia="Times New Roman" w:hAnsi="Calibri" w:cs="Calibri"/>
                <w:sz w:val="16"/>
              </w:rPr>
            </w:pPr>
            <w:hyperlink r:id="rId11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4A4FA140" w14:textId="77777777" w:rsidR="00603700" w:rsidRPr="00714EAC" w:rsidRDefault="00C51AFE" w:rsidP="00603700">
            <w:pPr>
              <w:ind w:left="30" w:right="30"/>
              <w:rPr>
                <w:rFonts w:ascii="Calibri" w:eastAsia="Times New Roman" w:hAnsi="Calibri" w:cs="Calibri"/>
                <w:sz w:val="16"/>
              </w:rPr>
            </w:pPr>
            <w:hyperlink r:id="rId113" w:tgtFrame="_blank" w:history="1">
              <w:r w:rsidRPr="00714EAC">
                <w:rPr>
                  <w:rFonts w:ascii="Calibri" w:eastAsia="Times New Roman" w:hAnsi="Calibri" w:cs="Calibri"/>
                  <w:color w:val="0000FF"/>
                  <w:sz w:val="16"/>
                  <w:u w:val="single"/>
                </w:rPr>
                <w:t>54_C_16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E9F175"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Reputational damage.</w:t>
            </w:r>
          </w:p>
        </w:tc>
        <w:tc>
          <w:tcPr>
            <w:tcW w:w="6000" w:type="dxa"/>
          </w:tcPr>
          <w:p w14:paraId="08E11436"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[1] Βλάβη στη φήμη.</w:t>
            </w:r>
          </w:p>
        </w:tc>
      </w:tr>
      <w:tr w:rsidR="002D217F" w:rsidRPr="00714EAC" w14:paraId="194176D1" w14:textId="77777777" w:rsidTr="00F8038D">
        <w:tc>
          <w:tcPr>
            <w:tcW w:w="1353" w:type="dxa"/>
            <w:shd w:val="clear" w:color="auto" w:fill="C1E4F5"/>
            <w:tcMar>
              <w:top w:w="120" w:type="dxa"/>
              <w:left w:w="180" w:type="dxa"/>
              <w:bottom w:w="120" w:type="dxa"/>
              <w:right w:w="180" w:type="dxa"/>
            </w:tcMar>
            <w:hideMark/>
          </w:tcPr>
          <w:p w14:paraId="1922D30C" w14:textId="77777777" w:rsidR="00603700" w:rsidRPr="00714EAC" w:rsidRDefault="00C51AFE" w:rsidP="00603700">
            <w:pPr>
              <w:spacing w:before="30" w:after="30"/>
              <w:ind w:left="30" w:right="30"/>
              <w:rPr>
                <w:rFonts w:ascii="Calibri" w:eastAsia="Times New Roman" w:hAnsi="Calibri" w:cs="Calibri"/>
                <w:sz w:val="16"/>
              </w:rPr>
            </w:pPr>
            <w:hyperlink r:id="rId11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80735F8" w14:textId="77777777" w:rsidR="00603700" w:rsidRPr="00714EAC" w:rsidRDefault="00C51AFE" w:rsidP="00603700">
            <w:pPr>
              <w:ind w:left="30" w:right="30"/>
              <w:rPr>
                <w:rFonts w:ascii="Calibri" w:eastAsia="Times New Roman" w:hAnsi="Calibri" w:cs="Calibri"/>
                <w:sz w:val="16"/>
              </w:rPr>
            </w:pPr>
            <w:hyperlink r:id="rId115" w:tgtFrame="_blank" w:history="1">
              <w:r w:rsidRPr="00714EAC">
                <w:rPr>
                  <w:rFonts w:ascii="Calibri" w:eastAsia="Times New Roman" w:hAnsi="Calibri" w:cs="Calibri"/>
                  <w:color w:val="0000FF"/>
                  <w:sz w:val="16"/>
                  <w:u w:val="single"/>
                </w:rPr>
                <w:t>55_C_16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7AE574A"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Fines and penalties.</w:t>
            </w:r>
          </w:p>
        </w:tc>
        <w:tc>
          <w:tcPr>
            <w:tcW w:w="6000" w:type="dxa"/>
          </w:tcPr>
          <w:p w14:paraId="765796CF"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[2] Πρόστιμα και ποινές.</w:t>
            </w:r>
          </w:p>
        </w:tc>
      </w:tr>
      <w:tr w:rsidR="002D217F" w:rsidRPr="00714EAC" w14:paraId="3296023B" w14:textId="77777777" w:rsidTr="00F8038D">
        <w:tc>
          <w:tcPr>
            <w:tcW w:w="1353" w:type="dxa"/>
            <w:shd w:val="clear" w:color="auto" w:fill="C1E4F5"/>
            <w:tcMar>
              <w:top w:w="120" w:type="dxa"/>
              <w:left w:w="180" w:type="dxa"/>
              <w:bottom w:w="120" w:type="dxa"/>
              <w:right w:w="180" w:type="dxa"/>
            </w:tcMar>
            <w:hideMark/>
          </w:tcPr>
          <w:p w14:paraId="7F77EDE3" w14:textId="77777777" w:rsidR="00603700" w:rsidRPr="00714EAC" w:rsidRDefault="00C51AFE" w:rsidP="00603700">
            <w:pPr>
              <w:spacing w:before="30" w:after="30"/>
              <w:ind w:left="30" w:right="30"/>
              <w:rPr>
                <w:rFonts w:ascii="Calibri" w:eastAsia="Times New Roman" w:hAnsi="Calibri" w:cs="Calibri"/>
                <w:sz w:val="16"/>
              </w:rPr>
            </w:pPr>
            <w:hyperlink r:id="rId11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36EE25FC" w14:textId="77777777" w:rsidR="00603700" w:rsidRPr="00714EAC" w:rsidRDefault="00C51AFE" w:rsidP="00603700">
            <w:pPr>
              <w:ind w:left="30" w:right="30"/>
              <w:rPr>
                <w:rFonts w:ascii="Calibri" w:eastAsia="Times New Roman" w:hAnsi="Calibri" w:cs="Calibri"/>
                <w:sz w:val="16"/>
              </w:rPr>
            </w:pPr>
            <w:hyperlink r:id="rId117" w:tgtFrame="_blank" w:history="1">
              <w:r w:rsidRPr="00714EAC">
                <w:rPr>
                  <w:rFonts w:ascii="Calibri" w:eastAsia="Times New Roman" w:hAnsi="Calibri" w:cs="Calibri"/>
                  <w:color w:val="0000FF"/>
                  <w:sz w:val="16"/>
                  <w:u w:val="single"/>
                </w:rPr>
                <w:t>56_C_16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340C96"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Termination of employment.</w:t>
            </w:r>
          </w:p>
        </w:tc>
        <w:tc>
          <w:tcPr>
            <w:tcW w:w="6000" w:type="dxa"/>
          </w:tcPr>
          <w:p w14:paraId="0CD3C0BE"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[3] Λύση της σύμβασης εργασίας.</w:t>
            </w:r>
          </w:p>
        </w:tc>
      </w:tr>
      <w:tr w:rsidR="002D217F" w:rsidRPr="00714EAC" w14:paraId="0EADB260" w14:textId="77777777" w:rsidTr="00F8038D">
        <w:tc>
          <w:tcPr>
            <w:tcW w:w="1353" w:type="dxa"/>
            <w:shd w:val="clear" w:color="auto" w:fill="C1E4F5"/>
            <w:tcMar>
              <w:top w:w="120" w:type="dxa"/>
              <w:left w:w="180" w:type="dxa"/>
              <w:bottom w:w="120" w:type="dxa"/>
              <w:right w:w="180" w:type="dxa"/>
            </w:tcMar>
            <w:hideMark/>
          </w:tcPr>
          <w:p w14:paraId="3FE056AB" w14:textId="77777777" w:rsidR="00603700" w:rsidRPr="00714EAC" w:rsidRDefault="00C51AFE" w:rsidP="00603700">
            <w:pPr>
              <w:spacing w:before="30" w:after="30"/>
              <w:ind w:left="30" w:right="30"/>
              <w:rPr>
                <w:rFonts w:ascii="Calibri" w:eastAsia="Times New Roman" w:hAnsi="Calibri" w:cs="Calibri"/>
                <w:sz w:val="16"/>
              </w:rPr>
            </w:pPr>
            <w:hyperlink r:id="rId11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1C69B1AB" w14:textId="77777777" w:rsidR="00603700" w:rsidRPr="00714EAC" w:rsidRDefault="00C51AFE" w:rsidP="00603700">
            <w:pPr>
              <w:ind w:left="30" w:right="30"/>
              <w:rPr>
                <w:rFonts w:ascii="Calibri" w:eastAsia="Times New Roman" w:hAnsi="Calibri" w:cs="Calibri"/>
                <w:sz w:val="16"/>
              </w:rPr>
            </w:pPr>
            <w:hyperlink r:id="rId119" w:tgtFrame="_blank" w:history="1">
              <w:r w:rsidRPr="00714EAC">
                <w:rPr>
                  <w:rFonts w:ascii="Calibri" w:eastAsia="Times New Roman" w:hAnsi="Calibri" w:cs="Calibri"/>
                  <w:color w:val="0000FF"/>
                  <w:sz w:val="16"/>
                  <w:u w:val="single"/>
                </w:rPr>
                <w:t>57_C_16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D1B4E8"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Prison time.</w:t>
            </w:r>
          </w:p>
        </w:tc>
        <w:tc>
          <w:tcPr>
            <w:tcW w:w="6000" w:type="dxa"/>
          </w:tcPr>
          <w:p w14:paraId="1115DC36"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[4] Ποινή φυλάκισης.</w:t>
            </w:r>
          </w:p>
        </w:tc>
      </w:tr>
      <w:tr w:rsidR="002D217F" w:rsidRPr="00714EAC" w14:paraId="14D50C39" w14:textId="77777777" w:rsidTr="00F8038D">
        <w:tc>
          <w:tcPr>
            <w:tcW w:w="1353" w:type="dxa"/>
            <w:shd w:val="clear" w:color="auto" w:fill="C1E4F5"/>
            <w:tcMar>
              <w:top w:w="120" w:type="dxa"/>
              <w:left w:w="180" w:type="dxa"/>
              <w:bottom w:w="120" w:type="dxa"/>
              <w:right w:w="180" w:type="dxa"/>
            </w:tcMar>
            <w:hideMark/>
          </w:tcPr>
          <w:p w14:paraId="38A0CD8A" w14:textId="77777777" w:rsidR="00603700" w:rsidRPr="00714EAC" w:rsidRDefault="00C51AFE" w:rsidP="00603700">
            <w:pPr>
              <w:spacing w:before="30" w:after="30"/>
              <w:ind w:left="30" w:right="30"/>
              <w:rPr>
                <w:rFonts w:ascii="Calibri" w:eastAsia="Times New Roman" w:hAnsi="Calibri" w:cs="Calibri"/>
                <w:sz w:val="16"/>
              </w:rPr>
            </w:pPr>
            <w:hyperlink r:id="rId12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BF9F79C" w14:textId="77777777" w:rsidR="00603700" w:rsidRPr="00714EAC" w:rsidRDefault="00C51AFE" w:rsidP="00603700">
            <w:pPr>
              <w:ind w:left="30" w:right="30"/>
              <w:rPr>
                <w:rFonts w:ascii="Calibri" w:eastAsia="Times New Roman" w:hAnsi="Calibri" w:cs="Calibri"/>
                <w:sz w:val="16"/>
              </w:rPr>
            </w:pPr>
            <w:hyperlink r:id="rId121" w:tgtFrame="_blank" w:history="1">
              <w:r w:rsidRPr="00714EAC">
                <w:rPr>
                  <w:rFonts w:ascii="Calibri" w:eastAsia="Times New Roman" w:hAnsi="Calibri" w:cs="Calibri"/>
                  <w:color w:val="0000FF"/>
                  <w:sz w:val="16"/>
                  <w:u w:val="single"/>
                </w:rPr>
                <w:t>58_C_16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9CD24C"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[5] All of the above.</w:t>
            </w:r>
          </w:p>
          <w:p w14:paraId="0E3C710C"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3FC99F1E"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[5] Όλα τα παραπάνω.</w:t>
            </w:r>
          </w:p>
          <w:p w14:paraId="34EA1FDC" w14:textId="77777777" w:rsidR="0060370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3394CD8D" w14:textId="77777777" w:rsidTr="00F8038D">
        <w:tc>
          <w:tcPr>
            <w:tcW w:w="1353" w:type="dxa"/>
            <w:shd w:val="clear" w:color="auto" w:fill="C1E4F5"/>
            <w:tcMar>
              <w:top w:w="120" w:type="dxa"/>
              <w:left w:w="180" w:type="dxa"/>
              <w:bottom w:w="120" w:type="dxa"/>
              <w:right w:w="180" w:type="dxa"/>
            </w:tcMar>
            <w:hideMark/>
          </w:tcPr>
          <w:p w14:paraId="4C429D41" w14:textId="77777777" w:rsidR="0094318D" w:rsidRPr="00714EAC" w:rsidRDefault="00C51AFE" w:rsidP="0094318D">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3297A972" w14:textId="77777777" w:rsidR="0094318D" w:rsidRPr="00714EAC" w:rsidRDefault="00C51AFE" w:rsidP="0094318D">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3: Feedback</w:t>
            </w:r>
          </w:p>
          <w:p w14:paraId="7F4C444A" w14:textId="77777777" w:rsidR="0094318D" w:rsidRPr="00714EAC" w:rsidRDefault="00C51AFE" w:rsidP="0094318D">
            <w:pPr>
              <w:ind w:left="30" w:right="30"/>
              <w:rPr>
                <w:rFonts w:ascii="Calibri" w:eastAsia="Times New Roman" w:hAnsi="Calibri" w:cs="Calibri"/>
                <w:sz w:val="16"/>
              </w:rPr>
            </w:pPr>
            <w:r w:rsidRPr="00714EAC">
              <w:rPr>
                <w:rFonts w:ascii="Calibri" w:eastAsia="Times New Roman" w:hAnsi="Calibri" w:cs="Calibri"/>
                <w:sz w:val="16"/>
              </w:rPr>
              <w:t>59_C_16</w:t>
            </w:r>
          </w:p>
        </w:tc>
        <w:tc>
          <w:tcPr>
            <w:tcW w:w="6000" w:type="dxa"/>
            <w:tcMar>
              <w:top w:w="120" w:type="dxa"/>
              <w:left w:w="180" w:type="dxa"/>
              <w:bottom w:w="120" w:type="dxa"/>
              <w:right w:w="180" w:type="dxa"/>
            </w:tcMar>
            <w:hideMark/>
          </w:tcPr>
          <w:p w14:paraId="2BE4CED5"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03DF9647" w14:textId="77777777" w:rsidR="0094318D" w:rsidRPr="00C857B7" w:rsidRDefault="00C51AFE" w:rsidP="00001E85">
            <w:pPr>
              <w:spacing w:before="100" w:beforeAutospacing="1" w:after="100" w:afterAutospacing="1"/>
              <w:ind w:left="30" w:right="30"/>
              <w:rPr>
                <w:rFonts w:ascii="Calibri" w:eastAsia="Times New Roman" w:hAnsi="Calibri" w:cs="Calibri"/>
                <w:lang w:val="el-GR"/>
                <w:rPrChange w:id="12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Οι συνέπειες για τα άτομα που εμπλέκονται σε δωροδοκία και διαφθορά μπορεί να περιλαμβάνουν βλάβη στη φήμη, πρόστιμα και ποινές, λύση της σύμβασης απασχόλησης, ακόμη και ποινή φυλάκισης.</w:t>
            </w:r>
          </w:p>
        </w:tc>
      </w:tr>
      <w:tr w:rsidR="002D217F" w:rsidRPr="00714EAC" w14:paraId="2011FA4E" w14:textId="77777777" w:rsidTr="00F8038D">
        <w:tc>
          <w:tcPr>
            <w:tcW w:w="1353" w:type="dxa"/>
            <w:shd w:val="clear" w:color="auto" w:fill="C1E4F5"/>
            <w:tcMar>
              <w:top w:w="120" w:type="dxa"/>
              <w:left w:w="180" w:type="dxa"/>
              <w:bottom w:w="120" w:type="dxa"/>
              <w:right w:w="180" w:type="dxa"/>
            </w:tcMar>
            <w:hideMark/>
          </w:tcPr>
          <w:p w14:paraId="6E9E770E" w14:textId="77777777" w:rsidR="0094318D" w:rsidRPr="00714EAC" w:rsidRDefault="00C51AFE" w:rsidP="0094318D">
            <w:pPr>
              <w:spacing w:before="30" w:after="30"/>
              <w:ind w:left="30" w:right="30"/>
              <w:rPr>
                <w:rFonts w:ascii="Calibri" w:eastAsia="Times New Roman" w:hAnsi="Calibri" w:cs="Calibri"/>
                <w:sz w:val="16"/>
              </w:rPr>
            </w:pPr>
            <w:hyperlink r:id="rId12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504A5650" w14:textId="77777777" w:rsidR="0094318D" w:rsidRPr="00714EAC" w:rsidRDefault="00C51AFE" w:rsidP="0094318D">
            <w:pPr>
              <w:ind w:left="30" w:right="30"/>
              <w:rPr>
                <w:rFonts w:ascii="Calibri" w:eastAsia="Times New Roman" w:hAnsi="Calibri" w:cs="Calibri"/>
                <w:sz w:val="16"/>
              </w:rPr>
            </w:pPr>
            <w:hyperlink r:id="rId123" w:tgtFrame="_blank" w:history="1">
              <w:r w:rsidRPr="00714EAC">
                <w:rPr>
                  <w:rFonts w:ascii="Calibri" w:eastAsia="Times New Roman" w:hAnsi="Calibri" w:cs="Calibri"/>
                  <w:color w:val="0000FF"/>
                  <w:sz w:val="16"/>
                  <w:u w:val="single"/>
                </w:rPr>
                <w:t>60_C_16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DE0936"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371447C4"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[4] Μια αντιπρόσωπος πωλήσεων διατηρεί και ένα μικρό κοσμηματοπωλείο. Αποφασίζει ότι θα ήταν καλό να προσφέρει μικρά δώρα από το κατάστημά της σε ΕΥ που δεν έχουν συνταγογραφήσει προϊόντα της Abbott τελευταία. Είναι αποδεκτό αυτό;</w:t>
            </w:r>
          </w:p>
        </w:tc>
      </w:tr>
      <w:tr w:rsidR="002D217F" w:rsidRPr="00714EAC" w14:paraId="7DD4373D" w14:textId="77777777" w:rsidTr="00F8038D">
        <w:tc>
          <w:tcPr>
            <w:tcW w:w="1353" w:type="dxa"/>
            <w:shd w:val="clear" w:color="auto" w:fill="C1E4F5"/>
            <w:tcMar>
              <w:top w:w="120" w:type="dxa"/>
              <w:left w:w="180" w:type="dxa"/>
              <w:bottom w:w="120" w:type="dxa"/>
              <w:right w:w="180" w:type="dxa"/>
            </w:tcMar>
            <w:hideMark/>
          </w:tcPr>
          <w:p w14:paraId="6CBC3C7A" w14:textId="77777777" w:rsidR="0094318D" w:rsidRPr="00714EAC" w:rsidRDefault="00C51AFE" w:rsidP="0094318D">
            <w:pPr>
              <w:spacing w:before="30" w:after="30"/>
              <w:ind w:left="30" w:right="30"/>
              <w:rPr>
                <w:rFonts w:ascii="Calibri" w:eastAsia="Times New Roman" w:hAnsi="Calibri" w:cs="Calibri"/>
                <w:sz w:val="16"/>
              </w:rPr>
            </w:pPr>
            <w:hyperlink r:id="rId12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C6912BA" w14:textId="77777777" w:rsidR="0094318D" w:rsidRPr="00714EAC" w:rsidRDefault="00C51AFE" w:rsidP="0094318D">
            <w:pPr>
              <w:ind w:left="30" w:right="30"/>
              <w:rPr>
                <w:rFonts w:ascii="Calibri" w:eastAsia="Times New Roman" w:hAnsi="Calibri" w:cs="Calibri"/>
                <w:sz w:val="16"/>
              </w:rPr>
            </w:pPr>
            <w:hyperlink r:id="rId125" w:tgtFrame="_blank" w:history="1">
              <w:r w:rsidRPr="00714EAC">
                <w:rPr>
                  <w:rFonts w:ascii="Calibri" w:eastAsia="Times New Roman" w:hAnsi="Calibri" w:cs="Calibri"/>
                  <w:color w:val="0000FF"/>
                  <w:sz w:val="16"/>
                  <w:u w:val="single"/>
                </w:rPr>
                <w:t>61_C_16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002D88"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Yes</w:t>
            </w:r>
          </w:p>
        </w:tc>
        <w:tc>
          <w:tcPr>
            <w:tcW w:w="6000" w:type="dxa"/>
          </w:tcPr>
          <w:p w14:paraId="3FDF8A94"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[1] Ναι</w:t>
            </w:r>
          </w:p>
        </w:tc>
      </w:tr>
      <w:tr w:rsidR="002D217F" w:rsidRPr="00714EAC" w14:paraId="111CA5E4" w14:textId="77777777" w:rsidTr="00F8038D">
        <w:tc>
          <w:tcPr>
            <w:tcW w:w="1353" w:type="dxa"/>
            <w:shd w:val="clear" w:color="auto" w:fill="C1E4F5"/>
            <w:tcMar>
              <w:top w:w="120" w:type="dxa"/>
              <w:left w:w="180" w:type="dxa"/>
              <w:bottom w:w="120" w:type="dxa"/>
              <w:right w:w="180" w:type="dxa"/>
            </w:tcMar>
            <w:hideMark/>
          </w:tcPr>
          <w:p w14:paraId="51581971" w14:textId="77777777" w:rsidR="0094318D" w:rsidRPr="00714EAC" w:rsidRDefault="00C51AFE" w:rsidP="0094318D">
            <w:pPr>
              <w:spacing w:before="30" w:after="30"/>
              <w:ind w:left="30" w:right="30"/>
              <w:rPr>
                <w:rFonts w:ascii="Calibri" w:eastAsia="Times New Roman" w:hAnsi="Calibri" w:cs="Calibri"/>
                <w:sz w:val="16"/>
              </w:rPr>
            </w:pPr>
            <w:hyperlink r:id="rId12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3BD4EEAD" w14:textId="77777777" w:rsidR="0094318D" w:rsidRPr="00714EAC" w:rsidRDefault="00C51AFE" w:rsidP="0094318D">
            <w:pPr>
              <w:ind w:left="30" w:right="30"/>
              <w:rPr>
                <w:rFonts w:ascii="Calibri" w:eastAsia="Times New Roman" w:hAnsi="Calibri" w:cs="Calibri"/>
                <w:sz w:val="16"/>
              </w:rPr>
            </w:pPr>
            <w:hyperlink r:id="rId127" w:tgtFrame="_blank" w:history="1">
              <w:r w:rsidRPr="00714EAC">
                <w:rPr>
                  <w:rFonts w:ascii="Calibri" w:eastAsia="Times New Roman" w:hAnsi="Calibri" w:cs="Calibri"/>
                  <w:color w:val="0000FF"/>
                  <w:sz w:val="16"/>
                  <w:u w:val="single"/>
                </w:rPr>
                <w:t>62_C_16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2D52887"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No</w:t>
            </w:r>
          </w:p>
          <w:p w14:paraId="7680C065"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4461DE8C"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[2] Όχι</w:t>
            </w:r>
          </w:p>
          <w:p w14:paraId="79A38470"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69AC4B17" w14:textId="77777777" w:rsidTr="00F8038D">
        <w:tc>
          <w:tcPr>
            <w:tcW w:w="1353" w:type="dxa"/>
            <w:shd w:val="clear" w:color="auto" w:fill="C1E4F5"/>
            <w:tcMar>
              <w:top w:w="120" w:type="dxa"/>
              <w:left w:w="180" w:type="dxa"/>
              <w:bottom w:w="120" w:type="dxa"/>
              <w:right w:w="180" w:type="dxa"/>
            </w:tcMar>
            <w:hideMark/>
          </w:tcPr>
          <w:p w14:paraId="1314D035" w14:textId="77777777" w:rsidR="0094318D" w:rsidRPr="00714EAC" w:rsidRDefault="00C51AFE" w:rsidP="0094318D">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20843375" w14:textId="77777777" w:rsidR="0094318D" w:rsidRPr="00714EAC" w:rsidRDefault="00C51AFE" w:rsidP="0094318D">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4: Feedback</w:t>
            </w:r>
          </w:p>
          <w:p w14:paraId="0AB6DDCF" w14:textId="77777777" w:rsidR="0094318D" w:rsidRPr="00714EAC" w:rsidRDefault="00C51AFE" w:rsidP="0094318D">
            <w:pPr>
              <w:ind w:left="30" w:right="30"/>
              <w:rPr>
                <w:rFonts w:ascii="Calibri" w:eastAsia="Times New Roman" w:hAnsi="Calibri" w:cs="Calibri"/>
                <w:sz w:val="16"/>
              </w:rPr>
            </w:pPr>
            <w:r w:rsidRPr="00714EAC">
              <w:rPr>
                <w:rFonts w:ascii="Calibri" w:eastAsia="Times New Roman" w:hAnsi="Calibri" w:cs="Calibri"/>
                <w:sz w:val="16"/>
              </w:rPr>
              <w:t>63_C_16</w:t>
            </w:r>
          </w:p>
        </w:tc>
        <w:tc>
          <w:tcPr>
            <w:tcW w:w="6000" w:type="dxa"/>
            <w:tcMar>
              <w:top w:w="120" w:type="dxa"/>
              <w:left w:w="180" w:type="dxa"/>
              <w:bottom w:w="120" w:type="dxa"/>
              <w:right w:w="180" w:type="dxa"/>
            </w:tcMar>
            <w:hideMark/>
          </w:tcPr>
          <w:p w14:paraId="2467FA8F"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440407CE" w14:textId="77777777" w:rsidR="0094318D"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Η πολιτική της Abbott απαγορεύει τα δώρα προς τους ΕΥ, επειδή η αντιπρόσωπος πωλήσεων ενεργεί ως εκπρόσωπος της Abbott. Τα δώρα απαγορεύονται, παρόλο που τα πληρώνει η ίδια. Η παροχή των δώρων θα μπορούσε επίσης να εκληφθεί ως δωροδοκία για μελλοντικές εργασίες.</w:t>
            </w:r>
          </w:p>
        </w:tc>
      </w:tr>
      <w:tr w:rsidR="002D217F" w:rsidRPr="00714EAC" w14:paraId="1FAB964A" w14:textId="77777777" w:rsidTr="00F8038D">
        <w:tc>
          <w:tcPr>
            <w:tcW w:w="1353" w:type="dxa"/>
            <w:shd w:val="clear" w:color="auto" w:fill="C1E4F5"/>
            <w:tcMar>
              <w:top w:w="120" w:type="dxa"/>
              <w:left w:w="180" w:type="dxa"/>
              <w:bottom w:w="120" w:type="dxa"/>
              <w:right w:w="180" w:type="dxa"/>
            </w:tcMar>
            <w:hideMark/>
          </w:tcPr>
          <w:p w14:paraId="11C9A8B8" w14:textId="77777777" w:rsidR="0094318D" w:rsidRPr="00714EAC" w:rsidRDefault="00C51AFE" w:rsidP="0094318D">
            <w:pPr>
              <w:spacing w:before="30" w:after="30"/>
              <w:ind w:left="30" w:right="30"/>
              <w:rPr>
                <w:rFonts w:ascii="Calibri" w:eastAsia="Times New Roman" w:hAnsi="Calibri" w:cs="Calibri"/>
                <w:sz w:val="16"/>
              </w:rPr>
            </w:pPr>
            <w:hyperlink r:id="rId12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05A5BE3" w14:textId="77777777" w:rsidR="0094318D" w:rsidRPr="00714EAC" w:rsidRDefault="00C51AFE" w:rsidP="0094318D">
            <w:pPr>
              <w:ind w:left="30" w:right="30"/>
              <w:rPr>
                <w:rFonts w:ascii="Calibri" w:eastAsia="Times New Roman" w:hAnsi="Calibri" w:cs="Calibri"/>
                <w:sz w:val="16"/>
              </w:rPr>
            </w:pPr>
            <w:hyperlink r:id="rId129" w:tgtFrame="_blank" w:history="1">
              <w:r w:rsidRPr="00714EAC">
                <w:rPr>
                  <w:rFonts w:ascii="Calibri" w:eastAsia="Times New Roman" w:hAnsi="Calibri" w:cs="Calibri"/>
                  <w:color w:val="0000FF"/>
                  <w:sz w:val="16"/>
                  <w:u w:val="single"/>
                </w:rPr>
                <w:t>64_C_16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83BA0E"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49857378"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[5] Ένας διευθυντής πωλήσεων λαμβάνει μια κλήση από μια επαφή σε μια ανταγωνιστική εταιρεία. Ο ανταγωνιστής αναφέρει ότι μια ομάδα πωλήσεων τρίτου μέρους, η οποία έχει συμβληθεί με την Abbott σε μια νέα αγορά, φέρεται να προσφέρει πολυτελή γεύματα σε πελάτες που επιλέγουν τα προϊόντα της Abbott έναντι των ανταγωνιστών. Ποια είναι η κατάλληλη ενέργεια;</w:t>
            </w:r>
          </w:p>
        </w:tc>
      </w:tr>
      <w:tr w:rsidR="002D217F" w:rsidRPr="00C857B7" w14:paraId="07D39D2F" w14:textId="77777777" w:rsidTr="00F8038D">
        <w:tc>
          <w:tcPr>
            <w:tcW w:w="1353" w:type="dxa"/>
            <w:shd w:val="clear" w:color="auto" w:fill="C1E4F5"/>
            <w:tcMar>
              <w:top w:w="120" w:type="dxa"/>
              <w:left w:w="180" w:type="dxa"/>
              <w:bottom w:w="120" w:type="dxa"/>
              <w:right w:w="180" w:type="dxa"/>
            </w:tcMar>
            <w:hideMark/>
          </w:tcPr>
          <w:p w14:paraId="14B16A9B" w14:textId="77777777" w:rsidR="0094318D" w:rsidRPr="00714EAC" w:rsidRDefault="00C51AFE" w:rsidP="0094318D">
            <w:pPr>
              <w:spacing w:before="30" w:after="30"/>
              <w:ind w:left="30" w:right="30"/>
              <w:rPr>
                <w:rFonts w:ascii="Calibri" w:eastAsia="Times New Roman" w:hAnsi="Calibri" w:cs="Calibri"/>
                <w:sz w:val="16"/>
              </w:rPr>
            </w:pPr>
            <w:hyperlink r:id="rId13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55367FD" w14:textId="77777777" w:rsidR="0094318D" w:rsidRPr="00714EAC" w:rsidRDefault="00C51AFE" w:rsidP="0094318D">
            <w:pPr>
              <w:ind w:left="30" w:right="30"/>
              <w:rPr>
                <w:rFonts w:ascii="Calibri" w:eastAsia="Times New Roman" w:hAnsi="Calibri" w:cs="Calibri"/>
                <w:sz w:val="16"/>
              </w:rPr>
            </w:pPr>
            <w:hyperlink r:id="rId131" w:tgtFrame="_blank" w:history="1">
              <w:r w:rsidRPr="00714EAC">
                <w:rPr>
                  <w:rFonts w:ascii="Calibri" w:eastAsia="Times New Roman" w:hAnsi="Calibri" w:cs="Calibri"/>
                  <w:color w:val="0000FF"/>
                  <w:sz w:val="16"/>
                  <w:u w:val="single"/>
                </w:rPr>
                <w:t>65_C_16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BC95125"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Do nothing, since the information came from a competitor.</w:t>
            </w:r>
          </w:p>
        </w:tc>
        <w:tc>
          <w:tcPr>
            <w:tcW w:w="6000" w:type="dxa"/>
          </w:tcPr>
          <w:p w14:paraId="153AB237" w14:textId="77777777" w:rsidR="0094318D" w:rsidRPr="00C857B7" w:rsidRDefault="00C51AFE" w:rsidP="00001E85">
            <w:pPr>
              <w:spacing w:before="100" w:beforeAutospacing="1" w:after="100" w:afterAutospacing="1"/>
              <w:ind w:left="30" w:right="30"/>
              <w:rPr>
                <w:rFonts w:ascii="Calibri" w:eastAsia="Times New Roman" w:hAnsi="Calibri" w:cs="Calibri"/>
                <w:lang w:val="el-GR"/>
                <w:rPrChange w:id="12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Να μην κάνετε τίποτα, αφού η πληροφορία προήλθε από έναν ανταγωνιστή.</w:t>
            </w:r>
          </w:p>
        </w:tc>
      </w:tr>
      <w:tr w:rsidR="002D217F" w:rsidRPr="00C857B7" w14:paraId="6222CF2B" w14:textId="77777777" w:rsidTr="00F8038D">
        <w:tc>
          <w:tcPr>
            <w:tcW w:w="1353" w:type="dxa"/>
            <w:shd w:val="clear" w:color="auto" w:fill="C1E4F5"/>
            <w:tcMar>
              <w:top w:w="120" w:type="dxa"/>
              <w:left w:w="180" w:type="dxa"/>
              <w:bottom w:w="120" w:type="dxa"/>
              <w:right w:w="180" w:type="dxa"/>
            </w:tcMar>
            <w:hideMark/>
          </w:tcPr>
          <w:p w14:paraId="5C41C633" w14:textId="77777777" w:rsidR="0094318D" w:rsidRPr="00714EAC" w:rsidRDefault="00C51AFE" w:rsidP="0094318D">
            <w:pPr>
              <w:spacing w:before="30" w:after="30"/>
              <w:ind w:left="30" w:right="30"/>
              <w:rPr>
                <w:rFonts w:ascii="Calibri" w:eastAsia="Times New Roman" w:hAnsi="Calibri" w:cs="Calibri"/>
                <w:sz w:val="16"/>
              </w:rPr>
            </w:pPr>
            <w:hyperlink r:id="rId13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25D8038" w14:textId="77777777" w:rsidR="0094318D" w:rsidRPr="00714EAC" w:rsidRDefault="00C51AFE" w:rsidP="0094318D">
            <w:pPr>
              <w:ind w:left="30" w:right="30"/>
              <w:rPr>
                <w:rFonts w:ascii="Calibri" w:eastAsia="Times New Roman" w:hAnsi="Calibri" w:cs="Calibri"/>
                <w:sz w:val="16"/>
              </w:rPr>
            </w:pPr>
            <w:hyperlink r:id="rId133" w:tgtFrame="_blank" w:history="1">
              <w:r w:rsidRPr="00714EAC">
                <w:rPr>
                  <w:rFonts w:ascii="Calibri" w:eastAsia="Times New Roman" w:hAnsi="Calibri" w:cs="Calibri"/>
                  <w:color w:val="0000FF"/>
                  <w:sz w:val="16"/>
                  <w:u w:val="single"/>
                </w:rPr>
                <w:t>66_C_16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0CE18D"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Do nothing, because lavish meals are common in that market.</w:t>
            </w:r>
          </w:p>
        </w:tc>
        <w:tc>
          <w:tcPr>
            <w:tcW w:w="6000" w:type="dxa"/>
          </w:tcPr>
          <w:p w14:paraId="6135A5B4" w14:textId="77777777" w:rsidR="0094318D" w:rsidRPr="00C857B7" w:rsidRDefault="00C51AFE" w:rsidP="00001E85">
            <w:pPr>
              <w:spacing w:before="100" w:beforeAutospacing="1" w:after="100" w:afterAutospacing="1"/>
              <w:ind w:left="30" w:right="30"/>
              <w:rPr>
                <w:rFonts w:ascii="Calibri" w:eastAsia="Times New Roman" w:hAnsi="Calibri" w:cs="Calibri"/>
                <w:lang w:val="el-GR"/>
                <w:rPrChange w:id="12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Να μην κάνετε τίποτα, γιατί τα πλούσια γεύματα είναι συνηθισμένα σε αυτή την αγορά.</w:t>
            </w:r>
          </w:p>
        </w:tc>
      </w:tr>
      <w:tr w:rsidR="002D217F" w:rsidRPr="00C857B7" w14:paraId="53599152" w14:textId="77777777" w:rsidTr="00F8038D">
        <w:tc>
          <w:tcPr>
            <w:tcW w:w="1353" w:type="dxa"/>
            <w:shd w:val="clear" w:color="auto" w:fill="C1E4F5"/>
            <w:tcMar>
              <w:top w:w="120" w:type="dxa"/>
              <w:left w:w="180" w:type="dxa"/>
              <w:bottom w:w="120" w:type="dxa"/>
              <w:right w:w="180" w:type="dxa"/>
            </w:tcMar>
            <w:hideMark/>
          </w:tcPr>
          <w:p w14:paraId="6C728A39" w14:textId="77777777" w:rsidR="0094318D" w:rsidRPr="00714EAC" w:rsidRDefault="00C51AFE" w:rsidP="0094318D">
            <w:pPr>
              <w:spacing w:before="30" w:after="30"/>
              <w:ind w:left="30" w:right="30"/>
              <w:rPr>
                <w:rFonts w:ascii="Calibri" w:eastAsia="Times New Roman" w:hAnsi="Calibri" w:cs="Calibri"/>
                <w:sz w:val="16"/>
              </w:rPr>
            </w:pPr>
            <w:hyperlink r:id="rId13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12D923D" w14:textId="77777777" w:rsidR="0094318D" w:rsidRPr="00714EAC" w:rsidRDefault="00C51AFE" w:rsidP="0094318D">
            <w:pPr>
              <w:ind w:left="30" w:right="30"/>
              <w:rPr>
                <w:rFonts w:ascii="Calibri" w:eastAsia="Times New Roman" w:hAnsi="Calibri" w:cs="Calibri"/>
                <w:sz w:val="16"/>
              </w:rPr>
            </w:pPr>
            <w:hyperlink r:id="rId135" w:tgtFrame="_blank" w:history="1">
              <w:r w:rsidRPr="00714EAC">
                <w:rPr>
                  <w:rFonts w:ascii="Calibri" w:eastAsia="Times New Roman" w:hAnsi="Calibri" w:cs="Calibri"/>
                  <w:color w:val="0000FF"/>
                  <w:sz w:val="16"/>
                  <w:u w:val="single"/>
                </w:rPr>
                <w:t>67_C_16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4FE66E"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Report the matter immediately to the Office of Ethics and Compliance (OEC).</w:t>
            </w:r>
          </w:p>
        </w:tc>
        <w:tc>
          <w:tcPr>
            <w:tcW w:w="6000" w:type="dxa"/>
          </w:tcPr>
          <w:p w14:paraId="3047F39D" w14:textId="77777777" w:rsidR="0094318D" w:rsidRPr="00C857B7" w:rsidRDefault="00C51AFE" w:rsidP="00001E85">
            <w:pPr>
              <w:spacing w:before="100" w:beforeAutospacing="1" w:after="100" w:afterAutospacing="1"/>
              <w:ind w:left="30" w:right="30"/>
              <w:rPr>
                <w:rFonts w:ascii="Calibri" w:eastAsia="Times New Roman" w:hAnsi="Calibri" w:cs="Calibri"/>
                <w:lang w:val="el-GR"/>
                <w:rPrChange w:id="12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Να αναφέρετε αμέσως το θέμα στο Γραφείο Δεοντολογίας και Συμμόρφωσης (OEC).</w:t>
            </w:r>
          </w:p>
        </w:tc>
      </w:tr>
      <w:tr w:rsidR="002D217F" w:rsidRPr="00714EAC" w14:paraId="5B3D7B05" w14:textId="77777777" w:rsidTr="00F8038D">
        <w:tc>
          <w:tcPr>
            <w:tcW w:w="1353" w:type="dxa"/>
            <w:shd w:val="clear" w:color="auto" w:fill="C1E4F5"/>
            <w:tcMar>
              <w:top w:w="120" w:type="dxa"/>
              <w:left w:w="180" w:type="dxa"/>
              <w:bottom w:w="120" w:type="dxa"/>
              <w:right w:w="180" w:type="dxa"/>
            </w:tcMar>
            <w:hideMark/>
          </w:tcPr>
          <w:p w14:paraId="2E28D4FA" w14:textId="77777777" w:rsidR="0094318D" w:rsidRPr="00714EAC" w:rsidRDefault="00C51AFE" w:rsidP="0094318D">
            <w:pPr>
              <w:spacing w:before="30" w:after="30"/>
              <w:ind w:left="30" w:right="30"/>
              <w:rPr>
                <w:rFonts w:ascii="Calibri" w:eastAsia="Times New Roman" w:hAnsi="Calibri" w:cs="Calibri"/>
                <w:sz w:val="16"/>
              </w:rPr>
            </w:pPr>
            <w:hyperlink r:id="rId13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F7F3AA8" w14:textId="77777777" w:rsidR="0094318D" w:rsidRPr="00714EAC" w:rsidRDefault="00C51AFE" w:rsidP="0094318D">
            <w:pPr>
              <w:ind w:left="30" w:right="30"/>
              <w:rPr>
                <w:rFonts w:ascii="Calibri" w:eastAsia="Times New Roman" w:hAnsi="Calibri" w:cs="Calibri"/>
                <w:sz w:val="16"/>
              </w:rPr>
            </w:pPr>
            <w:hyperlink r:id="rId137" w:tgtFrame="_blank" w:history="1">
              <w:r w:rsidRPr="00714EAC">
                <w:rPr>
                  <w:rFonts w:ascii="Calibri" w:eastAsia="Times New Roman" w:hAnsi="Calibri" w:cs="Calibri"/>
                  <w:color w:val="0000FF"/>
                  <w:sz w:val="16"/>
                  <w:u w:val="single"/>
                </w:rPr>
                <w:t>68_C_16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FA35F0"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Research alternative distributors in case the claim is true.</w:t>
            </w:r>
          </w:p>
          <w:p w14:paraId="5FF44294"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38AB147D" w14:textId="77777777" w:rsidR="0094318D" w:rsidRPr="00C857B7" w:rsidRDefault="00C51AFE" w:rsidP="00001E85">
            <w:pPr>
              <w:spacing w:before="100" w:beforeAutospacing="1" w:after="100" w:afterAutospacing="1"/>
              <w:ind w:left="30" w:right="30"/>
              <w:rPr>
                <w:rFonts w:ascii="Calibri" w:eastAsia="Times New Roman" w:hAnsi="Calibri" w:cs="Calibri"/>
                <w:lang w:val="el-GR"/>
                <w:rPrChange w:id="13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[4] Να ερευνήσετε για εναλλακτικούς διανομείς σε περίπτωση που ο ισχυρισμός είναι αληθής.</w:t>
            </w:r>
          </w:p>
          <w:p w14:paraId="163DC865" w14:textId="77777777" w:rsidR="0094318D"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2A46C3F6" w14:textId="77777777" w:rsidTr="00F8038D">
        <w:tc>
          <w:tcPr>
            <w:tcW w:w="1353" w:type="dxa"/>
            <w:shd w:val="clear" w:color="auto" w:fill="C1E4F5"/>
            <w:tcMar>
              <w:top w:w="120" w:type="dxa"/>
              <w:left w:w="180" w:type="dxa"/>
              <w:bottom w:w="120" w:type="dxa"/>
              <w:right w:w="180" w:type="dxa"/>
            </w:tcMar>
            <w:hideMark/>
          </w:tcPr>
          <w:p w14:paraId="60A54EB9" w14:textId="77777777" w:rsidR="00807D7F" w:rsidRPr="00714EAC" w:rsidRDefault="00C51AFE" w:rsidP="00807D7F">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40C9FC3A" w14:textId="77777777" w:rsidR="00807D7F" w:rsidRPr="00714EAC" w:rsidRDefault="00C51AFE" w:rsidP="00807D7F">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5: Feedback</w:t>
            </w:r>
          </w:p>
          <w:p w14:paraId="1FDE21ED" w14:textId="77777777" w:rsidR="00807D7F" w:rsidRPr="00714EAC" w:rsidRDefault="00C51AFE" w:rsidP="00807D7F">
            <w:pPr>
              <w:ind w:left="30" w:right="30"/>
              <w:rPr>
                <w:rFonts w:ascii="Calibri" w:eastAsia="Times New Roman" w:hAnsi="Calibri" w:cs="Calibri"/>
                <w:sz w:val="16"/>
              </w:rPr>
            </w:pPr>
            <w:r w:rsidRPr="00714EAC">
              <w:rPr>
                <w:rFonts w:ascii="Calibri" w:eastAsia="Times New Roman" w:hAnsi="Calibri" w:cs="Calibri"/>
                <w:sz w:val="16"/>
              </w:rPr>
              <w:t>69_C_16</w:t>
            </w:r>
          </w:p>
        </w:tc>
        <w:tc>
          <w:tcPr>
            <w:tcW w:w="6000" w:type="dxa"/>
            <w:tcMar>
              <w:top w:w="120" w:type="dxa"/>
              <w:left w:w="180" w:type="dxa"/>
              <w:bottom w:w="120" w:type="dxa"/>
              <w:right w:w="180" w:type="dxa"/>
            </w:tcMar>
            <w:hideMark/>
          </w:tcPr>
          <w:p w14:paraId="27C8474F"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49645CBE" w14:textId="77777777" w:rsidR="00807D7F" w:rsidRPr="00C857B7" w:rsidRDefault="00C51AFE" w:rsidP="00001E85">
            <w:pPr>
              <w:spacing w:before="100" w:beforeAutospacing="1" w:after="100" w:afterAutospacing="1"/>
              <w:ind w:left="30" w:right="30"/>
              <w:rPr>
                <w:rFonts w:ascii="Calibri" w:eastAsia="Times New Roman" w:hAnsi="Calibri" w:cs="Calibri"/>
                <w:lang w:val="el-GR"/>
                <w:rPrChange w:id="13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αναφέρετε αμέσως την καταγγελία στο Γραφείο Δεοντολογίας και Συμμόρφωσης (OEC), ώστε να διερευνηθεί κατάλληλα, ακόμη και αν οι πληροφορίες προέρχονται από ανταγωνιστή.</w:t>
            </w:r>
          </w:p>
        </w:tc>
      </w:tr>
      <w:tr w:rsidR="002D217F" w:rsidRPr="00C857B7" w14:paraId="70EECED2" w14:textId="77777777" w:rsidTr="00F8038D">
        <w:tc>
          <w:tcPr>
            <w:tcW w:w="1353" w:type="dxa"/>
            <w:shd w:val="clear" w:color="auto" w:fill="C1E4F5"/>
            <w:tcMar>
              <w:top w:w="120" w:type="dxa"/>
              <w:left w:w="180" w:type="dxa"/>
              <w:bottom w:w="120" w:type="dxa"/>
              <w:right w:w="180" w:type="dxa"/>
            </w:tcMar>
            <w:hideMark/>
          </w:tcPr>
          <w:p w14:paraId="77D86D29" w14:textId="77777777" w:rsidR="00807D7F" w:rsidRPr="00714EAC" w:rsidRDefault="00C51AFE" w:rsidP="00807D7F">
            <w:pPr>
              <w:spacing w:before="30" w:after="30"/>
              <w:ind w:left="30" w:right="30"/>
              <w:rPr>
                <w:rFonts w:ascii="Calibri" w:eastAsia="Times New Roman" w:hAnsi="Calibri" w:cs="Calibri"/>
                <w:sz w:val="16"/>
              </w:rPr>
            </w:pPr>
            <w:hyperlink r:id="rId13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44E0B1F5" w14:textId="77777777" w:rsidR="00807D7F" w:rsidRPr="00714EAC" w:rsidRDefault="00C51AFE" w:rsidP="00807D7F">
            <w:pPr>
              <w:ind w:left="30" w:right="30"/>
              <w:rPr>
                <w:rFonts w:ascii="Calibri" w:eastAsia="Times New Roman" w:hAnsi="Calibri" w:cs="Calibri"/>
                <w:sz w:val="16"/>
              </w:rPr>
            </w:pPr>
            <w:hyperlink r:id="rId139" w:tgtFrame="_blank" w:history="1">
              <w:r w:rsidRPr="00714EAC">
                <w:rPr>
                  <w:rFonts w:ascii="Calibri" w:eastAsia="Times New Roman" w:hAnsi="Calibri" w:cs="Calibri"/>
                  <w:color w:val="0000FF"/>
                  <w:sz w:val="16"/>
                  <w:u w:val="single"/>
                </w:rPr>
                <w:t>70_C_16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17EBC7"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5FBD2116"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What is the appropriate action?</w:t>
            </w:r>
          </w:p>
        </w:tc>
        <w:tc>
          <w:tcPr>
            <w:tcW w:w="6000" w:type="dxa"/>
          </w:tcPr>
          <w:p w14:paraId="75AB2321" w14:textId="77777777" w:rsidR="00807D7F"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[6] Ένα ταξιδιωτικό γραφείο οργανώνει ταξίδια για επαγγελματίες υγείας (ΕΥ) που παρέχουν υπηρεσίες επιτήρησης για την Abbott. Κατά την εξέταση των υποβληθέντων αποδείξεων, διαπιστώνονται ανακρίβειες: το συνολικό ποσό δεν ταιριάζει με το αίτημα επιστροφής εξόδων και σε ορισμένες αποδείξεις λείπουν σημαντικά στοιχεία, όπως οι ημερομηνίες ταξιδιού.</w:t>
            </w:r>
          </w:p>
          <w:p w14:paraId="416F9689" w14:textId="77777777" w:rsidR="00807D7F"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Ποια είναι η κατάλληλη ενέργεια;</w:t>
            </w:r>
          </w:p>
        </w:tc>
      </w:tr>
      <w:tr w:rsidR="002D217F" w:rsidRPr="00C857B7" w14:paraId="1BDD9DCB" w14:textId="77777777" w:rsidTr="00F8038D">
        <w:tc>
          <w:tcPr>
            <w:tcW w:w="1353" w:type="dxa"/>
            <w:shd w:val="clear" w:color="auto" w:fill="C1E4F5"/>
            <w:tcMar>
              <w:top w:w="120" w:type="dxa"/>
              <w:left w:w="180" w:type="dxa"/>
              <w:bottom w:w="120" w:type="dxa"/>
              <w:right w:w="180" w:type="dxa"/>
            </w:tcMar>
            <w:hideMark/>
          </w:tcPr>
          <w:p w14:paraId="14815251" w14:textId="77777777" w:rsidR="00807D7F" w:rsidRPr="00714EAC" w:rsidRDefault="00C51AFE" w:rsidP="00807D7F">
            <w:pPr>
              <w:spacing w:before="30" w:after="30"/>
              <w:ind w:left="30" w:right="30"/>
              <w:rPr>
                <w:rFonts w:ascii="Calibri" w:eastAsia="Times New Roman" w:hAnsi="Calibri" w:cs="Calibri"/>
                <w:sz w:val="16"/>
              </w:rPr>
            </w:pPr>
            <w:hyperlink r:id="rId14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403FA300" w14:textId="77777777" w:rsidR="00807D7F" w:rsidRPr="00714EAC" w:rsidRDefault="00C51AFE" w:rsidP="00807D7F">
            <w:pPr>
              <w:ind w:left="30" w:right="30"/>
              <w:rPr>
                <w:rFonts w:ascii="Calibri" w:eastAsia="Times New Roman" w:hAnsi="Calibri" w:cs="Calibri"/>
                <w:sz w:val="16"/>
              </w:rPr>
            </w:pPr>
            <w:hyperlink r:id="rId141" w:tgtFrame="_blank" w:history="1">
              <w:r w:rsidRPr="00714EAC">
                <w:rPr>
                  <w:rFonts w:ascii="Calibri" w:eastAsia="Times New Roman" w:hAnsi="Calibri" w:cs="Calibri"/>
                  <w:color w:val="0000FF"/>
                  <w:sz w:val="16"/>
                  <w:u w:val="single"/>
                </w:rPr>
                <w:t>71_C_16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45D0BF7"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Inform the travel agency that Abbott cannot process payment without complete and accurate documentation.</w:t>
            </w:r>
          </w:p>
        </w:tc>
        <w:tc>
          <w:tcPr>
            <w:tcW w:w="6000" w:type="dxa"/>
          </w:tcPr>
          <w:p w14:paraId="60A1022F" w14:textId="77777777" w:rsidR="00807D7F" w:rsidRPr="00C857B7" w:rsidRDefault="00C51AFE" w:rsidP="00001E85">
            <w:pPr>
              <w:spacing w:before="100" w:beforeAutospacing="1" w:after="100" w:afterAutospacing="1"/>
              <w:ind w:left="30" w:right="30"/>
              <w:rPr>
                <w:rFonts w:ascii="Calibri" w:eastAsia="Times New Roman" w:hAnsi="Calibri" w:cs="Calibri"/>
                <w:lang w:val="el-GR"/>
                <w:rPrChange w:id="13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Να ενημερώσετε το ταξιδιωτικό γραφείο ότι η Abbott δεν μπορεί να επεξεργαστεί την πληρωμή χωρίς ακριβή και πλήρη τεκμηρίωση.</w:t>
            </w:r>
          </w:p>
        </w:tc>
      </w:tr>
      <w:tr w:rsidR="002D217F" w:rsidRPr="00C857B7" w14:paraId="194A0B82" w14:textId="77777777" w:rsidTr="00F8038D">
        <w:tc>
          <w:tcPr>
            <w:tcW w:w="1353" w:type="dxa"/>
            <w:shd w:val="clear" w:color="auto" w:fill="C1E4F5"/>
            <w:tcMar>
              <w:top w:w="120" w:type="dxa"/>
              <w:left w:w="180" w:type="dxa"/>
              <w:bottom w:w="120" w:type="dxa"/>
              <w:right w:w="180" w:type="dxa"/>
            </w:tcMar>
            <w:hideMark/>
          </w:tcPr>
          <w:p w14:paraId="1FFB2A9F" w14:textId="77777777" w:rsidR="00807D7F" w:rsidRPr="00714EAC" w:rsidRDefault="00C51AFE" w:rsidP="00807D7F">
            <w:pPr>
              <w:spacing w:before="30" w:after="30"/>
              <w:ind w:left="30" w:right="30"/>
              <w:rPr>
                <w:rFonts w:ascii="Calibri" w:eastAsia="Times New Roman" w:hAnsi="Calibri" w:cs="Calibri"/>
                <w:sz w:val="16"/>
              </w:rPr>
            </w:pPr>
            <w:hyperlink r:id="rId14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19EE03F" w14:textId="77777777" w:rsidR="00807D7F" w:rsidRPr="00714EAC" w:rsidRDefault="00C51AFE" w:rsidP="00807D7F">
            <w:pPr>
              <w:ind w:left="30" w:right="30"/>
              <w:rPr>
                <w:rFonts w:ascii="Calibri" w:eastAsia="Times New Roman" w:hAnsi="Calibri" w:cs="Calibri"/>
                <w:sz w:val="16"/>
              </w:rPr>
            </w:pPr>
            <w:hyperlink r:id="rId143" w:tgtFrame="_blank" w:history="1">
              <w:r w:rsidRPr="00714EAC">
                <w:rPr>
                  <w:rFonts w:ascii="Calibri" w:eastAsia="Times New Roman" w:hAnsi="Calibri" w:cs="Calibri"/>
                  <w:color w:val="0000FF"/>
                  <w:sz w:val="16"/>
                  <w:u w:val="single"/>
                </w:rPr>
                <w:t>72_C_16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0D7321"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Process the receipts since only some information is missing.</w:t>
            </w:r>
          </w:p>
        </w:tc>
        <w:tc>
          <w:tcPr>
            <w:tcW w:w="6000" w:type="dxa"/>
          </w:tcPr>
          <w:p w14:paraId="6A069333" w14:textId="77777777" w:rsidR="00807D7F" w:rsidRPr="00C857B7" w:rsidRDefault="00C51AFE" w:rsidP="00001E85">
            <w:pPr>
              <w:spacing w:before="100" w:beforeAutospacing="1" w:after="100" w:afterAutospacing="1"/>
              <w:ind w:left="30" w:right="30"/>
              <w:rPr>
                <w:rFonts w:ascii="Calibri" w:eastAsia="Times New Roman" w:hAnsi="Calibri" w:cs="Calibri"/>
                <w:lang w:val="el-GR"/>
                <w:rPrChange w:id="13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Να επεξεργαστείτε τις αποδείξεις, επειδή λείπουν μόνο ορισμένες πληροφορίες.</w:t>
            </w:r>
          </w:p>
        </w:tc>
      </w:tr>
      <w:tr w:rsidR="002D217F" w:rsidRPr="00C857B7" w14:paraId="42703C47" w14:textId="77777777" w:rsidTr="00F8038D">
        <w:tc>
          <w:tcPr>
            <w:tcW w:w="1353" w:type="dxa"/>
            <w:shd w:val="clear" w:color="auto" w:fill="C1E4F5"/>
            <w:tcMar>
              <w:top w:w="120" w:type="dxa"/>
              <w:left w:w="180" w:type="dxa"/>
              <w:bottom w:w="120" w:type="dxa"/>
              <w:right w:w="180" w:type="dxa"/>
            </w:tcMar>
            <w:hideMark/>
          </w:tcPr>
          <w:p w14:paraId="48A836FE" w14:textId="77777777" w:rsidR="00807D7F" w:rsidRPr="00714EAC" w:rsidRDefault="00C51AFE" w:rsidP="00807D7F">
            <w:pPr>
              <w:spacing w:before="30" w:after="30"/>
              <w:ind w:left="30" w:right="30"/>
              <w:rPr>
                <w:rFonts w:ascii="Calibri" w:eastAsia="Times New Roman" w:hAnsi="Calibri" w:cs="Calibri"/>
                <w:sz w:val="16"/>
              </w:rPr>
            </w:pPr>
            <w:hyperlink r:id="rId14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8529406" w14:textId="77777777" w:rsidR="00807D7F" w:rsidRPr="00714EAC" w:rsidRDefault="00C51AFE" w:rsidP="00807D7F">
            <w:pPr>
              <w:ind w:left="30" w:right="30"/>
              <w:rPr>
                <w:rFonts w:ascii="Calibri" w:eastAsia="Times New Roman" w:hAnsi="Calibri" w:cs="Calibri"/>
                <w:sz w:val="16"/>
              </w:rPr>
            </w:pPr>
            <w:hyperlink r:id="rId145" w:tgtFrame="_blank" w:history="1">
              <w:r w:rsidRPr="00714EAC">
                <w:rPr>
                  <w:rFonts w:ascii="Calibri" w:eastAsia="Times New Roman" w:hAnsi="Calibri" w:cs="Calibri"/>
                  <w:color w:val="0000FF"/>
                  <w:sz w:val="16"/>
                  <w:u w:val="single"/>
                </w:rPr>
                <w:t>73_C_16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059DA6"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Advise the agency to be more accurate next time.</w:t>
            </w:r>
          </w:p>
        </w:tc>
        <w:tc>
          <w:tcPr>
            <w:tcW w:w="6000" w:type="dxa"/>
          </w:tcPr>
          <w:p w14:paraId="597D9955" w14:textId="77777777" w:rsidR="00807D7F" w:rsidRPr="00C857B7" w:rsidRDefault="00C51AFE" w:rsidP="00001E85">
            <w:pPr>
              <w:spacing w:before="100" w:beforeAutospacing="1" w:after="100" w:afterAutospacing="1"/>
              <w:ind w:left="30" w:right="30"/>
              <w:rPr>
                <w:rFonts w:ascii="Calibri" w:eastAsia="Times New Roman" w:hAnsi="Calibri" w:cs="Calibri"/>
                <w:lang w:val="el-GR"/>
                <w:rPrChange w:id="13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Να συμβουλεύσετε το ταξιδιωτικό γραφείο να παρουσιάσει πιο ακριβή στοιχεία την επόμενη φορά.</w:t>
            </w:r>
          </w:p>
        </w:tc>
      </w:tr>
      <w:tr w:rsidR="002D217F" w:rsidRPr="00714EAC" w14:paraId="0B29D382" w14:textId="77777777" w:rsidTr="00F8038D">
        <w:tc>
          <w:tcPr>
            <w:tcW w:w="1353" w:type="dxa"/>
            <w:shd w:val="clear" w:color="auto" w:fill="C1E4F5"/>
            <w:tcMar>
              <w:top w:w="120" w:type="dxa"/>
              <w:left w:w="180" w:type="dxa"/>
              <w:bottom w:w="120" w:type="dxa"/>
              <w:right w:w="180" w:type="dxa"/>
            </w:tcMar>
            <w:hideMark/>
          </w:tcPr>
          <w:p w14:paraId="66C546EF" w14:textId="77777777" w:rsidR="00807D7F" w:rsidRPr="00714EAC" w:rsidRDefault="00C51AFE" w:rsidP="00807D7F">
            <w:pPr>
              <w:spacing w:before="30" w:after="30"/>
              <w:ind w:left="30" w:right="30"/>
              <w:rPr>
                <w:rFonts w:ascii="Calibri" w:eastAsia="Times New Roman" w:hAnsi="Calibri" w:cs="Calibri"/>
                <w:sz w:val="16"/>
              </w:rPr>
            </w:pPr>
            <w:hyperlink r:id="rId14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393F222E" w14:textId="77777777" w:rsidR="00807D7F" w:rsidRPr="00714EAC" w:rsidRDefault="00C51AFE" w:rsidP="00807D7F">
            <w:pPr>
              <w:ind w:left="30" w:right="30"/>
              <w:rPr>
                <w:rFonts w:ascii="Calibri" w:eastAsia="Times New Roman" w:hAnsi="Calibri" w:cs="Calibri"/>
                <w:sz w:val="16"/>
              </w:rPr>
            </w:pPr>
            <w:hyperlink r:id="rId147" w:tgtFrame="_blank" w:history="1">
              <w:r w:rsidRPr="00714EAC">
                <w:rPr>
                  <w:rFonts w:ascii="Calibri" w:eastAsia="Times New Roman" w:hAnsi="Calibri" w:cs="Calibri"/>
                  <w:color w:val="0000FF"/>
                  <w:sz w:val="16"/>
                  <w:u w:val="single"/>
                </w:rPr>
                <w:t>74_C_16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60F1301"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Do nothing, since the agency is new.</w:t>
            </w:r>
          </w:p>
          <w:p w14:paraId="4B58F477"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2EA750AC" w14:textId="77777777" w:rsidR="00807D7F" w:rsidRPr="00C857B7" w:rsidRDefault="00C51AFE" w:rsidP="00001E85">
            <w:pPr>
              <w:spacing w:before="100" w:beforeAutospacing="1" w:after="100" w:afterAutospacing="1"/>
              <w:ind w:left="30" w:right="30"/>
              <w:rPr>
                <w:rFonts w:ascii="Calibri" w:eastAsia="Times New Roman" w:hAnsi="Calibri" w:cs="Calibri"/>
                <w:lang w:val="el-GR"/>
                <w:rPrChange w:id="13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[4] Να μην κάνετε τίποτα, αφού το γραφείο είναι νέο.</w:t>
            </w:r>
          </w:p>
          <w:p w14:paraId="63CEAF59" w14:textId="77777777" w:rsidR="00807D7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77027936" w14:textId="77777777" w:rsidTr="00F8038D">
        <w:tc>
          <w:tcPr>
            <w:tcW w:w="1353" w:type="dxa"/>
            <w:shd w:val="clear" w:color="auto" w:fill="C1E4F5"/>
            <w:tcMar>
              <w:top w:w="120" w:type="dxa"/>
              <w:left w:w="180" w:type="dxa"/>
              <w:bottom w:w="120" w:type="dxa"/>
              <w:right w:w="180" w:type="dxa"/>
            </w:tcMar>
            <w:hideMark/>
          </w:tcPr>
          <w:p w14:paraId="5EA3E476" w14:textId="77777777" w:rsidR="00E90AF1" w:rsidRPr="00714EAC" w:rsidRDefault="00C51AFE" w:rsidP="00E90AF1">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50807296" w14:textId="77777777" w:rsidR="00E90AF1" w:rsidRPr="00714EAC" w:rsidRDefault="00C51AFE" w:rsidP="00E90AF1">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6: Feedback</w:t>
            </w:r>
          </w:p>
          <w:p w14:paraId="6AB8B7A9" w14:textId="77777777" w:rsidR="00E90AF1" w:rsidRPr="00714EAC" w:rsidRDefault="00C51AFE" w:rsidP="00E90AF1">
            <w:pPr>
              <w:ind w:left="30" w:right="30"/>
              <w:rPr>
                <w:rFonts w:ascii="Calibri" w:eastAsia="Times New Roman" w:hAnsi="Calibri" w:cs="Calibri"/>
                <w:sz w:val="16"/>
              </w:rPr>
            </w:pPr>
            <w:r w:rsidRPr="00714EAC">
              <w:rPr>
                <w:rFonts w:ascii="Calibri" w:eastAsia="Times New Roman" w:hAnsi="Calibri" w:cs="Calibri"/>
                <w:sz w:val="16"/>
              </w:rPr>
              <w:t>75_C_16</w:t>
            </w:r>
          </w:p>
        </w:tc>
        <w:tc>
          <w:tcPr>
            <w:tcW w:w="6000" w:type="dxa"/>
            <w:tcMar>
              <w:top w:w="120" w:type="dxa"/>
              <w:left w:w="180" w:type="dxa"/>
              <w:bottom w:w="120" w:type="dxa"/>
              <w:right w:w="180" w:type="dxa"/>
            </w:tcMar>
            <w:hideMark/>
          </w:tcPr>
          <w:p w14:paraId="4B6AC00F"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5956EE58" w14:textId="77777777" w:rsidR="00E90AF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Τα βιβλία και τα αρχεία της Abbott πρέπει να αντικατοπτρίζουν πλήρως και με ακρίβεια όλες τις συναλλαγές. Επομένως, είναι σημαντικό τρίτα μέρη που παρέχουν υπηρεσίες για την Abbott να παρέχουν πλήρη τεκμηρίωση που να αντικατοπτρίζει με ακρίβεια τον πραγματικό σκοπό και τις λεπτομέρειες των συναλλαγών.</w:t>
            </w:r>
          </w:p>
        </w:tc>
      </w:tr>
      <w:tr w:rsidR="002D217F" w:rsidRPr="00714EAC" w14:paraId="71ABEC47" w14:textId="77777777" w:rsidTr="00F8038D">
        <w:tc>
          <w:tcPr>
            <w:tcW w:w="1353" w:type="dxa"/>
            <w:shd w:val="clear" w:color="auto" w:fill="C1E4F5"/>
            <w:tcMar>
              <w:top w:w="120" w:type="dxa"/>
              <w:left w:w="180" w:type="dxa"/>
              <w:bottom w:w="120" w:type="dxa"/>
              <w:right w:w="180" w:type="dxa"/>
            </w:tcMar>
            <w:hideMark/>
          </w:tcPr>
          <w:p w14:paraId="34F10541" w14:textId="77777777" w:rsidR="00E90AF1" w:rsidRPr="00714EAC" w:rsidRDefault="00C51AFE" w:rsidP="00E90AF1">
            <w:pPr>
              <w:spacing w:before="30" w:after="30"/>
              <w:ind w:left="30" w:right="30"/>
              <w:rPr>
                <w:rFonts w:ascii="Calibri" w:eastAsia="Times New Roman" w:hAnsi="Calibri" w:cs="Calibri"/>
                <w:sz w:val="16"/>
              </w:rPr>
            </w:pPr>
            <w:hyperlink r:id="rId14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1D63532D" w14:textId="77777777" w:rsidR="00E90AF1" w:rsidRPr="00714EAC" w:rsidRDefault="00C51AFE" w:rsidP="00E90AF1">
            <w:pPr>
              <w:ind w:left="30" w:right="30"/>
              <w:rPr>
                <w:rFonts w:ascii="Calibri" w:eastAsia="Times New Roman" w:hAnsi="Calibri" w:cs="Calibri"/>
                <w:sz w:val="16"/>
              </w:rPr>
            </w:pPr>
            <w:hyperlink r:id="rId149" w:tgtFrame="_blank" w:history="1">
              <w:r w:rsidRPr="00714EAC">
                <w:rPr>
                  <w:rFonts w:ascii="Calibri" w:eastAsia="Times New Roman" w:hAnsi="Calibri" w:cs="Calibri"/>
                  <w:color w:val="0000FF"/>
                  <w:sz w:val="16"/>
                  <w:u w:val="single"/>
                </w:rPr>
                <w:t>76_C_16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7AA08B"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296DBB01"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[7] Εργάζεστε σε μια συνεργαζόμενη εταιρεία, η οποία επιτρέπει την παροχή χορηγίας σε ΕΥ για να παρακολουθούν εκπαιδευτικά συνέδρια. Βρίσκεστε στη διαδικασία επιλογής των ΕΥ που θα παρακολουθήσουν ένα συνέδριο. Τα κριτήρια που χρησιμοποιείτε για την επιλογή περιλαμβάνουν: (1) εάν το θέμα του συνεδρίου εμπίπτει στον τομέα ειδίκευσης του ΕΥ, (2) εάν η Abbott επιχορήγησε τον ΕΥ κατά το περασμένο έτος και (3) κατά πόσον ο ΕΥ είναι πιθανό να συστήσει προϊόντα της Abbott ή να χρησιμοποιήσει συσκευές της Abbott μετά τη συμμετοχή του στην εκδήλωση. Είναι κατάλληλα αυτά τα κριτήρια;</w:t>
            </w:r>
          </w:p>
        </w:tc>
      </w:tr>
      <w:tr w:rsidR="002D217F" w:rsidRPr="00C857B7" w14:paraId="1089210A" w14:textId="77777777" w:rsidTr="00F8038D">
        <w:tc>
          <w:tcPr>
            <w:tcW w:w="1353" w:type="dxa"/>
            <w:shd w:val="clear" w:color="auto" w:fill="C1E4F5"/>
            <w:tcMar>
              <w:top w:w="120" w:type="dxa"/>
              <w:left w:w="180" w:type="dxa"/>
              <w:bottom w:w="120" w:type="dxa"/>
              <w:right w:w="180" w:type="dxa"/>
            </w:tcMar>
            <w:hideMark/>
          </w:tcPr>
          <w:p w14:paraId="6B94549B" w14:textId="77777777" w:rsidR="00E90AF1" w:rsidRPr="00714EAC" w:rsidRDefault="00C51AFE" w:rsidP="00E90AF1">
            <w:pPr>
              <w:spacing w:before="30" w:after="30"/>
              <w:ind w:left="30" w:right="30"/>
              <w:rPr>
                <w:rFonts w:ascii="Calibri" w:eastAsia="Times New Roman" w:hAnsi="Calibri" w:cs="Calibri"/>
                <w:sz w:val="16"/>
              </w:rPr>
            </w:pPr>
            <w:hyperlink r:id="rId15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347E9F0B" w14:textId="77777777" w:rsidR="00E90AF1" w:rsidRPr="00714EAC" w:rsidRDefault="00C51AFE" w:rsidP="00E90AF1">
            <w:pPr>
              <w:ind w:left="30" w:right="30"/>
              <w:rPr>
                <w:rFonts w:ascii="Calibri" w:eastAsia="Times New Roman" w:hAnsi="Calibri" w:cs="Calibri"/>
                <w:sz w:val="16"/>
              </w:rPr>
            </w:pPr>
            <w:hyperlink r:id="rId151" w:tgtFrame="_blank" w:history="1">
              <w:r w:rsidRPr="00714EAC">
                <w:rPr>
                  <w:rFonts w:ascii="Calibri" w:eastAsia="Times New Roman" w:hAnsi="Calibri" w:cs="Calibri"/>
                  <w:color w:val="0000FF"/>
                  <w:sz w:val="16"/>
                  <w:u w:val="single"/>
                </w:rPr>
                <w:t>77_C_16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A82FA6"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Yes. The two key criteria that must always be met when sponsoring individuals are that the sponsorship: a) is relevant to the HCP’s area of expertise, and b) is not being used as a reward or inducement for business. The fact that you are checking to make sure that Abbott has not sponsored the HCP in the past year helps to ensure the latter.</w:t>
            </w:r>
          </w:p>
        </w:tc>
        <w:tc>
          <w:tcPr>
            <w:tcW w:w="6000" w:type="dxa"/>
          </w:tcPr>
          <w:p w14:paraId="6738FE85" w14:textId="77777777" w:rsidR="00E90AF1"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[1] Ναι. Τα δύο βασικά κριτήρια που πρέπει να πληρούνται πάντα όταν επιχορηγούμε άτομα είναι ότι η επιχορήγηση: α) είναι σχετική με τον τομέα ειδίκευσης/εμπειρογνωμοσύνης του επαγγελματία υγείας και, β) δεν χρησιμοποιείται ως ανταμοιβή ή κίνητρο για επιχειρηματικές εργασίες. Το γεγονός ότι ελέγχετε για να βεβαιωθείτε ότι η Abbott δεν έχει επιχορηγήσει τον επαγγελματία υγείας κατά το περασμένο έτος, βοηθά να εξασφαλιστεί το τελευταίο.</w:t>
            </w:r>
          </w:p>
        </w:tc>
      </w:tr>
      <w:tr w:rsidR="002D217F" w:rsidRPr="00C857B7" w14:paraId="4CC3B659" w14:textId="77777777" w:rsidTr="00F8038D">
        <w:tc>
          <w:tcPr>
            <w:tcW w:w="1353" w:type="dxa"/>
            <w:shd w:val="clear" w:color="auto" w:fill="C1E4F5"/>
            <w:tcMar>
              <w:top w:w="120" w:type="dxa"/>
              <w:left w:w="180" w:type="dxa"/>
              <w:bottom w:w="120" w:type="dxa"/>
              <w:right w:w="180" w:type="dxa"/>
            </w:tcMar>
            <w:hideMark/>
          </w:tcPr>
          <w:p w14:paraId="77C5459C" w14:textId="77777777" w:rsidR="00E90AF1" w:rsidRPr="00714EAC" w:rsidRDefault="00C51AFE" w:rsidP="00E90AF1">
            <w:pPr>
              <w:spacing w:before="30" w:after="30"/>
              <w:ind w:left="30" w:right="30"/>
              <w:rPr>
                <w:rFonts w:ascii="Calibri" w:eastAsia="Times New Roman" w:hAnsi="Calibri" w:cs="Calibri"/>
                <w:sz w:val="16"/>
              </w:rPr>
            </w:pPr>
            <w:hyperlink r:id="rId15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60C6EBA" w14:textId="77777777" w:rsidR="00E90AF1" w:rsidRPr="00714EAC" w:rsidRDefault="00C51AFE" w:rsidP="00E90AF1">
            <w:pPr>
              <w:ind w:left="30" w:right="30"/>
              <w:rPr>
                <w:rFonts w:ascii="Calibri" w:eastAsia="Times New Roman" w:hAnsi="Calibri" w:cs="Calibri"/>
                <w:sz w:val="16"/>
              </w:rPr>
            </w:pPr>
            <w:hyperlink r:id="rId153" w:tgtFrame="_blank" w:history="1">
              <w:r w:rsidRPr="00714EAC">
                <w:rPr>
                  <w:rFonts w:ascii="Calibri" w:eastAsia="Times New Roman" w:hAnsi="Calibri" w:cs="Calibri"/>
                  <w:color w:val="0000FF"/>
                  <w:sz w:val="16"/>
                  <w:u w:val="single"/>
                </w:rPr>
                <w:t>78_C_16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600B58F"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6441D636" w14:textId="77777777" w:rsidR="00E90AF1" w:rsidRPr="00C857B7" w:rsidRDefault="00C51AFE" w:rsidP="00001E85">
            <w:pPr>
              <w:spacing w:before="100" w:beforeAutospacing="1" w:after="100" w:afterAutospacing="1"/>
              <w:ind w:left="30" w:right="30"/>
              <w:rPr>
                <w:rFonts w:ascii="Calibri" w:eastAsia="Times New Roman" w:hAnsi="Calibri" w:cs="Calibri"/>
                <w:lang w:val="el-GR"/>
                <w:rPrChange w:id="13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Ναι. Εφόσον ο λόγος για την επιχορήγηση του επαγγελματία υγείας δεν είναι για να τον επηρεάσει ή να τον ανταμείψει, μπορείτε να εξετάσετε την απόδοση της επένδυσής σας, δηλαδή κατά πόσον ή όχι αυτό το άτομο θα συνεχίσει να συνταγογραφεί τα προϊόντα της Abbott.</w:t>
            </w:r>
          </w:p>
        </w:tc>
      </w:tr>
      <w:tr w:rsidR="002D217F" w:rsidRPr="00C857B7" w14:paraId="1EA55BCA" w14:textId="77777777" w:rsidTr="00F8038D">
        <w:tc>
          <w:tcPr>
            <w:tcW w:w="1353" w:type="dxa"/>
            <w:shd w:val="clear" w:color="auto" w:fill="C1E4F5"/>
            <w:tcMar>
              <w:top w:w="120" w:type="dxa"/>
              <w:left w:w="180" w:type="dxa"/>
              <w:bottom w:w="120" w:type="dxa"/>
              <w:right w:w="180" w:type="dxa"/>
            </w:tcMar>
            <w:hideMark/>
          </w:tcPr>
          <w:p w14:paraId="0B376148" w14:textId="77777777" w:rsidR="00E90AF1" w:rsidRPr="00714EAC" w:rsidRDefault="00C51AFE" w:rsidP="00E90AF1">
            <w:pPr>
              <w:spacing w:before="30" w:after="30"/>
              <w:ind w:left="30" w:right="30"/>
              <w:rPr>
                <w:rFonts w:ascii="Calibri" w:eastAsia="Times New Roman" w:hAnsi="Calibri" w:cs="Calibri"/>
                <w:sz w:val="16"/>
              </w:rPr>
            </w:pPr>
            <w:hyperlink r:id="rId15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69BBEAD" w14:textId="77777777" w:rsidR="00E90AF1" w:rsidRPr="00714EAC" w:rsidRDefault="00C51AFE" w:rsidP="00E90AF1">
            <w:pPr>
              <w:ind w:left="30" w:right="30"/>
              <w:rPr>
                <w:rFonts w:ascii="Calibri" w:eastAsia="Times New Roman" w:hAnsi="Calibri" w:cs="Calibri"/>
                <w:sz w:val="16"/>
              </w:rPr>
            </w:pPr>
            <w:hyperlink r:id="rId155" w:tgtFrame="_blank" w:history="1">
              <w:r w:rsidRPr="00714EAC">
                <w:rPr>
                  <w:rFonts w:ascii="Calibri" w:eastAsia="Times New Roman" w:hAnsi="Calibri" w:cs="Calibri"/>
                  <w:color w:val="0000FF"/>
                  <w:sz w:val="16"/>
                  <w:u w:val="single"/>
                </w:rPr>
                <w:t>79_C_16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EEE389"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0A9C062B" w14:textId="77777777" w:rsidR="00E90AF1" w:rsidRPr="00C857B7" w:rsidRDefault="00C51AFE" w:rsidP="00001E85">
            <w:pPr>
              <w:spacing w:before="100" w:beforeAutospacing="1" w:after="100" w:afterAutospacing="1"/>
              <w:ind w:left="30" w:right="30"/>
              <w:rPr>
                <w:rFonts w:ascii="Calibri" w:eastAsia="Times New Roman" w:hAnsi="Calibri" w:cs="Calibri"/>
                <w:lang w:val="el-GR"/>
                <w:rPrChange w:id="13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Όχι. Οι αποφάσεις επιχορηγήσεων δεν επιτρέπεται να βασίζονται στο γεγονός ότι ο ΕΥ είναι πιθανό να συστήσει προϊόντα της Abbott ή να χρησιμοποιήσει συσκευές της Abbott μετά τη συμμετοχή του σε μια επιχορηγούμενη εκδήλωση.</w:t>
            </w:r>
          </w:p>
        </w:tc>
      </w:tr>
      <w:tr w:rsidR="002D217F" w:rsidRPr="00714EAC" w14:paraId="72C4D046" w14:textId="77777777" w:rsidTr="00F8038D">
        <w:tc>
          <w:tcPr>
            <w:tcW w:w="1353" w:type="dxa"/>
            <w:shd w:val="clear" w:color="auto" w:fill="C1E4F5"/>
            <w:tcMar>
              <w:top w:w="120" w:type="dxa"/>
              <w:left w:w="180" w:type="dxa"/>
              <w:bottom w:w="120" w:type="dxa"/>
              <w:right w:w="180" w:type="dxa"/>
            </w:tcMar>
            <w:hideMark/>
          </w:tcPr>
          <w:p w14:paraId="48BF28C0" w14:textId="77777777" w:rsidR="00E90AF1" w:rsidRPr="00714EAC" w:rsidRDefault="00C51AFE" w:rsidP="00E90AF1">
            <w:pPr>
              <w:spacing w:before="30" w:after="30"/>
              <w:ind w:left="30" w:right="30"/>
              <w:rPr>
                <w:rFonts w:ascii="Calibri" w:eastAsia="Times New Roman" w:hAnsi="Calibri" w:cs="Calibri"/>
                <w:sz w:val="16"/>
              </w:rPr>
            </w:pPr>
            <w:hyperlink r:id="rId15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88B3BD1" w14:textId="77777777" w:rsidR="00E90AF1" w:rsidRPr="00714EAC" w:rsidRDefault="00C51AFE" w:rsidP="00E90AF1">
            <w:pPr>
              <w:ind w:left="30" w:right="30"/>
              <w:rPr>
                <w:rFonts w:ascii="Calibri" w:eastAsia="Times New Roman" w:hAnsi="Calibri" w:cs="Calibri"/>
                <w:sz w:val="16"/>
              </w:rPr>
            </w:pPr>
            <w:hyperlink r:id="rId157" w:tgtFrame="_blank" w:history="1">
              <w:r w:rsidRPr="00714EAC">
                <w:rPr>
                  <w:rFonts w:ascii="Calibri" w:eastAsia="Times New Roman" w:hAnsi="Calibri" w:cs="Calibri"/>
                  <w:color w:val="0000FF"/>
                  <w:sz w:val="16"/>
                  <w:u w:val="single"/>
                </w:rPr>
                <w:t>80_C_16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082BA9C"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Yes. As long as at least one of the criteria is appropriate, the presence of additional inappropriate criteria is not relevant.</w:t>
            </w:r>
          </w:p>
          <w:p w14:paraId="723DCBE9"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47C4904C" w14:textId="77777777" w:rsidR="00E90AF1" w:rsidRPr="00C857B7" w:rsidRDefault="00C51AFE" w:rsidP="00001E85">
            <w:pPr>
              <w:spacing w:before="100" w:beforeAutospacing="1" w:after="100" w:afterAutospacing="1"/>
              <w:ind w:left="30" w:right="30"/>
              <w:rPr>
                <w:rFonts w:ascii="Calibri" w:eastAsia="Times New Roman" w:hAnsi="Calibri" w:cs="Calibri"/>
                <w:lang w:val="el-GR"/>
                <w:rPrChange w:id="13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[4] Ναι. Εφόσον τουλάχιστον ένα από τα κριτήρια είναι κατάλληλο, η παρουσία πρόσθετων ακατάλληλων κριτηρίων δεν είναι σχετική.</w:t>
            </w:r>
          </w:p>
          <w:p w14:paraId="5AE087C1" w14:textId="77777777" w:rsidR="00E90AF1"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7C7BC60D" w14:textId="77777777" w:rsidTr="00F8038D">
        <w:tc>
          <w:tcPr>
            <w:tcW w:w="1353" w:type="dxa"/>
            <w:shd w:val="clear" w:color="auto" w:fill="C1E4F5"/>
            <w:tcMar>
              <w:top w:w="120" w:type="dxa"/>
              <w:left w:w="180" w:type="dxa"/>
              <w:bottom w:w="120" w:type="dxa"/>
              <w:right w:w="180" w:type="dxa"/>
            </w:tcMar>
            <w:hideMark/>
          </w:tcPr>
          <w:p w14:paraId="0377137B" w14:textId="77777777" w:rsidR="00BD044A" w:rsidRPr="00714EAC" w:rsidRDefault="00C51AFE" w:rsidP="00BD044A">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0A330784" w14:textId="77777777" w:rsidR="00BD044A" w:rsidRPr="00714EAC" w:rsidRDefault="00C51AFE" w:rsidP="00BD044A">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7: Feedback</w:t>
            </w:r>
          </w:p>
          <w:p w14:paraId="62B3FE69" w14:textId="77777777" w:rsidR="00BD044A" w:rsidRPr="00714EAC" w:rsidRDefault="00C51AFE" w:rsidP="00BD044A">
            <w:pPr>
              <w:ind w:left="30" w:right="30"/>
              <w:rPr>
                <w:rFonts w:ascii="Calibri" w:eastAsia="Times New Roman" w:hAnsi="Calibri" w:cs="Calibri"/>
                <w:sz w:val="16"/>
              </w:rPr>
            </w:pPr>
            <w:r w:rsidRPr="00714EAC">
              <w:rPr>
                <w:rFonts w:ascii="Calibri" w:eastAsia="Times New Roman" w:hAnsi="Calibri" w:cs="Calibri"/>
                <w:sz w:val="16"/>
              </w:rPr>
              <w:t>81_C_16</w:t>
            </w:r>
          </w:p>
        </w:tc>
        <w:tc>
          <w:tcPr>
            <w:tcW w:w="6000" w:type="dxa"/>
            <w:tcMar>
              <w:top w:w="120" w:type="dxa"/>
              <w:left w:w="180" w:type="dxa"/>
              <w:bottom w:w="120" w:type="dxa"/>
              <w:right w:w="180" w:type="dxa"/>
            </w:tcMar>
            <w:hideMark/>
          </w:tcPr>
          <w:p w14:paraId="2E33E979"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18908CF1" w14:textId="77777777" w:rsidR="00BD044A"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Οι αποφάσεις επιχορηγήσεων δεν πρέπει ποτέ να λαμβάνονται ως ανταμοιβή για προηγούμενη χρήση ή ως κίνητρο περισσότερης χρήσης των προϊόντων ή συσκευών μας μελλοντικά. Έχετε κατά νου ότι οι χορηγίες απαγορεύονται σε πολλές δικαιοδοσίες. Να συμβουλεύεστε πάντα τις διαδικασίες της συνεργαζόμενης εταιρείας, προτού παρέχετε μια χορηγία.</w:t>
            </w:r>
          </w:p>
        </w:tc>
      </w:tr>
      <w:tr w:rsidR="002D217F" w:rsidRPr="00C857B7" w14:paraId="520C8471" w14:textId="77777777" w:rsidTr="00F8038D">
        <w:tc>
          <w:tcPr>
            <w:tcW w:w="1353" w:type="dxa"/>
            <w:shd w:val="clear" w:color="auto" w:fill="C1E4F5"/>
            <w:tcMar>
              <w:top w:w="120" w:type="dxa"/>
              <w:left w:w="180" w:type="dxa"/>
              <w:bottom w:w="120" w:type="dxa"/>
              <w:right w:w="180" w:type="dxa"/>
            </w:tcMar>
            <w:hideMark/>
          </w:tcPr>
          <w:p w14:paraId="3369CC05" w14:textId="77777777" w:rsidR="00BD044A" w:rsidRPr="00714EAC" w:rsidRDefault="00C51AFE" w:rsidP="00BD044A">
            <w:pPr>
              <w:spacing w:before="30" w:after="30"/>
              <w:ind w:left="30" w:right="30"/>
              <w:rPr>
                <w:rFonts w:ascii="Calibri" w:eastAsia="Times New Roman" w:hAnsi="Calibri" w:cs="Calibri"/>
                <w:sz w:val="16"/>
              </w:rPr>
            </w:pPr>
            <w:hyperlink r:id="rId15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CC4B9D9" w14:textId="77777777" w:rsidR="00BD044A" w:rsidRPr="00714EAC" w:rsidRDefault="00C51AFE" w:rsidP="00BD044A">
            <w:pPr>
              <w:ind w:left="30" w:right="30"/>
              <w:rPr>
                <w:rFonts w:ascii="Calibri" w:eastAsia="Times New Roman" w:hAnsi="Calibri" w:cs="Calibri"/>
                <w:sz w:val="16"/>
              </w:rPr>
            </w:pPr>
            <w:hyperlink r:id="rId159" w:tgtFrame="_blank" w:history="1">
              <w:r w:rsidRPr="00714EAC">
                <w:rPr>
                  <w:rFonts w:ascii="Calibri" w:eastAsia="Times New Roman" w:hAnsi="Calibri" w:cs="Calibri"/>
                  <w:color w:val="0000FF"/>
                  <w:sz w:val="16"/>
                  <w:u w:val="single"/>
                </w:rPr>
                <w:t>82_C_16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1AB877"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[8] An Abbott sales representative educates a healthcare professional (HCP) on a product. After the discussion, the HCP shares that a competitor offered a new iPad in exchange for helping increase their sales.</w:t>
            </w:r>
          </w:p>
          <w:p w14:paraId="76235FCE"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What is the appropriate action?</w:t>
            </w:r>
          </w:p>
        </w:tc>
        <w:tc>
          <w:tcPr>
            <w:tcW w:w="6000" w:type="dxa"/>
          </w:tcPr>
          <w:p w14:paraId="461F52FA" w14:textId="77777777" w:rsidR="00BD044A"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[8] Ένας αντιπρόσωπος πωλήσεων της Abbott ενημερώνει έναν επαγγελματία υγείας (ΕΥ) σχετικά με ένα προϊόν. Μετά τη συζήτηση, ο ΕΥ μοιράζεται ότι ένας ανταγωνιστής πρόσφερε ένα νέο iPad σε αντάλλαγμα για τη βοήθεια στην αύξηση των πωλήσεών του.</w:t>
            </w:r>
          </w:p>
          <w:p w14:paraId="3ABF2573" w14:textId="77777777" w:rsidR="00BD044A"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Ποια είναι η κατάλληλη ενέργεια;</w:t>
            </w:r>
          </w:p>
        </w:tc>
      </w:tr>
      <w:tr w:rsidR="002D217F" w:rsidRPr="00C857B7" w14:paraId="6F9F08FD" w14:textId="77777777" w:rsidTr="00F8038D">
        <w:tc>
          <w:tcPr>
            <w:tcW w:w="1353" w:type="dxa"/>
            <w:shd w:val="clear" w:color="auto" w:fill="C1E4F5"/>
            <w:tcMar>
              <w:top w:w="120" w:type="dxa"/>
              <w:left w:w="180" w:type="dxa"/>
              <w:bottom w:w="120" w:type="dxa"/>
              <w:right w:w="180" w:type="dxa"/>
            </w:tcMar>
            <w:hideMark/>
          </w:tcPr>
          <w:p w14:paraId="4541D0D2" w14:textId="77777777" w:rsidR="00BD044A" w:rsidRPr="00714EAC" w:rsidRDefault="00C51AFE" w:rsidP="00BD044A">
            <w:pPr>
              <w:spacing w:before="30" w:after="30"/>
              <w:ind w:left="30" w:right="30"/>
              <w:rPr>
                <w:rFonts w:ascii="Calibri" w:eastAsia="Times New Roman" w:hAnsi="Calibri" w:cs="Calibri"/>
                <w:sz w:val="16"/>
              </w:rPr>
            </w:pPr>
            <w:hyperlink r:id="rId16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8F4E61A" w14:textId="77777777" w:rsidR="00BD044A" w:rsidRPr="00714EAC" w:rsidRDefault="00C51AFE" w:rsidP="00BD044A">
            <w:pPr>
              <w:ind w:left="30" w:right="30"/>
              <w:rPr>
                <w:rFonts w:ascii="Calibri" w:eastAsia="Times New Roman" w:hAnsi="Calibri" w:cs="Calibri"/>
                <w:sz w:val="16"/>
              </w:rPr>
            </w:pPr>
            <w:hyperlink r:id="rId161" w:tgtFrame="_blank" w:history="1">
              <w:r w:rsidRPr="00714EAC">
                <w:rPr>
                  <w:rFonts w:ascii="Calibri" w:eastAsia="Times New Roman" w:hAnsi="Calibri" w:cs="Calibri"/>
                  <w:color w:val="0000FF"/>
                  <w:sz w:val="16"/>
                  <w:u w:val="single"/>
                </w:rPr>
                <w:t>83_C_16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62C36CF"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Offer the same incentive to remain competitive.</w:t>
            </w:r>
          </w:p>
        </w:tc>
        <w:tc>
          <w:tcPr>
            <w:tcW w:w="6000" w:type="dxa"/>
          </w:tcPr>
          <w:p w14:paraId="593F61FD" w14:textId="77777777" w:rsidR="00BD044A" w:rsidRPr="00C857B7" w:rsidRDefault="00C51AFE" w:rsidP="00001E85">
            <w:pPr>
              <w:spacing w:before="100" w:beforeAutospacing="1" w:after="100" w:afterAutospacing="1"/>
              <w:ind w:left="30" w:right="30"/>
              <w:rPr>
                <w:rFonts w:ascii="Calibri" w:eastAsia="Times New Roman" w:hAnsi="Calibri" w:cs="Calibri"/>
                <w:lang w:val="el-GR"/>
                <w:rPrChange w:id="13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Να προσφέρετε το ίδιο κίνητρο για να παραμείνετε ανταγωνιστικοί.</w:t>
            </w:r>
          </w:p>
        </w:tc>
      </w:tr>
      <w:tr w:rsidR="002D217F" w:rsidRPr="00C857B7" w14:paraId="568D6676" w14:textId="77777777" w:rsidTr="00F8038D">
        <w:tc>
          <w:tcPr>
            <w:tcW w:w="1353" w:type="dxa"/>
            <w:shd w:val="clear" w:color="auto" w:fill="C1E4F5"/>
            <w:tcMar>
              <w:top w:w="120" w:type="dxa"/>
              <w:left w:w="180" w:type="dxa"/>
              <w:bottom w:w="120" w:type="dxa"/>
              <w:right w:w="180" w:type="dxa"/>
            </w:tcMar>
            <w:hideMark/>
          </w:tcPr>
          <w:p w14:paraId="4328C932" w14:textId="77777777" w:rsidR="00BD044A" w:rsidRPr="00714EAC" w:rsidRDefault="00C51AFE" w:rsidP="00BD044A">
            <w:pPr>
              <w:spacing w:before="30" w:after="30"/>
              <w:ind w:left="30" w:right="30"/>
              <w:rPr>
                <w:rFonts w:ascii="Calibri" w:eastAsia="Times New Roman" w:hAnsi="Calibri" w:cs="Calibri"/>
                <w:sz w:val="16"/>
              </w:rPr>
            </w:pPr>
            <w:hyperlink r:id="rId16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EBB639A" w14:textId="77777777" w:rsidR="00BD044A" w:rsidRPr="00714EAC" w:rsidRDefault="00C51AFE" w:rsidP="00BD044A">
            <w:pPr>
              <w:ind w:left="30" w:right="30"/>
              <w:rPr>
                <w:rFonts w:ascii="Calibri" w:eastAsia="Times New Roman" w:hAnsi="Calibri" w:cs="Calibri"/>
                <w:sz w:val="16"/>
              </w:rPr>
            </w:pPr>
            <w:hyperlink r:id="rId163" w:tgtFrame="_blank" w:history="1">
              <w:r w:rsidRPr="00714EAC">
                <w:rPr>
                  <w:rFonts w:ascii="Calibri" w:eastAsia="Times New Roman" w:hAnsi="Calibri" w:cs="Calibri"/>
                  <w:color w:val="0000FF"/>
                  <w:sz w:val="16"/>
                  <w:u w:val="single"/>
                </w:rPr>
                <w:t>84_C_16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E8B5A8"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Decline the iPad offer but suggest an expensive dinner to continue the conversation.</w:t>
            </w:r>
          </w:p>
        </w:tc>
        <w:tc>
          <w:tcPr>
            <w:tcW w:w="6000" w:type="dxa"/>
          </w:tcPr>
          <w:p w14:paraId="0B8DB60A" w14:textId="77777777" w:rsidR="00BD044A" w:rsidRPr="00C857B7" w:rsidRDefault="00C51AFE" w:rsidP="00001E85">
            <w:pPr>
              <w:spacing w:before="100" w:beforeAutospacing="1" w:after="100" w:afterAutospacing="1"/>
              <w:ind w:left="30" w:right="30"/>
              <w:rPr>
                <w:rFonts w:ascii="Calibri" w:eastAsia="Times New Roman" w:hAnsi="Calibri" w:cs="Calibri"/>
                <w:lang w:val="el-GR"/>
                <w:rPrChange w:id="14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Να απορρίψετε την προσφορά για το iPad, αλλά να προτείνετε ένα ακριβό δείπνο για να συνεχίσετε τη συζήτηση.</w:t>
            </w:r>
          </w:p>
        </w:tc>
      </w:tr>
      <w:tr w:rsidR="002D217F" w:rsidRPr="00C857B7" w14:paraId="1CA3F823" w14:textId="77777777" w:rsidTr="00F8038D">
        <w:tc>
          <w:tcPr>
            <w:tcW w:w="1353" w:type="dxa"/>
            <w:shd w:val="clear" w:color="auto" w:fill="C1E4F5"/>
            <w:tcMar>
              <w:top w:w="120" w:type="dxa"/>
              <w:left w:w="180" w:type="dxa"/>
              <w:bottom w:w="120" w:type="dxa"/>
              <w:right w:w="180" w:type="dxa"/>
            </w:tcMar>
            <w:hideMark/>
          </w:tcPr>
          <w:p w14:paraId="09A0ABFD" w14:textId="77777777" w:rsidR="00BD044A" w:rsidRPr="00714EAC" w:rsidRDefault="00C51AFE" w:rsidP="00BD044A">
            <w:pPr>
              <w:spacing w:before="30" w:after="30"/>
              <w:ind w:left="30" w:right="30"/>
              <w:rPr>
                <w:rFonts w:ascii="Calibri" w:eastAsia="Times New Roman" w:hAnsi="Calibri" w:cs="Calibri"/>
                <w:sz w:val="16"/>
              </w:rPr>
            </w:pPr>
            <w:hyperlink r:id="rId16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3F2CAB2" w14:textId="77777777" w:rsidR="00BD044A" w:rsidRPr="00714EAC" w:rsidRDefault="00C51AFE" w:rsidP="00BD044A">
            <w:pPr>
              <w:ind w:left="30" w:right="30"/>
              <w:rPr>
                <w:rFonts w:ascii="Calibri" w:eastAsia="Times New Roman" w:hAnsi="Calibri" w:cs="Calibri"/>
                <w:sz w:val="16"/>
              </w:rPr>
            </w:pPr>
            <w:hyperlink r:id="rId165" w:tgtFrame="_blank" w:history="1">
              <w:r w:rsidRPr="00714EAC">
                <w:rPr>
                  <w:rFonts w:ascii="Calibri" w:eastAsia="Times New Roman" w:hAnsi="Calibri" w:cs="Calibri"/>
                  <w:color w:val="0000FF"/>
                  <w:sz w:val="16"/>
                  <w:u w:val="single"/>
                </w:rPr>
                <w:t>85_C_16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56FAEF"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57E58ECB" w14:textId="77777777" w:rsidR="00BD044A" w:rsidRPr="00714EA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[3] Να εξηγήσετε ότι η Abbott συνεργάζεται με τον σωστό τρόπο και δεν μπορεί να προσφέρει τίποτα αξίας που θα μπορούσε να επηρεάσει αθέμιτα τη λήψη αποφάσεων. Μετά, να αναφέρετε αμέσως την κατάσταση στο Γραφείο Δεοντολογίας και Συμμόρφωσης (OEC) της Abbott.</w:t>
            </w:r>
          </w:p>
        </w:tc>
      </w:tr>
      <w:tr w:rsidR="002D217F" w:rsidRPr="00714EAC" w14:paraId="4B78D66A" w14:textId="77777777" w:rsidTr="00F8038D">
        <w:tc>
          <w:tcPr>
            <w:tcW w:w="1353" w:type="dxa"/>
            <w:shd w:val="clear" w:color="auto" w:fill="C1E4F5"/>
            <w:tcMar>
              <w:top w:w="120" w:type="dxa"/>
              <w:left w:w="180" w:type="dxa"/>
              <w:bottom w:w="120" w:type="dxa"/>
              <w:right w:w="180" w:type="dxa"/>
            </w:tcMar>
            <w:hideMark/>
          </w:tcPr>
          <w:p w14:paraId="597309E4" w14:textId="77777777" w:rsidR="00BD044A" w:rsidRPr="00714EAC" w:rsidRDefault="00C51AFE" w:rsidP="00BD044A">
            <w:pPr>
              <w:spacing w:before="30" w:after="30"/>
              <w:ind w:left="30" w:right="30"/>
              <w:rPr>
                <w:rFonts w:ascii="Calibri" w:eastAsia="Times New Roman" w:hAnsi="Calibri" w:cs="Calibri"/>
                <w:sz w:val="16"/>
              </w:rPr>
            </w:pPr>
            <w:hyperlink r:id="rId16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2D4F4BFE" w14:textId="77777777" w:rsidR="00BD044A" w:rsidRPr="00714EAC" w:rsidRDefault="00C51AFE" w:rsidP="00BD044A">
            <w:pPr>
              <w:ind w:left="30" w:right="30"/>
              <w:rPr>
                <w:rFonts w:ascii="Calibri" w:eastAsia="Times New Roman" w:hAnsi="Calibri" w:cs="Calibri"/>
                <w:sz w:val="16"/>
              </w:rPr>
            </w:pPr>
            <w:hyperlink r:id="rId167" w:tgtFrame="_blank" w:history="1">
              <w:r w:rsidRPr="00714EAC">
                <w:rPr>
                  <w:rFonts w:ascii="Calibri" w:eastAsia="Times New Roman" w:hAnsi="Calibri" w:cs="Calibri"/>
                  <w:color w:val="0000FF"/>
                  <w:sz w:val="16"/>
                  <w:u w:val="single"/>
                </w:rPr>
                <w:t>86_C_16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2312C8"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Thank the HCP for the information and promise you will think about it.</w:t>
            </w:r>
          </w:p>
          <w:p w14:paraId="1A9475C0"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4C75FA3A" w14:textId="77777777" w:rsidR="00BD044A" w:rsidRPr="00C857B7" w:rsidRDefault="00C51AFE" w:rsidP="00001E85">
            <w:pPr>
              <w:spacing w:before="100" w:beforeAutospacing="1" w:after="100" w:afterAutospacing="1"/>
              <w:ind w:left="30" w:right="30"/>
              <w:rPr>
                <w:rFonts w:ascii="Calibri" w:eastAsia="Times New Roman" w:hAnsi="Calibri" w:cs="Calibri"/>
                <w:lang w:val="el-GR"/>
                <w:rPrChange w:id="14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[4] Να ευχαριστήσετε τον ΕΥ για τις πληροφορίες και να υποσχεθείτε ότι θα το σκεφτείτε.</w:t>
            </w:r>
          </w:p>
          <w:p w14:paraId="650D54BD" w14:textId="77777777" w:rsidR="00BD044A"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16D4631B" w14:textId="77777777" w:rsidTr="00F8038D">
        <w:tc>
          <w:tcPr>
            <w:tcW w:w="1353" w:type="dxa"/>
            <w:shd w:val="clear" w:color="auto" w:fill="C1E4F5"/>
            <w:tcMar>
              <w:top w:w="120" w:type="dxa"/>
              <w:left w:w="180" w:type="dxa"/>
              <w:bottom w:w="120" w:type="dxa"/>
              <w:right w:w="180" w:type="dxa"/>
            </w:tcMar>
            <w:hideMark/>
          </w:tcPr>
          <w:p w14:paraId="75C66EBB" w14:textId="77777777" w:rsidR="00E5633E" w:rsidRPr="00714EAC" w:rsidRDefault="00C51AFE" w:rsidP="00E5633E">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5892EE0C" w14:textId="77777777" w:rsidR="00E5633E" w:rsidRPr="00714EAC" w:rsidRDefault="00C51AFE" w:rsidP="00E5633E">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8: Feedback</w:t>
            </w:r>
          </w:p>
          <w:p w14:paraId="17C334C7" w14:textId="77777777" w:rsidR="00E5633E" w:rsidRPr="00714EAC" w:rsidRDefault="00C51AFE" w:rsidP="00E5633E">
            <w:pPr>
              <w:ind w:left="30" w:right="30"/>
              <w:rPr>
                <w:rFonts w:ascii="Calibri" w:eastAsia="Times New Roman" w:hAnsi="Calibri" w:cs="Calibri"/>
                <w:sz w:val="16"/>
              </w:rPr>
            </w:pPr>
            <w:r w:rsidRPr="00714EAC">
              <w:rPr>
                <w:rFonts w:ascii="Calibri" w:eastAsia="Times New Roman" w:hAnsi="Calibri" w:cs="Calibri"/>
                <w:sz w:val="16"/>
              </w:rPr>
              <w:t>87_C_16</w:t>
            </w:r>
          </w:p>
        </w:tc>
        <w:tc>
          <w:tcPr>
            <w:tcW w:w="6000" w:type="dxa"/>
            <w:tcMar>
              <w:top w:w="120" w:type="dxa"/>
              <w:left w:w="180" w:type="dxa"/>
              <w:bottom w:w="120" w:type="dxa"/>
              <w:right w:w="180" w:type="dxa"/>
            </w:tcMar>
            <w:hideMark/>
          </w:tcPr>
          <w:p w14:paraId="36CC77C8"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5D1C040E" w14:textId="77777777" w:rsidR="00E5633E" w:rsidRPr="00CA731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Δεν πρέπει ποτέ να προσφέρετε, υπόσχεστε, δίνετε ή λαμβάνετε οποιοδήποτε αντικείμενο αξίας, με σκοπό την απόκτηση ενός επιχειρηματικού πλεονεκτήματος ή για την εξασφάλιση ή διατήρηση επιχειρηματικών εργασιών. Ανεξάρτητα από το τι κάνουν οι ανταγωνιστές, εσείς πρέπει να συμμορφώνεστε με την ισχύουσα νομοθεσία και πολιτική της Abbott, συμπεριλαμβανομένων των απαιτήσεων στην Παγκόσμια Πολιτική Καταπολέμησης της Διαφθοράς της Abbott (GLB-ANTI-CORRUPTION). Αν έχετε αμφιβολίες, να συμβουλεύεστε πάντα το Νομικό Τμήμα ή το OEC (Γραφείο Δεοντολογίας και Συμμόρφωσης).</w:t>
            </w:r>
          </w:p>
        </w:tc>
      </w:tr>
      <w:tr w:rsidR="002D217F" w:rsidRPr="00C857B7" w14:paraId="0DD8C9F9" w14:textId="77777777" w:rsidTr="00F8038D">
        <w:tc>
          <w:tcPr>
            <w:tcW w:w="1353" w:type="dxa"/>
            <w:shd w:val="clear" w:color="auto" w:fill="C1E4F5"/>
            <w:tcMar>
              <w:top w:w="120" w:type="dxa"/>
              <w:left w:w="180" w:type="dxa"/>
              <w:bottom w:w="120" w:type="dxa"/>
              <w:right w:w="180" w:type="dxa"/>
            </w:tcMar>
            <w:hideMark/>
          </w:tcPr>
          <w:p w14:paraId="6CEACA5D" w14:textId="77777777" w:rsidR="00E5633E" w:rsidRPr="00714EAC" w:rsidRDefault="00C51AFE" w:rsidP="00E5633E">
            <w:pPr>
              <w:spacing w:before="30" w:after="30"/>
              <w:ind w:left="30" w:right="30"/>
              <w:rPr>
                <w:rFonts w:ascii="Calibri" w:eastAsia="Times New Roman" w:hAnsi="Calibri" w:cs="Calibri"/>
                <w:sz w:val="16"/>
              </w:rPr>
            </w:pPr>
            <w:hyperlink r:id="rId16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6623D89" w14:textId="77777777" w:rsidR="00E5633E" w:rsidRPr="00714EAC" w:rsidRDefault="00C51AFE" w:rsidP="00E5633E">
            <w:pPr>
              <w:ind w:left="30" w:right="30"/>
              <w:rPr>
                <w:rFonts w:ascii="Calibri" w:eastAsia="Times New Roman" w:hAnsi="Calibri" w:cs="Calibri"/>
                <w:sz w:val="16"/>
              </w:rPr>
            </w:pPr>
            <w:hyperlink r:id="rId169" w:tgtFrame="_blank" w:history="1">
              <w:r w:rsidRPr="00714EAC">
                <w:rPr>
                  <w:rFonts w:ascii="Calibri" w:eastAsia="Times New Roman" w:hAnsi="Calibri" w:cs="Calibri"/>
                  <w:color w:val="0000FF"/>
                  <w:sz w:val="16"/>
                  <w:u w:val="single"/>
                </w:rPr>
                <w:t>88_C_16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DF6C0B"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[9] Which of the following are examples of items of value that must not be given to win business?</w:t>
            </w:r>
          </w:p>
        </w:tc>
        <w:tc>
          <w:tcPr>
            <w:tcW w:w="6000" w:type="dxa"/>
          </w:tcPr>
          <w:p w14:paraId="7340891B" w14:textId="77777777" w:rsidR="00E5633E" w:rsidRPr="00C857B7" w:rsidRDefault="00C51AFE" w:rsidP="00001E85">
            <w:pPr>
              <w:spacing w:before="100" w:beforeAutospacing="1" w:after="100" w:afterAutospacing="1"/>
              <w:ind w:left="30" w:right="30"/>
              <w:rPr>
                <w:rFonts w:ascii="Calibri" w:eastAsia="Times New Roman" w:hAnsi="Calibri" w:cs="Calibri"/>
                <w:lang w:val="el-GR"/>
                <w:rPrChange w:id="14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[9] Ποια από τα παρακάτω είναι παραδείγματα αντικειμένων αξίας που δεν πρέπει να προσφέρονται για να εξασφαλίσετε εργασίες;</w:t>
            </w:r>
          </w:p>
        </w:tc>
      </w:tr>
      <w:tr w:rsidR="002D217F" w:rsidRPr="00C857B7" w14:paraId="18F35DDC" w14:textId="77777777" w:rsidTr="00F8038D">
        <w:tc>
          <w:tcPr>
            <w:tcW w:w="1353" w:type="dxa"/>
            <w:shd w:val="clear" w:color="auto" w:fill="C1E4F5"/>
            <w:tcMar>
              <w:top w:w="120" w:type="dxa"/>
              <w:left w:w="180" w:type="dxa"/>
              <w:bottom w:w="120" w:type="dxa"/>
              <w:right w:w="180" w:type="dxa"/>
            </w:tcMar>
            <w:hideMark/>
          </w:tcPr>
          <w:p w14:paraId="50C914EC" w14:textId="77777777" w:rsidR="00E5633E" w:rsidRPr="00714EAC" w:rsidRDefault="00C51AFE" w:rsidP="00E5633E">
            <w:pPr>
              <w:spacing w:before="30" w:after="30"/>
              <w:ind w:left="30" w:right="30"/>
              <w:rPr>
                <w:rFonts w:ascii="Calibri" w:eastAsia="Times New Roman" w:hAnsi="Calibri" w:cs="Calibri"/>
                <w:sz w:val="16"/>
              </w:rPr>
            </w:pPr>
            <w:hyperlink r:id="rId17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4D3475CE" w14:textId="77777777" w:rsidR="00E5633E" w:rsidRPr="00714EAC" w:rsidRDefault="00C51AFE" w:rsidP="00E5633E">
            <w:pPr>
              <w:ind w:left="30" w:right="30"/>
              <w:rPr>
                <w:rFonts w:ascii="Calibri" w:eastAsia="Times New Roman" w:hAnsi="Calibri" w:cs="Calibri"/>
                <w:sz w:val="16"/>
              </w:rPr>
            </w:pPr>
            <w:hyperlink r:id="rId171" w:tgtFrame="_blank" w:history="1">
              <w:r w:rsidRPr="00714EAC">
                <w:rPr>
                  <w:rFonts w:ascii="Calibri" w:eastAsia="Times New Roman" w:hAnsi="Calibri" w:cs="Calibri"/>
                  <w:color w:val="0000FF"/>
                  <w:sz w:val="16"/>
                  <w:u w:val="single"/>
                </w:rPr>
                <w:t>89_C_16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983208"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Trips to HCPs and their families to visit spas, casinos or other venues known for entertainment.</w:t>
            </w:r>
          </w:p>
        </w:tc>
        <w:tc>
          <w:tcPr>
            <w:tcW w:w="6000" w:type="dxa"/>
          </w:tcPr>
          <w:p w14:paraId="19C440B7" w14:textId="77777777" w:rsidR="00E5633E" w:rsidRPr="00C857B7" w:rsidRDefault="00C51AFE" w:rsidP="00001E85">
            <w:pPr>
              <w:spacing w:before="100" w:beforeAutospacing="1" w:after="100" w:afterAutospacing="1"/>
              <w:ind w:left="30" w:right="30"/>
              <w:rPr>
                <w:rFonts w:ascii="Calibri" w:eastAsia="Times New Roman" w:hAnsi="Calibri" w:cs="Calibri"/>
                <w:lang w:val="el-GR"/>
                <w:rPrChange w:id="14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Ταξίδια σε ΕΥ και τις οικογένειές τους για επίσκεψη σε σπα, καζίνο ή άλλους χώρους γνωστούς για ψυχαγωγία.</w:t>
            </w:r>
          </w:p>
        </w:tc>
      </w:tr>
      <w:tr w:rsidR="002D217F" w:rsidRPr="00C857B7" w14:paraId="337A6571" w14:textId="77777777" w:rsidTr="00F8038D">
        <w:tc>
          <w:tcPr>
            <w:tcW w:w="1353" w:type="dxa"/>
            <w:shd w:val="clear" w:color="auto" w:fill="C1E4F5"/>
            <w:tcMar>
              <w:top w:w="120" w:type="dxa"/>
              <w:left w:w="180" w:type="dxa"/>
              <w:bottom w:w="120" w:type="dxa"/>
              <w:right w:w="180" w:type="dxa"/>
            </w:tcMar>
            <w:hideMark/>
          </w:tcPr>
          <w:p w14:paraId="4B648F4C" w14:textId="77777777" w:rsidR="00E5633E" w:rsidRPr="00714EAC" w:rsidRDefault="00C51AFE" w:rsidP="00E5633E">
            <w:pPr>
              <w:spacing w:before="30" w:after="30"/>
              <w:ind w:left="30" w:right="30"/>
              <w:rPr>
                <w:rFonts w:ascii="Calibri" w:eastAsia="Times New Roman" w:hAnsi="Calibri" w:cs="Calibri"/>
                <w:sz w:val="16"/>
              </w:rPr>
            </w:pPr>
            <w:hyperlink r:id="rId17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BDA304C" w14:textId="77777777" w:rsidR="00E5633E" w:rsidRPr="00714EAC" w:rsidRDefault="00C51AFE" w:rsidP="00E5633E">
            <w:pPr>
              <w:ind w:left="30" w:right="30"/>
              <w:rPr>
                <w:rFonts w:ascii="Calibri" w:eastAsia="Times New Roman" w:hAnsi="Calibri" w:cs="Calibri"/>
                <w:sz w:val="16"/>
              </w:rPr>
            </w:pPr>
            <w:hyperlink r:id="rId173" w:tgtFrame="_blank" w:history="1">
              <w:r w:rsidRPr="00714EAC">
                <w:rPr>
                  <w:rFonts w:ascii="Calibri" w:eastAsia="Times New Roman" w:hAnsi="Calibri" w:cs="Calibri"/>
                  <w:color w:val="0000FF"/>
                  <w:sz w:val="16"/>
                  <w:u w:val="single"/>
                </w:rPr>
                <w:t>90_C_16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7BBDB6"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Grants for future research or educational projects.</w:t>
            </w:r>
          </w:p>
        </w:tc>
        <w:tc>
          <w:tcPr>
            <w:tcW w:w="6000" w:type="dxa"/>
          </w:tcPr>
          <w:p w14:paraId="2229AA63" w14:textId="77777777" w:rsidR="00E5633E" w:rsidRPr="00C857B7" w:rsidRDefault="00C51AFE" w:rsidP="00001E85">
            <w:pPr>
              <w:spacing w:before="100" w:beforeAutospacing="1" w:after="100" w:afterAutospacing="1"/>
              <w:ind w:left="30" w:right="30"/>
              <w:rPr>
                <w:rFonts w:ascii="Calibri" w:eastAsia="Times New Roman" w:hAnsi="Calibri" w:cs="Calibri"/>
                <w:lang w:val="el-GR"/>
                <w:rPrChange w:id="14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Επιχορηγήσεις για μελλοντικά ερευνητικά ή εκπαιδευτικά έργα.</w:t>
            </w:r>
          </w:p>
        </w:tc>
      </w:tr>
      <w:tr w:rsidR="002D217F" w:rsidRPr="00C857B7" w14:paraId="6F659027" w14:textId="77777777" w:rsidTr="00F8038D">
        <w:tc>
          <w:tcPr>
            <w:tcW w:w="1353" w:type="dxa"/>
            <w:shd w:val="clear" w:color="auto" w:fill="C1E4F5"/>
            <w:tcMar>
              <w:top w:w="120" w:type="dxa"/>
              <w:left w:w="180" w:type="dxa"/>
              <w:bottom w:w="120" w:type="dxa"/>
              <w:right w:w="180" w:type="dxa"/>
            </w:tcMar>
            <w:hideMark/>
          </w:tcPr>
          <w:p w14:paraId="799272D8" w14:textId="77777777" w:rsidR="00E5633E" w:rsidRPr="00714EAC" w:rsidRDefault="00C51AFE" w:rsidP="00E5633E">
            <w:pPr>
              <w:spacing w:before="30" w:after="30"/>
              <w:ind w:left="30" w:right="30"/>
              <w:rPr>
                <w:rFonts w:ascii="Calibri" w:eastAsia="Times New Roman" w:hAnsi="Calibri" w:cs="Calibri"/>
                <w:sz w:val="16"/>
              </w:rPr>
            </w:pPr>
            <w:hyperlink r:id="rId17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024CBDA9" w14:textId="77777777" w:rsidR="00E5633E" w:rsidRPr="00714EAC" w:rsidRDefault="00C51AFE" w:rsidP="00E5633E">
            <w:pPr>
              <w:ind w:left="30" w:right="30"/>
              <w:rPr>
                <w:rFonts w:ascii="Calibri" w:eastAsia="Times New Roman" w:hAnsi="Calibri" w:cs="Calibri"/>
                <w:sz w:val="16"/>
              </w:rPr>
            </w:pPr>
            <w:hyperlink r:id="rId175" w:tgtFrame="_blank" w:history="1">
              <w:r w:rsidRPr="00714EAC">
                <w:rPr>
                  <w:rFonts w:ascii="Calibri" w:eastAsia="Times New Roman" w:hAnsi="Calibri" w:cs="Calibri"/>
                  <w:color w:val="0000FF"/>
                  <w:sz w:val="16"/>
                  <w:u w:val="single"/>
                </w:rPr>
                <w:t>91_C_16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14B32B"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Donations to government officials’ favorite charities.</w:t>
            </w:r>
          </w:p>
        </w:tc>
        <w:tc>
          <w:tcPr>
            <w:tcW w:w="6000" w:type="dxa"/>
          </w:tcPr>
          <w:p w14:paraId="162A4A00" w14:textId="77777777" w:rsidR="00E5633E" w:rsidRPr="00C857B7" w:rsidRDefault="00C51AFE" w:rsidP="00001E85">
            <w:pPr>
              <w:spacing w:before="100" w:beforeAutospacing="1" w:after="100" w:afterAutospacing="1"/>
              <w:ind w:left="30" w:right="30"/>
              <w:rPr>
                <w:rFonts w:ascii="Calibri" w:eastAsia="Times New Roman" w:hAnsi="Calibri" w:cs="Calibri"/>
                <w:lang w:val="el-GR"/>
                <w:rPrChange w:id="14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Δωρεές σε προτιμώμενα φιλανθρωπικά ιδρύματα κρατικών αξιωματούχων.</w:t>
            </w:r>
          </w:p>
        </w:tc>
      </w:tr>
      <w:tr w:rsidR="002D217F" w:rsidRPr="00714EAC" w14:paraId="147363C8" w14:textId="77777777" w:rsidTr="00F8038D">
        <w:tc>
          <w:tcPr>
            <w:tcW w:w="1353" w:type="dxa"/>
            <w:shd w:val="clear" w:color="auto" w:fill="C1E4F5"/>
            <w:tcMar>
              <w:top w:w="120" w:type="dxa"/>
              <w:left w:w="180" w:type="dxa"/>
              <w:bottom w:w="120" w:type="dxa"/>
              <w:right w:w="180" w:type="dxa"/>
            </w:tcMar>
            <w:hideMark/>
          </w:tcPr>
          <w:p w14:paraId="2658242D" w14:textId="77777777" w:rsidR="00E5633E" w:rsidRPr="00714EAC" w:rsidRDefault="00C51AFE" w:rsidP="00E5633E">
            <w:pPr>
              <w:spacing w:before="30" w:after="30"/>
              <w:ind w:left="30" w:right="30"/>
              <w:rPr>
                <w:rFonts w:ascii="Calibri" w:eastAsia="Times New Roman" w:hAnsi="Calibri" w:cs="Calibri"/>
                <w:sz w:val="16"/>
              </w:rPr>
            </w:pPr>
            <w:hyperlink r:id="rId17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1E709D81" w14:textId="77777777" w:rsidR="00E5633E" w:rsidRPr="00714EAC" w:rsidRDefault="00C51AFE" w:rsidP="00E5633E">
            <w:pPr>
              <w:ind w:left="30" w:right="30"/>
              <w:rPr>
                <w:rFonts w:ascii="Calibri" w:eastAsia="Times New Roman" w:hAnsi="Calibri" w:cs="Calibri"/>
                <w:sz w:val="16"/>
              </w:rPr>
            </w:pPr>
            <w:hyperlink r:id="rId177" w:tgtFrame="_blank" w:history="1">
              <w:r w:rsidRPr="00714EAC">
                <w:rPr>
                  <w:rFonts w:ascii="Calibri" w:eastAsia="Times New Roman" w:hAnsi="Calibri" w:cs="Calibri"/>
                  <w:color w:val="0000FF"/>
                  <w:sz w:val="16"/>
                  <w:u w:val="single"/>
                </w:rPr>
                <w:t>92_C_16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571875"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All of the above.</w:t>
            </w:r>
          </w:p>
          <w:p w14:paraId="65521BFD"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Next</w:t>
            </w:r>
          </w:p>
        </w:tc>
        <w:tc>
          <w:tcPr>
            <w:tcW w:w="6000" w:type="dxa"/>
          </w:tcPr>
          <w:p w14:paraId="1A08B0CC"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[4] Όλα τα παραπάνω.</w:t>
            </w:r>
          </w:p>
          <w:p w14:paraId="5A734D90" w14:textId="77777777" w:rsidR="00E5633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Επόμενη</w:t>
            </w:r>
          </w:p>
        </w:tc>
      </w:tr>
      <w:tr w:rsidR="002D217F" w:rsidRPr="00C857B7" w14:paraId="65CB6DFE" w14:textId="77777777" w:rsidTr="00F8038D">
        <w:tc>
          <w:tcPr>
            <w:tcW w:w="1353" w:type="dxa"/>
            <w:shd w:val="clear" w:color="auto" w:fill="C1E4F5"/>
            <w:tcMar>
              <w:top w:w="120" w:type="dxa"/>
              <w:left w:w="180" w:type="dxa"/>
              <w:bottom w:w="120" w:type="dxa"/>
              <w:right w:w="180" w:type="dxa"/>
            </w:tcMar>
            <w:hideMark/>
          </w:tcPr>
          <w:p w14:paraId="29C7BAA9" w14:textId="77777777" w:rsidR="001C3170" w:rsidRPr="00714EAC" w:rsidRDefault="00C51AFE" w:rsidP="001C3170">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6E50B86A" w14:textId="77777777" w:rsidR="001C3170" w:rsidRPr="00714EAC" w:rsidRDefault="00C51AFE" w:rsidP="001C3170">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9: Feedback</w:t>
            </w:r>
          </w:p>
          <w:p w14:paraId="29BF9E3D" w14:textId="77777777" w:rsidR="001C3170" w:rsidRPr="00714EAC" w:rsidRDefault="00C51AFE" w:rsidP="001C3170">
            <w:pPr>
              <w:ind w:left="30" w:right="30"/>
              <w:rPr>
                <w:rFonts w:ascii="Calibri" w:eastAsia="Times New Roman" w:hAnsi="Calibri" w:cs="Calibri"/>
                <w:sz w:val="16"/>
              </w:rPr>
            </w:pPr>
            <w:r w:rsidRPr="00714EAC">
              <w:rPr>
                <w:rFonts w:ascii="Calibri" w:eastAsia="Times New Roman" w:hAnsi="Calibri" w:cs="Calibri"/>
                <w:sz w:val="16"/>
              </w:rPr>
              <w:t>93_C_16</w:t>
            </w:r>
          </w:p>
        </w:tc>
        <w:tc>
          <w:tcPr>
            <w:tcW w:w="6000" w:type="dxa"/>
            <w:tcMar>
              <w:top w:w="120" w:type="dxa"/>
              <w:left w:w="180" w:type="dxa"/>
              <w:bottom w:w="120" w:type="dxa"/>
              <w:right w:w="180" w:type="dxa"/>
            </w:tcMar>
            <w:hideMark/>
          </w:tcPr>
          <w:p w14:paraId="37265B02"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557E3531" w14:textId="77777777" w:rsidR="001C3170" w:rsidRPr="00CA731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Τα πρότυπα της Abbott για τη δωροδοκία και τη διαφθορά, που παρατίθενται στην Παγκόσμια Πολιτική Καταπολέμησης της Διαφθοράς (GLB-ANTI-CORRUPTION), είναι συνεπή με τη δέσμευσή μας για τη διεξαγωγή των επιχειρηματικών μας δραστηριοτήτων με ειλικρίνεια, αμεροληψία και ακεραιότητα. Αυτό σημαίνει ότι η προσφορά ή η παροχή αντικειμένων αξίας για την αποκόμιση επιχειρηματικών δραστηριοτήτων δεν επιτρέπεται ποτέ.</w:t>
            </w:r>
          </w:p>
        </w:tc>
      </w:tr>
      <w:tr w:rsidR="002D217F" w:rsidRPr="00714EAC" w14:paraId="099F1261" w14:textId="77777777" w:rsidTr="00F8038D">
        <w:tc>
          <w:tcPr>
            <w:tcW w:w="1353" w:type="dxa"/>
            <w:shd w:val="clear" w:color="auto" w:fill="C1E4F5"/>
            <w:tcMar>
              <w:top w:w="120" w:type="dxa"/>
              <w:left w:w="180" w:type="dxa"/>
              <w:bottom w:w="120" w:type="dxa"/>
              <w:right w:w="180" w:type="dxa"/>
            </w:tcMar>
            <w:hideMark/>
          </w:tcPr>
          <w:p w14:paraId="48479745" w14:textId="77777777" w:rsidR="001C3170" w:rsidRPr="00714EAC" w:rsidRDefault="00C51AFE" w:rsidP="001C3170">
            <w:pPr>
              <w:spacing w:before="30" w:after="30"/>
              <w:ind w:left="30" w:right="30"/>
              <w:rPr>
                <w:rFonts w:ascii="Calibri" w:eastAsia="Times New Roman" w:hAnsi="Calibri" w:cs="Calibri"/>
                <w:sz w:val="16"/>
              </w:rPr>
            </w:pPr>
            <w:hyperlink r:id="rId178"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7D82FE6A" w14:textId="77777777" w:rsidR="001C3170" w:rsidRPr="00714EAC" w:rsidRDefault="00C51AFE" w:rsidP="001C3170">
            <w:pPr>
              <w:ind w:left="30" w:right="30"/>
              <w:rPr>
                <w:rFonts w:ascii="Calibri" w:eastAsia="Times New Roman" w:hAnsi="Calibri" w:cs="Calibri"/>
                <w:sz w:val="16"/>
              </w:rPr>
            </w:pPr>
            <w:hyperlink r:id="rId179" w:tgtFrame="_blank" w:history="1">
              <w:r w:rsidRPr="00714EAC">
                <w:rPr>
                  <w:rFonts w:ascii="Calibri" w:eastAsia="Times New Roman" w:hAnsi="Calibri" w:cs="Calibri"/>
                  <w:color w:val="0000FF"/>
                  <w:sz w:val="16"/>
                  <w:u w:val="single"/>
                </w:rPr>
                <w:t>94_C_16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672C3C"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0218B9DD"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[10] Ένας επαγγελματίας υγείας που είναι βασικός διαμορφωτής της κοινής γνώμης ρωτά εάν θα μπορούσατε να κανονίσετε κάποια υποστήριξη για ένα εκπαιδευτικό πρόγραμμα που θα ήθελε να παρακολουθήσει με αντάλλαγμα πρόσθετες επιχειρηματικές ευκαιρίες για την Abbott. Ποια επιλογή είναι η καταλληλότερη;</w:t>
            </w:r>
          </w:p>
        </w:tc>
      </w:tr>
      <w:tr w:rsidR="002D217F" w:rsidRPr="00C857B7" w14:paraId="7AC6EA5C" w14:textId="77777777" w:rsidTr="00F8038D">
        <w:tc>
          <w:tcPr>
            <w:tcW w:w="1353" w:type="dxa"/>
            <w:shd w:val="clear" w:color="auto" w:fill="C1E4F5"/>
            <w:tcMar>
              <w:top w:w="120" w:type="dxa"/>
              <w:left w:w="180" w:type="dxa"/>
              <w:bottom w:w="120" w:type="dxa"/>
              <w:right w:w="180" w:type="dxa"/>
            </w:tcMar>
            <w:hideMark/>
          </w:tcPr>
          <w:p w14:paraId="3690C478" w14:textId="77777777" w:rsidR="001C3170" w:rsidRPr="00714EAC" w:rsidRDefault="00C51AFE" w:rsidP="001C3170">
            <w:pPr>
              <w:spacing w:before="30" w:after="30"/>
              <w:ind w:left="30" w:right="30"/>
              <w:rPr>
                <w:rFonts w:ascii="Calibri" w:eastAsia="Times New Roman" w:hAnsi="Calibri" w:cs="Calibri"/>
                <w:sz w:val="16"/>
              </w:rPr>
            </w:pPr>
            <w:hyperlink r:id="rId180"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6ACE0706" w14:textId="77777777" w:rsidR="001C3170" w:rsidRPr="00714EAC" w:rsidRDefault="00C51AFE" w:rsidP="001C3170">
            <w:pPr>
              <w:ind w:left="30" w:right="30"/>
              <w:rPr>
                <w:rFonts w:ascii="Calibri" w:eastAsia="Times New Roman" w:hAnsi="Calibri" w:cs="Calibri"/>
                <w:sz w:val="16"/>
              </w:rPr>
            </w:pPr>
            <w:hyperlink r:id="rId181" w:tgtFrame="_blank" w:history="1">
              <w:r w:rsidRPr="00714EAC">
                <w:rPr>
                  <w:rFonts w:ascii="Calibri" w:eastAsia="Times New Roman" w:hAnsi="Calibri" w:cs="Calibri"/>
                  <w:color w:val="0000FF"/>
                  <w:sz w:val="16"/>
                  <w:u w:val="single"/>
                </w:rPr>
                <w:t>95_C_16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CF0611F"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Firmly reject the request on the basis that it violates Abbott’s Anti-corruption Policy.</w:t>
            </w:r>
          </w:p>
        </w:tc>
        <w:tc>
          <w:tcPr>
            <w:tcW w:w="6000" w:type="dxa"/>
          </w:tcPr>
          <w:p w14:paraId="2CCACA7D" w14:textId="77777777" w:rsidR="001C3170" w:rsidRPr="00C857B7" w:rsidRDefault="00C51AFE" w:rsidP="00001E85">
            <w:pPr>
              <w:spacing w:before="100" w:beforeAutospacing="1" w:after="100" w:afterAutospacing="1"/>
              <w:ind w:left="30" w:right="30"/>
              <w:rPr>
                <w:rFonts w:ascii="Calibri" w:eastAsia="Times New Roman" w:hAnsi="Calibri" w:cs="Calibri"/>
                <w:lang w:val="el-GR"/>
                <w:rPrChange w:id="14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[1] Απορρίπτετε αποφασιστικά το αίτημα, λόγω του ότι παραβιάζει την πολιτική κατά της διαφθοράς της Abbott.</w:t>
            </w:r>
          </w:p>
        </w:tc>
      </w:tr>
      <w:tr w:rsidR="002D217F" w:rsidRPr="00C857B7" w14:paraId="548587C0" w14:textId="77777777" w:rsidTr="00F8038D">
        <w:tc>
          <w:tcPr>
            <w:tcW w:w="1353" w:type="dxa"/>
            <w:shd w:val="clear" w:color="auto" w:fill="C1E4F5"/>
            <w:tcMar>
              <w:top w:w="120" w:type="dxa"/>
              <w:left w:w="180" w:type="dxa"/>
              <w:bottom w:w="120" w:type="dxa"/>
              <w:right w:w="180" w:type="dxa"/>
            </w:tcMar>
            <w:hideMark/>
          </w:tcPr>
          <w:p w14:paraId="3C19BA2B" w14:textId="77777777" w:rsidR="001C3170" w:rsidRPr="00714EAC" w:rsidRDefault="00C51AFE" w:rsidP="001C3170">
            <w:pPr>
              <w:spacing w:before="30" w:after="30"/>
              <w:ind w:left="30" w:right="30"/>
              <w:rPr>
                <w:rFonts w:ascii="Calibri" w:eastAsia="Times New Roman" w:hAnsi="Calibri" w:cs="Calibri"/>
                <w:sz w:val="16"/>
              </w:rPr>
            </w:pPr>
            <w:hyperlink r:id="rId182"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4207C914" w14:textId="77777777" w:rsidR="001C3170" w:rsidRPr="00714EAC" w:rsidRDefault="00C51AFE" w:rsidP="001C3170">
            <w:pPr>
              <w:ind w:left="30" w:right="30"/>
              <w:rPr>
                <w:rFonts w:ascii="Calibri" w:eastAsia="Times New Roman" w:hAnsi="Calibri" w:cs="Calibri"/>
                <w:sz w:val="16"/>
              </w:rPr>
            </w:pPr>
            <w:hyperlink r:id="rId183" w:tgtFrame="_blank" w:history="1">
              <w:r w:rsidRPr="00714EAC">
                <w:rPr>
                  <w:rFonts w:ascii="Calibri" w:eastAsia="Times New Roman" w:hAnsi="Calibri" w:cs="Calibri"/>
                  <w:color w:val="0000FF"/>
                  <w:sz w:val="16"/>
                  <w:u w:val="single"/>
                </w:rPr>
                <w:t>96_C_16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FB9ECB7"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[2] Tell the HCP that you will ask your manager.</w:t>
            </w:r>
          </w:p>
        </w:tc>
        <w:tc>
          <w:tcPr>
            <w:tcW w:w="6000" w:type="dxa"/>
          </w:tcPr>
          <w:p w14:paraId="5ABB0A43" w14:textId="77777777" w:rsidR="001C3170" w:rsidRPr="00C857B7" w:rsidRDefault="00C51AFE" w:rsidP="00001E85">
            <w:pPr>
              <w:spacing w:before="100" w:beforeAutospacing="1" w:after="100" w:afterAutospacing="1"/>
              <w:ind w:left="30" w:right="30"/>
              <w:rPr>
                <w:rFonts w:ascii="Calibri" w:eastAsia="Times New Roman" w:hAnsi="Calibri" w:cs="Calibri"/>
                <w:lang w:val="el-GR"/>
                <w:rPrChange w:id="14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[2] Λέτε στον ΕΥ ότι θα ρωτήσετε τον διευθυντή σας.</w:t>
            </w:r>
          </w:p>
        </w:tc>
      </w:tr>
      <w:tr w:rsidR="002D217F" w:rsidRPr="00C857B7" w14:paraId="7D2A729F" w14:textId="77777777" w:rsidTr="00F8038D">
        <w:tc>
          <w:tcPr>
            <w:tcW w:w="1353" w:type="dxa"/>
            <w:shd w:val="clear" w:color="auto" w:fill="C1E4F5"/>
            <w:tcMar>
              <w:top w:w="120" w:type="dxa"/>
              <w:left w:w="180" w:type="dxa"/>
              <w:bottom w:w="120" w:type="dxa"/>
              <w:right w:w="180" w:type="dxa"/>
            </w:tcMar>
            <w:hideMark/>
          </w:tcPr>
          <w:p w14:paraId="21B5C1AB" w14:textId="77777777" w:rsidR="001C3170" w:rsidRPr="00714EAC" w:rsidRDefault="00C51AFE" w:rsidP="001C3170">
            <w:pPr>
              <w:spacing w:before="30" w:after="30"/>
              <w:ind w:left="30" w:right="30"/>
              <w:rPr>
                <w:rFonts w:ascii="Calibri" w:eastAsia="Times New Roman" w:hAnsi="Calibri" w:cs="Calibri"/>
                <w:sz w:val="16"/>
              </w:rPr>
            </w:pPr>
            <w:hyperlink r:id="rId184"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54D38CB2" w14:textId="77777777" w:rsidR="001C3170" w:rsidRPr="00714EAC" w:rsidRDefault="00C51AFE" w:rsidP="001C3170">
            <w:pPr>
              <w:ind w:left="30" w:right="30"/>
              <w:rPr>
                <w:rFonts w:ascii="Calibri" w:eastAsia="Times New Roman" w:hAnsi="Calibri" w:cs="Calibri"/>
                <w:sz w:val="16"/>
              </w:rPr>
            </w:pPr>
            <w:hyperlink r:id="rId185" w:tgtFrame="_blank" w:history="1">
              <w:r w:rsidRPr="00714EAC">
                <w:rPr>
                  <w:rFonts w:ascii="Calibri" w:eastAsia="Times New Roman" w:hAnsi="Calibri" w:cs="Calibri"/>
                  <w:color w:val="0000FF"/>
                  <w:sz w:val="16"/>
                  <w:u w:val="single"/>
                </w:rPr>
                <w:t>97_C_16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C95EC1"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Agree to the request, as the HCP is a key opinion leader with a lot of influence.</w:t>
            </w:r>
          </w:p>
        </w:tc>
        <w:tc>
          <w:tcPr>
            <w:tcW w:w="6000" w:type="dxa"/>
          </w:tcPr>
          <w:p w14:paraId="12450701" w14:textId="77777777" w:rsidR="001C3170" w:rsidRPr="00C857B7" w:rsidRDefault="00C51AFE" w:rsidP="00001E85">
            <w:pPr>
              <w:spacing w:before="100" w:beforeAutospacing="1" w:after="100" w:afterAutospacing="1"/>
              <w:ind w:left="30" w:right="30"/>
              <w:rPr>
                <w:rFonts w:ascii="Calibri" w:eastAsia="Times New Roman" w:hAnsi="Calibri" w:cs="Calibri"/>
                <w:lang w:val="el-GR"/>
                <w:rPrChange w:id="14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Συμφωνείτε με το αίτημα, καθώς ο ΕΥ είναι βασικός διαμορφωτής γνώμης με μεγάλη επιρροή.</w:t>
            </w:r>
          </w:p>
        </w:tc>
      </w:tr>
      <w:tr w:rsidR="002D217F" w:rsidRPr="00C857B7" w14:paraId="0060059A" w14:textId="77777777" w:rsidTr="00F8038D">
        <w:tc>
          <w:tcPr>
            <w:tcW w:w="1353" w:type="dxa"/>
            <w:shd w:val="clear" w:color="auto" w:fill="C1E4F5"/>
            <w:tcMar>
              <w:top w:w="120" w:type="dxa"/>
              <w:left w:w="180" w:type="dxa"/>
              <w:bottom w:w="120" w:type="dxa"/>
              <w:right w:w="180" w:type="dxa"/>
            </w:tcMar>
            <w:hideMark/>
          </w:tcPr>
          <w:p w14:paraId="607C45FB" w14:textId="77777777" w:rsidR="001C3170" w:rsidRPr="00714EAC" w:rsidRDefault="00C51AFE" w:rsidP="001C3170">
            <w:pPr>
              <w:spacing w:before="30" w:after="30"/>
              <w:ind w:left="30" w:right="30"/>
              <w:rPr>
                <w:rFonts w:ascii="Calibri" w:eastAsia="Times New Roman" w:hAnsi="Calibri" w:cs="Calibri"/>
                <w:sz w:val="16"/>
              </w:rPr>
            </w:pPr>
            <w:hyperlink r:id="rId186" w:tgtFrame="_blank" w:history="1">
              <w:r w:rsidRPr="00714EAC">
                <w:rPr>
                  <w:rFonts w:ascii="Calibri" w:eastAsia="Times New Roman" w:hAnsi="Calibri" w:cs="Calibri"/>
                  <w:color w:val="0000FF"/>
                  <w:sz w:val="16"/>
                  <w:u w:val="single"/>
                </w:rPr>
                <w:t>Screen 15</w:t>
              </w:r>
            </w:hyperlink>
            <w:r w:rsidRPr="00714EAC">
              <w:rPr>
                <w:rFonts w:ascii="Calibri" w:eastAsia="Times New Roman" w:hAnsi="Calibri" w:cs="Calibri"/>
                <w:sz w:val="16"/>
              </w:rPr>
              <w:t xml:space="preserve"> </w:t>
            </w:r>
          </w:p>
          <w:p w14:paraId="1A9590B8" w14:textId="77777777" w:rsidR="001C3170" w:rsidRPr="00714EAC" w:rsidRDefault="00C51AFE" w:rsidP="001C3170">
            <w:pPr>
              <w:ind w:left="30" w:right="30"/>
              <w:rPr>
                <w:rFonts w:ascii="Calibri" w:eastAsia="Times New Roman" w:hAnsi="Calibri" w:cs="Calibri"/>
                <w:sz w:val="16"/>
              </w:rPr>
            </w:pPr>
            <w:hyperlink r:id="rId187" w:tgtFrame="_blank" w:history="1">
              <w:r w:rsidRPr="00714EAC">
                <w:rPr>
                  <w:rFonts w:ascii="Calibri" w:eastAsia="Times New Roman" w:hAnsi="Calibri" w:cs="Calibri"/>
                  <w:color w:val="0000FF"/>
                  <w:sz w:val="16"/>
                  <w:u w:val="single"/>
                </w:rPr>
                <w:t>98_C_16</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DD90D9"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[4] None of the above.</w:t>
            </w:r>
          </w:p>
          <w:p w14:paraId="2D0AC2E7" w14:textId="77777777" w:rsidR="001C317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Submit</w:t>
            </w:r>
          </w:p>
        </w:tc>
        <w:tc>
          <w:tcPr>
            <w:tcW w:w="6000" w:type="dxa"/>
          </w:tcPr>
          <w:p w14:paraId="10E3EB51" w14:textId="77777777" w:rsidR="001C3170" w:rsidRPr="00C857B7" w:rsidRDefault="00C51AFE" w:rsidP="00001E85">
            <w:pPr>
              <w:spacing w:before="100" w:beforeAutospacing="1" w:after="100" w:afterAutospacing="1"/>
              <w:ind w:left="30" w:right="30"/>
              <w:rPr>
                <w:rFonts w:ascii="Calibri" w:eastAsia="Times New Roman" w:hAnsi="Calibri" w:cs="Calibri"/>
                <w:lang w:val="el-GR"/>
                <w:rPrChange w:id="14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[4] Κανένα από τα παραπάνω.</w:t>
            </w:r>
          </w:p>
          <w:p w14:paraId="12C73C46" w14:textId="77777777" w:rsidR="001C3170" w:rsidRPr="00C857B7" w:rsidRDefault="00C51AFE" w:rsidP="00001E85">
            <w:pPr>
              <w:spacing w:before="100" w:beforeAutospacing="1" w:after="100" w:afterAutospacing="1"/>
              <w:ind w:left="30" w:right="30"/>
              <w:rPr>
                <w:rFonts w:ascii="Calibri" w:eastAsia="Times New Roman" w:hAnsi="Calibri" w:cs="Calibri"/>
                <w:lang w:val="el-GR"/>
                <w:rPrChange w:id="15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Υποβολή</w:t>
            </w:r>
          </w:p>
        </w:tc>
      </w:tr>
      <w:tr w:rsidR="002D217F" w:rsidRPr="00C857B7" w14:paraId="3926C3F4" w14:textId="77777777" w:rsidTr="00F8038D">
        <w:tc>
          <w:tcPr>
            <w:tcW w:w="1353" w:type="dxa"/>
            <w:shd w:val="clear" w:color="auto" w:fill="C1E4F5"/>
            <w:tcMar>
              <w:top w:w="120" w:type="dxa"/>
              <w:left w:w="180" w:type="dxa"/>
              <w:bottom w:w="120" w:type="dxa"/>
              <w:right w:w="180" w:type="dxa"/>
            </w:tcMar>
            <w:hideMark/>
          </w:tcPr>
          <w:p w14:paraId="7EC392F3" w14:textId="77777777" w:rsidR="00A551B5" w:rsidRPr="00714EAC" w:rsidRDefault="00C51AFE" w:rsidP="00A551B5">
            <w:pPr>
              <w:spacing w:before="30" w:after="30"/>
              <w:ind w:left="30" w:right="30"/>
              <w:rPr>
                <w:rFonts w:ascii="Calibri" w:eastAsia="Times New Roman" w:hAnsi="Calibri" w:cs="Calibri"/>
                <w:sz w:val="16"/>
              </w:rPr>
            </w:pPr>
            <w:r w:rsidRPr="00714EAC">
              <w:rPr>
                <w:rFonts w:ascii="Calibri" w:eastAsia="Times New Roman" w:hAnsi="Calibri" w:cs="Calibri"/>
                <w:sz w:val="16"/>
              </w:rPr>
              <w:t>Screen 15</w:t>
            </w:r>
          </w:p>
          <w:p w14:paraId="2FE9625A" w14:textId="77777777" w:rsidR="00A551B5" w:rsidRPr="00714EAC" w:rsidRDefault="00C51AFE" w:rsidP="00A551B5">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10: Feedback</w:t>
            </w:r>
          </w:p>
          <w:p w14:paraId="276ED21E" w14:textId="77777777" w:rsidR="00A551B5" w:rsidRPr="00714EAC" w:rsidRDefault="00C51AFE" w:rsidP="00A551B5">
            <w:pPr>
              <w:ind w:left="30" w:right="30"/>
              <w:rPr>
                <w:rFonts w:ascii="Calibri" w:eastAsia="Times New Roman" w:hAnsi="Calibri" w:cs="Calibri"/>
                <w:sz w:val="16"/>
              </w:rPr>
            </w:pPr>
            <w:r w:rsidRPr="00714EAC">
              <w:rPr>
                <w:rFonts w:ascii="Calibri" w:eastAsia="Times New Roman" w:hAnsi="Calibri" w:cs="Calibri"/>
                <w:sz w:val="16"/>
              </w:rPr>
              <w:t>99_C_16</w:t>
            </w:r>
          </w:p>
        </w:tc>
        <w:tc>
          <w:tcPr>
            <w:tcW w:w="6000" w:type="dxa"/>
            <w:tcMar>
              <w:top w:w="120" w:type="dxa"/>
              <w:left w:w="180" w:type="dxa"/>
              <w:bottom w:w="120" w:type="dxa"/>
              <w:right w:w="180" w:type="dxa"/>
            </w:tcMar>
            <w:hideMark/>
          </w:tcPr>
          <w:p w14:paraId="617F7DF2" w14:textId="77777777" w:rsidR="00A551B5"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 do not offer or provide anything of value to gain a business advantage, directly or indirectly, in line with anti-bribery principles.</w:t>
            </w:r>
          </w:p>
        </w:tc>
        <w:tc>
          <w:tcPr>
            <w:tcW w:w="6000" w:type="dxa"/>
          </w:tcPr>
          <w:p w14:paraId="730F9DD4" w14:textId="77777777" w:rsidR="00A551B5" w:rsidRPr="00C857B7" w:rsidRDefault="00C51AFE" w:rsidP="00001E85">
            <w:pPr>
              <w:spacing w:before="100" w:beforeAutospacing="1" w:after="100" w:afterAutospacing="1"/>
              <w:ind w:left="30" w:right="30"/>
              <w:rPr>
                <w:rFonts w:ascii="Calibri" w:eastAsia="Times New Roman" w:hAnsi="Calibri" w:cs="Calibri"/>
                <w:lang w:val="el-GR"/>
                <w:rPrChange w:id="15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Δεν προσφέρουμε ούτε παρέχουμε οτιδήποτε αξίας για να αποκτήσουμε επιχειρηματικό πλεονέκτημα, άμεσα ή έμμεσα, σε συμμόρφωση με τις αρχές κατά της δωροδοκίας.</w:t>
            </w:r>
          </w:p>
        </w:tc>
      </w:tr>
      <w:tr w:rsidR="002D217F" w:rsidRPr="00C857B7" w14:paraId="77A396E9" w14:textId="77777777" w:rsidTr="00F8038D">
        <w:tc>
          <w:tcPr>
            <w:tcW w:w="1353" w:type="dxa"/>
            <w:shd w:val="clear" w:color="auto" w:fill="C1E4F5"/>
            <w:tcMar>
              <w:top w:w="120" w:type="dxa"/>
              <w:left w:w="180" w:type="dxa"/>
              <w:bottom w:w="120" w:type="dxa"/>
              <w:right w:w="180" w:type="dxa"/>
            </w:tcMar>
            <w:hideMark/>
          </w:tcPr>
          <w:p w14:paraId="1F383DE3" w14:textId="77777777" w:rsidR="003C2A50" w:rsidRPr="00714EAC" w:rsidRDefault="00C51AFE" w:rsidP="003C2A50">
            <w:pPr>
              <w:spacing w:before="30" w:after="30"/>
              <w:ind w:left="30" w:right="30"/>
              <w:rPr>
                <w:rFonts w:ascii="Calibri" w:eastAsia="Times New Roman" w:hAnsi="Calibri" w:cs="Calibri"/>
                <w:sz w:val="16"/>
              </w:rPr>
            </w:pPr>
            <w:hyperlink r:id="rId188" w:tgtFrame="_blank" w:history="1">
              <w:r w:rsidRPr="00714EAC">
                <w:rPr>
                  <w:rFonts w:ascii="Calibri" w:eastAsia="Times New Roman" w:hAnsi="Calibri" w:cs="Calibri"/>
                  <w:color w:val="0000FF"/>
                  <w:sz w:val="16"/>
                  <w:u w:val="single"/>
                </w:rPr>
                <w:t>Screen 16</w:t>
              </w:r>
            </w:hyperlink>
            <w:r w:rsidRPr="00714EAC">
              <w:rPr>
                <w:rFonts w:ascii="Calibri" w:eastAsia="Times New Roman" w:hAnsi="Calibri" w:cs="Calibri"/>
                <w:sz w:val="16"/>
              </w:rPr>
              <w:t xml:space="preserve"> </w:t>
            </w:r>
          </w:p>
          <w:p w14:paraId="4BAAE390" w14:textId="77777777" w:rsidR="003C2A50" w:rsidRPr="00714EAC" w:rsidRDefault="00C51AFE" w:rsidP="003C2A50">
            <w:pPr>
              <w:ind w:left="30" w:right="30"/>
              <w:rPr>
                <w:rFonts w:ascii="Calibri" w:eastAsia="Times New Roman" w:hAnsi="Calibri" w:cs="Calibri"/>
                <w:sz w:val="16"/>
              </w:rPr>
            </w:pPr>
            <w:hyperlink r:id="rId189" w:tgtFrame="_blank" w:history="1">
              <w:r w:rsidRPr="00714EAC">
                <w:rPr>
                  <w:rFonts w:ascii="Calibri" w:eastAsia="Times New Roman" w:hAnsi="Calibri" w:cs="Calibri"/>
                  <w:color w:val="0000FF"/>
                  <w:sz w:val="16"/>
                  <w:u w:val="single"/>
                </w:rPr>
                <w:t>100_C_17</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5E8EAB1"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No results are available, as you have not completed the Knowledge Check.</w:t>
            </w:r>
          </w:p>
          <w:p w14:paraId="03809146"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Congratulations! You have successfully passed the Knowledge Check.</w:t>
            </w:r>
          </w:p>
          <w:p w14:paraId="7651DF67"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Please review your results below by clicking on each question.</w:t>
            </w:r>
          </w:p>
          <w:p w14:paraId="3DF45C5E"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Once you’re done, click the forward arrow to take a short survey.</w:t>
            </w:r>
          </w:p>
          <w:p w14:paraId="628855FE"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Sorry, you did not pass the Knowledge Check. Take a few minutes to review your results below by clicking on each question.</w:t>
            </w:r>
          </w:p>
          <w:p w14:paraId="2357D4EE"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When you are done, click the Retake button.</w:t>
            </w:r>
          </w:p>
        </w:tc>
        <w:tc>
          <w:tcPr>
            <w:tcW w:w="6000" w:type="dxa"/>
          </w:tcPr>
          <w:p w14:paraId="7B907843" w14:textId="77777777" w:rsidR="003C2A50" w:rsidRPr="00C857B7" w:rsidRDefault="00C51AFE" w:rsidP="00001E85">
            <w:pPr>
              <w:spacing w:before="100" w:beforeAutospacing="1" w:after="100" w:afterAutospacing="1"/>
              <w:ind w:left="30" w:right="30"/>
              <w:rPr>
                <w:rFonts w:ascii="Calibri" w:eastAsia="Times New Roman" w:hAnsi="Calibri" w:cs="Calibri"/>
                <w:lang w:val="el-GR"/>
                <w:rPrChange w:id="15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Δεν είναι διαθέσιμο κανένα αποτέλεσμα, επειδή δεν ολοκληρώσατε τον έλεγχο γνώσεων.</w:t>
            </w:r>
          </w:p>
          <w:p w14:paraId="70629F51" w14:textId="77777777" w:rsidR="003C2A50" w:rsidRPr="00C857B7" w:rsidRDefault="00C51AFE" w:rsidP="00001E85">
            <w:pPr>
              <w:spacing w:before="100" w:beforeAutospacing="1" w:after="100" w:afterAutospacing="1"/>
              <w:ind w:left="30" w:right="30"/>
              <w:rPr>
                <w:rFonts w:ascii="Calibri" w:eastAsia="Times New Roman" w:hAnsi="Calibri" w:cs="Calibri"/>
                <w:lang w:val="el-GR"/>
                <w:rPrChange w:id="15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Συγχαρητήρια! Περάσατε επιτυχώς τον έλεγχο γνώσεων.</w:t>
            </w:r>
          </w:p>
          <w:p w14:paraId="1286E5BB" w14:textId="77777777" w:rsidR="003C2A50" w:rsidRPr="00C857B7" w:rsidRDefault="00C51AFE" w:rsidP="00001E85">
            <w:pPr>
              <w:spacing w:before="100" w:beforeAutospacing="1" w:after="100" w:afterAutospacing="1"/>
              <w:ind w:left="30" w:right="30"/>
              <w:rPr>
                <w:rFonts w:ascii="Calibri" w:eastAsia="Times New Roman" w:hAnsi="Calibri" w:cs="Calibri"/>
                <w:lang w:val="el-GR"/>
                <w:rPrChange w:id="15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Εξετάστε τα αποτελέσματά σας παρακάτω κάνοντας κλικ σε κάθε ερώτηση.</w:t>
            </w:r>
          </w:p>
          <w:p w14:paraId="5C2801C9" w14:textId="77777777" w:rsidR="003C2A50" w:rsidRPr="00C857B7" w:rsidRDefault="00C51AFE" w:rsidP="00001E85">
            <w:pPr>
              <w:spacing w:before="100" w:beforeAutospacing="1" w:after="100" w:afterAutospacing="1"/>
              <w:ind w:left="30" w:right="30"/>
              <w:rPr>
                <w:rFonts w:ascii="Calibri" w:eastAsia="Times New Roman" w:hAnsi="Calibri" w:cs="Calibri"/>
                <w:lang w:val="el-GR"/>
                <w:rPrChange w:id="15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Όταν τελειώσετε, κάντε κλικ στο βέλος προς τα εμπρός για να συμπληρώσετε μια σύντομη έρευνα.</w:t>
            </w:r>
          </w:p>
          <w:p w14:paraId="05D96778" w14:textId="77777777" w:rsidR="003C2A50" w:rsidRPr="00CA731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Δυστυχώς δεν περάσατε τον έλεγχο γνώσεων. Αφιερώστε λίγα λεπτά για να εξετάσετε τα αποτελέσματά σας παρακάτω, κάνοντας κλικ σε κάθε ερώτηση.</w:t>
            </w:r>
          </w:p>
          <w:p w14:paraId="00632C35" w14:textId="77777777" w:rsidR="003C2A50" w:rsidRPr="00CA731C" w:rsidRDefault="00C51AFE" w:rsidP="00001E85">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Όταν τελειώσετε, κάντε κλικ στο κουμπί «Επανάληψη».</w:t>
            </w:r>
          </w:p>
        </w:tc>
      </w:tr>
      <w:tr w:rsidR="002D217F" w:rsidRPr="00714EAC" w14:paraId="0326CC03" w14:textId="77777777" w:rsidTr="00F8038D">
        <w:tc>
          <w:tcPr>
            <w:tcW w:w="1353" w:type="dxa"/>
            <w:shd w:val="clear" w:color="auto" w:fill="C1E4F5"/>
            <w:tcMar>
              <w:top w:w="120" w:type="dxa"/>
              <w:left w:w="180" w:type="dxa"/>
              <w:bottom w:w="120" w:type="dxa"/>
              <w:right w:w="180" w:type="dxa"/>
            </w:tcMar>
            <w:hideMark/>
          </w:tcPr>
          <w:p w14:paraId="59E1688C" w14:textId="77777777" w:rsidR="003C2A50" w:rsidRPr="00714EAC" w:rsidRDefault="00C51AFE" w:rsidP="003C2A50">
            <w:pPr>
              <w:spacing w:before="30" w:after="30"/>
              <w:ind w:left="30" w:right="30"/>
              <w:rPr>
                <w:rFonts w:ascii="Calibri" w:eastAsia="Times New Roman" w:hAnsi="Calibri" w:cs="Calibri"/>
                <w:sz w:val="16"/>
              </w:rPr>
            </w:pPr>
            <w:hyperlink r:id="rId190" w:tgtFrame="_blank" w:history="1">
              <w:r w:rsidRPr="00714EAC">
                <w:rPr>
                  <w:rFonts w:ascii="Calibri" w:eastAsia="Times New Roman" w:hAnsi="Calibri" w:cs="Calibri"/>
                  <w:color w:val="0000FF"/>
                  <w:sz w:val="16"/>
                  <w:u w:val="single"/>
                </w:rPr>
                <w:t>Screen 17</w:t>
              </w:r>
            </w:hyperlink>
            <w:r w:rsidRPr="00714EAC">
              <w:rPr>
                <w:rFonts w:ascii="Calibri" w:eastAsia="Times New Roman" w:hAnsi="Calibri" w:cs="Calibri"/>
                <w:sz w:val="16"/>
              </w:rPr>
              <w:t xml:space="preserve"> </w:t>
            </w:r>
          </w:p>
          <w:p w14:paraId="3774AD7C" w14:textId="77777777" w:rsidR="003C2A50" w:rsidRPr="00714EAC" w:rsidRDefault="00C51AFE" w:rsidP="003C2A50">
            <w:pPr>
              <w:ind w:left="30" w:right="30"/>
              <w:rPr>
                <w:rFonts w:ascii="Calibri" w:eastAsia="Times New Roman" w:hAnsi="Calibri" w:cs="Calibri"/>
                <w:sz w:val="16"/>
              </w:rPr>
            </w:pPr>
            <w:hyperlink r:id="rId191" w:tgtFrame="_blank" w:history="1">
              <w:r w:rsidRPr="00714EAC">
                <w:rPr>
                  <w:rFonts w:ascii="Calibri" w:eastAsia="Times New Roman" w:hAnsi="Calibri" w:cs="Calibri"/>
                  <w:color w:val="0000FF"/>
                  <w:sz w:val="16"/>
                  <w:u w:val="single"/>
                </w:rPr>
                <w:t>104_C_199</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3033BC"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[3] As a result of this session, I have a better understanding of Abbott's Code of Business Conduct.</w:t>
            </w:r>
          </w:p>
          <w:p w14:paraId="5E3D63EC"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Strongly Disagree</w:t>
            </w:r>
          </w:p>
          <w:p w14:paraId="742F5083"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Disagree</w:t>
            </w:r>
          </w:p>
          <w:p w14:paraId="5630B47D"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Neutral</w:t>
            </w:r>
          </w:p>
          <w:p w14:paraId="258905D7"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Agree</w:t>
            </w:r>
          </w:p>
          <w:p w14:paraId="14B1C833"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Strongly Agree</w:t>
            </w:r>
          </w:p>
        </w:tc>
        <w:tc>
          <w:tcPr>
            <w:tcW w:w="6000" w:type="dxa"/>
          </w:tcPr>
          <w:p w14:paraId="0359FDC2" w14:textId="77777777" w:rsidR="006F1CE1" w:rsidRPr="00C857B7" w:rsidRDefault="00C51AFE" w:rsidP="00001E85">
            <w:pPr>
              <w:spacing w:before="100" w:beforeAutospacing="1" w:after="100" w:afterAutospacing="1"/>
              <w:ind w:left="30" w:right="30"/>
              <w:rPr>
                <w:rFonts w:ascii="Calibri" w:eastAsia="Times New Roman" w:hAnsi="Calibri" w:cs="Calibri"/>
                <w:lang w:val="el-GR"/>
                <w:rPrChange w:id="15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[3] Ως αποτέλεσμα αυτής της συνεδρίας, έχω καλύτερη κατανόηση του Κώδικα Επιχειρηματικής Συμπεριφοράς της Abbott.</w:t>
            </w:r>
          </w:p>
          <w:p w14:paraId="2E68BBEB" w14:textId="77777777" w:rsidR="006F1CE1" w:rsidRPr="00C857B7" w:rsidRDefault="00C51AFE" w:rsidP="00001E85">
            <w:pPr>
              <w:spacing w:before="100" w:beforeAutospacing="1" w:after="100" w:afterAutospacing="1"/>
              <w:ind w:left="30" w:right="30"/>
              <w:rPr>
                <w:rFonts w:ascii="Calibri" w:eastAsia="Times New Roman" w:hAnsi="Calibri" w:cs="Calibri"/>
                <w:lang w:val="el-GR"/>
                <w:rPrChange w:id="15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Διαφωνώ απόλυτα</w:t>
            </w:r>
          </w:p>
          <w:p w14:paraId="02FDE1F1" w14:textId="77777777" w:rsidR="006F1CE1" w:rsidRPr="00C857B7" w:rsidRDefault="00C51AFE" w:rsidP="00001E85">
            <w:pPr>
              <w:spacing w:before="100" w:beforeAutospacing="1" w:after="100" w:afterAutospacing="1"/>
              <w:ind w:left="30" w:right="30"/>
              <w:rPr>
                <w:rFonts w:ascii="Calibri" w:eastAsia="Times New Roman" w:hAnsi="Calibri" w:cs="Calibri"/>
                <w:lang w:val="el-GR"/>
                <w:rPrChange w:id="15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Διαφωνώ</w:t>
            </w:r>
          </w:p>
          <w:p w14:paraId="60D19D89" w14:textId="77777777" w:rsidR="006F1CE1" w:rsidRPr="00C857B7" w:rsidRDefault="00C51AFE" w:rsidP="00001E85">
            <w:pPr>
              <w:spacing w:before="100" w:beforeAutospacing="1" w:after="100" w:afterAutospacing="1"/>
              <w:ind w:left="30" w:right="30"/>
              <w:rPr>
                <w:rFonts w:ascii="Calibri" w:eastAsia="Times New Roman" w:hAnsi="Calibri" w:cs="Calibri"/>
                <w:lang w:val="el-GR"/>
                <w:rPrChange w:id="15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Ουδέτερη άποψη</w:t>
            </w:r>
          </w:p>
          <w:p w14:paraId="64957972" w14:textId="77777777" w:rsidR="006F1CE1" w:rsidRPr="00C857B7" w:rsidRDefault="00C51AFE" w:rsidP="00001E85">
            <w:pPr>
              <w:spacing w:before="100" w:beforeAutospacing="1" w:after="100" w:afterAutospacing="1"/>
              <w:ind w:left="30" w:right="30"/>
              <w:rPr>
                <w:rFonts w:ascii="Calibri" w:eastAsia="Times New Roman" w:hAnsi="Calibri" w:cs="Calibri"/>
                <w:lang w:val="el-GR"/>
                <w:rPrChange w:id="16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Συμφωνώ</w:t>
            </w:r>
          </w:p>
          <w:p w14:paraId="5560F1BD" w14:textId="77777777" w:rsidR="003C2A50"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Συμφωνώ απόλυτα</w:t>
            </w:r>
          </w:p>
        </w:tc>
      </w:tr>
      <w:tr w:rsidR="002D217F" w:rsidRPr="00C857B7" w14:paraId="5FA64A3C" w14:textId="77777777" w:rsidTr="00F8038D">
        <w:tc>
          <w:tcPr>
            <w:tcW w:w="1353" w:type="dxa"/>
            <w:shd w:val="clear" w:color="auto" w:fill="C1E4F5"/>
            <w:tcMar>
              <w:top w:w="120" w:type="dxa"/>
              <w:left w:w="180" w:type="dxa"/>
              <w:bottom w:w="120" w:type="dxa"/>
              <w:right w:w="180" w:type="dxa"/>
            </w:tcMar>
            <w:hideMark/>
          </w:tcPr>
          <w:p w14:paraId="026D353C" w14:textId="77777777" w:rsidR="00764DBF" w:rsidRPr="00714EAC" w:rsidRDefault="00C51AFE" w:rsidP="00764DBF">
            <w:pPr>
              <w:spacing w:before="30" w:after="30"/>
              <w:ind w:left="30" w:right="30"/>
              <w:rPr>
                <w:rFonts w:ascii="Calibri" w:eastAsia="Times New Roman" w:hAnsi="Calibri" w:cs="Calibri"/>
                <w:sz w:val="16"/>
              </w:rPr>
            </w:pPr>
            <w:hyperlink r:id="rId192"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329FDD5F" w14:textId="77777777" w:rsidR="00764DBF" w:rsidRPr="00714EAC" w:rsidRDefault="00C51AFE" w:rsidP="00764DBF">
            <w:pPr>
              <w:ind w:left="30" w:right="30"/>
              <w:rPr>
                <w:rFonts w:ascii="Calibri" w:eastAsia="Times New Roman" w:hAnsi="Calibri" w:cs="Calibri"/>
                <w:sz w:val="16"/>
              </w:rPr>
            </w:pPr>
            <w:hyperlink r:id="rId193" w:tgtFrame="_blank" w:history="1">
              <w:r w:rsidRPr="00714EAC">
                <w:rPr>
                  <w:rFonts w:ascii="Calibri" w:eastAsia="Times New Roman" w:hAnsi="Calibri" w:cs="Calibri"/>
                  <w:color w:val="0000FF"/>
                  <w:sz w:val="16"/>
                  <w:u w:val="single"/>
                </w:rPr>
                <w:t>107_C_200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FC542F"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Where to go for Support</w:t>
            </w:r>
          </w:p>
        </w:tc>
        <w:tc>
          <w:tcPr>
            <w:tcW w:w="6000" w:type="dxa"/>
          </w:tcPr>
          <w:p w14:paraId="203656A2"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16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Πού να απευθυνθείτε για υποστήριξη</w:t>
            </w:r>
          </w:p>
        </w:tc>
      </w:tr>
      <w:tr w:rsidR="002D217F" w:rsidRPr="00C857B7" w14:paraId="3309A137" w14:textId="77777777" w:rsidTr="00F8038D">
        <w:tc>
          <w:tcPr>
            <w:tcW w:w="1353" w:type="dxa"/>
            <w:shd w:val="clear" w:color="auto" w:fill="C1E4F5"/>
            <w:tcMar>
              <w:top w:w="120" w:type="dxa"/>
              <w:left w:w="180" w:type="dxa"/>
              <w:bottom w:w="120" w:type="dxa"/>
              <w:right w:w="180" w:type="dxa"/>
            </w:tcMar>
            <w:hideMark/>
          </w:tcPr>
          <w:p w14:paraId="097AC148" w14:textId="77777777" w:rsidR="00764DBF" w:rsidRPr="00714EAC" w:rsidRDefault="00C51AFE" w:rsidP="00764DBF">
            <w:pPr>
              <w:spacing w:before="30" w:after="30"/>
              <w:ind w:left="30" w:right="30"/>
              <w:rPr>
                <w:rFonts w:ascii="Calibri" w:eastAsia="Times New Roman" w:hAnsi="Calibri" w:cs="Calibri"/>
                <w:sz w:val="16"/>
              </w:rPr>
            </w:pPr>
            <w:hyperlink r:id="rId194"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4555A6B2" w14:textId="77777777" w:rsidR="00764DBF" w:rsidRPr="00714EAC" w:rsidRDefault="00C51AFE" w:rsidP="00764DBF">
            <w:pPr>
              <w:ind w:left="30" w:right="30"/>
              <w:rPr>
                <w:rFonts w:ascii="Calibri" w:eastAsia="Times New Roman" w:hAnsi="Calibri" w:cs="Calibri"/>
                <w:sz w:val="16"/>
              </w:rPr>
            </w:pPr>
            <w:hyperlink r:id="rId195" w:tgtFrame="_blank" w:history="1">
              <w:r w:rsidRPr="00714EAC">
                <w:rPr>
                  <w:rFonts w:ascii="Calibri" w:eastAsia="Times New Roman" w:hAnsi="Calibri" w:cs="Calibri"/>
                  <w:color w:val="0000FF"/>
                  <w:sz w:val="16"/>
                  <w:u w:val="single"/>
                </w:rPr>
                <w:t>108_C_200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E8D5B5"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Manager</w:t>
            </w:r>
          </w:p>
          <w:p w14:paraId="5C5B2877"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If you have questions about your interactions with those outside of Abbott, the best place to start is with your manager</w:t>
            </w:r>
          </w:p>
        </w:tc>
        <w:tc>
          <w:tcPr>
            <w:tcW w:w="6000" w:type="dxa"/>
          </w:tcPr>
          <w:p w14:paraId="302C416A"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16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Διευθυντής</w:t>
            </w:r>
          </w:p>
          <w:p w14:paraId="2CD6445E"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16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Εάν έχετε ερωτήσεις σχετικά με τις αλληλεπιδράσεις σας με άτομα εκτός της Abbott, το καλύτερο μέρος για να ξεκινήσετε είναι με τον διευθυντή σας</w:t>
            </w:r>
          </w:p>
        </w:tc>
      </w:tr>
      <w:tr w:rsidR="002D217F" w:rsidRPr="00C857B7" w14:paraId="749ED736" w14:textId="77777777" w:rsidTr="00F8038D">
        <w:tc>
          <w:tcPr>
            <w:tcW w:w="1353" w:type="dxa"/>
            <w:shd w:val="clear" w:color="auto" w:fill="C1E4F5"/>
            <w:tcMar>
              <w:top w:w="120" w:type="dxa"/>
              <w:left w:w="180" w:type="dxa"/>
              <w:bottom w:w="120" w:type="dxa"/>
              <w:right w:w="180" w:type="dxa"/>
            </w:tcMar>
            <w:hideMark/>
          </w:tcPr>
          <w:p w14:paraId="137A975F" w14:textId="77777777" w:rsidR="00764DBF" w:rsidRPr="00714EAC" w:rsidRDefault="00C51AFE" w:rsidP="00764DBF">
            <w:pPr>
              <w:spacing w:before="30" w:after="30"/>
              <w:ind w:left="30" w:right="30"/>
              <w:rPr>
                <w:rFonts w:ascii="Calibri" w:eastAsia="Times New Roman" w:hAnsi="Calibri" w:cs="Calibri"/>
                <w:sz w:val="16"/>
              </w:rPr>
            </w:pPr>
            <w:hyperlink r:id="rId196"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610DC990" w14:textId="77777777" w:rsidR="00764DBF" w:rsidRPr="00714EAC" w:rsidRDefault="00C51AFE" w:rsidP="00764DBF">
            <w:pPr>
              <w:ind w:left="30" w:right="30"/>
              <w:rPr>
                <w:rFonts w:ascii="Calibri" w:eastAsia="Times New Roman" w:hAnsi="Calibri" w:cs="Calibri"/>
                <w:sz w:val="16"/>
              </w:rPr>
            </w:pPr>
            <w:hyperlink r:id="rId197" w:tgtFrame="_blank" w:history="1">
              <w:r w:rsidRPr="00714EAC">
                <w:rPr>
                  <w:rFonts w:ascii="Calibri" w:eastAsia="Times New Roman" w:hAnsi="Calibri" w:cs="Calibri"/>
                  <w:color w:val="0000FF"/>
                  <w:sz w:val="16"/>
                  <w:u w:val="single"/>
                </w:rPr>
                <w:t>109_C_200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FA8009"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Written Standards</w:t>
            </w:r>
          </w:p>
          <w:p w14:paraId="6D0EDA98" w14:textId="77777777" w:rsidR="00764DBF" w:rsidRPr="00714EAC" w:rsidRDefault="00C51AFE" w:rsidP="00001E85">
            <w:pPr>
              <w:numPr>
                <w:ilvl w:val="0"/>
                <w:numId w:val="4"/>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 xml:space="preserve">For our company’s fundamental set of expectations about interactions with others, consult our </w:t>
            </w:r>
            <w:hyperlink r:id="rId198" w:tgtFrame="_blank" w:history="1">
              <w:r w:rsidRPr="00714EAC">
                <w:rPr>
                  <w:rFonts w:ascii="Calibri" w:eastAsia="Times New Roman" w:hAnsi="Calibri" w:cs="Calibri"/>
                  <w:color w:val="0000FF"/>
                  <w:u w:val="single"/>
                </w:rPr>
                <w:t>Code of Business Conduct</w:t>
              </w:r>
            </w:hyperlink>
            <w:r w:rsidRPr="00714EAC">
              <w:rPr>
                <w:rFonts w:ascii="Calibri" w:eastAsia="Times New Roman" w:hAnsi="Calibri" w:cs="Calibri"/>
              </w:rPr>
              <w:t>.</w:t>
            </w:r>
          </w:p>
          <w:p w14:paraId="6DE4E6B0" w14:textId="77777777" w:rsidR="00764DBF" w:rsidRPr="00714EAC" w:rsidRDefault="00C51AFE" w:rsidP="00001E85">
            <w:pPr>
              <w:numPr>
                <w:ilvl w:val="0"/>
                <w:numId w:val="4"/>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 xml:space="preserve">For our corporate policies and procedures applicable companywide, visit the </w:t>
            </w:r>
            <w:hyperlink r:id="rId199" w:tgtFrame="_blank" w:history="1">
              <w:r w:rsidRPr="00714EAC">
                <w:rPr>
                  <w:rFonts w:ascii="Calibri" w:eastAsia="Times New Roman" w:hAnsi="Calibri" w:cs="Calibri"/>
                  <w:color w:val="0000FF"/>
                  <w:u w:val="single"/>
                </w:rPr>
                <w:t>Global Policy Portal.</w:t>
              </w:r>
            </w:hyperlink>
          </w:p>
        </w:tc>
        <w:tc>
          <w:tcPr>
            <w:tcW w:w="6000" w:type="dxa"/>
          </w:tcPr>
          <w:p w14:paraId="0172D651"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Γραπτά πρότυπα</w:t>
            </w:r>
          </w:p>
          <w:p w14:paraId="2D9495F4" w14:textId="77777777" w:rsidR="00AF4AEE" w:rsidRPr="00C857B7" w:rsidRDefault="00C51AFE" w:rsidP="00001E85">
            <w:pPr>
              <w:numPr>
                <w:ilvl w:val="0"/>
                <w:numId w:val="4"/>
              </w:numPr>
              <w:spacing w:before="100" w:beforeAutospacing="1" w:after="100" w:afterAutospacing="1"/>
              <w:ind w:left="750" w:right="30"/>
              <w:rPr>
                <w:rFonts w:ascii="Calibri" w:eastAsia="Times New Roman" w:hAnsi="Calibri" w:cs="Calibri"/>
                <w:lang w:val="el-GR"/>
                <w:rPrChange w:id="16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Για το σύνολο των θεμελιωδών προσδοκιών της εταιρείας μας σχετικά με τις αλληλεπιδράσεις με άλλους, συμβουλευτείτε τον </w:t>
            </w:r>
            <w:r w:rsidRPr="00714EAC">
              <w:fldChar w:fldCharType="begin"/>
            </w:r>
            <w:r w:rsidRPr="00C857B7">
              <w:rPr>
                <w:lang w:val="el-GR"/>
                <w:rPrChange w:id="165" w:author="Kokkaliaris, Dimitrios" w:date="2026-01-05T17:37:00Z" w16du:dateUtc="2026-01-05T15:37:00Z">
                  <w:rPr/>
                </w:rPrChange>
              </w:rPr>
              <w:instrText xml:space="preserve"> </w:instrText>
            </w:r>
            <w:r w:rsidRPr="00714EAC">
              <w:instrText>HYPERLINK</w:instrText>
            </w:r>
            <w:r w:rsidRPr="00C857B7">
              <w:rPr>
                <w:lang w:val="el-GR"/>
                <w:rPrChange w:id="166" w:author="Kokkaliaris, Dimitrios" w:date="2026-01-05T17:37:00Z" w16du:dateUtc="2026-01-05T15:37:00Z">
                  <w:rPr/>
                </w:rPrChange>
              </w:rPr>
              <w:instrText xml:space="preserve"> "</w:instrText>
            </w:r>
            <w:r w:rsidRPr="00714EAC">
              <w:instrText>http</w:instrText>
            </w:r>
            <w:r w:rsidRPr="00C857B7">
              <w:rPr>
                <w:lang w:val="el-GR"/>
                <w:rPrChange w:id="167" w:author="Kokkaliaris, Dimitrios" w:date="2026-01-05T17:37:00Z" w16du:dateUtc="2026-01-05T15:37:00Z">
                  <w:rPr/>
                </w:rPrChange>
              </w:rPr>
              <w:instrText>://</w:instrText>
            </w:r>
            <w:r w:rsidRPr="00714EAC">
              <w:instrText>www</w:instrText>
            </w:r>
            <w:r w:rsidRPr="00C857B7">
              <w:rPr>
                <w:lang w:val="el-GR"/>
                <w:rPrChange w:id="168" w:author="Kokkaliaris, Dimitrios" w:date="2026-01-05T17:37:00Z" w16du:dateUtc="2026-01-05T15:37:00Z">
                  <w:rPr/>
                </w:rPrChange>
              </w:rPr>
              <w:instrText>.</w:instrText>
            </w:r>
            <w:r w:rsidRPr="00714EAC">
              <w:instrText>abbott</w:instrText>
            </w:r>
            <w:r w:rsidRPr="00C857B7">
              <w:rPr>
                <w:lang w:val="el-GR"/>
                <w:rPrChange w:id="169" w:author="Kokkaliaris, Dimitrios" w:date="2026-01-05T17:37:00Z" w16du:dateUtc="2026-01-05T15:37:00Z">
                  <w:rPr/>
                </w:rPrChange>
              </w:rPr>
              <w:instrText>.</w:instrText>
            </w:r>
            <w:r w:rsidRPr="00714EAC">
              <w:instrText>com</w:instrText>
            </w:r>
            <w:r w:rsidRPr="00C857B7">
              <w:rPr>
                <w:lang w:val="el-GR"/>
                <w:rPrChange w:id="170" w:author="Kokkaliaris, Dimitrios" w:date="2026-01-05T17:37:00Z" w16du:dateUtc="2026-01-05T15:37:00Z">
                  <w:rPr/>
                </w:rPrChange>
              </w:rPr>
              <w:instrText>/</w:instrText>
            </w:r>
            <w:r w:rsidRPr="00714EAC">
              <w:instrText>investors</w:instrText>
            </w:r>
            <w:r w:rsidRPr="00C857B7">
              <w:rPr>
                <w:lang w:val="el-GR"/>
                <w:rPrChange w:id="171" w:author="Kokkaliaris, Dimitrios" w:date="2026-01-05T17:37:00Z" w16du:dateUtc="2026-01-05T15:37:00Z">
                  <w:rPr/>
                </w:rPrChange>
              </w:rPr>
              <w:instrText>/</w:instrText>
            </w:r>
            <w:r w:rsidRPr="00714EAC">
              <w:instrText>governance</w:instrText>
            </w:r>
            <w:r w:rsidRPr="00C857B7">
              <w:rPr>
                <w:lang w:val="el-GR"/>
                <w:rPrChange w:id="172" w:author="Kokkaliaris, Dimitrios" w:date="2026-01-05T17:37:00Z" w16du:dateUtc="2026-01-05T15:37:00Z">
                  <w:rPr/>
                </w:rPrChange>
              </w:rPr>
              <w:instrText>/</w:instrText>
            </w:r>
            <w:r w:rsidRPr="00714EAC">
              <w:instrText>code</w:instrText>
            </w:r>
            <w:r w:rsidRPr="00C857B7">
              <w:rPr>
                <w:lang w:val="el-GR"/>
                <w:rPrChange w:id="173" w:author="Kokkaliaris, Dimitrios" w:date="2026-01-05T17:37:00Z" w16du:dateUtc="2026-01-05T15:37:00Z">
                  <w:rPr/>
                </w:rPrChange>
              </w:rPr>
              <w:instrText>-</w:instrText>
            </w:r>
            <w:r w:rsidRPr="00714EAC">
              <w:instrText>of</w:instrText>
            </w:r>
            <w:r w:rsidRPr="00C857B7">
              <w:rPr>
                <w:lang w:val="el-GR"/>
                <w:rPrChange w:id="174" w:author="Kokkaliaris, Dimitrios" w:date="2026-01-05T17:37:00Z" w16du:dateUtc="2026-01-05T15:37:00Z">
                  <w:rPr/>
                </w:rPrChange>
              </w:rPr>
              <w:instrText>-</w:instrText>
            </w:r>
            <w:r w:rsidRPr="00714EAC">
              <w:instrText>business</w:instrText>
            </w:r>
            <w:r w:rsidRPr="00C857B7">
              <w:rPr>
                <w:lang w:val="el-GR"/>
                <w:rPrChange w:id="175" w:author="Kokkaliaris, Dimitrios" w:date="2026-01-05T17:37:00Z" w16du:dateUtc="2026-01-05T15:37:00Z">
                  <w:rPr/>
                </w:rPrChange>
              </w:rPr>
              <w:instrText>-</w:instrText>
            </w:r>
            <w:r w:rsidRPr="00714EAC">
              <w:instrText>conduct</w:instrText>
            </w:r>
            <w:r w:rsidRPr="00C857B7">
              <w:rPr>
                <w:lang w:val="el-GR"/>
                <w:rPrChange w:id="176" w:author="Kokkaliaris, Dimitrios" w:date="2026-01-05T17:37:00Z" w16du:dateUtc="2026-01-05T15:37:00Z">
                  <w:rPr/>
                </w:rPrChange>
              </w:rPr>
              <w:instrText>.</w:instrText>
            </w:r>
            <w:r w:rsidRPr="00714EAC">
              <w:instrText>html</w:instrText>
            </w:r>
            <w:r w:rsidRPr="00C857B7">
              <w:rPr>
                <w:lang w:val="el-GR"/>
                <w:rPrChange w:id="177" w:author="Kokkaliaris, Dimitrios" w:date="2026-01-05T17:37:00Z" w16du:dateUtc="2026-01-05T15:37:00Z">
                  <w:rPr/>
                </w:rPrChange>
              </w:rPr>
              <w:instrText>" \</w:instrText>
            </w:r>
            <w:r w:rsidRPr="00714EAC">
              <w:instrText>t</w:instrText>
            </w:r>
            <w:r w:rsidRPr="00C857B7">
              <w:rPr>
                <w:lang w:val="el-GR"/>
                <w:rPrChange w:id="178" w:author="Kokkaliaris, Dimitrios" w:date="2026-01-05T17:37:00Z" w16du:dateUtc="2026-01-05T15:37:00Z">
                  <w:rPr/>
                </w:rPrChange>
              </w:rPr>
              <w:instrText xml:space="preserve"> "_</w:instrText>
            </w:r>
            <w:r w:rsidRPr="00714EAC">
              <w:instrText>blank</w:instrText>
            </w:r>
            <w:r w:rsidRPr="00C857B7">
              <w:rPr>
                <w:lang w:val="el-GR"/>
                <w:rPrChange w:id="179" w:author="Kokkaliaris, Dimitrios" w:date="2026-01-05T17:37:00Z" w16du:dateUtc="2026-01-05T15:37:00Z">
                  <w:rPr/>
                </w:rPrChange>
              </w:rPr>
              <w:instrText xml:space="preserve">" </w:instrText>
            </w:r>
            <w:r w:rsidRPr="00714EAC">
              <w:fldChar w:fldCharType="separate"/>
            </w:r>
            <w:r w:rsidRPr="00714EAC">
              <w:rPr>
                <w:rFonts w:ascii="Calibri" w:eastAsia="Calibri" w:hAnsi="Calibri" w:cs="Calibri"/>
                <w:color w:val="0000FF"/>
                <w:u w:val="single"/>
                <w:lang w:val="el-GR"/>
              </w:rPr>
              <w:t>Κώδικα Επιχειρηματικής Συμπεριφοράς</w:t>
            </w:r>
            <w:r w:rsidRPr="00714EAC">
              <w:rPr>
                <w:rFonts w:ascii="Calibri" w:eastAsia="Calibri" w:hAnsi="Calibri" w:cs="Calibri"/>
                <w:color w:val="0000FF"/>
                <w:u w:val="single"/>
                <w:lang w:val="el-GR"/>
              </w:rPr>
              <w:fldChar w:fldCharType="end"/>
            </w:r>
            <w:r w:rsidRPr="00714EAC">
              <w:rPr>
                <w:rFonts w:ascii="Calibri" w:eastAsia="Calibri" w:hAnsi="Calibri" w:cs="Calibri"/>
                <w:lang w:val="el-GR"/>
              </w:rPr>
              <w:t>.</w:t>
            </w:r>
          </w:p>
          <w:p w14:paraId="384971C8" w14:textId="77777777" w:rsidR="00764DBF" w:rsidRPr="00C857B7" w:rsidRDefault="00C51AFE" w:rsidP="00001E85">
            <w:pPr>
              <w:numPr>
                <w:ilvl w:val="0"/>
                <w:numId w:val="4"/>
              </w:numPr>
              <w:spacing w:before="100" w:beforeAutospacing="1" w:after="100" w:afterAutospacing="1"/>
              <w:ind w:left="750" w:right="30"/>
              <w:rPr>
                <w:rFonts w:ascii="Calibri" w:eastAsia="Times New Roman" w:hAnsi="Calibri" w:cs="Calibri"/>
                <w:lang w:val="el-GR"/>
                <w:rPrChange w:id="18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Για τις εταιρικές πολιτικές και διαδικασίες μας, που ισχύουν για όλη την εταιρεία, επισκεφθείτε την </w:t>
            </w:r>
            <w:r w:rsidRPr="00714EAC">
              <w:fldChar w:fldCharType="begin"/>
            </w:r>
            <w:r w:rsidRPr="00C857B7">
              <w:rPr>
                <w:lang w:val="el-GR"/>
                <w:rPrChange w:id="181" w:author="Kokkaliaris, Dimitrios" w:date="2026-01-05T17:37:00Z" w16du:dateUtc="2026-01-05T15:37:00Z">
                  <w:rPr/>
                </w:rPrChange>
              </w:rPr>
              <w:instrText xml:space="preserve"> </w:instrText>
            </w:r>
            <w:r w:rsidRPr="00714EAC">
              <w:instrText>HYPERLINK</w:instrText>
            </w:r>
            <w:r w:rsidRPr="00C857B7">
              <w:rPr>
                <w:lang w:val="el-GR"/>
                <w:rPrChange w:id="182" w:author="Kokkaliaris, Dimitrios" w:date="2026-01-05T17:37:00Z" w16du:dateUtc="2026-01-05T15:37:00Z">
                  <w:rPr/>
                </w:rPrChange>
              </w:rPr>
              <w:instrText xml:space="preserve"> "</w:instrText>
            </w:r>
            <w:r w:rsidRPr="00714EAC">
              <w:instrText>https</w:instrText>
            </w:r>
            <w:r w:rsidRPr="00C857B7">
              <w:rPr>
                <w:lang w:val="el-GR"/>
                <w:rPrChange w:id="183" w:author="Kokkaliaris, Dimitrios" w:date="2026-01-05T17:37:00Z" w16du:dateUtc="2026-01-05T15:37:00Z">
                  <w:rPr/>
                </w:rPrChange>
              </w:rPr>
              <w:instrText>://</w:instrText>
            </w:r>
            <w:r w:rsidRPr="00714EAC">
              <w:instrText>icomply</w:instrText>
            </w:r>
            <w:r w:rsidRPr="00C857B7">
              <w:rPr>
                <w:lang w:val="el-GR"/>
                <w:rPrChange w:id="184" w:author="Kokkaliaris, Dimitrios" w:date="2026-01-05T17:37:00Z" w16du:dateUtc="2026-01-05T15:37:00Z">
                  <w:rPr/>
                </w:rPrChange>
              </w:rPr>
              <w:instrText>.</w:instrText>
            </w:r>
            <w:r w:rsidRPr="00714EAC">
              <w:instrText>abbott</w:instrText>
            </w:r>
            <w:r w:rsidRPr="00C857B7">
              <w:rPr>
                <w:lang w:val="el-GR"/>
                <w:rPrChange w:id="185" w:author="Kokkaliaris, Dimitrios" w:date="2026-01-05T17:37:00Z" w16du:dateUtc="2026-01-05T15:37:00Z">
                  <w:rPr/>
                </w:rPrChange>
              </w:rPr>
              <w:instrText>.</w:instrText>
            </w:r>
            <w:r w:rsidRPr="00714EAC">
              <w:instrText>com</w:instrText>
            </w:r>
            <w:r w:rsidRPr="00C857B7">
              <w:rPr>
                <w:lang w:val="el-GR"/>
                <w:rPrChange w:id="186" w:author="Kokkaliaris, Dimitrios" w:date="2026-01-05T17:37:00Z" w16du:dateUtc="2026-01-05T15:37:00Z">
                  <w:rPr/>
                </w:rPrChange>
              </w:rPr>
              <w:instrText>/</w:instrText>
            </w:r>
            <w:r w:rsidRPr="00714EAC">
              <w:instrText>Apps</w:instrText>
            </w:r>
            <w:r w:rsidRPr="00C857B7">
              <w:rPr>
                <w:lang w:val="el-GR"/>
                <w:rPrChange w:id="187" w:author="Kokkaliaris, Dimitrios" w:date="2026-01-05T17:37:00Z" w16du:dateUtc="2026-01-05T15:37:00Z">
                  <w:rPr/>
                </w:rPrChange>
              </w:rPr>
              <w:instrText>/</w:instrText>
            </w:r>
            <w:r w:rsidRPr="00714EAC">
              <w:instrText>DocumentLibrary</w:instrText>
            </w:r>
            <w:r w:rsidRPr="00C857B7">
              <w:rPr>
                <w:lang w:val="el-GR"/>
                <w:rPrChange w:id="188" w:author="Kokkaliaris, Dimitrios" w:date="2026-01-05T17:37:00Z" w16du:dateUtc="2026-01-05T15:37:00Z">
                  <w:rPr/>
                </w:rPrChange>
              </w:rPr>
              <w:instrText>/" \</w:instrText>
            </w:r>
            <w:r w:rsidRPr="00714EAC">
              <w:instrText>t</w:instrText>
            </w:r>
            <w:r w:rsidRPr="00C857B7">
              <w:rPr>
                <w:lang w:val="el-GR"/>
                <w:rPrChange w:id="189" w:author="Kokkaliaris, Dimitrios" w:date="2026-01-05T17:37:00Z" w16du:dateUtc="2026-01-05T15:37:00Z">
                  <w:rPr/>
                </w:rPrChange>
              </w:rPr>
              <w:instrText xml:space="preserve"> "_</w:instrText>
            </w:r>
            <w:r w:rsidRPr="00714EAC">
              <w:instrText>blank</w:instrText>
            </w:r>
            <w:r w:rsidRPr="00C857B7">
              <w:rPr>
                <w:lang w:val="el-GR"/>
                <w:rPrChange w:id="190" w:author="Kokkaliaris, Dimitrios" w:date="2026-01-05T17:37:00Z" w16du:dateUtc="2026-01-05T15:37:00Z">
                  <w:rPr/>
                </w:rPrChange>
              </w:rPr>
              <w:instrText xml:space="preserve">" </w:instrText>
            </w:r>
            <w:r w:rsidRPr="00714EAC">
              <w:fldChar w:fldCharType="separate"/>
            </w:r>
            <w:r w:rsidRPr="00714EAC">
              <w:rPr>
                <w:rFonts w:ascii="Calibri" w:eastAsia="Calibri" w:hAnsi="Calibri" w:cs="Calibri"/>
                <w:color w:val="0000FF"/>
                <w:u w:val="single"/>
                <w:lang w:val="el-GR"/>
              </w:rPr>
              <w:t>Ηλεκτρονική Πύλη Παγκόσμιας Πολιτικής</w:t>
            </w:r>
            <w:r w:rsidRPr="00714EAC">
              <w:rPr>
                <w:rFonts w:ascii="Calibri" w:eastAsia="Calibri" w:hAnsi="Calibri" w:cs="Calibri"/>
                <w:color w:val="0000FF"/>
                <w:u w:val="single"/>
                <w:lang w:val="el-GR"/>
              </w:rPr>
              <w:fldChar w:fldCharType="end"/>
            </w:r>
            <w:r w:rsidRPr="00714EAC">
              <w:rPr>
                <w:rFonts w:ascii="Calibri" w:eastAsia="Calibri" w:hAnsi="Calibri" w:cs="Calibri"/>
                <w:lang w:val="el-GR"/>
              </w:rPr>
              <w:t>.</w:t>
            </w:r>
          </w:p>
        </w:tc>
      </w:tr>
      <w:tr w:rsidR="002D217F" w:rsidRPr="00C857B7" w14:paraId="06285B10" w14:textId="77777777" w:rsidTr="00F8038D">
        <w:tc>
          <w:tcPr>
            <w:tcW w:w="1353" w:type="dxa"/>
            <w:shd w:val="clear" w:color="auto" w:fill="C1E4F5"/>
            <w:tcMar>
              <w:top w:w="120" w:type="dxa"/>
              <w:left w:w="180" w:type="dxa"/>
              <w:bottom w:w="120" w:type="dxa"/>
              <w:right w:w="180" w:type="dxa"/>
            </w:tcMar>
            <w:hideMark/>
          </w:tcPr>
          <w:p w14:paraId="0CB33B24" w14:textId="77777777" w:rsidR="00764DBF" w:rsidRPr="00714EAC" w:rsidRDefault="00C51AFE" w:rsidP="00764DBF">
            <w:pPr>
              <w:spacing w:before="30" w:after="30"/>
              <w:ind w:left="30" w:right="30"/>
              <w:rPr>
                <w:rFonts w:ascii="Calibri" w:eastAsia="Times New Roman" w:hAnsi="Calibri" w:cs="Calibri"/>
                <w:sz w:val="16"/>
              </w:rPr>
            </w:pPr>
            <w:hyperlink r:id="rId200"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52F085C1" w14:textId="77777777" w:rsidR="00764DBF" w:rsidRPr="00714EAC" w:rsidRDefault="00C51AFE" w:rsidP="00764DBF">
            <w:pPr>
              <w:ind w:left="30" w:right="30"/>
              <w:rPr>
                <w:rFonts w:ascii="Calibri" w:eastAsia="Times New Roman" w:hAnsi="Calibri" w:cs="Calibri"/>
                <w:sz w:val="16"/>
              </w:rPr>
            </w:pPr>
            <w:hyperlink r:id="rId201" w:tgtFrame="_blank" w:history="1">
              <w:r w:rsidRPr="00714EAC">
                <w:rPr>
                  <w:rFonts w:ascii="Calibri" w:eastAsia="Times New Roman" w:hAnsi="Calibri" w:cs="Calibri"/>
                  <w:color w:val="0000FF"/>
                  <w:sz w:val="16"/>
                  <w:u w:val="single"/>
                </w:rPr>
                <w:t>110_C_200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48275C"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Office of Ethics and Compliance (OEC)</w:t>
            </w:r>
          </w:p>
          <w:p w14:paraId="1B1AE3FE"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The OEC is a global resource available to address your questions or concerns about our company’s values and standards of conduct.</w:t>
            </w:r>
          </w:p>
          <w:p w14:paraId="71A94C94" w14:textId="77777777" w:rsidR="00764DBF" w:rsidRPr="00714EAC" w:rsidRDefault="00C51AFE" w:rsidP="00001E85">
            <w:pPr>
              <w:numPr>
                <w:ilvl w:val="0"/>
                <w:numId w:val="5"/>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 xml:space="preserve">Visit the </w:t>
            </w:r>
            <w:hyperlink r:id="rId202" w:tgtFrame="_blank" w:history="1">
              <w:r w:rsidRPr="00714EAC">
                <w:rPr>
                  <w:rFonts w:ascii="Calibri" w:eastAsia="Times New Roman" w:hAnsi="Calibri" w:cs="Calibri"/>
                  <w:color w:val="0000FF"/>
                  <w:u w:val="single"/>
                </w:rPr>
                <w:t>OEC webpage</w:t>
              </w:r>
            </w:hyperlink>
            <w:r w:rsidRPr="00714EAC">
              <w:rPr>
                <w:rFonts w:ascii="Calibri" w:eastAsia="Times New Roman" w:hAnsi="Calibri" w:cs="Calibri"/>
              </w:rPr>
              <w:t xml:space="preserve"> on Abbott World.</w:t>
            </w:r>
          </w:p>
          <w:p w14:paraId="06EBCAA5" w14:textId="77777777" w:rsidR="00764DBF" w:rsidRPr="00714EAC" w:rsidRDefault="00C51AFE" w:rsidP="00001E85">
            <w:pPr>
              <w:numPr>
                <w:ilvl w:val="0"/>
                <w:numId w:val="5"/>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3" w:tgtFrame="_blank" w:history="1">
              <w:r w:rsidRPr="00714EAC">
                <w:rPr>
                  <w:rFonts w:ascii="Calibri" w:eastAsia="Times New Roman" w:hAnsi="Calibri" w:cs="Calibri"/>
                  <w:color w:val="0000FF"/>
                  <w:u w:val="single"/>
                </w:rPr>
                <w:t>investigations@abbott.com</w:t>
              </w:r>
            </w:hyperlink>
            <w:r w:rsidRPr="00714EAC">
              <w:rPr>
                <w:rFonts w:ascii="Calibri" w:eastAsia="Times New Roman" w:hAnsi="Calibri" w:cs="Calibri"/>
              </w:rPr>
              <w:t xml:space="preserve">) or Legal, or call our multilingual </w:t>
            </w:r>
            <w:hyperlink r:id="rId204" w:tgtFrame="_blank" w:history="1">
              <w:r w:rsidRPr="00714EAC">
                <w:rPr>
                  <w:rFonts w:ascii="Calibri" w:eastAsia="Times New Roman" w:hAnsi="Calibri" w:cs="Calibri"/>
                  <w:color w:val="0000FF"/>
                  <w:u w:val="single"/>
                </w:rPr>
                <w:t>SpeakUp</w:t>
              </w:r>
            </w:hyperlink>
            <w:r w:rsidRPr="00714EAC">
              <w:rPr>
                <w:rFonts w:ascii="Calibri" w:eastAsia="Times New Roman" w:hAnsi="Calibri" w:cs="Calibri"/>
              </w:rPr>
              <w:t xml:space="preserve"> available globally 24/7.</w:t>
            </w:r>
          </w:p>
          <w:p w14:paraId="1EC9DF9B" w14:textId="77777777" w:rsidR="00764DBF" w:rsidRPr="00714EAC" w:rsidRDefault="00C51AFE" w:rsidP="00001E85">
            <w:pPr>
              <w:numPr>
                <w:ilvl w:val="0"/>
                <w:numId w:val="5"/>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 xml:space="preserve">iComply – Visit </w:t>
            </w:r>
            <w:hyperlink r:id="rId205" w:tgtFrame="_blank" w:history="1">
              <w:r w:rsidRPr="00714EAC">
                <w:rPr>
                  <w:rFonts w:ascii="Calibri" w:eastAsia="Times New Roman" w:hAnsi="Calibri" w:cs="Calibri"/>
                  <w:color w:val="0000FF"/>
                  <w:u w:val="single"/>
                </w:rPr>
                <w:t>iComply</w:t>
              </w:r>
            </w:hyperlink>
            <w:r w:rsidRPr="00714EAC">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4193F19C"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19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Γραφείο Δεοντολογίας και Συμμόρφωσης (OEC)</w:t>
            </w:r>
          </w:p>
          <w:p w14:paraId="63A8BF44"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19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Το OEC είναι ένας παγκόσμιος πόρος που σας διατίθεται ώστε να απευθύνετε ερωτήσεις ή ζητήματα που σας απασχολούν σχετικά με τις αξίες και τα πρότυπα συμπεριφοράς της εταιρείας μας.</w:t>
            </w:r>
          </w:p>
          <w:p w14:paraId="5BBE8C7C" w14:textId="77777777" w:rsidR="00764DBF" w:rsidRPr="00C857B7" w:rsidRDefault="00C51AFE" w:rsidP="00001E85">
            <w:pPr>
              <w:numPr>
                <w:ilvl w:val="0"/>
                <w:numId w:val="5"/>
              </w:numPr>
              <w:spacing w:before="100" w:beforeAutospacing="1" w:after="100" w:afterAutospacing="1"/>
              <w:ind w:left="750" w:right="30"/>
              <w:rPr>
                <w:rFonts w:ascii="Calibri" w:eastAsia="Times New Roman" w:hAnsi="Calibri" w:cs="Calibri"/>
                <w:lang w:val="el-GR"/>
                <w:rPrChange w:id="19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Επισκεφτείτε τον </w:t>
            </w:r>
            <w:r w:rsidRPr="00714EAC">
              <w:fldChar w:fldCharType="begin"/>
            </w:r>
            <w:r w:rsidRPr="00C857B7">
              <w:rPr>
                <w:lang w:val="el-GR"/>
                <w:rPrChange w:id="194" w:author="Kokkaliaris, Dimitrios" w:date="2026-01-05T17:37:00Z" w16du:dateUtc="2026-01-05T15:37:00Z">
                  <w:rPr/>
                </w:rPrChange>
              </w:rPr>
              <w:instrText xml:space="preserve"> </w:instrText>
            </w:r>
            <w:r w:rsidRPr="00714EAC">
              <w:instrText>HYPERLINK</w:instrText>
            </w:r>
            <w:r w:rsidRPr="00C857B7">
              <w:rPr>
                <w:lang w:val="el-GR"/>
                <w:rPrChange w:id="195" w:author="Kokkaliaris, Dimitrios" w:date="2026-01-05T17:37:00Z" w16du:dateUtc="2026-01-05T15:37:00Z">
                  <w:rPr/>
                </w:rPrChange>
              </w:rPr>
              <w:instrText xml:space="preserve"> "</w:instrText>
            </w:r>
            <w:r w:rsidRPr="00714EAC">
              <w:instrText>https</w:instrText>
            </w:r>
            <w:r w:rsidRPr="00C857B7">
              <w:rPr>
                <w:lang w:val="el-GR"/>
                <w:rPrChange w:id="196" w:author="Kokkaliaris, Dimitrios" w:date="2026-01-05T17:37:00Z" w16du:dateUtc="2026-01-05T15:37:00Z">
                  <w:rPr/>
                </w:rPrChange>
              </w:rPr>
              <w:instrText>://</w:instrText>
            </w:r>
            <w:r w:rsidRPr="00714EAC">
              <w:instrText>abbott</w:instrText>
            </w:r>
            <w:r w:rsidRPr="00C857B7">
              <w:rPr>
                <w:lang w:val="el-GR"/>
                <w:rPrChange w:id="197" w:author="Kokkaliaris, Dimitrios" w:date="2026-01-05T17:37:00Z" w16du:dateUtc="2026-01-05T15:37:00Z">
                  <w:rPr/>
                </w:rPrChange>
              </w:rPr>
              <w:instrText>.</w:instrText>
            </w:r>
            <w:r w:rsidRPr="00714EAC">
              <w:instrText>sharepoint</w:instrText>
            </w:r>
            <w:r w:rsidRPr="00C857B7">
              <w:rPr>
                <w:lang w:val="el-GR"/>
                <w:rPrChange w:id="198" w:author="Kokkaliaris, Dimitrios" w:date="2026-01-05T17:37:00Z" w16du:dateUtc="2026-01-05T15:37:00Z">
                  <w:rPr/>
                </w:rPrChange>
              </w:rPr>
              <w:instrText>.</w:instrText>
            </w:r>
            <w:r w:rsidRPr="00714EAC">
              <w:instrText>com</w:instrText>
            </w:r>
            <w:r w:rsidRPr="00C857B7">
              <w:rPr>
                <w:lang w:val="el-GR"/>
                <w:rPrChange w:id="199" w:author="Kokkaliaris, Dimitrios" w:date="2026-01-05T17:37:00Z" w16du:dateUtc="2026-01-05T15:37:00Z">
                  <w:rPr/>
                </w:rPrChange>
              </w:rPr>
              <w:instrText>/</w:instrText>
            </w:r>
            <w:r w:rsidRPr="00714EAC">
              <w:instrText>sites</w:instrText>
            </w:r>
            <w:r w:rsidRPr="00C857B7">
              <w:rPr>
                <w:lang w:val="el-GR"/>
                <w:rPrChange w:id="200" w:author="Kokkaliaris, Dimitrios" w:date="2026-01-05T17:37:00Z" w16du:dateUtc="2026-01-05T15:37:00Z">
                  <w:rPr/>
                </w:rPrChange>
              </w:rPr>
              <w:instrText>/</w:instrText>
            </w:r>
            <w:r w:rsidRPr="00714EAC">
              <w:instrText>AW</w:instrText>
            </w:r>
            <w:r w:rsidRPr="00C857B7">
              <w:rPr>
                <w:lang w:val="el-GR"/>
                <w:rPrChange w:id="201" w:author="Kokkaliaris, Dimitrios" w:date="2026-01-05T17:37:00Z" w16du:dateUtc="2026-01-05T15:37:00Z">
                  <w:rPr/>
                </w:rPrChange>
              </w:rPr>
              <w:instrText>-</w:instrText>
            </w:r>
            <w:r w:rsidRPr="00714EAC">
              <w:instrText>Ethics</w:instrText>
            </w:r>
            <w:r w:rsidRPr="00C857B7">
              <w:rPr>
                <w:lang w:val="el-GR"/>
                <w:rPrChange w:id="202" w:author="Kokkaliaris, Dimitrios" w:date="2026-01-05T17:37:00Z" w16du:dateUtc="2026-01-05T15:37:00Z">
                  <w:rPr/>
                </w:rPrChange>
              </w:rPr>
              <w:instrText>_</w:instrText>
            </w:r>
            <w:r w:rsidRPr="00714EAC">
              <w:instrText>Compliance</w:instrText>
            </w:r>
            <w:r w:rsidRPr="00C857B7">
              <w:rPr>
                <w:lang w:val="el-GR"/>
                <w:rPrChange w:id="203" w:author="Kokkaliaris, Dimitrios" w:date="2026-01-05T17:37:00Z" w16du:dateUtc="2026-01-05T15:37:00Z">
                  <w:rPr/>
                </w:rPrChange>
              </w:rPr>
              <w:instrText>/?</w:instrText>
            </w:r>
            <w:r w:rsidRPr="00714EAC">
              <w:instrText>xsdata</w:instrText>
            </w:r>
            <w:r w:rsidRPr="00C857B7">
              <w:rPr>
                <w:lang w:val="el-GR"/>
                <w:rPrChange w:id="204" w:author="Kokkaliaris, Dimitrios" w:date="2026-01-05T17:37:00Z" w16du:dateUtc="2026-01-05T15:37:00Z">
                  <w:rPr/>
                </w:rPrChange>
              </w:rPr>
              <w:instrText>=</w:instrText>
            </w:r>
            <w:r w:rsidRPr="00714EAC">
              <w:instrText>MDV</w:instrText>
            </w:r>
            <w:r w:rsidRPr="00C857B7">
              <w:rPr>
                <w:lang w:val="el-GR"/>
                <w:rPrChange w:id="205" w:author="Kokkaliaris, Dimitrios" w:date="2026-01-05T17:37:00Z" w16du:dateUtc="2026-01-05T15:37:00Z">
                  <w:rPr/>
                </w:rPrChange>
              </w:rPr>
              <w:instrText>8</w:instrText>
            </w:r>
            <w:r w:rsidRPr="00714EAC">
              <w:instrText>MDJ</w:instrText>
            </w:r>
            <w:r w:rsidRPr="00C857B7">
              <w:rPr>
                <w:lang w:val="el-GR"/>
                <w:rPrChange w:id="206" w:author="Kokkaliaris, Dimitrios" w:date="2026-01-05T17:37:00Z" w16du:dateUtc="2026-01-05T15:37:00Z">
                  <w:rPr/>
                </w:rPrChange>
              </w:rPr>
              <w:instrText>8</w:instrText>
            </w:r>
            <w:r w:rsidRPr="00714EAC">
              <w:instrText>fDZiMGMyMjNiZWY</w:instrText>
            </w:r>
            <w:r w:rsidRPr="00C857B7">
              <w:rPr>
                <w:lang w:val="el-GR"/>
                <w:rPrChange w:id="207" w:author="Kokkaliaris, Dimitrios" w:date="2026-01-05T17:37:00Z" w16du:dateUtc="2026-01-05T15:37:00Z">
                  <w:rPr/>
                </w:rPrChange>
              </w:rPr>
              <w:instrText>3</w:instrText>
            </w:r>
            <w:r w:rsidRPr="00714EAC">
              <w:instrText>YjQ</w:instrText>
            </w:r>
            <w:r w:rsidRPr="00C857B7">
              <w:rPr>
                <w:lang w:val="el-GR"/>
                <w:rPrChange w:id="208" w:author="Kokkaliaris, Dimitrios" w:date="2026-01-05T17:37:00Z" w16du:dateUtc="2026-01-05T15:37:00Z">
                  <w:rPr/>
                </w:rPrChange>
              </w:rPr>
              <w:instrText>3</w:instrText>
            </w:r>
            <w:r w:rsidRPr="00714EAC">
              <w:instrText>OGIxYjgyMDhkYzIxMDE</w:instrText>
            </w:r>
            <w:r w:rsidRPr="00C857B7">
              <w:rPr>
                <w:lang w:val="el-GR"/>
                <w:rPrChange w:id="209" w:author="Kokkaliaris, Dimitrios" w:date="2026-01-05T17:37:00Z" w16du:dateUtc="2026-01-05T15:37:00Z">
                  <w:rPr/>
                </w:rPrChange>
              </w:rPr>
              <w:instrText>4</w:instrText>
            </w:r>
            <w:r w:rsidRPr="00714EAC">
              <w:instrText>ODBjfDViMjY</w:instrText>
            </w:r>
            <w:r w:rsidRPr="00C857B7">
              <w:rPr>
                <w:lang w:val="el-GR"/>
                <w:rPrChange w:id="210" w:author="Kokkaliaris, Dimitrios" w:date="2026-01-05T17:37:00Z" w16du:dateUtc="2026-01-05T15:37:00Z">
                  <w:rPr/>
                </w:rPrChange>
              </w:rPr>
              <w:instrText>4</w:instrText>
            </w:r>
            <w:r w:rsidRPr="00714EAC">
              <w:instrText>ZDU</w:instrText>
            </w:r>
            <w:r w:rsidRPr="00C857B7">
              <w:rPr>
                <w:lang w:val="el-GR"/>
                <w:rPrChange w:id="211" w:author="Kokkaliaris, Dimitrios" w:date="2026-01-05T17:37:00Z" w16du:dateUtc="2026-01-05T15:37:00Z">
                  <w:rPr/>
                </w:rPrChange>
              </w:rPr>
              <w:instrText>3</w:instrText>
            </w:r>
            <w:r w:rsidRPr="00714EAC">
              <w:instrText>MmE</w:instrText>
            </w:r>
            <w:r w:rsidRPr="00C857B7">
              <w:rPr>
                <w:lang w:val="el-GR"/>
                <w:rPrChange w:id="212" w:author="Kokkaliaris, Dimitrios" w:date="2026-01-05T17:37:00Z" w16du:dateUtc="2026-01-05T15:37:00Z">
                  <w:rPr/>
                </w:rPrChange>
              </w:rPr>
              <w:instrText>2</w:instrText>
            </w:r>
            <w:r w:rsidRPr="00714EAC">
              <w:instrText>ZjRlMDRiMGRlNjkzODU</w:instrText>
            </w:r>
            <w:r w:rsidRPr="00C857B7">
              <w:rPr>
                <w:lang w:val="el-GR"/>
                <w:rPrChange w:id="213" w:author="Kokkaliaris, Dimitrios" w:date="2026-01-05T17:37:00Z" w16du:dateUtc="2026-01-05T15:37:00Z">
                  <w:rPr/>
                </w:rPrChange>
              </w:rPr>
              <w:instrText>4</w:instrText>
            </w:r>
            <w:r w:rsidRPr="00714EAC">
              <w:instrText>M</w:instrText>
            </w:r>
            <w:r w:rsidRPr="00C857B7">
              <w:rPr>
                <w:lang w:val="el-GR"/>
                <w:rPrChange w:id="214" w:author="Kokkaliaris, Dimitrios" w:date="2026-01-05T17:37:00Z" w16du:dateUtc="2026-01-05T15:37:00Z">
                  <w:rPr/>
                </w:rPrChange>
              </w:rPr>
              <w:instrText>2</w:instrText>
            </w:r>
            <w:r w:rsidRPr="00714EAC">
              <w:instrText>Q</w:instrText>
            </w:r>
            <w:r w:rsidRPr="00C857B7">
              <w:rPr>
                <w:lang w:val="el-GR"/>
                <w:rPrChange w:id="215" w:author="Kokkaliaris, Dimitrios" w:date="2026-01-05T17:37:00Z" w16du:dateUtc="2026-01-05T15:37:00Z">
                  <w:rPr/>
                </w:rPrChange>
              </w:rPr>
              <w:instrText>1</w:instrText>
            </w:r>
            <w:r w:rsidRPr="00714EAC">
              <w:instrText>ZWJjfDB</w:instrText>
            </w:r>
            <w:r w:rsidRPr="00C857B7">
              <w:rPr>
                <w:lang w:val="el-GR"/>
                <w:rPrChange w:id="216" w:author="Kokkaliaris, Dimitrios" w:date="2026-01-05T17:37:00Z" w16du:dateUtc="2026-01-05T15:37:00Z">
                  <w:rPr/>
                </w:rPrChange>
              </w:rPr>
              <w:instrText>8</w:instrText>
            </w:r>
            <w:r w:rsidRPr="00714EAC">
              <w:instrText>MHw</w:instrText>
            </w:r>
            <w:r w:rsidRPr="00C857B7">
              <w:rPr>
                <w:lang w:val="el-GR"/>
                <w:rPrChange w:id="217" w:author="Kokkaliaris, Dimitrios" w:date="2026-01-05T17:37:00Z" w16du:dateUtc="2026-01-05T15:37:00Z">
                  <w:rPr/>
                </w:rPrChange>
              </w:rPr>
              <w:instrText>2</w:instrText>
            </w:r>
            <w:r w:rsidRPr="00714EAC">
              <w:instrText>Mzg</w:instrText>
            </w:r>
            <w:r w:rsidRPr="00C857B7">
              <w:rPr>
                <w:lang w:val="el-GR"/>
                <w:rPrChange w:id="218" w:author="Kokkaliaris, Dimitrios" w:date="2026-01-05T17:37:00Z" w16du:dateUtc="2026-01-05T15:37:00Z">
                  <w:rPr/>
                </w:rPrChange>
              </w:rPr>
              <w:instrText>0</w:instrText>
            </w:r>
            <w:r w:rsidRPr="00714EAC">
              <w:instrText>MjE</w:instrText>
            </w:r>
            <w:r w:rsidRPr="00C857B7">
              <w:rPr>
                <w:lang w:val="el-GR"/>
                <w:rPrChange w:id="219" w:author="Kokkaliaris, Dimitrios" w:date="2026-01-05T17:37:00Z" w16du:dateUtc="2026-01-05T15:37:00Z">
                  <w:rPr/>
                </w:rPrChange>
              </w:rPr>
              <w:instrText>1</w:instrText>
            </w:r>
            <w:r w:rsidRPr="00714EAC">
              <w:instrText>Mzc</w:instrText>
            </w:r>
            <w:r w:rsidRPr="00C857B7">
              <w:rPr>
                <w:lang w:val="el-GR"/>
                <w:rPrChange w:id="220" w:author="Kokkaliaris, Dimitrios" w:date="2026-01-05T17:37:00Z" w16du:dateUtc="2026-01-05T15:37:00Z">
                  <w:rPr/>
                </w:rPrChange>
              </w:rPr>
              <w:instrText>2</w:instrText>
            </w:r>
            <w:r w:rsidRPr="00714EAC">
              <w:instrText>NDA</w:instrText>
            </w:r>
            <w:r w:rsidRPr="00C857B7">
              <w:rPr>
                <w:lang w:val="el-GR"/>
                <w:rPrChange w:id="221" w:author="Kokkaliaris, Dimitrios" w:date="2026-01-05T17:37:00Z" w16du:dateUtc="2026-01-05T15:37:00Z">
                  <w:rPr/>
                </w:rPrChange>
              </w:rPr>
              <w:instrText>5</w:instrText>
            </w:r>
            <w:r w:rsidRPr="00714EAC">
              <w:instrText>NDY</w:instrText>
            </w:r>
            <w:r w:rsidRPr="00C857B7">
              <w:rPr>
                <w:lang w:val="el-GR"/>
                <w:rPrChange w:id="222" w:author="Kokkaliaris, Dimitrios" w:date="2026-01-05T17:37:00Z" w16du:dateUtc="2026-01-05T15:37:00Z">
                  <w:rPr/>
                </w:rPrChange>
              </w:rPr>
              <w:instrText>1</w:instrText>
            </w:r>
            <w:r w:rsidRPr="00714EAC">
              <w:instrText>NjJ</w:instrText>
            </w:r>
            <w:r w:rsidRPr="00C857B7">
              <w:rPr>
                <w:lang w:val="el-GR"/>
                <w:rPrChange w:id="223" w:author="Kokkaliaris, Dimitrios" w:date="2026-01-05T17:37:00Z" w16du:dateUtc="2026-01-05T15:37:00Z">
                  <w:rPr/>
                </w:rPrChange>
              </w:rPr>
              <w:instrText>8</w:instrText>
            </w:r>
            <w:r w:rsidRPr="00714EAC">
              <w:instrText>VW</w:instrText>
            </w:r>
            <w:r w:rsidRPr="00C857B7">
              <w:rPr>
                <w:lang w:val="el-GR"/>
                <w:rPrChange w:id="224" w:author="Kokkaliaris, Dimitrios" w:date="2026-01-05T17:37:00Z" w16du:dateUtc="2026-01-05T15:37:00Z">
                  <w:rPr/>
                </w:rPrChange>
              </w:rPr>
              <w:instrText>5</w:instrText>
            </w:r>
            <w:r w:rsidRPr="00714EAC">
              <w:instrText>rbm</w:instrText>
            </w:r>
            <w:r w:rsidRPr="00C857B7">
              <w:rPr>
                <w:lang w:val="el-GR"/>
                <w:rPrChange w:id="225" w:author="Kokkaliaris, Dimitrios" w:date="2026-01-05T17:37:00Z" w16du:dateUtc="2026-01-05T15:37:00Z">
                  <w:rPr/>
                </w:rPrChange>
              </w:rPr>
              <w:instrText>93</w:instrText>
            </w:r>
            <w:r w:rsidRPr="00714EAC">
              <w:instrText>bnxWR</w:instrText>
            </w:r>
            <w:r w:rsidRPr="00C857B7">
              <w:rPr>
                <w:lang w:val="el-GR"/>
                <w:rPrChange w:id="226" w:author="Kokkaliaris, Dimitrios" w:date="2026-01-05T17:37:00Z" w16du:dateUtc="2026-01-05T15:37:00Z">
                  <w:rPr/>
                </w:rPrChange>
              </w:rPr>
              <w:instrText>1</w:instrText>
            </w:r>
            <w:r w:rsidRPr="00714EAC">
              <w:instrText>ZoYlhOVFpXTjFjbWwwZVZObGNuWnBZMlY</w:instrText>
            </w:r>
            <w:r w:rsidRPr="00C857B7">
              <w:rPr>
                <w:lang w:val="el-GR"/>
                <w:rPrChange w:id="227" w:author="Kokkaliaris, Dimitrios" w:date="2026-01-05T17:37:00Z" w16du:dateUtc="2026-01-05T15:37:00Z">
                  <w:rPr/>
                </w:rPrChange>
              </w:rPr>
              <w:instrText>4</w:instrText>
            </w:r>
            <w:r w:rsidRPr="00714EAC">
              <w:instrText>ZXlKV</w:instrText>
            </w:r>
            <w:r w:rsidRPr="00C857B7">
              <w:rPr>
                <w:lang w:val="el-GR"/>
                <w:rPrChange w:id="228" w:author="Kokkaliaris, Dimitrios" w:date="2026-01-05T17:37:00Z" w16du:dateUtc="2026-01-05T15:37:00Z">
                  <w:rPr/>
                </w:rPrChange>
              </w:rPr>
              <w:instrText>0</w:instrText>
            </w:r>
            <w:r w:rsidRPr="00714EAC">
              <w:instrText>lqb</w:instrText>
            </w:r>
            <w:r w:rsidRPr="00C857B7">
              <w:rPr>
                <w:lang w:val="el-GR"/>
                <w:rPrChange w:id="229" w:author="Kokkaliaris, Dimitrios" w:date="2026-01-05T17:37:00Z" w16du:dateUtc="2026-01-05T15:37:00Z">
                  <w:rPr/>
                </w:rPrChange>
              </w:rPr>
              <w:instrText>2</w:instrText>
            </w:r>
            <w:r w:rsidRPr="00714EAC">
              <w:instrText>lNQzR</w:instrText>
            </w:r>
            <w:r w:rsidRPr="00C857B7">
              <w:rPr>
                <w:lang w:val="el-GR"/>
                <w:rPrChange w:id="230" w:author="Kokkaliaris, Dimitrios" w:date="2026-01-05T17:37:00Z" w16du:dateUtc="2026-01-05T15:37:00Z">
                  <w:rPr/>
                </w:rPrChange>
              </w:rPr>
              <w:instrText>3</w:instrText>
            </w:r>
            <w:r w:rsidRPr="00714EAC">
              <w:instrText>TGpBd</w:instrText>
            </w:r>
            <w:r w:rsidRPr="00C857B7">
              <w:rPr>
                <w:lang w:val="el-GR"/>
                <w:rPrChange w:id="231" w:author="Kokkaliaris, Dimitrios" w:date="2026-01-05T17:37:00Z" w16du:dateUtc="2026-01-05T15:37:00Z">
                  <w:rPr/>
                </w:rPrChange>
              </w:rPr>
              <w:instrText>01</w:instrText>
            </w:r>
            <w:r w:rsidRPr="00714EAC">
              <w:instrText>EQWlMQ</w:instrText>
            </w:r>
            <w:r w:rsidRPr="00C857B7">
              <w:rPr>
                <w:lang w:val="el-GR"/>
                <w:rPrChange w:id="232" w:author="Kokkaliaris, Dimitrios" w:date="2026-01-05T17:37:00Z" w16du:dateUtc="2026-01-05T15:37:00Z">
                  <w:rPr/>
                </w:rPrChange>
              </w:rPr>
              <w:instrText>0</w:instrText>
            </w:r>
            <w:r w:rsidRPr="00714EAC">
              <w:instrText>pRSWpvaVYybHVNeklpTENKQlRpSTZJazkwYUdWeUlpd</w:instrText>
            </w:r>
            <w:r w:rsidRPr="00C857B7">
              <w:rPr>
                <w:lang w:val="el-GR"/>
                <w:rPrChange w:id="233" w:author="Kokkaliaris, Dimitrios" w:date="2026-01-05T17:37:00Z" w16du:dateUtc="2026-01-05T15:37:00Z">
                  <w:rPr/>
                </w:rPrChange>
              </w:rPr>
              <w:instrText>2</w:instrText>
            </w:r>
            <w:r w:rsidRPr="00714EAC">
              <w:instrText>lWMVFpT</w:instrText>
            </w:r>
            <w:r w:rsidRPr="00C857B7">
              <w:rPr>
                <w:lang w:val="el-GR"/>
                <w:rPrChange w:id="234" w:author="Kokkaliaris, Dimitrios" w:date="2026-01-05T17:37:00Z" w16du:dateUtc="2026-01-05T15:37:00Z">
                  <w:rPr/>
                </w:rPrChange>
              </w:rPr>
              <w:instrText>2</w:instrText>
            </w:r>
            <w:r w:rsidRPr="00714EAC">
              <w:instrText>pFeGZRPT</w:instrText>
            </w:r>
            <w:r w:rsidRPr="00C857B7">
              <w:rPr>
                <w:lang w:val="el-GR"/>
                <w:rPrChange w:id="235" w:author="Kokkaliaris, Dimitrios" w:date="2026-01-05T17:37:00Z" w16du:dateUtc="2026-01-05T15:37:00Z">
                  <w:rPr/>
                </w:rPrChange>
              </w:rPr>
              <w:instrText>18</w:instrText>
            </w:r>
            <w:r w:rsidRPr="00714EAC">
              <w:instrText>MXxMMk</w:instrText>
            </w:r>
            <w:r w:rsidRPr="00C857B7">
              <w:rPr>
                <w:lang w:val="el-GR"/>
                <w:rPrChange w:id="236" w:author="Kokkaliaris, Dimitrios" w:date="2026-01-05T17:37:00Z" w16du:dateUtc="2026-01-05T15:37:00Z">
                  <w:rPr/>
                </w:rPrChange>
              </w:rPr>
              <w:instrText>5</w:instrText>
            </w:r>
            <w:r w:rsidRPr="00714EAC">
              <w:instrText>vWVhSekx</w:instrText>
            </w:r>
            <w:r w:rsidRPr="00C857B7">
              <w:rPr>
                <w:lang w:val="el-GR"/>
                <w:rPrChange w:id="237" w:author="Kokkaliaris, Dimitrios" w:date="2026-01-05T17:37:00Z" w16du:dateUtc="2026-01-05T15:37:00Z">
                  <w:rPr/>
                </w:rPrChange>
              </w:rPr>
              <w:instrText>6</w:instrText>
            </w:r>
            <w:r w:rsidRPr="00714EAC">
              <w:instrText>RTVPalUxT</w:instrText>
            </w:r>
            <w:r w:rsidRPr="00C857B7">
              <w:rPr>
                <w:lang w:val="el-GR"/>
                <w:rPrChange w:id="238" w:author="Kokkaliaris, Dimitrios" w:date="2026-01-05T17:37:00Z" w16du:dateUtc="2026-01-05T15:37:00Z">
                  <w:rPr/>
                </w:rPrChange>
              </w:rPr>
              <w:instrText>1</w:instrText>
            </w:r>
            <w:r w:rsidRPr="00714EAC">
              <w:instrText>RNd</w:instrText>
            </w:r>
            <w:r w:rsidRPr="00C857B7">
              <w:rPr>
                <w:lang w:val="el-GR"/>
                <w:rPrChange w:id="239" w:author="Kokkaliaris, Dimitrios" w:date="2026-01-05T17:37:00Z" w16du:dateUtc="2026-01-05T15:37:00Z">
                  <w:rPr/>
                </w:rPrChange>
              </w:rPr>
              <w:instrText>09</w:instrText>
            </w:r>
            <w:r w:rsidRPr="00714EAC">
              <w:instrText>HUTBMV</w:instrText>
            </w:r>
            <w:r w:rsidRPr="00C857B7">
              <w:rPr>
                <w:lang w:val="el-GR"/>
                <w:rPrChange w:id="240" w:author="Kokkaliaris, Dimitrios" w:date="2026-01-05T17:37:00Z" w16du:dateUtc="2026-01-05T15:37:00Z">
                  <w:rPr/>
                </w:rPrChange>
              </w:rPr>
              <w:instrText>1</w:instrText>
            </w:r>
            <w:r w:rsidRPr="00714EAC">
              <w:instrText>kxTnpndE</w:instrText>
            </w:r>
            <w:r w:rsidRPr="00C857B7">
              <w:rPr>
                <w:lang w:val="el-GR"/>
                <w:rPrChange w:id="241" w:author="Kokkaliaris, Dimitrios" w:date="2026-01-05T17:37:00Z" w16du:dateUtc="2026-01-05T15:37:00Z">
                  <w:rPr/>
                </w:rPrChange>
              </w:rPr>
              <w:instrText>5</w:instrText>
            </w:r>
            <w:r w:rsidRPr="00714EAC">
              <w:instrText>EazNNQzFoWldaaUxXTmxOekV</w:instrText>
            </w:r>
            <w:r w:rsidRPr="00C857B7">
              <w:rPr>
                <w:lang w:val="el-GR"/>
                <w:rPrChange w:id="242" w:author="Kokkaliaris, Dimitrios" w:date="2026-01-05T17:37:00Z" w16du:dateUtc="2026-01-05T15:37:00Z">
                  <w:rPr/>
                </w:rPrChange>
              </w:rPr>
              <w:instrText>3</w:instrText>
            </w:r>
            <w:r w:rsidRPr="00714EAC">
              <w:instrText>WmpjMllXUXhabDloT</w:instrText>
            </w:r>
            <w:r w:rsidRPr="00C857B7">
              <w:rPr>
                <w:lang w:val="el-GR"/>
                <w:rPrChange w:id="243" w:author="Kokkaliaris, Dimitrios" w:date="2026-01-05T17:37:00Z" w16du:dateUtc="2026-01-05T15:37:00Z">
                  <w:rPr/>
                </w:rPrChange>
              </w:rPr>
              <w:instrText>1</w:instrText>
            </w:r>
            <w:r w:rsidRPr="00714EAC">
              <w:instrText>dFM</w:instrText>
            </w:r>
            <w:r w:rsidRPr="00C857B7">
              <w:rPr>
                <w:lang w:val="el-GR"/>
                <w:rPrChange w:id="244" w:author="Kokkaliaris, Dimitrios" w:date="2026-01-05T17:37:00Z" w16du:dateUtc="2026-01-05T15:37:00Z">
                  <w:rPr/>
                </w:rPrChange>
              </w:rPr>
              <w:instrText>1</w:instrText>
            </w:r>
            <w:r w:rsidRPr="00714EAC">
              <w:instrText>pEQTNaQzA</w:instrText>
            </w:r>
            <w:r w:rsidRPr="00C857B7">
              <w:rPr>
                <w:lang w:val="el-GR"/>
                <w:rPrChange w:id="245" w:author="Kokkaliaris, Dimitrios" w:date="2026-01-05T17:37:00Z" w16du:dateUtc="2026-01-05T15:37:00Z">
                  <w:rPr/>
                </w:rPrChange>
              </w:rPr>
              <w:instrText>1</w:instrText>
            </w:r>
            <w:r w:rsidRPr="00714EAC">
              <w:instrText>TW</w:instrText>
            </w:r>
            <w:r w:rsidRPr="00C857B7">
              <w:rPr>
                <w:lang w:val="el-GR"/>
                <w:rPrChange w:id="246" w:author="Kokkaliaris, Dimitrios" w:date="2026-01-05T17:37:00Z" w16du:dateUtc="2026-01-05T15:37:00Z">
                  <w:rPr/>
                </w:rPrChange>
              </w:rPr>
              <w:instrText>1</w:instrText>
            </w:r>
            <w:r w:rsidRPr="00714EAC">
              <w:instrText>FNUxUUXlOR</w:instrText>
            </w:r>
            <w:r w:rsidRPr="00C857B7">
              <w:rPr>
                <w:lang w:val="el-GR"/>
                <w:rPrChange w:id="247" w:author="Kokkaliaris, Dimitrios" w:date="2026-01-05T17:37:00Z" w16du:dateUtc="2026-01-05T15:37:00Z">
                  <w:rPr/>
                </w:rPrChange>
              </w:rPr>
              <w:instrText>1</w:instrText>
            </w:r>
            <w:r w:rsidRPr="00714EAC">
              <w:instrText>l</w:instrText>
            </w:r>
            <w:r w:rsidRPr="00C857B7">
              <w:rPr>
                <w:lang w:val="el-GR"/>
                <w:rPrChange w:id="248" w:author="Kokkaliaris, Dimitrios" w:date="2026-01-05T17:37:00Z" w16du:dateUtc="2026-01-05T15:37:00Z">
                  <w:rPr/>
                </w:rPrChange>
              </w:rPr>
              <w:instrText>0</w:instrText>
            </w:r>
            <w:r w:rsidRPr="00714EAC">
              <w:instrText>WVRVeFpTMWhNREpsTnprMlpqSm</w:instrText>
            </w:r>
            <w:r w:rsidRPr="00C857B7">
              <w:rPr>
                <w:lang w:val="el-GR"/>
                <w:rPrChange w:id="249" w:author="Kokkaliaris, Dimitrios" w:date="2026-01-05T17:37:00Z" w16du:dateUtc="2026-01-05T15:37:00Z">
                  <w:rPr/>
                </w:rPrChange>
              </w:rPr>
              <w:instrText>1</w:instrText>
            </w:r>
            <w:r w:rsidRPr="00714EAC">
              <w:instrText>OVFJBZFc</w:instrText>
            </w:r>
            <w:r w:rsidRPr="00C857B7">
              <w:rPr>
                <w:lang w:val="el-GR"/>
                <w:rPrChange w:id="250" w:author="Kokkaliaris, Dimitrios" w:date="2026-01-05T17:37:00Z" w16du:dateUtc="2026-01-05T15:37:00Z">
                  <w:rPr/>
                </w:rPrChange>
              </w:rPr>
              <w:instrText>1</w:instrText>
            </w:r>
            <w:r w:rsidRPr="00714EAC">
              <w:instrText>eExtZGliQzV</w:instrText>
            </w:r>
            <w:r w:rsidRPr="00C857B7">
              <w:rPr>
                <w:lang w:val="el-GR"/>
                <w:rPrChange w:id="251" w:author="Kokkaliaris, Dimitrios" w:date="2026-01-05T17:37:00Z" w16du:dateUtc="2026-01-05T15:37:00Z">
                  <w:rPr/>
                </w:rPrChange>
              </w:rPr>
              <w:instrText>6</w:instrText>
            </w:r>
            <w:r w:rsidRPr="00714EAC">
              <w:instrText>Y</w:instrText>
            </w:r>
            <w:r w:rsidRPr="00C857B7">
              <w:rPr>
                <w:lang w:val="el-GR"/>
                <w:rPrChange w:id="252" w:author="Kokkaliaris, Dimitrios" w:date="2026-01-05T17:37:00Z" w16du:dateUtc="2026-01-05T15:37:00Z">
                  <w:rPr/>
                </w:rPrChange>
              </w:rPr>
              <w:instrText>0</w:instrText>
            </w:r>
            <w:r w:rsidRPr="00714EAC">
              <w:instrText>dGalpYTXZiV</w:instrText>
            </w:r>
            <w:r w:rsidRPr="00C857B7">
              <w:rPr>
                <w:lang w:val="el-GR"/>
                <w:rPrChange w:id="253" w:author="Kokkaliaris, Dimitrios" w:date="2026-01-05T17:37:00Z" w16du:dateUtc="2026-01-05T15:37:00Z">
                  <w:rPr/>
                </w:rPrChange>
              </w:rPr>
              <w:instrText>1</w:instrText>
            </w:r>
            <w:r w:rsidRPr="00714EAC">
              <w:instrText>Z</w:instrText>
            </w:r>
            <w:r w:rsidRPr="00C857B7">
              <w:rPr>
                <w:lang w:val="el-GR"/>
                <w:rPrChange w:id="254" w:author="Kokkaliaris, Dimitrios" w:date="2026-01-05T17:37:00Z" w16du:dateUtc="2026-01-05T15:37:00Z">
                  <w:rPr/>
                </w:rPrChange>
              </w:rPr>
              <w:instrText>6</w:instrText>
            </w:r>
            <w:r w:rsidRPr="00714EAC">
              <w:instrText>YzJGblpYTXZNVGN</w:instrText>
            </w:r>
            <w:r w:rsidRPr="00C857B7">
              <w:rPr>
                <w:lang w:val="el-GR"/>
                <w:rPrChange w:id="255" w:author="Kokkaliaris, Dimitrios" w:date="2026-01-05T17:37:00Z" w16du:dateUtc="2026-01-05T15:37:00Z">
                  <w:rPr/>
                </w:rPrChange>
              </w:rPr>
              <w:instrText>3</w:instrText>
            </w:r>
            <w:r w:rsidRPr="00714EAC">
              <w:instrText>TmpVMU</w:instrText>
            </w:r>
            <w:r w:rsidRPr="00C857B7">
              <w:rPr>
                <w:lang w:val="el-GR"/>
                <w:rPrChange w:id="256" w:author="Kokkaliaris, Dimitrios" w:date="2026-01-05T17:37:00Z" w16du:dateUtc="2026-01-05T15:37:00Z">
                  <w:rPr/>
                </w:rPrChange>
              </w:rPr>
              <w:instrText>5</w:instrText>
            </w:r>
            <w:r w:rsidRPr="00714EAC">
              <w:instrText>qazJNemMxTlE</w:instrText>
            </w:r>
            <w:r w:rsidRPr="00C857B7">
              <w:rPr>
                <w:lang w:val="el-GR"/>
                <w:rPrChange w:id="257" w:author="Kokkaliaris, Dimitrios" w:date="2026-01-05T17:37:00Z" w16du:dateUtc="2026-01-05T15:37:00Z">
                  <w:rPr/>
                </w:rPrChange>
              </w:rPr>
              <w:instrText>9</w:instrText>
            </w:r>
            <w:r w:rsidRPr="00714EAC">
              <w:instrText>PXw</w:instrText>
            </w:r>
            <w:r w:rsidRPr="00C857B7">
              <w:rPr>
                <w:lang w:val="el-GR"/>
                <w:rPrChange w:id="258" w:author="Kokkaliaris, Dimitrios" w:date="2026-01-05T17:37:00Z" w16du:dateUtc="2026-01-05T15:37:00Z">
                  <w:rPr/>
                </w:rPrChange>
              </w:rPr>
              <w:instrText>2</w:instrText>
            </w:r>
            <w:r w:rsidRPr="00714EAC">
              <w:instrText>NDViMmRmNzQ</w:instrText>
            </w:r>
            <w:r w:rsidRPr="00C857B7">
              <w:rPr>
                <w:lang w:val="el-GR"/>
                <w:rPrChange w:id="259" w:author="Kokkaliaris, Dimitrios" w:date="2026-01-05T17:37:00Z" w16du:dateUtc="2026-01-05T15:37:00Z">
                  <w:rPr/>
                </w:rPrChange>
              </w:rPr>
              <w:instrText>1</w:instrText>
            </w:r>
            <w:r w:rsidRPr="00714EAC">
              <w:instrText>OWE</w:instrText>
            </w:r>
            <w:r w:rsidRPr="00C857B7">
              <w:rPr>
                <w:lang w:val="el-GR"/>
                <w:rPrChange w:id="260" w:author="Kokkaliaris, Dimitrios" w:date="2026-01-05T17:37:00Z" w16du:dateUtc="2026-01-05T15:37:00Z">
                  <w:rPr/>
                </w:rPrChange>
              </w:rPr>
              <w:instrText>0</w:instrText>
            </w:r>
            <w:r w:rsidRPr="00714EAC">
              <w:instrText>NDljMWI</w:instrText>
            </w:r>
            <w:r w:rsidRPr="00C857B7">
              <w:rPr>
                <w:lang w:val="el-GR"/>
                <w:rPrChange w:id="261" w:author="Kokkaliaris, Dimitrios" w:date="2026-01-05T17:37:00Z" w16du:dateUtc="2026-01-05T15:37:00Z">
                  <w:rPr/>
                </w:rPrChange>
              </w:rPr>
              <w:instrText>4</w:instrText>
            </w:r>
            <w:r w:rsidRPr="00714EAC">
              <w:instrText>MjA</w:instrText>
            </w:r>
            <w:r w:rsidRPr="00C857B7">
              <w:rPr>
                <w:lang w:val="el-GR"/>
                <w:rPrChange w:id="262" w:author="Kokkaliaris, Dimitrios" w:date="2026-01-05T17:37:00Z" w16du:dateUtc="2026-01-05T15:37:00Z">
                  <w:rPr/>
                </w:rPrChange>
              </w:rPr>
              <w:instrText>4</w:instrText>
            </w:r>
            <w:r w:rsidRPr="00714EAC">
              <w:instrText>ZGMyMTAxODgwY</w:instrText>
            </w:r>
            <w:r w:rsidRPr="00C857B7">
              <w:rPr>
                <w:lang w:val="el-GR"/>
                <w:rPrChange w:id="263" w:author="Kokkaliaris, Dimitrios" w:date="2026-01-05T17:37:00Z" w16du:dateUtc="2026-01-05T15:37:00Z">
                  <w:rPr/>
                </w:rPrChange>
              </w:rPr>
              <w:instrText>3</w:instrText>
            </w:r>
            <w:r w:rsidRPr="00714EAC">
              <w:instrText>xhZjVjNWFkMmQ</w:instrText>
            </w:r>
            <w:r w:rsidRPr="00C857B7">
              <w:rPr>
                <w:lang w:val="el-GR"/>
                <w:rPrChange w:id="264" w:author="Kokkaliaris, Dimitrios" w:date="2026-01-05T17:37:00Z" w16du:dateUtc="2026-01-05T15:37:00Z">
                  <w:rPr/>
                </w:rPrChange>
              </w:rPr>
              <w:instrText>0</w:instrText>
            </w:r>
            <w:r w:rsidRPr="00714EAC">
              <w:instrText>MTA</w:instrText>
            </w:r>
            <w:r w:rsidRPr="00C857B7">
              <w:rPr>
                <w:lang w:val="el-GR"/>
                <w:rPrChange w:id="265" w:author="Kokkaliaris, Dimitrios" w:date="2026-01-05T17:37:00Z" w16du:dateUtc="2026-01-05T15:37:00Z">
                  <w:rPr/>
                </w:rPrChange>
              </w:rPr>
              <w:instrText>0</w:instrText>
            </w:r>
            <w:r w:rsidRPr="00714EAC">
              <w:instrText>MGE</w:instrText>
            </w:r>
            <w:r w:rsidRPr="00C857B7">
              <w:rPr>
                <w:lang w:val="el-GR"/>
                <w:rPrChange w:id="266" w:author="Kokkaliaris, Dimitrios" w:date="2026-01-05T17:37:00Z" w16du:dateUtc="2026-01-05T15:37:00Z">
                  <w:rPr/>
                </w:rPrChange>
              </w:rPr>
              <w:instrText>5</w:instrText>
            </w:r>
            <w:r w:rsidRPr="00714EAC">
              <w:instrText>OThmZjcxZWNiYTNjMDE</w:instrText>
            </w:r>
            <w:r w:rsidRPr="00C857B7">
              <w:rPr>
                <w:lang w:val="el-GR"/>
                <w:rPrChange w:id="267" w:author="Kokkaliaris, Dimitrios" w:date="2026-01-05T17:37:00Z" w16du:dateUtc="2026-01-05T15:37:00Z">
                  <w:rPr/>
                </w:rPrChange>
              </w:rPr>
              <w:instrText>3</w:instrText>
            </w:r>
            <w:r w:rsidRPr="00714EAC">
              <w:instrText>ZA</w:instrText>
            </w:r>
            <w:r w:rsidRPr="00C857B7">
              <w:rPr>
                <w:lang w:val="el-GR"/>
                <w:rPrChange w:id="268" w:author="Kokkaliaris, Dimitrios" w:date="2026-01-05T17:37:00Z" w16du:dateUtc="2026-01-05T15:37:00Z">
                  <w:rPr/>
                </w:rPrChange>
              </w:rPr>
              <w:instrText>%3</w:instrText>
            </w:r>
            <w:r w:rsidRPr="00714EAC">
              <w:instrText>D</w:instrText>
            </w:r>
            <w:r w:rsidRPr="00C857B7">
              <w:rPr>
                <w:lang w:val="el-GR"/>
                <w:rPrChange w:id="269" w:author="Kokkaliaris, Dimitrios" w:date="2026-01-05T17:37:00Z" w16du:dateUtc="2026-01-05T15:37:00Z">
                  <w:rPr/>
                </w:rPrChange>
              </w:rPr>
              <w:instrText>%3</w:instrText>
            </w:r>
            <w:r w:rsidRPr="00714EAC">
              <w:instrText>D</w:instrText>
            </w:r>
            <w:r w:rsidRPr="00C857B7">
              <w:rPr>
                <w:lang w:val="el-GR"/>
                <w:rPrChange w:id="270" w:author="Kokkaliaris, Dimitrios" w:date="2026-01-05T17:37:00Z" w16du:dateUtc="2026-01-05T15:37:00Z">
                  <w:rPr/>
                </w:rPrChange>
              </w:rPr>
              <w:instrText>&amp;</w:instrText>
            </w:r>
            <w:r w:rsidRPr="00714EAC">
              <w:instrText>sdata</w:instrText>
            </w:r>
            <w:r w:rsidRPr="00C857B7">
              <w:rPr>
                <w:lang w:val="el-GR"/>
                <w:rPrChange w:id="271" w:author="Kokkaliaris, Dimitrios" w:date="2026-01-05T17:37:00Z" w16du:dateUtc="2026-01-05T15:37:00Z">
                  <w:rPr/>
                </w:rPrChange>
              </w:rPr>
              <w:instrText>=</w:instrText>
            </w:r>
            <w:r w:rsidRPr="00714EAC">
              <w:instrText>eWN</w:instrText>
            </w:r>
            <w:r w:rsidRPr="00C857B7">
              <w:rPr>
                <w:lang w:val="el-GR"/>
                <w:rPrChange w:id="272" w:author="Kokkaliaris, Dimitrios" w:date="2026-01-05T17:37:00Z" w16du:dateUtc="2026-01-05T15:37:00Z">
                  <w:rPr/>
                </w:rPrChange>
              </w:rPr>
              <w:instrText>6</w:instrText>
            </w:r>
            <w:r w:rsidRPr="00714EAC">
              <w:instrText>c</w:instrText>
            </w:r>
            <w:r w:rsidRPr="00C857B7">
              <w:rPr>
                <w:lang w:val="el-GR"/>
                <w:rPrChange w:id="273" w:author="Kokkaliaris, Dimitrios" w:date="2026-01-05T17:37:00Z" w16du:dateUtc="2026-01-05T15:37:00Z">
                  <w:rPr/>
                </w:rPrChange>
              </w:rPr>
              <w:instrText>2</w:instrText>
            </w:r>
            <w:r w:rsidRPr="00714EAC">
              <w:instrText>J</w:instrText>
            </w:r>
            <w:r w:rsidRPr="00C857B7">
              <w:rPr>
                <w:lang w:val="el-GR"/>
                <w:rPrChange w:id="274" w:author="Kokkaliaris, Dimitrios" w:date="2026-01-05T17:37:00Z" w16du:dateUtc="2026-01-05T15:37:00Z">
                  <w:rPr/>
                </w:rPrChange>
              </w:rPr>
              <w:instrText>1</w:instrText>
            </w:r>
            <w:r w:rsidRPr="00714EAC">
              <w:instrText>d</w:instrText>
            </w:r>
            <w:r w:rsidRPr="00C857B7">
              <w:rPr>
                <w:lang w:val="el-GR"/>
                <w:rPrChange w:id="275" w:author="Kokkaliaris, Dimitrios" w:date="2026-01-05T17:37:00Z" w16du:dateUtc="2026-01-05T15:37:00Z">
                  <w:rPr/>
                </w:rPrChange>
              </w:rPr>
              <w:instrText>21</w:instrText>
            </w:r>
            <w:r w:rsidRPr="00714EAC">
              <w:instrText>FVkNYQUdGQ</w:instrText>
            </w:r>
            <w:r w:rsidRPr="00C857B7">
              <w:rPr>
                <w:lang w:val="el-GR"/>
                <w:rPrChange w:id="276" w:author="Kokkaliaris, Dimitrios" w:date="2026-01-05T17:37:00Z" w16du:dateUtc="2026-01-05T15:37:00Z">
                  <w:rPr/>
                </w:rPrChange>
              </w:rPr>
              <w:instrText>1</w:instrText>
            </w:r>
            <w:r w:rsidRPr="00714EAC">
              <w:instrText>lhRnVwcTR</w:instrText>
            </w:r>
            <w:r w:rsidRPr="00C857B7">
              <w:rPr>
                <w:lang w:val="el-GR"/>
                <w:rPrChange w:id="277" w:author="Kokkaliaris, Dimitrios" w:date="2026-01-05T17:37:00Z" w16du:dateUtc="2026-01-05T15:37:00Z">
                  <w:rPr/>
                </w:rPrChange>
              </w:rPr>
              <w:instrText>2</w:instrText>
            </w:r>
            <w:r w:rsidRPr="00714EAC">
              <w:instrText>d</w:instrText>
            </w:r>
            <w:r w:rsidRPr="00C857B7">
              <w:rPr>
                <w:lang w:val="el-GR"/>
                <w:rPrChange w:id="278" w:author="Kokkaliaris, Dimitrios" w:date="2026-01-05T17:37:00Z" w16du:dateUtc="2026-01-05T15:37:00Z">
                  <w:rPr/>
                </w:rPrChange>
              </w:rPr>
              <w:instrText>2</w:instrText>
            </w:r>
            <w:r w:rsidRPr="00714EAC">
              <w:instrText>xqdlFPeTJJTFNKeE</w:instrText>
            </w:r>
            <w:r w:rsidRPr="00C857B7">
              <w:rPr>
                <w:lang w:val="el-GR"/>
                <w:rPrChange w:id="279" w:author="Kokkaliaris, Dimitrios" w:date="2026-01-05T17:37:00Z" w16du:dateUtc="2026-01-05T15:37:00Z">
                  <w:rPr/>
                </w:rPrChange>
              </w:rPr>
              <w:instrText>5</w:instrText>
            </w:r>
            <w:r w:rsidRPr="00714EAC">
              <w:instrText>rZ</w:instrText>
            </w:r>
            <w:r w:rsidRPr="00C857B7">
              <w:rPr>
                <w:lang w:val="el-GR"/>
                <w:rPrChange w:id="280" w:author="Kokkaliaris, Dimitrios" w:date="2026-01-05T17:37:00Z" w16du:dateUtc="2026-01-05T15:37:00Z">
                  <w:rPr/>
                </w:rPrChange>
              </w:rPr>
              <w:instrText>2</w:instrText>
            </w:r>
            <w:r w:rsidRPr="00714EAC">
              <w:instrText>Fvdz</w:instrText>
            </w:r>
            <w:r w:rsidRPr="00C857B7">
              <w:rPr>
                <w:lang w:val="el-GR"/>
                <w:rPrChange w:id="281" w:author="Kokkaliaris, Dimitrios" w:date="2026-01-05T17:37:00Z" w16du:dateUtc="2026-01-05T15:37:00Z">
                  <w:rPr/>
                </w:rPrChange>
              </w:rPr>
              <w:instrText>0%3</w:instrText>
            </w:r>
            <w:r w:rsidRPr="00714EAC">
              <w:instrText>D</w:instrText>
            </w:r>
            <w:r w:rsidRPr="00C857B7">
              <w:rPr>
                <w:lang w:val="el-GR"/>
                <w:rPrChange w:id="282" w:author="Kokkaliaris, Dimitrios" w:date="2026-01-05T17:37:00Z" w16du:dateUtc="2026-01-05T15:37:00Z">
                  <w:rPr/>
                </w:rPrChange>
              </w:rPr>
              <w:instrText>&amp;</w:instrText>
            </w:r>
            <w:r w:rsidRPr="00714EAC">
              <w:instrText>ovuser</w:instrText>
            </w:r>
            <w:r w:rsidRPr="00C857B7">
              <w:rPr>
                <w:lang w:val="el-GR"/>
                <w:rPrChange w:id="283" w:author="Kokkaliaris, Dimitrios" w:date="2026-01-05T17:37:00Z" w16du:dateUtc="2026-01-05T15:37:00Z">
                  <w:rPr/>
                </w:rPrChange>
              </w:rPr>
              <w:instrText>=5</w:instrText>
            </w:r>
            <w:r w:rsidRPr="00714EAC">
              <w:instrText>b</w:instrText>
            </w:r>
            <w:r w:rsidRPr="00C857B7">
              <w:rPr>
                <w:lang w:val="el-GR"/>
                <w:rPrChange w:id="284" w:author="Kokkaliaris, Dimitrios" w:date="2026-01-05T17:37:00Z" w16du:dateUtc="2026-01-05T15:37:00Z">
                  <w:rPr/>
                </w:rPrChange>
              </w:rPr>
              <w:instrText>268</w:instrText>
            </w:r>
            <w:r w:rsidRPr="00714EAC">
              <w:instrText>d</w:instrText>
            </w:r>
            <w:r w:rsidRPr="00C857B7">
              <w:rPr>
                <w:lang w:val="el-GR"/>
                <w:rPrChange w:id="285" w:author="Kokkaliaris, Dimitrios" w:date="2026-01-05T17:37:00Z" w16du:dateUtc="2026-01-05T15:37:00Z">
                  <w:rPr/>
                </w:rPrChange>
              </w:rPr>
              <w:instrText>57-2</w:instrText>
            </w:r>
            <w:r w:rsidRPr="00714EAC">
              <w:instrText>a</w:instrText>
            </w:r>
            <w:r w:rsidRPr="00C857B7">
              <w:rPr>
                <w:lang w:val="el-GR"/>
                <w:rPrChange w:id="286" w:author="Kokkaliaris, Dimitrios" w:date="2026-01-05T17:37:00Z" w16du:dateUtc="2026-01-05T15:37:00Z">
                  <w:rPr/>
                </w:rPrChange>
              </w:rPr>
              <w:instrText>6</w:instrText>
            </w:r>
            <w:r w:rsidRPr="00714EAC">
              <w:instrText>f</w:instrText>
            </w:r>
            <w:r w:rsidRPr="00C857B7">
              <w:rPr>
                <w:lang w:val="el-GR"/>
                <w:rPrChange w:id="287" w:author="Kokkaliaris, Dimitrios" w:date="2026-01-05T17:37:00Z" w16du:dateUtc="2026-01-05T15:37:00Z">
                  <w:rPr/>
                </w:rPrChange>
              </w:rPr>
              <w:instrText>-4</w:instrText>
            </w:r>
            <w:r w:rsidRPr="00714EAC">
              <w:instrText>e</w:instrText>
            </w:r>
            <w:r w:rsidRPr="00C857B7">
              <w:rPr>
                <w:lang w:val="el-GR"/>
                <w:rPrChange w:id="288" w:author="Kokkaliaris, Dimitrios" w:date="2026-01-05T17:37:00Z" w16du:dateUtc="2026-01-05T15:37:00Z">
                  <w:rPr/>
                </w:rPrChange>
              </w:rPr>
              <w:instrText>04-</w:instrText>
            </w:r>
            <w:r w:rsidRPr="00714EAC">
              <w:instrText>b</w:instrText>
            </w:r>
            <w:r w:rsidRPr="00C857B7">
              <w:rPr>
                <w:lang w:val="el-GR"/>
                <w:rPrChange w:id="289" w:author="Kokkaliaris, Dimitrios" w:date="2026-01-05T17:37:00Z" w16du:dateUtc="2026-01-05T15:37:00Z">
                  <w:rPr/>
                </w:rPrChange>
              </w:rPr>
              <w:instrText>0</w:instrText>
            </w:r>
            <w:r w:rsidRPr="00714EAC">
              <w:instrText>de</w:instrText>
            </w:r>
            <w:r w:rsidRPr="00C857B7">
              <w:rPr>
                <w:lang w:val="el-GR"/>
                <w:rPrChange w:id="290" w:author="Kokkaliaris, Dimitrios" w:date="2026-01-05T17:37:00Z" w16du:dateUtc="2026-01-05T15:37:00Z">
                  <w:rPr/>
                </w:rPrChange>
              </w:rPr>
              <w:instrText>-6938583</w:instrText>
            </w:r>
            <w:r w:rsidRPr="00714EAC">
              <w:instrText>d</w:instrText>
            </w:r>
            <w:r w:rsidRPr="00C857B7">
              <w:rPr>
                <w:lang w:val="el-GR"/>
                <w:rPrChange w:id="291" w:author="Kokkaliaris, Dimitrios" w:date="2026-01-05T17:37:00Z" w16du:dateUtc="2026-01-05T15:37:00Z">
                  <w:rPr/>
                </w:rPrChange>
              </w:rPr>
              <w:instrText>5</w:instrText>
            </w:r>
            <w:r w:rsidRPr="00714EAC">
              <w:instrText>ebc</w:instrText>
            </w:r>
            <w:r w:rsidRPr="00C857B7">
              <w:rPr>
                <w:lang w:val="el-GR"/>
                <w:rPrChange w:id="292" w:author="Kokkaliaris, Dimitrios" w:date="2026-01-05T17:37:00Z" w16du:dateUtc="2026-01-05T15:37:00Z">
                  <w:rPr/>
                </w:rPrChange>
              </w:rPr>
              <w:instrText>%2</w:instrText>
            </w:r>
            <w:r w:rsidRPr="00714EAC">
              <w:instrText>Ckole</w:instrText>
            </w:r>
            <w:r w:rsidRPr="00C857B7">
              <w:rPr>
                <w:lang w:val="el-GR"/>
                <w:rPrChange w:id="293" w:author="Kokkaliaris, Dimitrios" w:date="2026-01-05T17:37:00Z" w16du:dateUtc="2026-01-05T15:37:00Z">
                  <w:rPr/>
                </w:rPrChange>
              </w:rPr>
              <w:instrText>.</w:instrText>
            </w:r>
            <w:r w:rsidRPr="00714EAC">
              <w:instrText>klement</w:instrText>
            </w:r>
            <w:r w:rsidRPr="00C857B7">
              <w:rPr>
                <w:lang w:val="el-GR"/>
                <w:rPrChange w:id="294" w:author="Kokkaliaris, Dimitrios" w:date="2026-01-05T17:37:00Z" w16du:dateUtc="2026-01-05T15:37:00Z">
                  <w:rPr/>
                </w:rPrChange>
              </w:rPr>
              <w:instrText>%40</w:instrText>
            </w:r>
            <w:r w:rsidRPr="00714EAC">
              <w:instrText>abbott</w:instrText>
            </w:r>
            <w:r w:rsidRPr="00C857B7">
              <w:rPr>
                <w:lang w:val="el-GR"/>
                <w:rPrChange w:id="295" w:author="Kokkaliaris, Dimitrios" w:date="2026-01-05T17:37:00Z" w16du:dateUtc="2026-01-05T15:37:00Z">
                  <w:rPr/>
                </w:rPrChange>
              </w:rPr>
              <w:instrText>.</w:instrText>
            </w:r>
            <w:r w:rsidRPr="00714EAC">
              <w:instrText>com</w:instrText>
            </w:r>
            <w:r w:rsidRPr="00C857B7">
              <w:rPr>
                <w:lang w:val="el-GR"/>
                <w:rPrChange w:id="296" w:author="Kokkaliaris, Dimitrios" w:date="2026-01-05T17:37:00Z" w16du:dateUtc="2026-01-05T15:37:00Z">
                  <w:rPr/>
                </w:rPrChange>
              </w:rPr>
              <w:instrText>&amp;</w:instrText>
            </w:r>
            <w:r w:rsidRPr="00714EAC">
              <w:instrText>OR</w:instrText>
            </w:r>
            <w:r w:rsidRPr="00C857B7">
              <w:rPr>
                <w:lang w:val="el-GR"/>
                <w:rPrChange w:id="297" w:author="Kokkaliaris, Dimitrios" w:date="2026-01-05T17:37:00Z" w16du:dateUtc="2026-01-05T15:37:00Z">
                  <w:rPr/>
                </w:rPrChange>
              </w:rPr>
              <w:instrText>=</w:instrText>
            </w:r>
            <w:r w:rsidRPr="00714EAC">
              <w:instrText>Teams</w:instrText>
            </w:r>
            <w:r w:rsidRPr="00C857B7">
              <w:rPr>
                <w:lang w:val="el-GR"/>
                <w:rPrChange w:id="298" w:author="Kokkaliaris, Dimitrios" w:date="2026-01-05T17:37:00Z" w16du:dateUtc="2026-01-05T15:37:00Z">
                  <w:rPr/>
                </w:rPrChange>
              </w:rPr>
              <w:instrText>-</w:instrText>
            </w:r>
            <w:r w:rsidRPr="00714EAC">
              <w:instrText>HL</w:instrText>
            </w:r>
            <w:r w:rsidRPr="00C857B7">
              <w:rPr>
                <w:lang w:val="el-GR"/>
                <w:rPrChange w:id="299" w:author="Kokkaliaris, Dimitrios" w:date="2026-01-05T17:37:00Z" w16du:dateUtc="2026-01-05T15:37:00Z">
                  <w:rPr/>
                </w:rPrChange>
              </w:rPr>
              <w:instrText>&amp;</w:instrText>
            </w:r>
            <w:r w:rsidRPr="00714EAC">
              <w:instrText>CT</w:instrText>
            </w:r>
            <w:r w:rsidRPr="00C857B7">
              <w:rPr>
                <w:lang w:val="el-GR"/>
                <w:rPrChange w:id="300" w:author="Kokkaliaris, Dimitrios" w:date="2026-01-05T17:37:00Z" w16du:dateUtc="2026-01-05T15:37:00Z">
                  <w:rPr/>
                </w:rPrChange>
              </w:rPr>
              <w:instrText>=1706911207381&amp;</w:instrText>
            </w:r>
            <w:r w:rsidRPr="00714EAC">
              <w:instrText>clickparams</w:instrText>
            </w:r>
            <w:r w:rsidRPr="00C857B7">
              <w:rPr>
                <w:lang w:val="el-GR"/>
                <w:rPrChange w:id="301" w:author="Kokkaliaris, Dimitrios" w:date="2026-01-05T17:37:00Z" w16du:dateUtc="2026-01-05T15:37:00Z">
                  <w:rPr/>
                </w:rPrChange>
              </w:rPr>
              <w:instrText>=</w:instrText>
            </w:r>
            <w:r w:rsidRPr="00714EAC">
              <w:instrText>eyJBcHBOYW</w:instrText>
            </w:r>
            <w:r w:rsidRPr="00C857B7">
              <w:rPr>
                <w:lang w:val="el-GR"/>
                <w:rPrChange w:id="302" w:author="Kokkaliaris, Dimitrios" w:date="2026-01-05T17:37:00Z" w16du:dateUtc="2026-01-05T15:37:00Z">
                  <w:rPr/>
                </w:rPrChange>
              </w:rPr>
              <w:instrText>1</w:instrText>
            </w:r>
            <w:r w:rsidRPr="00714EAC">
              <w:instrText>lIjoiVGVhbXMtRGVza</w:instrText>
            </w:r>
            <w:r w:rsidRPr="00C857B7">
              <w:rPr>
                <w:lang w:val="el-GR"/>
                <w:rPrChange w:id="303" w:author="Kokkaliaris, Dimitrios" w:date="2026-01-05T17:37:00Z" w16du:dateUtc="2026-01-05T15:37:00Z">
                  <w:rPr/>
                </w:rPrChange>
              </w:rPr>
              <w:instrText>3</w:instrText>
            </w:r>
            <w:r w:rsidRPr="00714EAC">
              <w:instrText>RvcCIsIkFwcFZlcnNpb</w:instrText>
            </w:r>
            <w:r w:rsidRPr="00C857B7">
              <w:rPr>
                <w:lang w:val="el-GR"/>
                <w:rPrChange w:id="304" w:author="Kokkaliaris, Dimitrios" w:date="2026-01-05T17:37:00Z" w16du:dateUtc="2026-01-05T15:37:00Z">
                  <w:rPr/>
                </w:rPrChange>
              </w:rPr>
              <w:instrText>24</w:instrText>
            </w:r>
            <w:r w:rsidRPr="00714EAC">
              <w:instrText>iOiI</w:instrText>
            </w:r>
            <w:r w:rsidRPr="00C857B7">
              <w:rPr>
                <w:lang w:val="el-GR"/>
                <w:rPrChange w:id="305" w:author="Kokkaliaris, Dimitrios" w:date="2026-01-05T17:37:00Z" w16du:dateUtc="2026-01-05T15:37:00Z">
                  <w:rPr/>
                </w:rPrChange>
              </w:rPr>
              <w:instrText>0</w:instrText>
            </w:r>
            <w:r w:rsidRPr="00714EAC">
              <w:instrText>OS</w:instrText>
            </w:r>
            <w:r w:rsidRPr="00C857B7">
              <w:rPr>
                <w:lang w:val="el-GR"/>
                <w:rPrChange w:id="306" w:author="Kokkaliaris, Dimitrios" w:date="2026-01-05T17:37:00Z" w16du:dateUtc="2026-01-05T15:37:00Z">
                  <w:rPr/>
                </w:rPrChange>
              </w:rPr>
              <w:instrText>8</w:instrText>
            </w:r>
            <w:r w:rsidRPr="00714EAC">
              <w:instrText>yMzExMzAyODcyNCIsIkhhc</w:instrText>
            </w:r>
            <w:r w:rsidRPr="00C857B7">
              <w:rPr>
                <w:lang w:val="el-GR"/>
                <w:rPrChange w:id="307" w:author="Kokkaliaris, Dimitrios" w:date="2026-01-05T17:37:00Z" w16du:dateUtc="2026-01-05T15:37:00Z">
                  <w:rPr/>
                </w:rPrChange>
              </w:rPr>
              <w:instrText>0</w:instrText>
            </w:r>
            <w:r w:rsidRPr="00714EAC">
              <w:instrText>ZlZGVyYXRlZFVzZXIiOmZhbHNlfQ</w:instrText>
            </w:r>
            <w:r w:rsidRPr="00C857B7">
              <w:rPr>
                <w:lang w:val="el-GR"/>
                <w:rPrChange w:id="308" w:author="Kokkaliaris, Dimitrios" w:date="2026-01-05T17:37:00Z" w16du:dateUtc="2026-01-05T15:37:00Z">
                  <w:rPr/>
                </w:rPrChange>
              </w:rPr>
              <w:instrText>%3</w:instrText>
            </w:r>
            <w:r w:rsidRPr="00714EAC">
              <w:instrText>D</w:instrText>
            </w:r>
            <w:r w:rsidRPr="00C857B7">
              <w:rPr>
                <w:lang w:val="el-GR"/>
                <w:rPrChange w:id="309" w:author="Kokkaliaris, Dimitrios" w:date="2026-01-05T17:37:00Z" w16du:dateUtc="2026-01-05T15:37:00Z">
                  <w:rPr/>
                </w:rPrChange>
              </w:rPr>
              <w:instrText>%3</w:instrText>
            </w:r>
            <w:r w:rsidRPr="00714EAC">
              <w:instrText>D</w:instrText>
            </w:r>
            <w:r w:rsidRPr="00C857B7">
              <w:rPr>
                <w:lang w:val="el-GR"/>
                <w:rPrChange w:id="310" w:author="Kokkaliaris, Dimitrios" w:date="2026-01-05T17:37:00Z" w16du:dateUtc="2026-01-05T15:37:00Z">
                  <w:rPr/>
                </w:rPrChange>
              </w:rPr>
              <w:instrText>" \</w:instrText>
            </w:r>
            <w:r w:rsidRPr="00714EAC">
              <w:instrText>t</w:instrText>
            </w:r>
            <w:r w:rsidRPr="00C857B7">
              <w:rPr>
                <w:lang w:val="el-GR"/>
                <w:rPrChange w:id="311" w:author="Kokkaliaris, Dimitrios" w:date="2026-01-05T17:37:00Z" w16du:dateUtc="2026-01-05T15:37:00Z">
                  <w:rPr/>
                </w:rPrChange>
              </w:rPr>
              <w:instrText xml:space="preserve"> "_</w:instrText>
            </w:r>
            <w:r w:rsidRPr="00714EAC">
              <w:instrText>blank</w:instrText>
            </w:r>
            <w:r w:rsidRPr="00C857B7">
              <w:rPr>
                <w:lang w:val="el-GR"/>
                <w:rPrChange w:id="312" w:author="Kokkaliaris, Dimitrios" w:date="2026-01-05T17:37:00Z" w16du:dateUtc="2026-01-05T15:37:00Z">
                  <w:rPr/>
                </w:rPrChange>
              </w:rPr>
              <w:instrText xml:space="preserve">" </w:instrText>
            </w:r>
            <w:r w:rsidRPr="00714EAC">
              <w:fldChar w:fldCharType="separate"/>
            </w:r>
            <w:r w:rsidRPr="00714EAC">
              <w:rPr>
                <w:rFonts w:ascii="Calibri" w:eastAsia="Calibri" w:hAnsi="Calibri" w:cs="Calibri"/>
                <w:color w:val="0000FF"/>
                <w:u w:val="single"/>
                <w:lang w:val="el-GR"/>
              </w:rPr>
              <w:t>ιστότοπο του OEC</w:t>
            </w:r>
            <w:r w:rsidRPr="00714EAC">
              <w:rPr>
                <w:rFonts w:ascii="Calibri" w:eastAsia="Calibri" w:hAnsi="Calibri" w:cs="Calibri"/>
                <w:color w:val="0000FF"/>
                <w:u w:val="single"/>
                <w:lang w:val="el-GR"/>
              </w:rPr>
              <w:fldChar w:fldCharType="end"/>
            </w:r>
            <w:r w:rsidRPr="00714EAC">
              <w:rPr>
                <w:rFonts w:ascii="Calibri" w:eastAsia="Calibri" w:hAnsi="Calibri" w:cs="Calibri"/>
                <w:lang w:val="el-GR"/>
              </w:rPr>
              <w:t xml:space="preserve"> στο Abbott World.</w:t>
            </w:r>
          </w:p>
          <w:p w14:paraId="382069C2" w14:textId="77777777" w:rsidR="006E5FE6" w:rsidRPr="00C857B7" w:rsidRDefault="00C51AFE" w:rsidP="00001E85">
            <w:pPr>
              <w:numPr>
                <w:ilvl w:val="0"/>
                <w:numId w:val="5"/>
              </w:numPr>
              <w:spacing w:before="100" w:beforeAutospacing="1" w:after="100" w:afterAutospacing="1"/>
              <w:ind w:left="750" w:right="30"/>
              <w:rPr>
                <w:rFonts w:ascii="Calibri" w:eastAsia="Times New Roman" w:hAnsi="Calibri" w:cs="Calibri"/>
                <w:lang w:val="el-GR"/>
                <w:rPrChange w:id="31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Εάν έχετε οποιεσδήποτε ανησυχίες σχετικά με διεφθαρμένες επιχειρηματικές δραστηριότητες, είτε μέσα στην εταιρεία είτε στις σχέσεις σας με πελάτες ή άλλους τρίτους, μπορείτε να αναφέρετε τις ανησυχίες σας στο OEC (</w:t>
            </w:r>
            <w:r w:rsidRPr="00714EAC">
              <w:fldChar w:fldCharType="begin"/>
            </w:r>
            <w:r w:rsidRPr="00C857B7">
              <w:rPr>
                <w:lang w:val="el-GR"/>
                <w:rPrChange w:id="314" w:author="Kokkaliaris, Dimitrios" w:date="2026-01-05T17:37:00Z" w16du:dateUtc="2026-01-05T15:37:00Z">
                  <w:rPr/>
                </w:rPrChange>
              </w:rPr>
              <w:instrText xml:space="preserve"> </w:instrText>
            </w:r>
            <w:r w:rsidRPr="00714EAC">
              <w:instrText>HYPERLINK</w:instrText>
            </w:r>
            <w:r w:rsidRPr="00C857B7">
              <w:rPr>
                <w:lang w:val="el-GR"/>
                <w:rPrChange w:id="315" w:author="Kokkaliaris, Dimitrios" w:date="2026-01-05T17:37:00Z" w16du:dateUtc="2026-01-05T15:37:00Z">
                  <w:rPr/>
                </w:rPrChange>
              </w:rPr>
              <w:instrText xml:space="preserve"> "</w:instrText>
            </w:r>
            <w:r w:rsidRPr="00714EAC">
              <w:instrText>mailto</w:instrText>
            </w:r>
            <w:r w:rsidRPr="00C857B7">
              <w:rPr>
                <w:lang w:val="el-GR"/>
                <w:rPrChange w:id="316" w:author="Kokkaliaris, Dimitrios" w:date="2026-01-05T17:37:00Z" w16du:dateUtc="2026-01-05T15:37:00Z">
                  <w:rPr/>
                </w:rPrChange>
              </w:rPr>
              <w:instrText>:</w:instrText>
            </w:r>
            <w:r w:rsidRPr="00714EAC">
              <w:instrText>investigations</w:instrText>
            </w:r>
            <w:r w:rsidRPr="00C857B7">
              <w:rPr>
                <w:lang w:val="el-GR"/>
                <w:rPrChange w:id="317" w:author="Kokkaliaris, Dimitrios" w:date="2026-01-05T17:37:00Z" w16du:dateUtc="2026-01-05T15:37:00Z">
                  <w:rPr/>
                </w:rPrChange>
              </w:rPr>
              <w:instrText>@</w:instrText>
            </w:r>
            <w:r w:rsidRPr="00714EAC">
              <w:instrText>abbott</w:instrText>
            </w:r>
            <w:r w:rsidRPr="00C857B7">
              <w:rPr>
                <w:lang w:val="el-GR"/>
                <w:rPrChange w:id="318" w:author="Kokkaliaris, Dimitrios" w:date="2026-01-05T17:37:00Z" w16du:dateUtc="2026-01-05T15:37:00Z">
                  <w:rPr/>
                </w:rPrChange>
              </w:rPr>
              <w:instrText>.</w:instrText>
            </w:r>
            <w:r w:rsidRPr="00714EAC">
              <w:instrText>com</w:instrText>
            </w:r>
            <w:r w:rsidRPr="00C857B7">
              <w:rPr>
                <w:lang w:val="el-GR"/>
                <w:rPrChange w:id="319" w:author="Kokkaliaris, Dimitrios" w:date="2026-01-05T17:37:00Z" w16du:dateUtc="2026-01-05T15:37:00Z">
                  <w:rPr/>
                </w:rPrChange>
              </w:rPr>
              <w:instrText>" \</w:instrText>
            </w:r>
            <w:r w:rsidRPr="00714EAC">
              <w:instrText>t</w:instrText>
            </w:r>
            <w:r w:rsidRPr="00C857B7">
              <w:rPr>
                <w:lang w:val="el-GR"/>
                <w:rPrChange w:id="320" w:author="Kokkaliaris, Dimitrios" w:date="2026-01-05T17:37:00Z" w16du:dateUtc="2026-01-05T15:37:00Z">
                  <w:rPr/>
                </w:rPrChange>
              </w:rPr>
              <w:instrText xml:space="preserve"> "_</w:instrText>
            </w:r>
            <w:r w:rsidRPr="00714EAC">
              <w:instrText>blank</w:instrText>
            </w:r>
            <w:r w:rsidRPr="00C857B7">
              <w:rPr>
                <w:lang w:val="el-GR"/>
                <w:rPrChange w:id="321" w:author="Kokkaliaris, Dimitrios" w:date="2026-01-05T17:37:00Z" w16du:dateUtc="2026-01-05T15:37:00Z">
                  <w:rPr/>
                </w:rPrChange>
              </w:rPr>
              <w:instrText xml:space="preserve">" </w:instrText>
            </w:r>
            <w:r w:rsidRPr="00714EAC">
              <w:fldChar w:fldCharType="separate"/>
            </w:r>
            <w:r w:rsidRPr="00714EAC">
              <w:rPr>
                <w:rFonts w:ascii="Calibri" w:eastAsia="Calibri" w:hAnsi="Calibri" w:cs="Calibri"/>
                <w:color w:val="0000FF"/>
                <w:u w:val="single"/>
                <w:lang w:val="el-GR"/>
              </w:rPr>
              <w:t>investigations@abbott.com</w:t>
            </w:r>
            <w:r w:rsidRPr="00714EAC">
              <w:rPr>
                <w:rFonts w:ascii="Calibri" w:eastAsia="Calibri" w:hAnsi="Calibri" w:cs="Calibri"/>
                <w:color w:val="0000FF"/>
                <w:u w:val="single"/>
                <w:lang w:val="el-GR"/>
              </w:rPr>
              <w:fldChar w:fldCharType="end"/>
            </w:r>
            <w:r w:rsidRPr="00714EAC">
              <w:rPr>
                <w:rFonts w:ascii="Calibri" w:eastAsia="Calibri" w:hAnsi="Calibri" w:cs="Calibri"/>
                <w:lang w:val="el-GR"/>
              </w:rPr>
              <w:t xml:space="preserve">) ή το Νομικό Τμήμα ή καλέστε την πολύγλωσση </w:t>
            </w:r>
            <w:r w:rsidRPr="00714EAC">
              <w:fldChar w:fldCharType="begin"/>
            </w:r>
            <w:r w:rsidRPr="00C857B7">
              <w:rPr>
                <w:lang w:val="el-GR"/>
                <w:rPrChange w:id="322" w:author="Kokkaliaris, Dimitrios" w:date="2026-01-05T17:37:00Z" w16du:dateUtc="2026-01-05T15:37:00Z">
                  <w:rPr/>
                </w:rPrChange>
              </w:rPr>
              <w:instrText xml:space="preserve"> </w:instrText>
            </w:r>
            <w:r w:rsidRPr="00714EAC">
              <w:instrText>HYPERLINK</w:instrText>
            </w:r>
            <w:r w:rsidRPr="00C857B7">
              <w:rPr>
                <w:lang w:val="el-GR"/>
                <w:rPrChange w:id="323" w:author="Kokkaliaris, Dimitrios" w:date="2026-01-05T17:37:00Z" w16du:dateUtc="2026-01-05T15:37:00Z">
                  <w:rPr/>
                </w:rPrChange>
              </w:rPr>
              <w:instrText xml:space="preserve"> "</w:instrText>
            </w:r>
            <w:r w:rsidRPr="00714EAC">
              <w:instrText>https</w:instrText>
            </w:r>
            <w:r w:rsidRPr="00C857B7">
              <w:rPr>
                <w:lang w:val="el-GR"/>
                <w:rPrChange w:id="324" w:author="Kokkaliaris, Dimitrios" w:date="2026-01-05T17:37:00Z" w16du:dateUtc="2026-01-05T15:37:00Z">
                  <w:rPr/>
                </w:rPrChange>
              </w:rPr>
              <w:instrText>://</w:instrText>
            </w:r>
            <w:r w:rsidRPr="00714EAC">
              <w:instrText>secure</w:instrText>
            </w:r>
            <w:r w:rsidRPr="00C857B7">
              <w:rPr>
                <w:lang w:val="el-GR"/>
                <w:rPrChange w:id="325" w:author="Kokkaliaris, Dimitrios" w:date="2026-01-05T17:37:00Z" w16du:dateUtc="2026-01-05T15:37:00Z">
                  <w:rPr/>
                </w:rPrChange>
              </w:rPr>
              <w:instrText>.</w:instrText>
            </w:r>
            <w:r w:rsidRPr="00714EAC">
              <w:instrText>ethicspoint</w:instrText>
            </w:r>
            <w:r w:rsidRPr="00C857B7">
              <w:rPr>
                <w:lang w:val="el-GR"/>
                <w:rPrChange w:id="326" w:author="Kokkaliaris, Dimitrios" w:date="2026-01-05T17:37:00Z" w16du:dateUtc="2026-01-05T15:37:00Z">
                  <w:rPr/>
                </w:rPrChange>
              </w:rPr>
              <w:instrText>.</w:instrText>
            </w:r>
            <w:r w:rsidRPr="00714EAC">
              <w:instrText>com</w:instrText>
            </w:r>
            <w:r w:rsidRPr="00C857B7">
              <w:rPr>
                <w:lang w:val="el-GR"/>
                <w:rPrChange w:id="327" w:author="Kokkaliaris, Dimitrios" w:date="2026-01-05T17:37:00Z" w16du:dateUtc="2026-01-05T15:37:00Z">
                  <w:rPr/>
                </w:rPrChange>
              </w:rPr>
              <w:instrText>/</w:instrText>
            </w:r>
            <w:r w:rsidRPr="00714EAC">
              <w:instrText>domain</w:instrText>
            </w:r>
            <w:r w:rsidRPr="00C857B7">
              <w:rPr>
                <w:lang w:val="el-GR"/>
                <w:rPrChange w:id="328" w:author="Kokkaliaris, Dimitrios" w:date="2026-01-05T17:37:00Z" w16du:dateUtc="2026-01-05T15:37:00Z">
                  <w:rPr/>
                </w:rPrChange>
              </w:rPr>
              <w:instrText>/</w:instrText>
            </w:r>
            <w:r w:rsidRPr="00714EAC">
              <w:instrText>media</w:instrText>
            </w:r>
            <w:r w:rsidRPr="00C857B7">
              <w:rPr>
                <w:lang w:val="el-GR"/>
                <w:rPrChange w:id="329" w:author="Kokkaliaris, Dimitrios" w:date="2026-01-05T17:37:00Z" w16du:dateUtc="2026-01-05T15:37:00Z">
                  <w:rPr/>
                </w:rPrChange>
              </w:rPr>
              <w:instrText>/</w:instrText>
            </w:r>
            <w:r w:rsidRPr="00714EAC">
              <w:instrText>en</w:instrText>
            </w:r>
            <w:r w:rsidRPr="00C857B7">
              <w:rPr>
                <w:lang w:val="el-GR"/>
                <w:rPrChange w:id="330" w:author="Kokkaliaris, Dimitrios" w:date="2026-01-05T17:37:00Z" w16du:dateUtc="2026-01-05T15:37:00Z">
                  <w:rPr/>
                </w:rPrChange>
              </w:rPr>
              <w:instrText>/</w:instrText>
            </w:r>
            <w:r w:rsidRPr="00714EAC">
              <w:instrText>gui</w:instrText>
            </w:r>
            <w:r w:rsidRPr="00C857B7">
              <w:rPr>
                <w:lang w:val="el-GR"/>
                <w:rPrChange w:id="331" w:author="Kokkaliaris, Dimitrios" w:date="2026-01-05T17:37:00Z" w16du:dateUtc="2026-01-05T15:37:00Z">
                  <w:rPr/>
                </w:rPrChange>
              </w:rPr>
              <w:instrText>/40393/</w:instrText>
            </w:r>
            <w:r w:rsidRPr="00714EAC">
              <w:instrText>index</w:instrText>
            </w:r>
            <w:r w:rsidRPr="00C857B7">
              <w:rPr>
                <w:lang w:val="el-GR"/>
                <w:rPrChange w:id="332" w:author="Kokkaliaris, Dimitrios" w:date="2026-01-05T17:37:00Z" w16du:dateUtc="2026-01-05T15:37:00Z">
                  <w:rPr/>
                </w:rPrChange>
              </w:rPr>
              <w:instrText>.</w:instrText>
            </w:r>
            <w:r w:rsidRPr="00714EAC">
              <w:instrText>html</w:instrText>
            </w:r>
            <w:r w:rsidRPr="00C857B7">
              <w:rPr>
                <w:lang w:val="el-GR"/>
                <w:rPrChange w:id="333" w:author="Kokkaliaris, Dimitrios" w:date="2026-01-05T17:37:00Z" w16du:dateUtc="2026-01-05T15:37:00Z">
                  <w:rPr/>
                </w:rPrChange>
              </w:rPr>
              <w:instrText>" \</w:instrText>
            </w:r>
            <w:r w:rsidRPr="00714EAC">
              <w:instrText>t</w:instrText>
            </w:r>
            <w:r w:rsidRPr="00C857B7">
              <w:rPr>
                <w:lang w:val="el-GR"/>
                <w:rPrChange w:id="334" w:author="Kokkaliaris, Dimitrios" w:date="2026-01-05T17:37:00Z" w16du:dateUtc="2026-01-05T15:37:00Z">
                  <w:rPr/>
                </w:rPrChange>
              </w:rPr>
              <w:instrText xml:space="preserve"> "_</w:instrText>
            </w:r>
            <w:r w:rsidRPr="00714EAC">
              <w:instrText>blank</w:instrText>
            </w:r>
            <w:r w:rsidRPr="00C857B7">
              <w:rPr>
                <w:lang w:val="el-GR"/>
                <w:rPrChange w:id="335" w:author="Kokkaliaris, Dimitrios" w:date="2026-01-05T17:37:00Z" w16du:dateUtc="2026-01-05T15:37:00Z">
                  <w:rPr/>
                </w:rPrChange>
              </w:rPr>
              <w:instrText xml:space="preserve">" </w:instrText>
            </w:r>
            <w:r w:rsidRPr="00714EAC">
              <w:fldChar w:fldCharType="separate"/>
            </w:r>
            <w:r w:rsidRPr="00714EAC">
              <w:rPr>
                <w:rFonts w:ascii="Calibri" w:eastAsia="Calibri" w:hAnsi="Calibri" w:cs="Calibri"/>
                <w:color w:val="0000FF"/>
                <w:u w:val="single"/>
                <w:lang w:val="el-GR"/>
              </w:rPr>
              <w:t>Γραμμή SpeakUp</w:t>
            </w:r>
            <w:r w:rsidRPr="00714EAC">
              <w:rPr>
                <w:rFonts w:ascii="Calibri" w:eastAsia="Calibri" w:hAnsi="Calibri" w:cs="Calibri"/>
                <w:color w:val="0000FF"/>
                <w:u w:val="single"/>
                <w:lang w:val="el-GR"/>
              </w:rPr>
              <w:fldChar w:fldCharType="end"/>
            </w:r>
            <w:r w:rsidRPr="00714EAC">
              <w:rPr>
                <w:rFonts w:ascii="Calibri" w:eastAsia="Calibri" w:hAnsi="Calibri" w:cs="Calibri"/>
                <w:lang w:val="el-GR"/>
              </w:rPr>
              <w:t>, που είναι διαθέσιμη σε παγκόσμιο επίπεδο, όλο το 24ωρο, 7 ημέρες την εβδομάδα.</w:t>
            </w:r>
          </w:p>
          <w:p w14:paraId="4E8602DB" w14:textId="77777777" w:rsidR="00764DBF" w:rsidRPr="00C857B7" w:rsidRDefault="00C51AFE" w:rsidP="00001E85">
            <w:pPr>
              <w:numPr>
                <w:ilvl w:val="0"/>
                <w:numId w:val="5"/>
              </w:numPr>
              <w:spacing w:before="100" w:beforeAutospacing="1" w:after="100" w:afterAutospacing="1"/>
              <w:ind w:left="750" w:right="30"/>
              <w:rPr>
                <w:rFonts w:ascii="Calibri" w:eastAsia="Times New Roman" w:hAnsi="Calibri" w:cs="Calibri"/>
                <w:lang w:val="el-GR"/>
                <w:rPrChange w:id="33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iComply – Επισκεφτείτε το </w:t>
            </w:r>
            <w:r w:rsidRPr="00714EAC">
              <w:fldChar w:fldCharType="begin"/>
            </w:r>
            <w:r w:rsidRPr="00C857B7">
              <w:rPr>
                <w:lang w:val="el-GR"/>
                <w:rPrChange w:id="337" w:author="Kokkaliaris, Dimitrios" w:date="2026-01-05T17:37:00Z" w16du:dateUtc="2026-01-05T15:37:00Z">
                  <w:rPr/>
                </w:rPrChange>
              </w:rPr>
              <w:instrText xml:space="preserve"> </w:instrText>
            </w:r>
            <w:r w:rsidRPr="00714EAC">
              <w:instrText>HYPERLINK</w:instrText>
            </w:r>
            <w:r w:rsidRPr="00C857B7">
              <w:rPr>
                <w:lang w:val="el-GR"/>
                <w:rPrChange w:id="338" w:author="Kokkaliaris, Dimitrios" w:date="2026-01-05T17:37:00Z" w16du:dateUtc="2026-01-05T15:37:00Z">
                  <w:rPr/>
                </w:rPrChange>
              </w:rPr>
              <w:instrText xml:space="preserve"> "</w:instrText>
            </w:r>
            <w:r w:rsidRPr="00714EAC">
              <w:instrText>https</w:instrText>
            </w:r>
            <w:r w:rsidRPr="00C857B7">
              <w:rPr>
                <w:lang w:val="el-GR"/>
                <w:rPrChange w:id="339" w:author="Kokkaliaris, Dimitrios" w:date="2026-01-05T17:37:00Z" w16du:dateUtc="2026-01-05T15:37:00Z">
                  <w:rPr/>
                </w:rPrChange>
              </w:rPr>
              <w:instrText>://</w:instrText>
            </w:r>
            <w:r w:rsidRPr="00714EAC">
              <w:instrText>icomply</w:instrText>
            </w:r>
            <w:r w:rsidRPr="00C857B7">
              <w:rPr>
                <w:lang w:val="el-GR"/>
                <w:rPrChange w:id="340" w:author="Kokkaliaris, Dimitrios" w:date="2026-01-05T17:37:00Z" w16du:dateUtc="2026-01-05T15:37:00Z">
                  <w:rPr/>
                </w:rPrChange>
              </w:rPr>
              <w:instrText>.</w:instrText>
            </w:r>
            <w:r w:rsidRPr="00714EAC">
              <w:instrText>abbott</w:instrText>
            </w:r>
            <w:r w:rsidRPr="00C857B7">
              <w:rPr>
                <w:lang w:val="el-GR"/>
                <w:rPrChange w:id="341" w:author="Kokkaliaris, Dimitrios" w:date="2026-01-05T17:37:00Z" w16du:dateUtc="2026-01-05T15:37:00Z">
                  <w:rPr/>
                </w:rPrChange>
              </w:rPr>
              <w:instrText>.</w:instrText>
            </w:r>
            <w:r w:rsidRPr="00714EAC">
              <w:instrText>com</w:instrText>
            </w:r>
            <w:r w:rsidRPr="00C857B7">
              <w:rPr>
                <w:lang w:val="el-GR"/>
                <w:rPrChange w:id="342" w:author="Kokkaliaris, Dimitrios" w:date="2026-01-05T17:37:00Z" w16du:dateUtc="2026-01-05T15:37:00Z">
                  <w:rPr/>
                </w:rPrChange>
              </w:rPr>
              <w:instrText>/</w:instrText>
            </w:r>
            <w:r w:rsidRPr="00714EAC">
              <w:instrText>Default</w:instrText>
            </w:r>
            <w:r w:rsidRPr="00C857B7">
              <w:rPr>
                <w:lang w:val="el-GR"/>
                <w:rPrChange w:id="343" w:author="Kokkaliaris, Dimitrios" w:date="2026-01-05T17:37:00Z" w16du:dateUtc="2026-01-05T15:37:00Z">
                  <w:rPr/>
                </w:rPrChange>
              </w:rPr>
              <w:instrText>.</w:instrText>
            </w:r>
            <w:r w:rsidRPr="00714EAC">
              <w:instrText>aspx</w:instrText>
            </w:r>
            <w:r w:rsidRPr="00C857B7">
              <w:rPr>
                <w:lang w:val="el-GR"/>
                <w:rPrChange w:id="344" w:author="Kokkaliaris, Dimitrios" w:date="2026-01-05T17:37:00Z" w16du:dateUtc="2026-01-05T15:37:00Z">
                  <w:rPr/>
                </w:rPrChange>
              </w:rPr>
              <w:instrText>" \</w:instrText>
            </w:r>
            <w:r w:rsidRPr="00714EAC">
              <w:instrText>t</w:instrText>
            </w:r>
            <w:r w:rsidRPr="00C857B7">
              <w:rPr>
                <w:lang w:val="el-GR"/>
                <w:rPrChange w:id="345" w:author="Kokkaliaris, Dimitrios" w:date="2026-01-05T17:37:00Z" w16du:dateUtc="2026-01-05T15:37:00Z">
                  <w:rPr/>
                </w:rPrChange>
              </w:rPr>
              <w:instrText xml:space="preserve"> "_</w:instrText>
            </w:r>
            <w:r w:rsidRPr="00714EAC">
              <w:instrText>blank</w:instrText>
            </w:r>
            <w:r w:rsidRPr="00C857B7">
              <w:rPr>
                <w:lang w:val="el-GR"/>
                <w:rPrChange w:id="346" w:author="Kokkaliaris, Dimitrios" w:date="2026-01-05T17:37:00Z" w16du:dateUtc="2026-01-05T15:37:00Z">
                  <w:rPr/>
                </w:rPrChange>
              </w:rPr>
              <w:instrText xml:space="preserve">" </w:instrText>
            </w:r>
            <w:r w:rsidRPr="00714EAC">
              <w:fldChar w:fldCharType="separate"/>
            </w:r>
            <w:r w:rsidRPr="00714EAC">
              <w:rPr>
                <w:rFonts w:ascii="Calibri" w:eastAsia="Calibri" w:hAnsi="Calibri" w:cs="Calibri"/>
                <w:color w:val="0000FF"/>
                <w:u w:val="single"/>
                <w:lang w:val="el-GR"/>
              </w:rPr>
              <w:t>iComply</w:t>
            </w:r>
            <w:r w:rsidRPr="00714EAC">
              <w:rPr>
                <w:rFonts w:ascii="Calibri" w:eastAsia="Calibri" w:hAnsi="Calibri" w:cs="Calibri"/>
                <w:color w:val="0000FF"/>
                <w:u w:val="single"/>
                <w:lang w:val="el-GR"/>
              </w:rPr>
              <w:fldChar w:fldCharType="end"/>
            </w:r>
            <w:r w:rsidRPr="00714EAC">
              <w:rPr>
                <w:rFonts w:ascii="Calibri" w:eastAsia="Calibri" w:hAnsi="Calibri" w:cs="Calibri"/>
                <w:lang w:val="el-GR"/>
              </w:rPr>
              <w:t xml:space="preserve"> για να αποκτήσετε πρόσβαση σε εφαρμογές που σχετίζονται με τη συμμόρφωση και σε πόρους προσανατολισμένους προς τις αλληλεπιδράσεις με τους Επαγγελματίες Υγείας και τους Οργανισμούς Υγειονομικής Περίθαλψης, όπως και με τρίτα μέρη.</w:t>
            </w:r>
          </w:p>
        </w:tc>
      </w:tr>
      <w:tr w:rsidR="002D217F" w:rsidRPr="00C857B7" w14:paraId="6517C162" w14:textId="77777777" w:rsidTr="00F8038D">
        <w:tc>
          <w:tcPr>
            <w:tcW w:w="1353" w:type="dxa"/>
            <w:shd w:val="clear" w:color="auto" w:fill="C1E4F5"/>
            <w:tcMar>
              <w:top w:w="120" w:type="dxa"/>
              <w:left w:w="180" w:type="dxa"/>
              <w:bottom w:w="120" w:type="dxa"/>
              <w:right w:w="180" w:type="dxa"/>
            </w:tcMar>
            <w:hideMark/>
          </w:tcPr>
          <w:p w14:paraId="553A1D93" w14:textId="77777777" w:rsidR="00764DBF" w:rsidRPr="00714EAC" w:rsidRDefault="00C51AFE" w:rsidP="00764DBF">
            <w:pPr>
              <w:spacing w:before="30" w:after="30"/>
              <w:ind w:left="30" w:right="30"/>
              <w:rPr>
                <w:rFonts w:ascii="Calibri" w:eastAsia="Times New Roman" w:hAnsi="Calibri" w:cs="Calibri"/>
                <w:sz w:val="16"/>
              </w:rPr>
            </w:pPr>
            <w:hyperlink r:id="rId206"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318D630D" w14:textId="77777777" w:rsidR="00764DBF" w:rsidRPr="00714EAC" w:rsidRDefault="00C51AFE" w:rsidP="00764DBF">
            <w:pPr>
              <w:ind w:left="30" w:right="30"/>
              <w:rPr>
                <w:rFonts w:ascii="Calibri" w:eastAsia="Times New Roman" w:hAnsi="Calibri" w:cs="Calibri"/>
                <w:sz w:val="16"/>
              </w:rPr>
            </w:pPr>
            <w:hyperlink r:id="rId207" w:tgtFrame="_blank" w:history="1">
              <w:r w:rsidRPr="00714EAC">
                <w:rPr>
                  <w:rFonts w:ascii="Calibri" w:eastAsia="Times New Roman" w:hAnsi="Calibri" w:cs="Calibri"/>
                  <w:color w:val="0000FF"/>
                  <w:sz w:val="16"/>
                  <w:u w:val="single"/>
                </w:rPr>
                <w:t>111_C_200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1DAA9D"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Human Resources</w:t>
            </w:r>
          </w:p>
          <w:p w14:paraId="4527080D"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 xml:space="preserve">For employee-related issues, such as concerns involving management and/or other employees, contact your local </w:t>
            </w:r>
            <w:hyperlink r:id="rId208" w:tgtFrame="_blank" w:history="1">
              <w:r w:rsidRPr="00714EAC">
                <w:rPr>
                  <w:rFonts w:ascii="Calibri" w:eastAsia="Times New Roman" w:hAnsi="Calibri" w:cs="Calibri"/>
                  <w:color w:val="0000FF"/>
                  <w:u w:val="single"/>
                </w:rPr>
                <w:t>Human Resources representative</w:t>
              </w:r>
            </w:hyperlink>
            <w:r w:rsidRPr="00714EAC">
              <w:rPr>
                <w:rFonts w:ascii="Calibri" w:eastAsia="Times New Roman" w:hAnsi="Calibri" w:cs="Calibri"/>
              </w:rPr>
              <w:t>.</w:t>
            </w:r>
          </w:p>
        </w:tc>
        <w:tc>
          <w:tcPr>
            <w:tcW w:w="6000" w:type="dxa"/>
          </w:tcPr>
          <w:p w14:paraId="056CAB59"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4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Τμήμα Ανθρώπινου Δυναμικού</w:t>
            </w:r>
          </w:p>
          <w:p w14:paraId="34F639E4"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4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Για ζητήματα που αφορούν στο προσωπικό, όπως ζητήματα που αφορούν στη διεύθυνση ή/και άλλους υπαλλήλους, επικοινωνήστε με τον τοπικό σας εκπρόσωπο </w:t>
            </w:r>
            <w:r w:rsidRPr="00714EAC">
              <w:fldChar w:fldCharType="begin"/>
            </w:r>
            <w:r w:rsidRPr="00C857B7">
              <w:rPr>
                <w:lang w:val="el-GR"/>
                <w:rPrChange w:id="349" w:author="Kokkaliaris, Dimitrios" w:date="2026-01-05T17:37:00Z" w16du:dateUtc="2026-01-05T15:37:00Z">
                  <w:rPr/>
                </w:rPrChange>
              </w:rPr>
              <w:instrText xml:space="preserve"> </w:instrText>
            </w:r>
            <w:r w:rsidRPr="00714EAC">
              <w:instrText>HYPERLINK</w:instrText>
            </w:r>
            <w:r w:rsidRPr="00C857B7">
              <w:rPr>
                <w:lang w:val="el-GR"/>
                <w:rPrChange w:id="350" w:author="Kokkaliaris, Dimitrios" w:date="2026-01-05T17:37:00Z" w16du:dateUtc="2026-01-05T15:37:00Z">
                  <w:rPr/>
                </w:rPrChange>
              </w:rPr>
              <w:instrText xml:space="preserve"> "</w:instrText>
            </w:r>
            <w:r w:rsidRPr="00714EAC">
              <w:instrText>https</w:instrText>
            </w:r>
            <w:r w:rsidRPr="00C857B7">
              <w:rPr>
                <w:lang w:val="el-GR"/>
                <w:rPrChange w:id="351" w:author="Kokkaliaris, Dimitrios" w:date="2026-01-05T17:37:00Z" w16du:dateUtc="2026-01-05T15:37:00Z">
                  <w:rPr/>
                </w:rPrChange>
              </w:rPr>
              <w:instrText>://</w:instrText>
            </w:r>
            <w:r w:rsidRPr="00714EAC">
              <w:instrText>abbott</w:instrText>
            </w:r>
            <w:r w:rsidRPr="00C857B7">
              <w:rPr>
                <w:lang w:val="el-GR"/>
                <w:rPrChange w:id="352" w:author="Kokkaliaris, Dimitrios" w:date="2026-01-05T17:37:00Z" w16du:dateUtc="2026-01-05T15:37:00Z">
                  <w:rPr/>
                </w:rPrChange>
              </w:rPr>
              <w:instrText>.</w:instrText>
            </w:r>
            <w:r w:rsidRPr="00714EAC">
              <w:instrText>sharepoint</w:instrText>
            </w:r>
            <w:r w:rsidRPr="00C857B7">
              <w:rPr>
                <w:lang w:val="el-GR"/>
                <w:rPrChange w:id="353" w:author="Kokkaliaris, Dimitrios" w:date="2026-01-05T17:37:00Z" w16du:dateUtc="2026-01-05T15:37:00Z">
                  <w:rPr/>
                </w:rPrChange>
              </w:rPr>
              <w:instrText>.</w:instrText>
            </w:r>
            <w:r w:rsidRPr="00714EAC">
              <w:instrText>com</w:instrText>
            </w:r>
            <w:r w:rsidRPr="00C857B7">
              <w:rPr>
                <w:lang w:val="el-GR"/>
                <w:rPrChange w:id="354" w:author="Kokkaliaris, Dimitrios" w:date="2026-01-05T17:37:00Z" w16du:dateUtc="2026-01-05T15:37:00Z">
                  <w:rPr/>
                </w:rPrChange>
              </w:rPr>
              <w:instrText>/</w:instrText>
            </w:r>
            <w:r w:rsidRPr="00714EAC">
              <w:instrText>sites</w:instrText>
            </w:r>
            <w:r w:rsidRPr="00C857B7">
              <w:rPr>
                <w:lang w:val="el-GR"/>
                <w:rPrChange w:id="355" w:author="Kokkaliaris, Dimitrios" w:date="2026-01-05T17:37:00Z" w16du:dateUtc="2026-01-05T15:37:00Z">
                  <w:rPr/>
                </w:rPrChange>
              </w:rPr>
              <w:instrText>/</w:instrText>
            </w:r>
            <w:r w:rsidRPr="00714EAC">
              <w:instrText>myhr</w:instrText>
            </w:r>
            <w:r w:rsidRPr="00C857B7">
              <w:rPr>
                <w:lang w:val="el-GR"/>
                <w:rPrChange w:id="356" w:author="Kokkaliaris, Dimitrios" w:date="2026-01-05T17:37:00Z" w16du:dateUtc="2026-01-05T15:37:00Z">
                  <w:rPr/>
                </w:rPrChange>
              </w:rPr>
              <w:instrText>" \</w:instrText>
            </w:r>
            <w:r w:rsidRPr="00714EAC">
              <w:instrText>t</w:instrText>
            </w:r>
            <w:r w:rsidRPr="00C857B7">
              <w:rPr>
                <w:lang w:val="el-GR"/>
                <w:rPrChange w:id="357" w:author="Kokkaliaris, Dimitrios" w:date="2026-01-05T17:37:00Z" w16du:dateUtc="2026-01-05T15:37:00Z">
                  <w:rPr/>
                </w:rPrChange>
              </w:rPr>
              <w:instrText xml:space="preserve"> "_</w:instrText>
            </w:r>
            <w:r w:rsidRPr="00714EAC">
              <w:instrText>blank</w:instrText>
            </w:r>
            <w:r w:rsidRPr="00C857B7">
              <w:rPr>
                <w:lang w:val="el-GR"/>
                <w:rPrChange w:id="358" w:author="Kokkaliaris, Dimitrios" w:date="2026-01-05T17:37:00Z" w16du:dateUtc="2026-01-05T15:37:00Z">
                  <w:rPr/>
                </w:rPrChange>
              </w:rPr>
              <w:instrText xml:space="preserve">" </w:instrText>
            </w:r>
            <w:r w:rsidRPr="00714EAC">
              <w:fldChar w:fldCharType="separate"/>
            </w:r>
            <w:r w:rsidRPr="00714EAC">
              <w:rPr>
                <w:rFonts w:ascii="Calibri" w:eastAsia="Calibri" w:hAnsi="Calibri" w:cs="Calibri"/>
                <w:color w:val="0000FF"/>
                <w:u w:val="single"/>
                <w:lang w:val="el-GR"/>
              </w:rPr>
              <w:t>Ανθρώπινου Δυναμικού</w:t>
            </w:r>
            <w:r w:rsidRPr="00714EAC">
              <w:rPr>
                <w:rFonts w:ascii="Calibri" w:eastAsia="Calibri" w:hAnsi="Calibri" w:cs="Calibri"/>
                <w:color w:val="0000FF"/>
                <w:u w:val="single"/>
                <w:lang w:val="el-GR"/>
              </w:rPr>
              <w:fldChar w:fldCharType="end"/>
            </w:r>
            <w:r w:rsidRPr="00714EAC">
              <w:rPr>
                <w:rFonts w:ascii="Calibri" w:eastAsia="Calibri" w:hAnsi="Calibri" w:cs="Calibri"/>
                <w:lang w:val="el-GR"/>
              </w:rPr>
              <w:t>.</w:t>
            </w:r>
          </w:p>
        </w:tc>
      </w:tr>
      <w:tr w:rsidR="002D217F" w:rsidRPr="00C857B7" w14:paraId="2AFE6D32" w14:textId="77777777" w:rsidTr="00F8038D">
        <w:tc>
          <w:tcPr>
            <w:tcW w:w="1353" w:type="dxa"/>
            <w:shd w:val="clear" w:color="auto" w:fill="C1E4F5"/>
            <w:tcMar>
              <w:top w:w="120" w:type="dxa"/>
              <w:left w:w="180" w:type="dxa"/>
              <w:bottom w:w="120" w:type="dxa"/>
              <w:right w:w="180" w:type="dxa"/>
            </w:tcMar>
            <w:hideMark/>
          </w:tcPr>
          <w:p w14:paraId="5B62B979" w14:textId="77777777" w:rsidR="00764DBF" w:rsidRPr="00714EAC" w:rsidRDefault="00C51AFE" w:rsidP="00764DBF">
            <w:pPr>
              <w:spacing w:before="30" w:after="30"/>
              <w:ind w:left="30" w:right="30"/>
              <w:rPr>
                <w:rFonts w:ascii="Calibri" w:eastAsia="Times New Roman" w:hAnsi="Calibri" w:cs="Calibri"/>
                <w:sz w:val="16"/>
              </w:rPr>
            </w:pPr>
            <w:hyperlink r:id="rId209"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75722DDF" w14:textId="77777777" w:rsidR="00764DBF" w:rsidRPr="00714EAC" w:rsidRDefault="00C51AFE" w:rsidP="00764DBF">
            <w:pPr>
              <w:ind w:left="30" w:right="30"/>
              <w:rPr>
                <w:rFonts w:ascii="Calibri" w:eastAsia="Times New Roman" w:hAnsi="Calibri" w:cs="Calibri"/>
                <w:sz w:val="16"/>
              </w:rPr>
            </w:pPr>
            <w:hyperlink r:id="rId210" w:tgtFrame="_blank" w:history="1">
              <w:r w:rsidRPr="00714EAC">
                <w:rPr>
                  <w:rFonts w:ascii="Calibri" w:eastAsia="Times New Roman" w:hAnsi="Calibri" w:cs="Calibri"/>
                  <w:color w:val="0000FF"/>
                  <w:sz w:val="16"/>
                  <w:u w:val="single"/>
                </w:rPr>
                <w:t>112_C_200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56B8D3"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Legal Division</w:t>
            </w:r>
          </w:p>
          <w:p w14:paraId="71FD5762"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Contact the Legal Division with questions or concerns about legal implications of bribery and corruption.</w:t>
            </w:r>
          </w:p>
          <w:p w14:paraId="1F0E378D" w14:textId="77777777" w:rsidR="00764DBF" w:rsidRPr="00714EAC" w:rsidRDefault="00C51AFE" w:rsidP="00001E85">
            <w:pPr>
              <w:numPr>
                <w:ilvl w:val="0"/>
                <w:numId w:val="6"/>
              </w:numPr>
              <w:spacing w:before="100" w:beforeAutospacing="1" w:after="100" w:afterAutospacing="1"/>
              <w:ind w:left="750" w:right="30"/>
              <w:rPr>
                <w:rFonts w:ascii="Calibri" w:eastAsia="Times New Roman" w:hAnsi="Calibri" w:cs="Calibri"/>
              </w:rPr>
            </w:pPr>
            <w:r w:rsidRPr="00714EAC">
              <w:rPr>
                <w:rFonts w:ascii="Calibri" w:eastAsia="Times New Roman" w:hAnsi="Calibri" w:cs="Calibri"/>
              </w:rPr>
              <w:t>Click here to access the Legal home page on Abbott World.</w:t>
            </w:r>
          </w:p>
        </w:tc>
        <w:tc>
          <w:tcPr>
            <w:tcW w:w="6000" w:type="dxa"/>
          </w:tcPr>
          <w:p w14:paraId="7F75D3E4"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5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Νομικό Τμήμα</w:t>
            </w:r>
          </w:p>
          <w:p w14:paraId="664ED074"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Επικοινωνήστε με το Νομικό Τμήμα για τυχόν ερωτήσεις ή ανησυχίες σχετικά με τις νομικές επιπτώσεις της δωροδοκίας και της διαφθοράς.</w:t>
            </w:r>
          </w:p>
          <w:p w14:paraId="789FF171" w14:textId="77777777" w:rsidR="00764DBF" w:rsidRPr="00C857B7" w:rsidRDefault="00C51AFE" w:rsidP="00001E85">
            <w:pPr>
              <w:numPr>
                <w:ilvl w:val="0"/>
                <w:numId w:val="6"/>
              </w:numPr>
              <w:spacing w:before="100" w:beforeAutospacing="1" w:after="100" w:afterAutospacing="1"/>
              <w:ind w:left="750" w:right="30"/>
              <w:rPr>
                <w:rFonts w:ascii="Calibri" w:eastAsia="Times New Roman" w:hAnsi="Calibri" w:cs="Calibri"/>
                <w:lang w:val="el-GR"/>
                <w:rPrChange w:id="36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Κάντε κλικ εδώ για να αποκτήσετε πρόσβαση στην αρχική σελίδα του Νομικού Τμήματος στο Abbott World.</w:t>
            </w:r>
          </w:p>
        </w:tc>
      </w:tr>
      <w:tr w:rsidR="002D217F" w:rsidRPr="00C857B7" w14:paraId="4395DF5B" w14:textId="77777777" w:rsidTr="00F8038D">
        <w:tc>
          <w:tcPr>
            <w:tcW w:w="1353" w:type="dxa"/>
            <w:shd w:val="clear" w:color="auto" w:fill="C1E4F5"/>
            <w:tcMar>
              <w:top w:w="120" w:type="dxa"/>
              <w:left w:w="180" w:type="dxa"/>
              <w:bottom w:w="120" w:type="dxa"/>
              <w:right w:w="180" w:type="dxa"/>
            </w:tcMar>
            <w:hideMark/>
          </w:tcPr>
          <w:p w14:paraId="7DAFD56D" w14:textId="77777777" w:rsidR="00764DBF" w:rsidRPr="00714EAC" w:rsidRDefault="00C51AFE" w:rsidP="00764DBF">
            <w:pPr>
              <w:spacing w:before="30" w:after="30"/>
              <w:ind w:left="30" w:right="30"/>
              <w:rPr>
                <w:rFonts w:ascii="Calibri" w:eastAsia="Times New Roman" w:hAnsi="Calibri" w:cs="Calibri"/>
                <w:sz w:val="16"/>
              </w:rPr>
            </w:pPr>
            <w:hyperlink r:id="rId211"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5D9BB4A0" w14:textId="77777777" w:rsidR="00764DBF" w:rsidRPr="00714EAC" w:rsidRDefault="00C51AFE" w:rsidP="00764DBF">
            <w:pPr>
              <w:ind w:left="30" w:right="30"/>
              <w:rPr>
                <w:rFonts w:ascii="Calibri" w:eastAsia="Times New Roman" w:hAnsi="Calibri" w:cs="Calibri"/>
                <w:sz w:val="16"/>
              </w:rPr>
            </w:pPr>
            <w:hyperlink r:id="rId212" w:tgtFrame="_blank" w:history="1">
              <w:r w:rsidRPr="00714EAC">
                <w:rPr>
                  <w:rFonts w:ascii="Calibri" w:eastAsia="Times New Roman" w:hAnsi="Calibri" w:cs="Calibri"/>
                  <w:color w:val="0000FF"/>
                  <w:sz w:val="16"/>
                  <w:u w:val="single"/>
                </w:rPr>
                <w:t>113_C_200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96D4C0C"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OTHER RESOURCES</w:t>
            </w:r>
          </w:p>
          <w:p w14:paraId="310B2DBF"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There are many other resources available to you:</w:t>
            </w:r>
          </w:p>
          <w:p w14:paraId="14E6B382"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Finance – If your question is about accounting or finance, contact your local Finance department.</w:t>
            </w:r>
          </w:p>
          <w:p w14:paraId="718141C3"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Corporate Audit – If you have specific concerns regarding accounting, internal accounting controls, or auditing matters, promptly report them to Corporate Audit or the OEC.</w:t>
            </w:r>
          </w:p>
          <w:p w14:paraId="06C4D73F"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Abbott Quality and Regulatory – If you have questions about the quality and safety of our products, contact your local Quality or Regulatory department.</w:t>
            </w:r>
          </w:p>
          <w:p w14:paraId="488233AC"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Global Environment, Health, and Safety – Contact a Global Environment, Health, and Safety representative if you have questions about a physical site and potential dangers.</w:t>
            </w:r>
          </w:p>
          <w:p w14:paraId="460538A2"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Global Procurement – If you have questions about supplier relations, contact Global Procurement.</w:t>
            </w:r>
          </w:p>
        </w:tc>
        <w:tc>
          <w:tcPr>
            <w:tcW w:w="6000" w:type="dxa"/>
          </w:tcPr>
          <w:p w14:paraId="515A6EF3"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ΑΛΛΟΙ ΠΟΡΟΙ</w:t>
            </w:r>
          </w:p>
          <w:p w14:paraId="155F40CA"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Υπάρχουν πολλές άλλες διαθέσιμες πηγές για σας:</w:t>
            </w:r>
          </w:p>
          <w:p w14:paraId="02453710"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Οικονομικά - Εάν η ερώτησή σας σχετίζεται με τη λογιστική ή τα οικονομικά, επικοινωνήστε με το Οικονομικό Τμήμα.</w:t>
            </w:r>
          </w:p>
          <w:p w14:paraId="345E24B3"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Εταιρικός έλεγχος - Εάν σας απασχολούν ιδιαίτερα ζητήματα σχετικά με τη λογιστική, τους εσωτερικούς λογιστικούς ελέγχους ή ζητήματα σχετικά με ελέγχους, αναφέρετέ τα αμέσως στο Τμήμα Εταιρικού Ελέγχου ή το OEC.</w:t>
            </w:r>
          </w:p>
          <w:p w14:paraId="1AB2B03D"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Τμήμα Ποιότητας και Κανονιστικών Υποθέσεων της Abbott - Εάν έχετε ερωτήσεις σχετικά με την ποιότητα και ασφάλεια των προϊόντων μας, επικοινωνήστε με το τοπικό σας τμήμα Ποιότητας ή Κανονιστικών Υποθέσεων.</w:t>
            </w:r>
          </w:p>
          <w:p w14:paraId="541FCA08"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7"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Παγκόσμιο Τμήμα Περιβάλλοντος, Υγείας και Ασφάλειας - Επικοινωνήστε με έναν εκπρόσωπο του Παγκόσμιου Τμήματος Περιβάλλοντος, Υγείας και Ασφάλειας, εάν έχετε ερωτήσεις σχετικά με μια φυσική τοποθεσία και ενδεχόμενους κινδύνους.</w:t>
            </w:r>
          </w:p>
          <w:p w14:paraId="629685BF"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8"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Παγκόσμιο Τμήμα Προμηθειών - Εάν έχετε ερωτήσεις σχετικά με τις σχέσεις με τους προμηθευτές, επικοινωνήστε με το Παγκόσμιο Τμήμα Προμηθειών.</w:t>
            </w:r>
          </w:p>
        </w:tc>
      </w:tr>
      <w:tr w:rsidR="002D217F" w:rsidRPr="00C857B7" w14:paraId="753E46DF" w14:textId="77777777" w:rsidTr="00F8038D">
        <w:tc>
          <w:tcPr>
            <w:tcW w:w="1353" w:type="dxa"/>
            <w:shd w:val="clear" w:color="auto" w:fill="C1E4F5"/>
            <w:tcMar>
              <w:top w:w="120" w:type="dxa"/>
              <w:left w:w="180" w:type="dxa"/>
              <w:bottom w:w="120" w:type="dxa"/>
              <w:right w:w="180" w:type="dxa"/>
            </w:tcMar>
            <w:hideMark/>
          </w:tcPr>
          <w:p w14:paraId="67A68045" w14:textId="77777777" w:rsidR="00764DBF" w:rsidRPr="00714EAC" w:rsidRDefault="00C51AFE" w:rsidP="00764DBF">
            <w:pPr>
              <w:spacing w:before="30" w:after="30"/>
              <w:ind w:left="30" w:right="30"/>
              <w:rPr>
                <w:rFonts w:ascii="Calibri" w:eastAsia="Times New Roman" w:hAnsi="Calibri" w:cs="Calibri"/>
                <w:sz w:val="16"/>
              </w:rPr>
            </w:pPr>
            <w:hyperlink r:id="rId213" w:tgtFrame="_blank" w:history="1">
              <w:r w:rsidRPr="00714EAC">
                <w:rPr>
                  <w:rFonts w:ascii="Calibri" w:eastAsia="Times New Roman" w:hAnsi="Calibri" w:cs="Calibri"/>
                  <w:color w:val="0000FF"/>
                  <w:sz w:val="16"/>
                  <w:u w:val="single"/>
                </w:rPr>
                <w:t>Screen 18</w:t>
              </w:r>
            </w:hyperlink>
            <w:r w:rsidRPr="00714EAC">
              <w:rPr>
                <w:rFonts w:ascii="Calibri" w:eastAsia="Times New Roman" w:hAnsi="Calibri" w:cs="Calibri"/>
                <w:sz w:val="16"/>
              </w:rPr>
              <w:t xml:space="preserve"> </w:t>
            </w:r>
          </w:p>
          <w:p w14:paraId="7993CB94" w14:textId="77777777" w:rsidR="00764DBF" w:rsidRPr="00714EAC" w:rsidRDefault="00C51AFE" w:rsidP="00764DBF">
            <w:pPr>
              <w:ind w:left="30" w:right="30"/>
              <w:rPr>
                <w:rFonts w:ascii="Calibri" w:eastAsia="Times New Roman" w:hAnsi="Calibri" w:cs="Calibri"/>
                <w:sz w:val="16"/>
              </w:rPr>
            </w:pPr>
            <w:hyperlink r:id="rId214" w:tgtFrame="_blank" w:history="1">
              <w:r w:rsidRPr="00714EAC">
                <w:rPr>
                  <w:rFonts w:ascii="Calibri" w:eastAsia="Times New Roman" w:hAnsi="Calibri" w:cs="Calibri"/>
                  <w:color w:val="0000FF"/>
                  <w:sz w:val="16"/>
                  <w:u w:val="single"/>
                </w:rPr>
                <w:t>114_C_200</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5F5D7EA"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Course Resources</w:t>
            </w:r>
          </w:p>
          <w:p w14:paraId="3368FC42" w14:textId="77777777"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Transcript</w:t>
            </w:r>
          </w:p>
          <w:p w14:paraId="5DA2380E" w14:textId="06AA0A9C" w:rsidR="00764DBF"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 xml:space="preserve">Click </w:t>
            </w:r>
            <w:hyperlink r:id="rId215" w:tgtFrame="_blank" w:history="1">
              <w:r w:rsidRPr="00714EAC">
                <w:rPr>
                  <w:rFonts w:ascii="Calibri" w:eastAsia="Times New Roman" w:hAnsi="Calibri" w:cs="Calibri"/>
                  <w:color w:val="0000FF"/>
                  <w:u w:val="single"/>
                </w:rPr>
                <w:t>here</w:t>
              </w:r>
            </w:hyperlink>
            <w:r w:rsidRPr="00714EAC">
              <w:rPr>
                <w:rFonts w:ascii="Calibri" w:eastAsia="Times New Roman" w:hAnsi="Calibri" w:cs="Calibri"/>
              </w:rPr>
              <w:t xml:space="preserve"> for a full transcript of the course</w:t>
            </w:r>
          </w:p>
        </w:tc>
        <w:tc>
          <w:tcPr>
            <w:tcW w:w="6000" w:type="dxa"/>
          </w:tcPr>
          <w:p w14:paraId="334D6740"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69"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Πόροι μαθήματος</w:t>
            </w:r>
          </w:p>
          <w:p w14:paraId="3B7EC6E3" w14:textId="77777777" w:rsidR="00764DBF" w:rsidRPr="00C857B7" w:rsidRDefault="00C51AFE" w:rsidP="00001E85">
            <w:pPr>
              <w:spacing w:before="100" w:beforeAutospacing="1" w:after="100" w:afterAutospacing="1"/>
              <w:ind w:left="30" w:right="30"/>
              <w:rPr>
                <w:rFonts w:ascii="Calibri" w:eastAsia="Times New Roman" w:hAnsi="Calibri" w:cs="Calibri"/>
                <w:lang w:val="el-GR"/>
                <w:rPrChange w:id="370"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Μετάγραφο</w:t>
            </w:r>
          </w:p>
          <w:p w14:paraId="09A0B4A1" w14:textId="42F03E0A" w:rsidR="00764DBF" w:rsidRPr="00C857B7" w:rsidRDefault="00C51AFE" w:rsidP="00001E85">
            <w:pPr>
              <w:spacing w:before="100" w:beforeAutospacing="1" w:after="100" w:afterAutospacing="1"/>
              <w:ind w:left="30" w:right="30"/>
              <w:rPr>
                <w:rFonts w:ascii="Calibri" w:eastAsia="Times New Roman" w:hAnsi="Calibri" w:cs="Calibri"/>
                <w:lang w:val="el-GR"/>
                <w:rPrChange w:id="371"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Κάντε κλικ </w:t>
            </w:r>
            <w:hyperlink r:id="rId216" w:tgtFrame="_blank" w:history="1">
              <w:r w:rsidRPr="005B4D0C">
                <w:rPr>
                  <w:rStyle w:val="Hyperlink"/>
                  <w:rFonts w:ascii="Calibri" w:eastAsia="Calibri" w:hAnsi="Calibri" w:cs="Calibri"/>
                  <w:lang w:val="el-GR"/>
                </w:rPr>
                <w:t>εδώ</w:t>
              </w:r>
            </w:hyperlink>
            <w:r w:rsidRPr="00714EAC">
              <w:rPr>
                <w:rFonts w:ascii="Calibri" w:eastAsia="Calibri" w:hAnsi="Calibri" w:cs="Calibri"/>
                <w:lang w:val="el-GR"/>
              </w:rPr>
              <w:t xml:space="preserve"> για ένα πλήρες μετάγραφο του μαθήματος</w:t>
            </w:r>
          </w:p>
        </w:tc>
      </w:tr>
      <w:tr w:rsidR="002D217F" w:rsidRPr="00714EAC" w14:paraId="1855148B" w14:textId="77777777" w:rsidTr="00F8038D">
        <w:tc>
          <w:tcPr>
            <w:tcW w:w="1353" w:type="dxa"/>
            <w:shd w:val="clear" w:color="auto" w:fill="C1E4F5"/>
            <w:tcMar>
              <w:top w:w="120" w:type="dxa"/>
              <w:left w:w="180" w:type="dxa"/>
              <w:bottom w:w="120" w:type="dxa"/>
              <w:right w:w="180" w:type="dxa"/>
            </w:tcMar>
            <w:hideMark/>
          </w:tcPr>
          <w:p w14:paraId="7131D6AA"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115_toc_1</w:t>
            </w:r>
          </w:p>
        </w:tc>
        <w:tc>
          <w:tcPr>
            <w:tcW w:w="6000" w:type="dxa"/>
            <w:tcMar>
              <w:top w:w="120" w:type="dxa"/>
              <w:left w:w="180" w:type="dxa"/>
              <w:bottom w:w="120" w:type="dxa"/>
              <w:right w:w="180" w:type="dxa"/>
            </w:tcMar>
            <w:hideMark/>
          </w:tcPr>
          <w:p w14:paraId="20052920"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Welcome</w:t>
            </w:r>
          </w:p>
        </w:tc>
        <w:tc>
          <w:tcPr>
            <w:tcW w:w="6000" w:type="dxa"/>
          </w:tcPr>
          <w:p w14:paraId="010783B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Καλώς ορίσατε</w:t>
            </w:r>
          </w:p>
        </w:tc>
      </w:tr>
      <w:tr w:rsidR="002D217F" w:rsidRPr="00714EAC" w14:paraId="5A2D81D9" w14:textId="77777777" w:rsidTr="00F8038D">
        <w:tc>
          <w:tcPr>
            <w:tcW w:w="1353" w:type="dxa"/>
            <w:shd w:val="clear" w:color="auto" w:fill="C1E4F5"/>
            <w:tcMar>
              <w:top w:w="120" w:type="dxa"/>
              <w:left w:w="180" w:type="dxa"/>
              <w:bottom w:w="120" w:type="dxa"/>
              <w:right w:w="180" w:type="dxa"/>
            </w:tcMar>
            <w:hideMark/>
          </w:tcPr>
          <w:p w14:paraId="1301E527"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116_toc_2</w:t>
            </w:r>
          </w:p>
        </w:tc>
        <w:tc>
          <w:tcPr>
            <w:tcW w:w="6000" w:type="dxa"/>
            <w:tcMar>
              <w:top w:w="120" w:type="dxa"/>
              <w:left w:w="180" w:type="dxa"/>
              <w:bottom w:w="120" w:type="dxa"/>
              <w:right w:w="180" w:type="dxa"/>
            </w:tcMar>
            <w:hideMark/>
          </w:tcPr>
          <w:p w14:paraId="4AC0C12D"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Code of Business Conduct</w:t>
            </w:r>
          </w:p>
        </w:tc>
        <w:tc>
          <w:tcPr>
            <w:tcW w:w="6000" w:type="dxa"/>
          </w:tcPr>
          <w:p w14:paraId="5FBFBFC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Κώδικας Επιχειρηματικής Συμπεριφοράς</w:t>
            </w:r>
          </w:p>
        </w:tc>
      </w:tr>
      <w:tr w:rsidR="002D217F" w:rsidRPr="00714EAC" w14:paraId="295C5964" w14:textId="77777777" w:rsidTr="00F8038D">
        <w:tc>
          <w:tcPr>
            <w:tcW w:w="1353" w:type="dxa"/>
            <w:shd w:val="clear" w:color="auto" w:fill="C1E4F5"/>
            <w:tcMar>
              <w:top w:w="120" w:type="dxa"/>
              <w:left w:w="180" w:type="dxa"/>
              <w:bottom w:w="120" w:type="dxa"/>
              <w:right w:w="180" w:type="dxa"/>
            </w:tcMar>
            <w:hideMark/>
          </w:tcPr>
          <w:p w14:paraId="1EDB3707"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117_toc_3</w:t>
            </w:r>
          </w:p>
        </w:tc>
        <w:tc>
          <w:tcPr>
            <w:tcW w:w="6000" w:type="dxa"/>
            <w:tcMar>
              <w:top w:w="120" w:type="dxa"/>
              <w:left w:w="180" w:type="dxa"/>
              <w:bottom w:w="120" w:type="dxa"/>
              <w:right w:w="180" w:type="dxa"/>
            </w:tcMar>
            <w:hideMark/>
          </w:tcPr>
          <w:p w14:paraId="5ADACF2C"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Philosophy</w:t>
            </w:r>
          </w:p>
        </w:tc>
        <w:tc>
          <w:tcPr>
            <w:tcW w:w="6000" w:type="dxa"/>
          </w:tcPr>
          <w:p w14:paraId="174ABDB4"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Η φιλοσοφία μας</w:t>
            </w:r>
          </w:p>
        </w:tc>
      </w:tr>
      <w:tr w:rsidR="002D217F" w:rsidRPr="00714EAC" w14:paraId="3D8A4549" w14:textId="77777777" w:rsidTr="00F8038D">
        <w:tc>
          <w:tcPr>
            <w:tcW w:w="1353" w:type="dxa"/>
            <w:shd w:val="clear" w:color="auto" w:fill="C1E4F5"/>
            <w:tcMar>
              <w:top w:w="120" w:type="dxa"/>
              <w:left w:w="180" w:type="dxa"/>
              <w:bottom w:w="120" w:type="dxa"/>
              <w:right w:w="180" w:type="dxa"/>
            </w:tcMar>
            <w:hideMark/>
          </w:tcPr>
          <w:p w14:paraId="56DE113E"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118_toc_4</w:t>
            </w:r>
          </w:p>
        </w:tc>
        <w:tc>
          <w:tcPr>
            <w:tcW w:w="6000" w:type="dxa"/>
            <w:tcMar>
              <w:top w:w="120" w:type="dxa"/>
              <w:left w:w="180" w:type="dxa"/>
              <w:bottom w:w="120" w:type="dxa"/>
              <w:right w:w="180" w:type="dxa"/>
            </w:tcMar>
            <w:hideMark/>
          </w:tcPr>
          <w:p w14:paraId="20484F0B"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Objectives</w:t>
            </w:r>
          </w:p>
        </w:tc>
        <w:tc>
          <w:tcPr>
            <w:tcW w:w="6000" w:type="dxa"/>
          </w:tcPr>
          <w:p w14:paraId="110D1278"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Στόχοι</w:t>
            </w:r>
          </w:p>
        </w:tc>
      </w:tr>
      <w:tr w:rsidR="002D217F" w:rsidRPr="00714EAC" w14:paraId="0ECC458B" w14:textId="77777777" w:rsidTr="00F8038D">
        <w:tc>
          <w:tcPr>
            <w:tcW w:w="1353" w:type="dxa"/>
            <w:shd w:val="clear" w:color="auto" w:fill="C1E4F5"/>
            <w:tcMar>
              <w:top w:w="120" w:type="dxa"/>
              <w:left w:w="180" w:type="dxa"/>
              <w:bottom w:w="120" w:type="dxa"/>
              <w:right w:w="180" w:type="dxa"/>
            </w:tcMar>
            <w:hideMark/>
          </w:tcPr>
          <w:p w14:paraId="7C90C421"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119_toc_5</w:t>
            </w:r>
          </w:p>
        </w:tc>
        <w:tc>
          <w:tcPr>
            <w:tcW w:w="6000" w:type="dxa"/>
            <w:tcMar>
              <w:top w:w="120" w:type="dxa"/>
              <w:left w:w="180" w:type="dxa"/>
              <w:bottom w:w="120" w:type="dxa"/>
              <w:right w:w="180" w:type="dxa"/>
            </w:tcMar>
            <w:hideMark/>
          </w:tcPr>
          <w:p w14:paraId="58C1122F"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Table of Contents</w:t>
            </w:r>
          </w:p>
        </w:tc>
        <w:tc>
          <w:tcPr>
            <w:tcW w:w="6000" w:type="dxa"/>
          </w:tcPr>
          <w:p w14:paraId="01E37A02"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Πίνακας περιεχομένων</w:t>
            </w:r>
          </w:p>
        </w:tc>
      </w:tr>
      <w:tr w:rsidR="002D217F" w:rsidRPr="00C857B7" w14:paraId="08F9263A" w14:textId="77777777" w:rsidTr="00F8038D">
        <w:tc>
          <w:tcPr>
            <w:tcW w:w="1353" w:type="dxa"/>
            <w:shd w:val="clear" w:color="auto" w:fill="C1E4F5"/>
            <w:tcMar>
              <w:top w:w="120" w:type="dxa"/>
              <w:left w:w="180" w:type="dxa"/>
              <w:bottom w:w="120" w:type="dxa"/>
              <w:right w:w="180" w:type="dxa"/>
            </w:tcMar>
            <w:hideMark/>
          </w:tcPr>
          <w:p w14:paraId="4D949C6C"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120_toc_6</w:t>
            </w:r>
          </w:p>
        </w:tc>
        <w:tc>
          <w:tcPr>
            <w:tcW w:w="6000" w:type="dxa"/>
            <w:tcMar>
              <w:top w:w="120" w:type="dxa"/>
              <w:left w:w="180" w:type="dxa"/>
              <w:bottom w:w="120" w:type="dxa"/>
              <w:right w:w="180" w:type="dxa"/>
            </w:tcMar>
            <w:hideMark/>
          </w:tcPr>
          <w:p w14:paraId="5941AB2F"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 xml:space="preserve">The Importance of Abbott’s Code of Business Conduct </w:t>
            </w:r>
          </w:p>
        </w:tc>
        <w:tc>
          <w:tcPr>
            <w:tcW w:w="6000" w:type="dxa"/>
          </w:tcPr>
          <w:p w14:paraId="4750FCA5" w14:textId="77777777" w:rsidR="00315D6E" w:rsidRPr="00C857B7" w:rsidRDefault="00C51AFE" w:rsidP="00001E85">
            <w:pPr>
              <w:spacing w:before="100" w:beforeAutospacing="1" w:after="100" w:afterAutospacing="1"/>
              <w:ind w:left="30" w:right="30"/>
              <w:rPr>
                <w:rFonts w:ascii="Calibri" w:eastAsia="Times New Roman" w:hAnsi="Calibri" w:cs="Calibri"/>
                <w:lang w:val="el-GR"/>
                <w:rPrChange w:id="37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 xml:space="preserve">Η σημασία του Κώδικα Επιχειρηματικής Συμπεριφοράς της Abbott </w:t>
            </w:r>
          </w:p>
        </w:tc>
      </w:tr>
      <w:tr w:rsidR="002D217F" w:rsidRPr="00714EAC" w14:paraId="068912DE" w14:textId="77777777" w:rsidTr="00F8038D">
        <w:tc>
          <w:tcPr>
            <w:tcW w:w="1353" w:type="dxa"/>
            <w:shd w:val="clear" w:color="auto" w:fill="C1E4F5"/>
            <w:tcMar>
              <w:top w:w="120" w:type="dxa"/>
              <w:left w:w="180" w:type="dxa"/>
              <w:bottom w:w="120" w:type="dxa"/>
              <w:right w:w="180" w:type="dxa"/>
            </w:tcMar>
            <w:hideMark/>
          </w:tcPr>
          <w:p w14:paraId="593C4234"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121_toc_7</w:t>
            </w:r>
          </w:p>
        </w:tc>
        <w:tc>
          <w:tcPr>
            <w:tcW w:w="6000" w:type="dxa"/>
            <w:tcMar>
              <w:top w:w="120" w:type="dxa"/>
              <w:left w:w="180" w:type="dxa"/>
              <w:bottom w:w="120" w:type="dxa"/>
              <w:right w:w="180" w:type="dxa"/>
            </w:tcMar>
            <w:hideMark/>
          </w:tcPr>
          <w:p w14:paraId="77C4BB80"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Everyday Commitments</w:t>
            </w:r>
          </w:p>
        </w:tc>
        <w:tc>
          <w:tcPr>
            <w:tcW w:w="6000" w:type="dxa"/>
          </w:tcPr>
          <w:p w14:paraId="515A0BF2"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Οι καθημερινές μας δεσμεύσεις</w:t>
            </w:r>
          </w:p>
        </w:tc>
      </w:tr>
      <w:tr w:rsidR="002D217F" w:rsidRPr="00C857B7" w14:paraId="4687628F" w14:textId="77777777" w:rsidTr="00F8038D">
        <w:tc>
          <w:tcPr>
            <w:tcW w:w="1353" w:type="dxa"/>
            <w:shd w:val="clear" w:color="auto" w:fill="C1E4F5"/>
            <w:tcMar>
              <w:top w:w="120" w:type="dxa"/>
              <w:left w:w="180" w:type="dxa"/>
              <w:bottom w:w="120" w:type="dxa"/>
              <w:right w:w="180" w:type="dxa"/>
            </w:tcMar>
            <w:hideMark/>
          </w:tcPr>
          <w:p w14:paraId="53A57ADB"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122_toc_8</w:t>
            </w:r>
          </w:p>
        </w:tc>
        <w:tc>
          <w:tcPr>
            <w:tcW w:w="6000" w:type="dxa"/>
            <w:tcMar>
              <w:top w:w="120" w:type="dxa"/>
              <w:left w:w="180" w:type="dxa"/>
              <w:bottom w:w="120" w:type="dxa"/>
              <w:right w:w="180" w:type="dxa"/>
            </w:tcMar>
            <w:hideMark/>
          </w:tcPr>
          <w:p w14:paraId="0E6703D8"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The Importance of the Code to Our Business</w:t>
            </w:r>
          </w:p>
        </w:tc>
        <w:tc>
          <w:tcPr>
            <w:tcW w:w="6000" w:type="dxa"/>
          </w:tcPr>
          <w:p w14:paraId="210B389B" w14:textId="77777777" w:rsidR="00315D6E" w:rsidRPr="00C857B7" w:rsidRDefault="00C51AFE" w:rsidP="00001E85">
            <w:pPr>
              <w:spacing w:before="100" w:beforeAutospacing="1" w:after="100" w:afterAutospacing="1"/>
              <w:ind w:left="30" w:right="30"/>
              <w:rPr>
                <w:rFonts w:ascii="Calibri" w:eastAsia="Times New Roman" w:hAnsi="Calibri" w:cs="Calibri"/>
                <w:lang w:val="el-GR"/>
                <w:rPrChange w:id="37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σημασία του Κώδικα στην επιχειρηματική μας δραστηριότητα</w:t>
            </w:r>
          </w:p>
        </w:tc>
      </w:tr>
      <w:tr w:rsidR="002D217F" w:rsidRPr="00714EAC" w14:paraId="08BB347E" w14:textId="77777777" w:rsidTr="00F8038D">
        <w:tc>
          <w:tcPr>
            <w:tcW w:w="1353" w:type="dxa"/>
            <w:shd w:val="clear" w:color="auto" w:fill="C1E4F5"/>
            <w:tcMar>
              <w:top w:w="120" w:type="dxa"/>
              <w:left w:w="180" w:type="dxa"/>
              <w:bottom w:w="120" w:type="dxa"/>
              <w:right w:w="180" w:type="dxa"/>
            </w:tcMar>
            <w:hideMark/>
          </w:tcPr>
          <w:p w14:paraId="52DCD008"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123_toc_9</w:t>
            </w:r>
          </w:p>
        </w:tc>
        <w:tc>
          <w:tcPr>
            <w:tcW w:w="6000" w:type="dxa"/>
            <w:tcMar>
              <w:top w:w="120" w:type="dxa"/>
              <w:left w:w="180" w:type="dxa"/>
              <w:bottom w:w="120" w:type="dxa"/>
              <w:right w:w="180" w:type="dxa"/>
            </w:tcMar>
            <w:hideMark/>
          </w:tcPr>
          <w:p w14:paraId="7C2592B4"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Code</w:t>
            </w:r>
          </w:p>
        </w:tc>
        <w:tc>
          <w:tcPr>
            <w:tcW w:w="6000" w:type="dxa"/>
          </w:tcPr>
          <w:p w14:paraId="4879EE63"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Ο Κώδικάς μας</w:t>
            </w:r>
          </w:p>
        </w:tc>
      </w:tr>
      <w:tr w:rsidR="002D217F" w:rsidRPr="00714EAC" w14:paraId="1138F234" w14:textId="77777777" w:rsidTr="00F8038D">
        <w:tc>
          <w:tcPr>
            <w:tcW w:w="1353" w:type="dxa"/>
            <w:shd w:val="clear" w:color="auto" w:fill="C1E4F5"/>
            <w:tcMar>
              <w:top w:w="120" w:type="dxa"/>
              <w:left w:w="180" w:type="dxa"/>
              <w:bottom w:w="120" w:type="dxa"/>
              <w:right w:w="180" w:type="dxa"/>
            </w:tcMar>
            <w:hideMark/>
          </w:tcPr>
          <w:p w14:paraId="10D9882A"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124_toc_10</w:t>
            </w:r>
          </w:p>
        </w:tc>
        <w:tc>
          <w:tcPr>
            <w:tcW w:w="6000" w:type="dxa"/>
            <w:tcMar>
              <w:top w:w="120" w:type="dxa"/>
              <w:left w:w="180" w:type="dxa"/>
              <w:bottom w:w="120" w:type="dxa"/>
              <w:right w:w="180" w:type="dxa"/>
            </w:tcMar>
            <w:hideMark/>
          </w:tcPr>
          <w:p w14:paraId="04496431"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Overview</w:t>
            </w:r>
          </w:p>
        </w:tc>
        <w:tc>
          <w:tcPr>
            <w:tcW w:w="6000" w:type="dxa"/>
          </w:tcPr>
          <w:p w14:paraId="0E95505E"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Επισκόπηση</w:t>
            </w:r>
          </w:p>
        </w:tc>
      </w:tr>
      <w:tr w:rsidR="002D217F" w:rsidRPr="00714EAC" w14:paraId="11614B5B" w14:textId="77777777" w:rsidTr="00F8038D">
        <w:tc>
          <w:tcPr>
            <w:tcW w:w="1353" w:type="dxa"/>
            <w:shd w:val="clear" w:color="auto" w:fill="C1E4F5"/>
            <w:tcMar>
              <w:top w:w="120" w:type="dxa"/>
              <w:left w:w="180" w:type="dxa"/>
              <w:bottom w:w="120" w:type="dxa"/>
              <w:right w:w="180" w:type="dxa"/>
            </w:tcMar>
            <w:hideMark/>
          </w:tcPr>
          <w:p w14:paraId="50B07661"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125_toc_11</w:t>
            </w:r>
          </w:p>
        </w:tc>
        <w:tc>
          <w:tcPr>
            <w:tcW w:w="6000" w:type="dxa"/>
            <w:tcMar>
              <w:top w:w="120" w:type="dxa"/>
              <w:left w:w="180" w:type="dxa"/>
              <w:bottom w:w="120" w:type="dxa"/>
              <w:right w:w="180" w:type="dxa"/>
            </w:tcMar>
            <w:hideMark/>
          </w:tcPr>
          <w:p w14:paraId="1CBA37A4"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Customers</w:t>
            </w:r>
          </w:p>
        </w:tc>
        <w:tc>
          <w:tcPr>
            <w:tcW w:w="6000" w:type="dxa"/>
          </w:tcPr>
          <w:p w14:paraId="2EF53E3C"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Οι πελάτες μας</w:t>
            </w:r>
          </w:p>
        </w:tc>
      </w:tr>
      <w:tr w:rsidR="002D217F" w:rsidRPr="00714EAC" w14:paraId="7A110FBC" w14:textId="77777777" w:rsidTr="00F8038D">
        <w:tc>
          <w:tcPr>
            <w:tcW w:w="1353" w:type="dxa"/>
            <w:shd w:val="clear" w:color="auto" w:fill="C1E4F5"/>
            <w:tcMar>
              <w:top w:w="120" w:type="dxa"/>
              <w:left w:w="180" w:type="dxa"/>
              <w:bottom w:w="120" w:type="dxa"/>
              <w:right w:w="180" w:type="dxa"/>
            </w:tcMar>
            <w:hideMark/>
          </w:tcPr>
          <w:p w14:paraId="5C94A771"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126_toc_12</w:t>
            </w:r>
          </w:p>
        </w:tc>
        <w:tc>
          <w:tcPr>
            <w:tcW w:w="6000" w:type="dxa"/>
            <w:tcMar>
              <w:top w:w="120" w:type="dxa"/>
              <w:left w:w="180" w:type="dxa"/>
              <w:bottom w:w="120" w:type="dxa"/>
              <w:right w:w="180" w:type="dxa"/>
            </w:tcMar>
            <w:hideMark/>
          </w:tcPr>
          <w:p w14:paraId="4DE87B88"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Products</w:t>
            </w:r>
          </w:p>
        </w:tc>
        <w:tc>
          <w:tcPr>
            <w:tcW w:w="6000" w:type="dxa"/>
          </w:tcPr>
          <w:p w14:paraId="6AD7F64E"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Τα προϊόντα μας</w:t>
            </w:r>
          </w:p>
        </w:tc>
      </w:tr>
      <w:tr w:rsidR="002D217F" w:rsidRPr="00714EAC" w14:paraId="06FDC33C" w14:textId="77777777" w:rsidTr="00F8038D">
        <w:tc>
          <w:tcPr>
            <w:tcW w:w="1353" w:type="dxa"/>
            <w:shd w:val="clear" w:color="auto" w:fill="C1E4F5"/>
            <w:tcMar>
              <w:top w:w="120" w:type="dxa"/>
              <w:left w:w="180" w:type="dxa"/>
              <w:bottom w:w="120" w:type="dxa"/>
              <w:right w:w="180" w:type="dxa"/>
            </w:tcMar>
            <w:hideMark/>
          </w:tcPr>
          <w:p w14:paraId="7B9593CF"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127_toc_13</w:t>
            </w:r>
          </w:p>
        </w:tc>
        <w:tc>
          <w:tcPr>
            <w:tcW w:w="6000" w:type="dxa"/>
            <w:tcMar>
              <w:top w:w="120" w:type="dxa"/>
              <w:left w:w="180" w:type="dxa"/>
              <w:bottom w:w="120" w:type="dxa"/>
              <w:right w:w="180" w:type="dxa"/>
            </w:tcMar>
            <w:hideMark/>
          </w:tcPr>
          <w:p w14:paraId="3454576C"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Advancing Science</w:t>
            </w:r>
          </w:p>
        </w:tc>
        <w:tc>
          <w:tcPr>
            <w:tcW w:w="6000" w:type="dxa"/>
          </w:tcPr>
          <w:p w14:paraId="22AAA161"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Προώθηση της επιστήμης</w:t>
            </w:r>
          </w:p>
        </w:tc>
      </w:tr>
      <w:tr w:rsidR="002D217F" w:rsidRPr="00714EAC" w14:paraId="6F5C6609" w14:textId="77777777" w:rsidTr="00F8038D">
        <w:tc>
          <w:tcPr>
            <w:tcW w:w="1353" w:type="dxa"/>
            <w:shd w:val="clear" w:color="auto" w:fill="C1E4F5"/>
            <w:tcMar>
              <w:top w:w="120" w:type="dxa"/>
              <w:left w:w="180" w:type="dxa"/>
              <w:bottom w:w="120" w:type="dxa"/>
              <w:right w:w="180" w:type="dxa"/>
            </w:tcMar>
            <w:hideMark/>
          </w:tcPr>
          <w:p w14:paraId="503782BA"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128_toc_14</w:t>
            </w:r>
          </w:p>
        </w:tc>
        <w:tc>
          <w:tcPr>
            <w:tcW w:w="6000" w:type="dxa"/>
            <w:tcMar>
              <w:top w:w="120" w:type="dxa"/>
              <w:left w:w="180" w:type="dxa"/>
              <w:bottom w:w="120" w:type="dxa"/>
              <w:right w:w="180" w:type="dxa"/>
            </w:tcMar>
            <w:hideMark/>
          </w:tcPr>
          <w:p w14:paraId="7C9F00AB"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People</w:t>
            </w:r>
          </w:p>
        </w:tc>
        <w:tc>
          <w:tcPr>
            <w:tcW w:w="6000" w:type="dxa"/>
          </w:tcPr>
          <w:p w14:paraId="7AE99DEC"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Οι άνθρωποί μας</w:t>
            </w:r>
          </w:p>
        </w:tc>
      </w:tr>
      <w:tr w:rsidR="002D217F" w:rsidRPr="00714EAC" w14:paraId="30378A4D" w14:textId="77777777" w:rsidTr="00F8038D">
        <w:tc>
          <w:tcPr>
            <w:tcW w:w="1353" w:type="dxa"/>
            <w:shd w:val="clear" w:color="auto" w:fill="C1E4F5"/>
            <w:tcMar>
              <w:top w:w="120" w:type="dxa"/>
              <w:left w:w="180" w:type="dxa"/>
              <w:bottom w:w="120" w:type="dxa"/>
              <w:right w:w="180" w:type="dxa"/>
            </w:tcMar>
            <w:hideMark/>
          </w:tcPr>
          <w:p w14:paraId="46C3587C"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129_toc_15</w:t>
            </w:r>
          </w:p>
        </w:tc>
        <w:tc>
          <w:tcPr>
            <w:tcW w:w="6000" w:type="dxa"/>
            <w:tcMar>
              <w:top w:w="120" w:type="dxa"/>
              <w:left w:w="180" w:type="dxa"/>
              <w:bottom w:w="120" w:type="dxa"/>
              <w:right w:w="180" w:type="dxa"/>
            </w:tcMar>
            <w:hideMark/>
          </w:tcPr>
          <w:p w14:paraId="4F267892"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Our Communities</w:t>
            </w:r>
          </w:p>
        </w:tc>
        <w:tc>
          <w:tcPr>
            <w:tcW w:w="6000" w:type="dxa"/>
          </w:tcPr>
          <w:p w14:paraId="11EC459E"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Οι κοινότητές μας</w:t>
            </w:r>
          </w:p>
        </w:tc>
      </w:tr>
      <w:tr w:rsidR="002D217F" w:rsidRPr="00714EAC" w14:paraId="693BA8DD" w14:textId="77777777" w:rsidTr="00F8038D">
        <w:tc>
          <w:tcPr>
            <w:tcW w:w="1353" w:type="dxa"/>
            <w:shd w:val="clear" w:color="auto" w:fill="C1E4F5"/>
            <w:tcMar>
              <w:top w:w="120" w:type="dxa"/>
              <w:left w:w="180" w:type="dxa"/>
              <w:bottom w:w="120" w:type="dxa"/>
              <w:right w:w="180" w:type="dxa"/>
            </w:tcMar>
            <w:hideMark/>
          </w:tcPr>
          <w:p w14:paraId="5DC185E3"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130_toc_16</w:t>
            </w:r>
          </w:p>
        </w:tc>
        <w:tc>
          <w:tcPr>
            <w:tcW w:w="6000" w:type="dxa"/>
            <w:tcMar>
              <w:top w:w="120" w:type="dxa"/>
              <w:left w:w="180" w:type="dxa"/>
              <w:bottom w:w="120" w:type="dxa"/>
              <w:right w:w="180" w:type="dxa"/>
            </w:tcMar>
            <w:hideMark/>
          </w:tcPr>
          <w:p w14:paraId="643A2E1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How we Operate</w:t>
            </w:r>
          </w:p>
        </w:tc>
        <w:tc>
          <w:tcPr>
            <w:tcW w:w="6000" w:type="dxa"/>
          </w:tcPr>
          <w:p w14:paraId="27079714"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Πώς λειτουργούμε</w:t>
            </w:r>
          </w:p>
        </w:tc>
      </w:tr>
      <w:tr w:rsidR="002D217F" w:rsidRPr="00714EAC" w14:paraId="462B0464" w14:textId="77777777" w:rsidTr="00F8038D">
        <w:tc>
          <w:tcPr>
            <w:tcW w:w="1353" w:type="dxa"/>
            <w:shd w:val="clear" w:color="auto" w:fill="C1E4F5"/>
            <w:tcMar>
              <w:top w:w="120" w:type="dxa"/>
              <w:left w:w="180" w:type="dxa"/>
              <w:bottom w:w="120" w:type="dxa"/>
              <w:right w:w="180" w:type="dxa"/>
            </w:tcMar>
            <w:hideMark/>
          </w:tcPr>
          <w:p w14:paraId="30CA14E1"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131_toc_17</w:t>
            </w:r>
          </w:p>
        </w:tc>
        <w:tc>
          <w:tcPr>
            <w:tcW w:w="6000" w:type="dxa"/>
            <w:tcMar>
              <w:top w:w="120" w:type="dxa"/>
              <w:left w:w="180" w:type="dxa"/>
              <w:bottom w:w="120" w:type="dxa"/>
              <w:right w:w="180" w:type="dxa"/>
            </w:tcMar>
            <w:hideMark/>
          </w:tcPr>
          <w:p w14:paraId="538FD979"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 xml:space="preserve">Your Commitment </w:t>
            </w:r>
          </w:p>
        </w:tc>
        <w:tc>
          <w:tcPr>
            <w:tcW w:w="6000" w:type="dxa"/>
          </w:tcPr>
          <w:p w14:paraId="5096D9B6"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 xml:space="preserve">Η δέσμευσή σας </w:t>
            </w:r>
          </w:p>
        </w:tc>
      </w:tr>
      <w:tr w:rsidR="002D217F" w:rsidRPr="00714EAC" w14:paraId="18850BAE" w14:textId="77777777" w:rsidTr="00F8038D">
        <w:tc>
          <w:tcPr>
            <w:tcW w:w="1353" w:type="dxa"/>
            <w:shd w:val="clear" w:color="auto" w:fill="C1E4F5"/>
            <w:tcMar>
              <w:top w:w="120" w:type="dxa"/>
              <w:left w:w="180" w:type="dxa"/>
              <w:bottom w:w="120" w:type="dxa"/>
              <w:right w:w="180" w:type="dxa"/>
            </w:tcMar>
            <w:hideMark/>
          </w:tcPr>
          <w:p w14:paraId="7B545208"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132_toc_18</w:t>
            </w:r>
          </w:p>
        </w:tc>
        <w:tc>
          <w:tcPr>
            <w:tcW w:w="6000" w:type="dxa"/>
            <w:tcMar>
              <w:top w:w="120" w:type="dxa"/>
              <w:left w:w="180" w:type="dxa"/>
              <w:bottom w:w="120" w:type="dxa"/>
              <w:right w:w="180" w:type="dxa"/>
            </w:tcMar>
            <w:hideMark/>
          </w:tcPr>
          <w:p w14:paraId="6CDBF7B6"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Your Commitment</w:t>
            </w:r>
          </w:p>
        </w:tc>
        <w:tc>
          <w:tcPr>
            <w:tcW w:w="6000" w:type="dxa"/>
          </w:tcPr>
          <w:p w14:paraId="4DBAF63B"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Η δέσμευσή σας</w:t>
            </w:r>
          </w:p>
        </w:tc>
      </w:tr>
      <w:tr w:rsidR="002D217F" w:rsidRPr="00714EAC" w14:paraId="0BB28F23" w14:textId="77777777" w:rsidTr="00F8038D">
        <w:tc>
          <w:tcPr>
            <w:tcW w:w="1353" w:type="dxa"/>
            <w:shd w:val="clear" w:color="auto" w:fill="C1E4F5"/>
            <w:tcMar>
              <w:top w:w="120" w:type="dxa"/>
              <w:left w:w="180" w:type="dxa"/>
              <w:bottom w:w="120" w:type="dxa"/>
              <w:right w:w="180" w:type="dxa"/>
            </w:tcMar>
            <w:hideMark/>
          </w:tcPr>
          <w:p w14:paraId="431DC84F"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133_toc_19</w:t>
            </w:r>
          </w:p>
        </w:tc>
        <w:tc>
          <w:tcPr>
            <w:tcW w:w="6000" w:type="dxa"/>
            <w:tcMar>
              <w:top w:w="120" w:type="dxa"/>
              <w:left w:w="180" w:type="dxa"/>
              <w:bottom w:w="120" w:type="dxa"/>
              <w:right w:w="180" w:type="dxa"/>
            </w:tcMar>
            <w:hideMark/>
          </w:tcPr>
          <w:p w14:paraId="689A5E15"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Knowledge Check</w:t>
            </w:r>
          </w:p>
        </w:tc>
        <w:tc>
          <w:tcPr>
            <w:tcW w:w="6000" w:type="dxa"/>
          </w:tcPr>
          <w:p w14:paraId="05182E3D"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Έλεγχος γνώσεων</w:t>
            </w:r>
          </w:p>
        </w:tc>
      </w:tr>
      <w:tr w:rsidR="002D217F" w:rsidRPr="00714EAC" w14:paraId="56875927" w14:textId="77777777" w:rsidTr="00F8038D">
        <w:tc>
          <w:tcPr>
            <w:tcW w:w="1353" w:type="dxa"/>
            <w:shd w:val="clear" w:color="auto" w:fill="C1E4F5"/>
            <w:tcMar>
              <w:top w:w="120" w:type="dxa"/>
              <w:left w:w="180" w:type="dxa"/>
              <w:bottom w:w="120" w:type="dxa"/>
              <w:right w:w="180" w:type="dxa"/>
            </w:tcMar>
            <w:hideMark/>
          </w:tcPr>
          <w:p w14:paraId="5C29F54C"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134_toc_20</w:t>
            </w:r>
          </w:p>
        </w:tc>
        <w:tc>
          <w:tcPr>
            <w:tcW w:w="6000" w:type="dxa"/>
            <w:tcMar>
              <w:top w:w="120" w:type="dxa"/>
              <w:left w:w="180" w:type="dxa"/>
              <w:bottom w:w="120" w:type="dxa"/>
              <w:right w:w="180" w:type="dxa"/>
            </w:tcMar>
            <w:hideMark/>
          </w:tcPr>
          <w:p w14:paraId="50B45EAB"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Introduction</w:t>
            </w:r>
          </w:p>
        </w:tc>
        <w:tc>
          <w:tcPr>
            <w:tcW w:w="6000" w:type="dxa"/>
          </w:tcPr>
          <w:p w14:paraId="32A09BD7"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Εισαγωγή</w:t>
            </w:r>
          </w:p>
        </w:tc>
      </w:tr>
      <w:tr w:rsidR="002D217F" w:rsidRPr="00714EAC" w14:paraId="52C453E4" w14:textId="77777777" w:rsidTr="00F8038D">
        <w:tc>
          <w:tcPr>
            <w:tcW w:w="1353" w:type="dxa"/>
            <w:shd w:val="clear" w:color="auto" w:fill="C1E4F5"/>
            <w:tcMar>
              <w:top w:w="120" w:type="dxa"/>
              <w:left w:w="180" w:type="dxa"/>
              <w:bottom w:w="120" w:type="dxa"/>
              <w:right w:w="180" w:type="dxa"/>
            </w:tcMar>
            <w:hideMark/>
          </w:tcPr>
          <w:p w14:paraId="2174030A"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135_toc_21</w:t>
            </w:r>
          </w:p>
        </w:tc>
        <w:tc>
          <w:tcPr>
            <w:tcW w:w="6000" w:type="dxa"/>
            <w:tcMar>
              <w:top w:w="120" w:type="dxa"/>
              <w:left w:w="180" w:type="dxa"/>
              <w:bottom w:w="120" w:type="dxa"/>
              <w:right w:w="180" w:type="dxa"/>
            </w:tcMar>
            <w:hideMark/>
          </w:tcPr>
          <w:p w14:paraId="7AA55040"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Assessment</w:t>
            </w:r>
          </w:p>
        </w:tc>
        <w:tc>
          <w:tcPr>
            <w:tcW w:w="6000" w:type="dxa"/>
          </w:tcPr>
          <w:p w14:paraId="33049B3D"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Αξιολόγηση</w:t>
            </w:r>
          </w:p>
        </w:tc>
      </w:tr>
      <w:tr w:rsidR="002D217F" w:rsidRPr="00714EAC" w14:paraId="2F5F91A6" w14:textId="77777777" w:rsidTr="00F8038D">
        <w:tc>
          <w:tcPr>
            <w:tcW w:w="1353" w:type="dxa"/>
            <w:shd w:val="clear" w:color="auto" w:fill="C1E4F5"/>
            <w:tcMar>
              <w:top w:w="120" w:type="dxa"/>
              <w:left w:w="180" w:type="dxa"/>
              <w:bottom w:w="120" w:type="dxa"/>
              <w:right w:w="180" w:type="dxa"/>
            </w:tcMar>
            <w:hideMark/>
          </w:tcPr>
          <w:p w14:paraId="50D33EC6"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136_toc_22</w:t>
            </w:r>
          </w:p>
        </w:tc>
        <w:tc>
          <w:tcPr>
            <w:tcW w:w="6000" w:type="dxa"/>
            <w:tcMar>
              <w:top w:w="120" w:type="dxa"/>
              <w:left w:w="180" w:type="dxa"/>
              <w:bottom w:w="120" w:type="dxa"/>
              <w:right w:w="180" w:type="dxa"/>
            </w:tcMar>
            <w:hideMark/>
          </w:tcPr>
          <w:p w14:paraId="531C0FD0"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Feedback</w:t>
            </w:r>
          </w:p>
        </w:tc>
        <w:tc>
          <w:tcPr>
            <w:tcW w:w="6000" w:type="dxa"/>
          </w:tcPr>
          <w:p w14:paraId="76978F40"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Σχόλια</w:t>
            </w:r>
          </w:p>
        </w:tc>
      </w:tr>
      <w:tr w:rsidR="002D217F" w:rsidRPr="00714EAC" w14:paraId="2626257E" w14:textId="77777777" w:rsidTr="00F8038D">
        <w:tc>
          <w:tcPr>
            <w:tcW w:w="1353" w:type="dxa"/>
            <w:shd w:val="clear" w:color="auto" w:fill="C1E4F5"/>
            <w:tcMar>
              <w:top w:w="120" w:type="dxa"/>
              <w:left w:w="180" w:type="dxa"/>
              <w:bottom w:w="120" w:type="dxa"/>
              <w:right w:w="180" w:type="dxa"/>
            </w:tcMar>
            <w:hideMark/>
          </w:tcPr>
          <w:p w14:paraId="0063497A"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137_toc_23</w:t>
            </w:r>
          </w:p>
        </w:tc>
        <w:tc>
          <w:tcPr>
            <w:tcW w:w="6000" w:type="dxa"/>
            <w:tcMar>
              <w:top w:w="120" w:type="dxa"/>
              <w:left w:w="180" w:type="dxa"/>
              <w:bottom w:w="120" w:type="dxa"/>
              <w:right w:w="180" w:type="dxa"/>
            </w:tcMar>
            <w:hideMark/>
          </w:tcPr>
          <w:p w14:paraId="7C067B53"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Survey</w:t>
            </w:r>
          </w:p>
        </w:tc>
        <w:tc>
          <w:tcPr>
            <w:tcW w:w="6000" w:type="dxa"/>
          </w:tcPr>
          <w:p w14:paraId="1FB60D3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Έρευνα</w:t>
            </w:r>
          </w:p>
        </w:tc>
      </w:tr>
      <w:tr w:rsidR="002D217F" w:rsidRPr="00714EAC" w14:paraId="716EEF1B" w14:textId="77777777" w:rsidTr="00F8038D">
        <w:tc>
          <w:tcPr>
            <w:tcW w:w="1353" w:type="dxa"/>
            <w:shd w:val="clear" w:color="auto" w:fill="C1E4F5"/>
            <w:tcMar>
              <w:top w:w="120" w:type="dxa"/>
              <w:left w:w="180" w:type="dxa"/>
              <w:bottom w:w="120" w:type="dxa"/>
              <w:right w:w="180" w:type="dxa"/>
            </w:tcMar>
            <w:hideMark/>
          </w:tcPr>
          <w:p w14:paraId="207907D3"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5E2DF434"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23FE64D4"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 xml:space="preserve">Το μάθημα δεν μπορεί να επικοινωνήσει με το LMS. Κάντε κλικ στο κουμπί «ΟΚ» για να συνεχίσετε και να δείτε το μάθημα. Σημειώστε ότι το Πιστοποιητικό Μαθήματος μπορεί να μην είναι διαθέσιμο. Κάντε κλικ στο «Άκυρο» για έξοδο </w:t>
            </w:r>
          </w:p>
        </w:tc>
      </w:tr>
      <w:tr w:rsidR="002D217F" w:rsidRPr="00C857B7" w14:paraId="6514A00A" w14:textId="77777777" w:rsidTr="00F8038D">
        <w:tc>
          <w:tcPr>
            <w:tcW w:w="1353" w:type="dxa"/>
            <w:shd w:val="clear" w:color="auto" w:fill="C1E4F5"/>
            <w:tcMar>
              <w:top w:w="120" w:type="dxa"/>
              <w:left w:w="180" w:type="dxa"/>
              <w:bottom w:w="120" w:type="dxa"/>
              <w:right w:w="180" w:type="dxa"/>
            </w:tcMar>
            <w:hideMark/>
          </w:tcPr>
          <w:p w14:paraId="47D7D3B2"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3DE13B4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All questions remain unanswered</w:t>
            </w:r>
          </w:p>
        </w:tc>
        <w:tc>
          <w:tcPr>
            <w:tcW w:w="6000" w:type="dxa"/>
          </w:tcPr>
          <w:p w14:paraId="04AC67BE" w14:textId="77777777" w:rsidR="00315D6E" w:rsidRPr="00C857B7" w:rsidRDefault="00C51AFE" w:rsidP="00001E85">
            <w:pPr>
              <w:spacing w:before="100" w:beforeAutospacing="1" w:after="100" w:afterAutospacing="1"/>
              <w:ind w:left="30" w:right="30"/>
              <w:rPr>
                <w:rFonts w:ascii="Calibri" w:eastAsia="Times New Roman" w:hAnsi="Calibri" w:cs="Calibri"/>
                <w:lang w:val="el-GR"/>
                <w:rPrChange w:id="37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Όλες οι ερωτήσεις παραμένουν αναπάντητες</w:t>
            </w:r>
          </w:p>
        </w:tc>
      </w:tr>
      <w:tr w:rsidR="002D217F" w:rsidRPr="00714EAC" w14:paraId="12B86644" w14:textId="77777777" w:rsidTr="00F8038D">
        <w:tc>
          <w:tcPr>
            <w:tcW w:w="1353" w:type="dxa"/>
            <w:shd w:val="clear" w:color="auto" w:fill="C1E4F5"/>
            <w:tcMar>
              <w:top w:w="120" w:type="dxa"/>
              <w:left w:w="180" w:type="dxa"/>
              <w:bottom w:w="120" w:type="dxa"/>
              <w:right w:w="180" w:type="dxa"/>
            </w:tcMar>
            <w:hideMark/>
          </w:tcPr>
          <w:p w14:paraId="634C8C6D"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0AB427E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Questions</w:t>
            </w:r>
          </w:p>
        </w:tc>
        <w:tc>
          <w:tcPr>
            <w:tcW w:w="6000" w:type="dxa"/>
          </w:tcPr>
          <w:p w14:paraId="3C6BE837"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Ερωτήσεις</w:t>
            </w:r>
          </w:p>
        </w:tc>
      </w:tr>
      <w:tr w:rsidR="002D217F" w:rsidRPr="00714EAC" w14:paraId="64B060E0" w14:textId="77777777" w:rsidTr="00F8038D">
        <w:tc>
          <w:tcPr>
            <w:tcW w:w="1353" w:type="dxa"/>
            <w:shd w:val="clear" w:color="auto" w:fill="C1E4F5"/>
            <w:tcMar>
              <w:top w:w="120" w:type="dxa"/>
              <w:left w:w="180" w:type="dxa"/>
              <w:bottom w:w="120" w:type="dxa"/>
              <w:right w:w="180" w:type="dxa"/>
            </w:tcMar>
            <w:hideMark/>
          </w:tcPr>
          <w:p w14:paraId="473801D7"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4AAB655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Question</w:t>
            </w:r>
          </w:p>
        </w:tc>
        <w:tc>
          <w:tcPr>
            <w:tcW w:w="6000" w:type="dxa"/>
          </w:tcPr>
          <w:p w14:paraId="2C5C1C24"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Ερώτηση</w:t>
            </w:r>
          </w:p>
        </w:tc>
      </w:tr>
      <w:tr w:rsidR="002D217F" w:rsidRPr="00714EAC" w14:paraId="320F6A1C" w14:textId="77777777" w:rsidTr="00F8038D">
        <w:tc>
          <w:tcPr>
            <w:tcW w:w="1353" w:type="dxa"/>
            <w:shd w:val="clear" w:color="auto" w:fill="C1E4F5"/>
            <w:tcMar>
              <w:top w:w="120" w:type="dxa"/>
              <w:left w:w="180" w:type="dxa"/>
              <w:bottom w:w="120" w:type="dxa"/>
              <w:right w:w="180" w:type="dxa"/>
            </w:tcMar>
            <w:hideMark/>
          </w:tcPr>
          <w:p w14:paraId="5D815C5F"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46C19109"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not answered</w:t>
            </w:r>
          </w:p>
        </w:tc>
        <w:tc>
          <w:tcPr>
            <w:tcW w:w="6000" w:type="dxa"/>
          </w:tcPr>
          <w:p w14:paraId="0AE5EF06"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δεν απαντήθηκε</w:t>
            </w:r>
          </w:p>
        </w:tc>
      </w:tr>
      <w:tr w:rsidR="002D217F" w:rsidRPr="00714EAC" w14:paraId="7B47014E" w14:textId="77777777" w:rsidTr="00F8038D">
        <w:tc>
          <w:tcPr>
            <w:tcW w:w="1353" w:type="dxa"/>
            <w:shd w:val="clear" w:color="auto" w:fill="C1E4F5"/>
            <w:tcMar>
              <w:top w:w="120" w:type="dxa"/>
              <w:left w:w="180" w:type="dxa"/>
              <w:bottom w:w="120" w:type="dxa"/>
              <w:right w:w="180" w:type="dxa"/>
            </w:tcMar>
            <w:hideMark/>
          </w:tcPr>
          <w:p w14:paraId="14667F1A"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3B26D480"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That's correct!</w:t>
            </w:r>
          </w:p>
        </w:tc>
        <w:tc>
          <w:tcPr>
            <w:tcW w:w="6000" w:type="dxa"/>
          </w:tcPr>
          <w:p w14:paraId="5BB2F3FC"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Η απάντηση είναι σωστή!</w:t>
            </w:r>
          </w:p>
        </w:tc>
      </w:tr>
      <w:tr w:rsidR="002D217F" w:rsidRPr="00C857B7" w14:paraId="4F8034D3" w14:textId="77777777" w:rsidTr="00F8038D">
        <w:tc>
          <w:tcPr>
            <w:tcW w:w="1353" w:type="dxa"/>
            <w:shd w:val="clear" w:color="auto" w:fill="C1E4F5"/>
            <w:tcMar>
              <w:top w:w="120" w:type="dxa"/>
              <w:left w:w="180" w:type="dxa"/>
              <w:bottom w:w="120" w:type="dxa"/>
              <w:right w:w="180" w:type="dxa"/>
            </w:tcMar>
            <w:hideMark/>
          </w:tcPr>
          <w:p w14:paraId="6E0A09B7"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12239F67"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That's not correct!</w:t>
            </w:r>
          </w:p>
        </w:tc>
        <w:tc>
          <w:tcPr>
            <w:tcW w:w="6000" w:type="dxa"/>
          </w:tcPr>
          <w:p w14:paraId="7BA6F7E0" w14:textId="77777777" w:rsidR="00315D6E" w:rsidRPr="00C857B7" w:rsidRDefault="00C51AFE" w:rsidP="00001E85">
            <w:pPr>
              <w:spacing w:before="100" w:beforeAutospacing="1" w:after="100" w:afterAutospacing="1"/>
              <w:ind w:left="30" w:right="30"/>
              <w:rPr>
                <w:rFonts w:ascii="Calibri" w:eastAsia="Times New Roman" w:hAnsi="Calibri" w:cs="Calibri"/>
                <w:lang w:val="el-GR"/>
                <w:rPrChange w:id="37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Η απάντηση δεν είναι σωστή!</w:t>
            </w:r>
          </w:p>
        </w:tc>
      </w:tr>
      <w:tr w:rsidR="002D217F" w:rsidRPr="00714EAC" w14:paraId="34D05009" w14:textId="77777777" w:rsidTr="00F8038D">
        <w:tc>
          <w:tcPr>
            <w:tcW w:w="1353" w:type="dxa"/>
            <w:shd w:val="clear" w:color="auto" w:fill="C1E4F5"/>
            <w:tcMar>
              <w:top w:w="120" w:type="dxa"/>
              <w:left w:w="180" w:type="dxa"/>
              <w:bottom w:w="120" w:type="dxa"/>
              <w:right w:w="180" w:type="dxa"/>
            </w:tcMar>
            <w:hideMark/>
          </w:tcPr>
          <w:p w14:paraId="04776496"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735A917A"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 xml:space="preserve">Feedback: </w:t>
            </w:r>
          </w:p>
        </w:tc>
        <w:tc>
          <w:tcPr>
            <w:tcW w:w="6000" w:type="dxa"/>
          </w:tcPr>
          <w:p w14:paraId="748BDDFE"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 xml:space="preserve">Σχόλια: </w:t>
            </w:r>
          </w:p>
        </w:tc>
      </w:tr>
      <w:tr w:rsidR="002D217F" w:rsidRPr="00714EAC" w14:paraId="2ECFC116" w14:textId="77777777" w:rsidTr="00F8038D">
        <w:tc>
          <w:tcPr>
            <w:tcW w:w="1353" w:type="dxa"/>
            <w:shd w:val="clear" w:color="auto" w:fill="C1E4F5"/>
            <w:tcMar>
              <w:top w:w="120" w:type="dxa"/>
              <w:left w:w="180" w:type="dxa"/>
              <w:bottom w:w="120" w:type="dxa"/>
              <w:right w:w="180" w:type="dxa"/>
            </w:tcMar>
            <w:hideMark/>
          </w:tcPr>
          <w:p w14:paraId="369B3F5D"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7CDAA14E"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Code of Business Conduct</w:t>
            </w:r>
          </w:p>
        </w:tc>
        <w:tc>
          <w:tcPr>
            <w:tcW w:w="6000" w:type="dxa"/>
          </w:tcPr>
          <w:p w14:paraId="6A6B3B53"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Κώδικας Επιχειρηματικής Συμπεριφοράς</w:t>
            </w:r>
          </w:p>
        </w:tc>
      </w:tr>
      <w:tr w:rsidR="002D217F" w:rsidRPr="00714EAC" w14:paraId="25F643DD" w14:textId="77777777" w:rsidTr="00F8038D">
        <w:tc>
          <w:tcPr>
            <w:tcW w:w="1353" w:type="dxa"/>
            <w:shd w:val="clear" w:color="auto" w:fill="C1E4F5"/>
            <w:tcMar>
              <w:top w:w="120" w:type="dxa"/>
              <w:left w:w="180" w:type="dxa"/>
              <w:bottom w:w="120" w:type="dxa"/>
              <w:right w:w="180" w:type="dxa"/>
            </w:tcMar>
            <w:hideMark/>
          </w:tcPr>
          <w:p w14:paraId="732F2BFA"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73B6FE7E"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Knowledge Check</w:t>
            </w:r>
          </w:p>
        </w:tc>
        <w:tc>
          <w:tcPr>
            <w:tcW w:w="6000" w:type="dxa"/>
          </w:tcPr>
          <w:p w14:paraId="4E4E1E89"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Έλεγχος γνώσεων</w:t>
            </w:r>
          </w:p>
        </w:tc>
      </w:tr>
      <w:tr w:rsidR="002D217F" w:rsidRPr="00714EAC" w14:paraId="4B4D587A" w14:textId="77777777" w:rsidTr="00F8038D">
        <w:tc>
          <w:tcPr>
            <w:tcW w:w="1353" w:type="dxa"/>
            <w:shd w:val="clear" w:color="auto" w:fill="C1E4F5"/>
            <w:tcMar>
              <w:top w:w="120" w:type="dxa"/>
              <w:left w:w="180" w:type="dxa"/>
              <w:bottom w:w="120" w:type="dxa"/>
              <w:right w:w="180" w:type="dxa"/>
            </w:tcMar>
            <w:hideMark/>
          </w:tcPr>
          <w:p w14:paraId="739643CF"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66B443D3"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Submit</w:t>
            </w:r>
          </w:p>
        </w:tc>
        <w:tc>
          <w:tcPr>
            <w:tcW w:w="6000" w:type="dxa"/>
          </w:tcPr>
          <w:p w14:paraId="2C9AD796"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Υποβολή</w:t>
            </w:r>
          </w:p>
        </w:tc>
      </w:tr>
      <w:tr w:rsidR="002D217F" w:rsidRPr="00714EAC" w14:paraId="69D6CE9F" w14:textId="77777777" w:rsidTr="00F8038D">
        <w:tc>
          <w:tcPr>
            <w:tcW w:w="1353" w:type="dxa"/>
            <w:shd w:val="clear" w:color="auto" w:fill="C1E4F5"/>
            <w:tcMar>
              <w:top w:w="120" w:type="dxa"/>
              <w:left w:w="180" w:type="dxa"/>
              <w:bottom w:w="120" w:type="dxa"/>
              <w:right w:w="180" w:type="dxa"/>
            </w:tcMar>
            <w:hideMark/>
          </w:tcPr>
          <w:p w14:paraId="714828FE" w14:textId="77777777" w:rsidR="00315D6E" w:rsidRPr="00714EAC" w:rsidRDefault="00C51AFE" w:rsidP="00315D6E">
            <w:pPr>
              <w:spacing w:before="30" w:after="30"/>
              <w:ind w:left="30" w:right="30"/>
              <w:rPr>
                <w:rFonts w:ascii="Calibri" w:eastAsia="Times New Roman" w:hAnsi="Calibri" w:cs="Calibri"/>
                <w:sz w:val="16"/>
              </w:rPr>
            </w:pPr>
            <w:r w:rsidRPr="00714EAC">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78598EF5"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Retake</w:t>
            </w:r>
          </w:p>
        </w:tc>
        <w:tc>
          <w:tcPr>
            <w:tcW w:w="6000" w:type="dxa"/>
          </w:tcPr>
          <w:p w14:paraId="1ECE426B" w14:textId="77777777" w:rsidR="00315D6E"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Επανάληψη</w:t>
            </w:r>
          </w:p>
        </w:tc>
      </w:tr>
      <w:tr w:rsidR="002D217F" w:rsidRPr="00714EAC" w14:paraId="1F306FC9" w14:textId="77777777" w:rsidTr="00F8038D">
        <w:tc>
          <w:tcPr>
            <w:tcW w:w="1353" w:type="dxa"/>
            <w:shd w:val="clear" w:color="auto" w:fill="C1E4F5"/>
            <w:tcMar>
              <w:top w:w="120" w:type="dxa"/>
              <w:left w:w="180" w:type="dxa"/>
              <w:bottom w:w="120" w:type="dxa"/>
              <w:right w:w="180" w:type="dxa"/>
            </w:tcMar>
            <w:hideMark/>
          </w:tcPr>
          <w:p w14:paraId="70C19C1A"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4E8E7254"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Course Description: Our Code of Business Conduct is a critically important document that describes our company’s expectations of every employee as we 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49C4D51C"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Περιγραφή μαθήματος: Ο Κώδικας Επιχειρηματικής Συμπεριφοράς μας είναι ένα έγγραφο κρίσιμης σημασίας που περιγράφει τις προσδοκίες της εταιρείας μας από κάθε εργαζόμενο, δεδομένου ότι εκπροσωπούμε την Abbott στην καθημερινή μας εργασία. Παρέχει το θεμέλιο για τις ευθύνες και τις συμπεριφορές μας, που θα μας βοηθήσουν να κάνουμε τις καλύτερες επιλογές για την Abbott, για εμάς τους ίδιους και για τους πολλούς ανθρώπους που εξυπηρετούμε. Αυτό το μάθημα παρέχει μια γενική επισκόπηση του Κώδικα, περιγράφει τις προσδοκίες της εταιρείας μας και τις υποχρεώσεις σας και παρέχει πρακτικές συμβουλές για το τι πρέπει να κάνετε όταν είναι δύσκολο να προσδιορίσετε την καλύτερη πορεία δράσης. Το μάθημα θα χρειαστεί 35-45 λεπτά για να ολοκληρωθεί.</w:t>
            </w:r>
          </w:p>
        </w:tc>
      </w:tr>
      <w:tr w:rsidR="002D217F" w:rsidRPr="00714EAC" w14:paraId="71D8A3CC" w14:textId="77777777" w:rsidTr="00F8038D">
        <w:tc>
          <w:tcPr>
            <w:tcW w:w="1353" w:type="dxa"/>
            <w:shd w:val="clear" w:color="auto" w:fill="C1E4F5"/>
            <w:tcMar>
              <w:top w:w="120" w:type="dxa"/>
              <w:left w:w="180" w:type="dxa"/>
              <w:bottom w:w="120" w:type="dxa"/>
              <w:right w:w="180" w:type="dxa"/>
            </w:tcMar>
            <w:hideMark/>
          </w:tcPr>
          <w:p w14:paraId="203D38FB"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151_string_14</w:t>
            </w:r>
          </w:p>
        </w:tc>
        <w:tc>
          <w:tcPr>
            <w:tcW w:w="6000" w:type="dxa"/>
            <w:tcMar>
              <w:top w:w="120" w:type="dxa"/>
              <w:left w:w="180" w:type="dxa"/>
              <w:bottom w:w="120" w:type="dxa"/>
              <w:right w:w="180" w:type="dxa"/>
            </w:tcMar>
            <w:hideMark/>
          </w:tcPr>
          <w:p w14:paraId="67BFA92F"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Menu</w:t>
            </w:r>
          </w:p>
        </w:tc>
        <w:tc>
          <w:tcPr>
            <w:tcW w:w="6000" w:type="dxa"/>
          </w:tcPr>
          <w:p w14:paraId="3ECA4C29"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Μενού</w:t>
            </w:r>
          </w:p>
        </w:tc>
      </w:tr>
      <w:tr w:rsidR="002D217F" w:rsidRPr="00714EAC" w14:paraId="1E387BB9" w14:textId="77777777" w:rsidTr="00F8038D">
        <w:tc>
          <w:tcPr>
            <w:tcW w:w="1353" w:type="dxa"/>
            <w:shd w:val="clear" w:color="auto" w:fill="C1E4F5"/>
            <w:tcMar>
              <w:top w:w="120" w:type="dxa"/>
              <w:left w:w="180" w:type="dxa"/>
              <w:bottom w:w="120" w:type="dxa"/>
              <w:right w:w="180" w:type="dxa"/>
            </w:tcMar>
            <w:hideMark/>
          </w:tcPr>
          <w:p w14:paraId="1F10C053"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60AEE354"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Resources</w:t>
            </w:r>
          </w:p>
        </w:tc>
        <w:tc>
          <w:tcPr>
            <w:tcW w:w="6000" w:type="dxa"/>
          </w:tcPr>
          <w:p w14:paraId="3053E9AE"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Πόροι</w:t>
            </w:r>
          </w:p>
        </w:tc>
      </w:tr>
      <w:tr w:rsidR="002D217F" w:rsidRPr="00714EAC" w14:paraId="582EF238" w14:textId="77777777" w:rsidTr="00F8038D">
        <w:tc>
          <w:tcPr>
            <w:tcW w:w="1353" w:type="dxa"/>
            <w:shd w:val="clear" w:color="auto" w:fill="C1E4F5"/>
            <w:tcMar>
              <w:top w:w="120" w:type="dxa"/>
              <w:left w:w="180" w:type="dxa"/>
              <w:bottom w:w="120" w:type="dxa"/>
              <w:right w:w="180" w:type="dxa"/>
            </w:tcMar>
            <w:hideMark/>
          </w:tcPr>
          <w:p w14:paraId="77EF34EE"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2ECE8EAA"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Reference Material</w:t>
            </w:r>
          </w:p>
        </w:tc>
        <w:tc>
          <w:tcPr>
            <w:tcW w:w="6000" w:type="dxa"/>
          </w:tcPr>
          <w:p w14:paraId="4543E181"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Υλικό αναφοράς</w:t>
            </w:r>
          </w:p>
        </w:tc>
      </w:tr>
      <w:tr w:rsidR="002D217F" w:rsidRPr="00714EAC" w14:paraId="70A159C0" w14:textId="77777777" w:rsidTr="00F8038D">
        <w:tc>
          <w:tcPr>
            <w:tcW w:w="1353" w:type="dxa"/>
            <w:shd w:val="clear" w:color="auto" w:fill="C1E4F5"/>
            <w:tcMar>
              <w:top w:w="120" w:type="dxa"/>
              <w:left w:w="180" w:type="dxa"/>
              <w:bottom w:w="120" w:type="dxa"/>
              <w:right w:w="180" w:type="dxa"/>
            </w:tcMar>
            <w:hideMark/>
          </w:tcPr>
          <w:p w14:paraId="1C0F3ED0"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0FE97DB1"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Audio</w:t>
            </w:r>
          </w:p>
        </w:tc>
        <w:tc>
          <w:tcPr>
            <w:tcW w:w="6000" w:type="dxa"/>
          </w:tcPr>
          <w:p w14:paraId="0B87B7C3"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Ήχος</w:t>
            </w:r>
          </w:p>
        </w:tc>
      </w:tr>
      <w:tr w:rsidR="002D217F" w:rsidRPr="00714EAC" w14:paraId="6DDC42CC" w14:textId="77777777" w:rsidTr="00F8038D">
        <w:tc>
          <w:tcPr>
            <w:tcW w:w="1353" w:type="dxa"/>
            <w:shd w:val="clear" w:color="auto" w:fill="C1E4F5"/>
            <w:tcMar>
              <w:top w:w="120" w:type="dxa"/>
              <w:left w:w="180" w:type="dxa"/>
              <w:bottom w:w="120" w:type="dxa"/>
              <w:right w:w="180" w:type="dxa"/>
            </w:tcMar>
            <w:hideMark/>
          </w:tcPr>
          <w:p w14:paraId="78FD1781"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207B9A57"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Exit</w:t>
            </w:r>
          </w:p>
        </w:tc>
        <w:tc>
          <w:tcPr>
            <w:tcW w:w="6000" w:type="dxa"/>
          </w:tcPr>
          <w:p w14:paraId="40DCB36D"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Έξοδος</w:t>
            </w:r>
          </w:p>
        </w:tc>
      </w:tr>
      <w:tr w:rsidR="002D217F" w:rsidRPr="00714EAC" w14:paraId="24F509EA" w14:textId="77777777" w:rsidTr="00F8038D">
        <w:tc>
          <w:tcPr>
            <w:tcW w:w="1353" w:type="dxa"/>
            <w:shd w:val="clear" w:color="auto" w:fill="C1E4F5"/>
            <w:tcMar>
              <w:top w:w="120" w:type="dxa"/>
              <w:left w:w="180" w:type="dxa"/>
              <w:bottom w:w="120" w:type="dxa"/>
              <w:right w:w="180" w:type="dxa"/>
            </w:tcMar>
            <w:hideMark/>
          </w:tcPr>
          <w:p w14:paraId="35FB8306"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0CDE3AD9"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Close</w:t>
            </w:r>
          </w:p>
        </w:tc>
        <w:tc>
          <w:tcPr>
            <w:tcW w:w="6000" w:type="dxa"/>
          </w:tcPr>
          <w:p w14:paraId="44845D1D"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Κλείσιμο</w:t>
            </w:r>
          </w:p>
        </w:tc>
      </w:tr>
      <w:tr w:rsidR="002D217F" w:rsidRPr="00714EAC" w14:paraId="7F5C5DA8" w14:textId="77777777" w:rsidTr="00F8038D">
        <w:tc>
          <w:tcPr>
            <w:tcW w:w="1353" w:type="dxa"/>
            <w:shd w:val="clear" w:color="auto" w:fill="C1E4F5"/>
            <w:tcMar>
              <w:top w:w="120" w:type="dxa"/>
              <w:left w:w="180" w:type="dxa"/>
              <w:bottom w:w="120" w:type="dxa"/>
              <w:right w:w="180" w:type="dxa"/>
            </w:tcMar>
            <w:hideMark/>
          </w:tcPr>
          <w:p w14:paraId="678A0A75"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35C00A0A"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Comment</w:t>
            </w:r>
            <w:r w:rsidR="00F5122E" w:rsidRPr="00714EAC">
              <w:rPr>
                <w:rFonts w:ascii="Calibri" w:eastAsia="Times New Roman" w:hAnsi="Calibri" w:cs="Calibri"/>
              </w:rPr>
              <w:t>…</w:t>
            </w:r>
          </w:p>
        </w:tc>
        <w:tc>
          <w:tcPr>
            <w:tcW w:w="6000" w:type="dxa"/>
          </w:tcPr>
          <w:p w14:paraId="234DEBD0"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Σχόλιο…</w:t>
            </w:r>
          </w:p>
        </w:tc>
      </w:tr>
      <w:tr w:rsidR="002D217F" w:rsidRPr="00C857B7" w14:paraId="5AFC0094" w14:textId="77777777" w:rsidTr="00F8038D">
        <w:tc>
          <w:tcPr>
            <w:tcW w:w="1353" w:type="dxa"/>
            <w:shd w:val="clear" w:color="auto" w:fill="C1E4F5"/>
            <w:tcMar>
              <w:top w:w="120" w:type="dxa"/>
              <w:left w:w="180" w:type="dxa"/>
              <w:bottom w:w="120" w:type="dxa"/>
              <w:right w:w="180" w:type="dxa"/>
            </w:tcMar>
          </w:tcPr>
          <w:p w14:paraId="1581E0BB" w14:textId="77777777" w:rsidR="005B5C04" w:rsidRPr="00714EAC" w:rsidRDefault="00C51AFE" w:rsidP="005B5C04">
            <w:pPr>
              <w:spacing w:before="30" w:after="30"/>
              <w:ind w:left="30" w:right="30"/>
              <w:rPr>
                <w:rFonts w:ascii="Calibri" w:eastAsia="Times New Roman" w:hAnsi="Calibri" w:cs="Calibri"/>
                <w:sz w:val="16"/>
              </w:rPr>
            </w:pPr>
            <w:r w:rsidRPr="00714EAC">
              <w:rPr>
                <w:rFonts w:ascii="Calibri" w:eastAsia="Times New Roman" w:hAnsi="Calibri" w:cs="Calibri"/>
                <w:sz w:val="16"/>
              </w:rPr>
              <w:t>FB_01</w:t>
            </w:r>
          </w:p>
        </w:tc>
        <w:tc>
          <w:tcPr>
            <w:tcW w:w="6000" w:type="dxa"/>
            <w:tcMar>
              <w:top w:w="120" w:type="dxa"/>
              <w:left w:w="180" w:type="dxa"/>
              <w:bottom w:w="120" w:type="dxa"/>
              <w:right w:w="180" w:type="dxa"/>
            </w:tcMar>
          </w:tcPr>
          <w:p w14:paraId="32973296" w14:textId="77777777" w:rsidR="005B5C04" w:rsidRPr="00714EAC" w:rsidRDefault="00C51AFE" w:rsidP="00001E85">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must view all content before moving forward.</w:t>
            </w:r>
          </w:p>
        </w:tc>
        <w:tc>
          <w:tcPr>
            <w:tcW w:w="6000" w:type="dxa"/>
          </w:tcPr>
          <w:p w14:paraId="6D7C775C" w14:textId="77777777" w:rsidR="005B5C04" w:rsidRPr="00C857B7" w:rsidRDefault="00C51AFE" w:rsidP="00001E85">
            <w:pPr>
              <w:spacing w:before="100" w:beforeAutospacing="1" w:after="100" w:afterAutospacing="1"/>
              <w:ind w:left="30" w:right="30"/>
              <w:rPr>
                <w:rFonts w:ascii="Calibri" w:eastAsia="Times New Roman" w:hAnsi="Calibri" w:cs="Calibri"/>
                <w:lang w:val="el-GR"/>
                <w:rPrChange w:id="37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Πρέπει να προβάλετε όλο το περιεχόμενο πριν προχωρήσετε.</w:t>
            </w:r>
          </w:p>
        </w:tc>
      </w:tr>
    </w:tbl>
    <w:p w14:paraId="10AF06DC" w14:textId="77777777" w:rsidR="00840375" w:rsidRPr="00C857B7" w:rsidRDefault="00840375">
      <w:pPr>
        <w:rPr>
          <w:lang w:val="el-GR"/>
          <w:rPrChange w:id="377" w:author="Kokkaliaris, Dimitrios" w:date="2026-01-05T17:37:00Z" w16du:dateUtc="2026-01-05T15:37:00Z">
            <w:rPr/>
          </w:rPrChange>
        </w:rPr>
      </w:pPr>
    </w:p>
    <w:p w14:paraId="25A6D847" w14:textId="77777777" w:rsidR="002C1E64" w:rsidRPr="00C857B7" w:rsidRDefault="002C1E64">
      <w:pPr>
        <w:rPr>
          <w:rFonts w:eastAsia="Times New Roman"/>
          <w:lang w:val="el-GR"/>
          <w:rPrChange w:id="378" w:author="Kokkaliaris, Dimitrios" w:date="2026-01-05T17:37:00Z" w16du:dateUtc="2026-01-05T15:37:00Z">
            <w:rPr>
              <w:rFonts w:eastAsia="Times New Roman"/>
            </w:rPr>
          </w:rPrChange>
        </w:rPr>
      </w:pPr>
    </w:p>
    <w:p w14:paraId="0CC3D1AB" w14:textId="77777777" w:rsidR="00F44929" w:rsidRPr="00C857B7" w:rsidRDefault="00F44929">
      <w:pPr>
        <w:rPr>
          <w:rFonts w:eastAsia="Times New Roman"/>
          <w:lang w:val="el-GR"/>
          <w:rPrChange w:id="379" w:author="Kokkaliaris, Dimitrios" w:date="2026-01-05T17:37:00Z" w16du:dateUtc="2026-01-05T15:37:00Z">
            <w:rPr>
              <w:rFonts w:eastAsia="Times New Roman"/>
            </w:rPr>
          </w:rPrChange>
        </w:rPr>
      </w:pPr>
    </w:p>
    <w:p w14:paraId="4F4F5799" w14:textId="77777777" w:rsidR="003E2E74" w:rsidRPr="00C857B7" w:rsidRDefault="00C51AFE">
      <w:pPr>
        <w:rPr>
          <w:rFonts w:ascii="Calibri Light" w:hAnsi="Calibri Light" w:cs="Calibri Light"/>
          <w:smallCaps/>
          <w:color w:val="0F243E"/>
          <w:sz w:val="48"/>
          <w:szCs w:val="48"/>
          <w:lang w:val="el-GR"/>
          <w:rPrChange w:id="380" w:author="Kokkaliaris, Dimitrios" w:date="2026-01-05T17:37:00Z" w16du:dateUtc="2026-01-05T15:37:00Z">
            <w:rPr>
              <w:rFonts w:ascii="Calibri Light" w:hAnsi="Calibri Light" w:cs="Calibri Light"/>
              <w:smallCaps/>
              <w:color w:val="0F243E"/>
              <w:sz w:val="48"/>
              <w:szCs w:val="48"/>
            </w:rPr>
          </w:rPrChange>
        </w:rPr>
      </w:pPr>
      <w:r w:rsidRPr="00C857B7">
        <w:rPr>
          <w:rFonts w:ascii="Calibri Light" w:hAnsi="Calibri Light" w:cs="Calibri Light"/>
          <w:smallCaps/>
          <w:color w:val="0F243E"/>
          <w:sz w:val="48"/>
          <w:szCs w:val="48"/>
          <w:lang w:val="el-GR"/>
          <w:rPrChange w:id="381" w:author="Kokkaliaris, Dimitrios" w:date="2026-01-05T17:37:00Z" w16du:dateUtc="2026-01-05T15:37:00Z">
            <w:rPr>
              <w:rFonts w:ascii="Calibri Light" w:hAnsi="Calibri Light" w:cs="Calibri Light"/>
              <w:smallCaps/>
              <w:color w:val="0F243E"/>
              <w:sz w:val="48"/>
              <w:szCs w:val="48"/>
            </w:rPr>
          </w:rPrChange>
        </w:rPr>
        <w:br w:type="page"/>
      </w:r>
    </w:p>
    <w:p w14:paraId="31E0778D" w14:textId="1B9F70D7" w:rsidR="00F44929" w:rsidRPr="00714EAC" w:rsidRDefault="00C51AFE" w:rsidP="00875FE3">
      <w:pPr>
        <w:rPr>
          <w:rFonts w:ascii="Calibri Light" w:hAnsi="Calibri Light" w:cs="Calibri Light"/>
          <w:smallCaps/>
          <w:color w:val="0F243E"/>
          <w:sz w:val="72"/>
          <w:szCs w:val="72"/>
        </w:rPr>
      </w:pPr>
      <w:r w:rsidRPr="00714EAC">
        <w:rPr>
          <w:rFonts w:ascii="Calibri Light" w:hAnsi="Calibri Light" w:cs="Calibri Light"/>
          <w:smallCaps/>
          <w:color w:val="0F243E"/>
          <w:sz w:val="72"/>
          <w:szCs w:val="72"/>
        </w:rPr>
        <w:t xml:space="preserve">Interactions with Competitors </w:t>
      </w:r>
    </w:p>
    <w:p w14:paraId="0B573671" w14:textId="77777777" w:rsidR="00F44929" w:rsidRPr="00714EAC" w:rsidRDefault="00F44929">
      <w:pPr>
        <w:rPr>
          <w:rFonts w:eastAsia="Times New Roman"/>
        </w:rPr>
      </w:pPr>
    </w:p>
    <w:p w14:paraId="2BD034D7" w14:textId="77777777" w:rsidR="00F44929" w:rsidRPr="00714EAC" w:rsidRDefault="00F44929">
      <w:pPr>
        <w:rPr>
          <w:rFonts w:eastAsia="Times New Roman"/>
        </w:rPr>
      </w:pPr>
    </w:p>
    <w:p w14:paraId="6D87E0E3" w14:textId="77777777" w:rsidR="00F44929" w:rsidRPr="00714EAC"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2D217F" w:rsidRPr="00714EAC" w14:paraId="4F427A78" w14:textId="77777777" w:rsidTr="00E96EFA">
        <w:tc>
          <w:tcPr>
            <w:tcW w:w="1353" w:type="dxa"/>
            <w:shd w:val="clear" w:color="auto" w:fill="F1A983" w:themeFill="accent2" w:themeFillTint="99"/>
            <w:tcMar>
              <w:top w:w="120" w:type="dxa"/>
              <w:left w:w="180" w:type="dxa"/>
              <w:bottom w:w="120" w:type="dxa"/>
              <w:right w:w="180" w:type="dxa"/>
            </w:tcMar>
          </w:tcPr>
          <w:p w14:paraId="10CB5AEE" w14:textId="77777777" w:rsidR="009E03B7" w:rsidRPr="00714EAC" w:rsidRDefault="00C51AFE" w:rsidP="000A2928">
            <w:pPr>
              <w:spacing w:before="30" w:after="30"/>
              <w:ind w:left="30" w:right="30"/>
              <w:rPr>
                <w:rFonts w:eastAsia="Times New Roman"/>
              </w:rPr>
            </w:pPr>
            <w:r w:rsidRPr="00714EAC">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646C16AE" w14:textId="77777777" w:rsidR="009E03B7"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Source</w:t>
            </w:r>
          </w:p>
        </w:tc>
        <w:tc>
          <w:tcPr>
            <w:tcW w:w="6000" w:type="dxa"/>
            <w:shd w:val="clear" w:color="auto" w:fill="F1A983" w:themeFill="accent2" w:themeFillTint="99"/>
          </w:tcPr>
          <w:p w14:paraId="21AEF039" w14:textId="77777777" w:rsidR="009E03B7"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Target</w:t>
            </w:r>
          </w:p>
        </w:tc>
      </w:tr>
      <w:tr w:rsidR="002D217F" w:rsidRPr="00C857B7" w14:paraId="3B3B572C" w14:textId="77777777" w:rsidTr="00E96EFA">
        <w:tc>
          <w:tcPr>
            <w:tcW w:w="1353" w:type="dxa"/>
            <w:shd w:val="clear" w:color="auto" w:fill="C1E4F5"/>
            <w:tcMar>
              <w:top w:w="120" w:type="dxa"/>
              <w:left w:w="180" w:type="dxa"/>
              <w:bottom w:w="120" w:type="dxa"/>
              <w:right w:w="180" w:type="dxa"/>
            </w:tcMar>
            <w:hideMark/>
          </w:tcPr>
          <w:p w14:paraId="44613D89" w14:textId="77777777" w:rsidR="000B4F03" w:rsidRPr="00714EAC" w:rsidRDefault="00C51AFE" w:rsidP="000B4F03">
            <w:pPr>
              <w:spacing w:before="30" w:after="30"/>
              <w:ind w:left="30" w:right="30"/>
              <w:rPr>
                <w:rFonts w:ascii="Calibri" w:eastAsia="Times New Roman" w:hAnsi="Calibri" w:cs="Calibri"/>
                <w:sz w:val="16"/>
              </w:rPr>
            </w:pPr>
            <w:hyperlink r:id="rId217" w:tgtFrame="_blank" w:history="1">
              <w:r w:rsidRPr="00714EAC">
                <w:rPr>
                  <w:rFonts w:ascii="Calibri" w:eastAsia="Times New Roman" w:hAnsi="Calibri" w:cs="Calibri"/>
                  <w:color w:val="0000FF"/>
                  <w:sz w:val="16"/>
                  <w:u w:val="single"/>
                </w:rPr>
                <w:t>Screen 1</w:t>
              </w:r>
            </w:hyperlink>
            <w:r w:rsidRPr="00714EAC">
              <w:rPr>
                <w:rFonts w:ascii="Calibri" w:eastAsia="Times New Roman" w:hAnsi="Calibri" w:cs="Calibri"/>
                <w:sz w:val="16"/>
              </w:rPr>
              <w:t xml:space="preserve"> </w:t>
            </w:r>
          </w:p>
          <w:p w14:paraId="618298D8" w14:textId="77777777" w:rsidR="000B4F03" w:rsidRPr="00714EAC" w:rsidRDefault="00C51AFE" w:rsidP="000B4F03">
            <w:pPr>
              <w:ind w:left="30" w:right="30"/>
              <w:rPr>
                <w:rFonts w:ascii="Calibri" w:eastAsia="Times New Roman" w:hAnsi="Calibri" w:cs="Calibri"/>
                <w:sz w:val="16"/>
              </w:rPr>
            </w:pPr>
            <w:hyperlink r:id="rId218" w:tgtFrame="_blank" w:history="1">
              <w:r w:rsidRPr="00714EAC">
                <w:rPr>
                  <w:rFonts w:ascii="Calibri" w:eastAsia="Times New Roman" w:hAnsi="Calibri" w:cs="Calibri"/>
                  <w:color w:val="0000FF"/>
                  <w:sz w:val="16"/>
                  <w:u w:val="single"/>
                </w:rPr>
                <w:t>2_C_2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2E7BC5"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144F2496" w14:textId="77777777" w:rsidR="000B4F03" w:rsidRPr="00A42515" w:rsidRDefault="00C51AFE" w:rsidP="00E96EFA">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 θεμιτός ανταγωνισμός αποφέρει οφέλη σε όλους, από τις επιχειρήσεις έως τους καταναλωτές, καθώς και στην οικονομία συνολικά. Ο θεμιτός ανταγωνισμός έχει ως αποτέλεσμα δυναμικές αγορές, οδηγώντας σε αυξημένη παραγωγικότητα και καλύτερη αξία για τους καταναλωτές.</w:t>
            </w:r>
          </w:p>
        </w:tc>
      </w:tr>
      <w:tr w:rsidR="002D217F" w:rsidRPr="00C857B7" w14:paraId="0F461E46" w14:textId="77777777" w:rsidTr="00E96EFA">
        <w:tc>
          <w:tcPr>
            <w:tcW w:w="1353" w:type="dxa"/>
            <w:shd w:val="clear" w:color="auto" w:fill="C1E4F5"/>
            <w:tcMar>
              <w:top w:w="120" w:type="dxa"/>
              <w:left w:w="180" w:type="dxa"/>
              <w:bottom w:w="120" w:type="dxa"/>
              <w:right w:w="180" w:type="dxa"/>
            </w:tcMar>
            <w:hideMark/>
          </w:tcPr>
          <w:p w14:paraId="6E8C142A" w14:textId="77777777" w:rsidR="000B4F03" w:rsidRPr="00714EAC" w:rsidRDefault="00C51AFE" w:rsidP="000B4F03">
            <w:pPr>
              <w:spacing w:before="30" w:after="30"/>
              <w:ind w:left="30" w:right="30"/>
              <w:rPr>
                <w:rFonts w:ascii="Calibri" w:eastAsia="Times New Roman" w:hAnsi="Calibri" w:cs="Calibri"/>
                <w:sz w:val="16"/>
              </w:rPr>
            </w:pPr>
            <w:hyperlink r:id="rId219"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0EEE7FA7" w14:textId="77777777" w:rsidR="000B4F03" w:rsidRPr="00714EAC" w:rsidRDefault="00C51AFE" w:rsidP="000B4F03">
            <w:pPr>
              <w:ind w:left="30" w:right="30"/>
              <w:rPr>
                <w:rFonts w:ascii="Calibri" w:eastAsia="Times New Roman" w:hAnsi="Calibri" w:cs="Calibri"/>
                <w:sz w:val="16"/>
              </w:rPr>
            </w:pPr>
            <w:hyperlink r:id="rId220" w:tgtFrame="_blank" w:history="1">
              <w:r w:rsidRPr="00714EAC">
                <w:rPr>
                  <w:rFonts w:ascii="Calibri" w:eastAsia="Times New Roman" w:hAnsi="Calibri" w:cs="Calibri"/>
                  <w:color w:val="0000FF"/>
                  <w:sz w:val="16"/>
                  <w:u w:val="single"/>
                </w:rPr>
                <w:t>17_C_11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A3EED3"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An Abbott distributor can be considered a competitor if we are submitting separate bids in connection with a tender.</w:t>
            </w:r>
          </w:p>
        </w:tc>
        <w:tc>
          <w:tcPr>
            <w:tcW w:w="6000" w:type="dxa"/>
          </w:tcPr>
          <w:p w14:paraId="220E0798" w14:textId="77777777" w:rsidR="000B4F03" w:rsidRPr="00C857B7" w:rsidRDefault="00C51AFE" w:rsidP="00E96EFA">
            <w:pPr>
              <w:spacing w:before="100" w:beforeAutospacing="1" w:after="100" w:afterAutospacing="1"/>
              <w:ind w:left="30" w:right="30"/>
              <w:rPr>
                <w:rFonts w:ascii="Calibri" w:eastAsia="Times New Roman" w:hAnsi="Calibri" w:cs="Calibri"/>
                <w:lang w:val="el-GR"/>
                <w:rPrChange w:id="382"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Ένας διανομέας της Abbott μπορεί να θεωρηθεί ανταγωνιστής εάν υποβάλλουμε ξεχωριστές προσφορές στο πλαίσιο ενός διαγωνισμού.</w:t>
            </w:r>
          </w:p>
        </w:tc>
      </w:tr>
      <w:tr w:rsidR="002D217F" w:rsidRPr="00C857B7" w14:paraId="415FAC1B" w14:textId="77777777" w:rsidTr="00E96EFA">
        <w:tc>
          <w:tcPr>
            <w:tcW w:w="1353" w:type="dxa"/>
            <w:shd w:val="clear" w:color="auto" w:fill="C1E4F5"/>
            <w:tcMar>
              <w:top w:w="120" w:type="dxa"/>
              <w:left w:w="180" w:type="dxa"/>
              <w:bottom w:w="120" w:type="dxa"/>
              <w:right w:w="180" w:type="dxa"/>
            </w:tcMar>
            <w:hideMark/>
          </w:tcPr>
          <w:p w14:paraId="100424EC" w14:textId="77777777" w:rsidR="000B4F03" w:rsidRPr="00714EAC" w:rsidRDefault="00C51AFE" w:rsidP="000B4F03">
            <w:pPr>
              <w:spacing w:before="30" w:after="30"/>
              <w:ind w:left="30" w:right="30"/>
              <w:rPr>
                <w:rFonts w:ascii="Calibri" w:eastAsia="Times New Roman" w:hAnsi="Calibri" w:cs="Calibri"/>
                <w:sz w:val="16"/>
              </w:rPr>
            </w:pPr>
            <w:hyperlink r:id="rId221" w:tgtFrame="_blank" w:history="1">
              <w:r w:rsidRPr="00714EAC">
                <w:rPr>
                  <w:rFonts w:ascii="Calibri" w:eastAsia="Times New Roman" w:hAnsi="Calibri" w:cs="Calibri"/>
                  <w:color w:val="0000FF"/>
                  <w:sz w:val="16"/>
                  <w:u w:val="single"/>
                </w:rPr>
                <w:t>Screen 10</w:t>
              </w:r>
            </w:hyperlink>
            <w:r w:rsidRPr="00714EAC">
              <w:rPr>
                <w:rFonts w:ascii="Calibri" w:eastAsia="Times New Roman" w:hAnsi="Calibri" w:cs="Calibri"/>
                <w:sz w:val="16"/>
              </w:rPr>
              <w:t xml:space="preserve"> </w:t>
            </w:r>
          </w:p>
          <w:p w14:paraId="0A091BC6" w14:textId="77777777" w:rsidR="000B4F03" w:rsidRPr="00714EAC" w:rsidRDefault="00C51AFE" w:rsidP="000B4F03">
            <w:pPr>
              <w:ind w:left="30" w:right="30"/>
              <w:rPr>
                <w:rFonts w:ascii="Calibri" w:eastAsia="Times New Roman" w:hAnsi="Calibri" w:cs="Calibri"/>
                <w:sz w:val="16"/>
              </w:rPr>
            </w:pPr>
            <w:hyperlink r:id="rId222" w:tgtFrame="_blank" w:history="1">
              <w:r w:rsidRPr="00714EAC">
                <w:rPr>
                  <w:rFonts w:ascii="Calibri" w:eastAsia="Times New Roman" w:hAnsi="Calibri" w:cs="Calibri"/>
                  <w:color w:val="0000FF"/>
                  <w:sz w:val="16"/>
                  <w:u w:val="single"/>
                </w:rPr>
                <w:t>18_C_11</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A7B2A96"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021D840E" w14:textId="77777777" w:rsidR="000B4F03" w:rsidRPr="00A42515" w:rsidRDefault="00C51AFE" w:rsidP="00E96EFA">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Εάν κάποιος αρχίσει να συζητά αυτά τα θέματα, προβείτε σε άμεση ενέργεια. Τερματίστε τη συμμετοχή σας στη σύσκεψη και ζητήστε να καταγραφούν οι αντιρρήσεις σας στα πρακτικά της σύσκεψης. Αποχωρήστε και κάντε μια εμφανέστατη, έντονη χειρονομία καθώς φεύγετε, ώστε οι άλλοι να θυμούνται την αποχώρησή σας από την απαγορευμένη συζήτηση.</w:t>
            </w:r>
          </w:p>
        </w:tc>
      </w:tr>
      <w:tr w:rsidR="002D217F" w:rsidRPr="00714EAC" w14:paraId="65C1CF1B" w14:textId="77777777" w:rsidTr="00E96EFA">
        <w:tc>
          <w:tcPr>
            <w:tcW w:w="1353" w:type="dxa"/>
            <w:shd w:val="clear" w:color="auto" w:fill="C1E4F5"/>
            <w:tcMar>
              <w:top w:w="120" w:type="dxa"/>
              <w:left w:w="180" w:type="dxa"/>
              <w:bottom w:w="120" w:type="dxa"/>
              <w:right w:w="180" w:type="dxa"/>
            </w:tcMar>
            <w:hideMark/>
          </w:tcPr>
          <w:p w14:paraId="0E5A694C" w14:textId="77777777" w:rsidR="000B4F03" w:rsidRPr="00714EAC" w:rsidRDefault="00C51AFE" w:rsidP="000B4F03">
            <w:pPr>
              <w:spacing w:before="30" w:after="30"/>
              <w:ind w:left="30" w:right="30"/>
              <w:rPr>
                <w:rFonts w:ascii="Calibri" w:eastAsia="Times New Roman" w:hAnsi="Calibri" w:cs="Calibri"/>
                <w:sz w:val="16"/>
              </w:rPr>
            </w:pPr>
            <w:hyperlink r:id="rId223" w:tgtFrame="_blank" w:history="1">
              <w:r w:rsidRPr="00714EAC">
                <w:rPr>
                  <w:rFonts w:ascii="Calibri" w:eastAsia="Times New Roman" w:hAnsi="Calibri" w:cs="Calibri"/>
                  <w:color w:val="0000FF"/>
                  <w:sz w:val="16"/>
                  <w:u w:val="single"/>
                </w:rPr>
                <w:t>Screen 11</w:t>
              </w:r>
            </w:hyperlink>
            <w:r w:rsidRPr="00714EAC">
              <w:rPr>
                <w:rFonts w:ascii="Calibri" w:eastAsia="Times New Roman" w:hAnsi="Calibri" w:cs="Calibri"/>
                <w:sz w:val="16"/>
              </w:rPr>
              <w:t xml:space="preserve"> </w:t>
            </w:r>
          </w:p>
          <w:p w14:paraId="3D8638CA" w14:textId="77777777" w:rsidR="000B4F03" w:rsidRPr="00714EAC" w:rsidRDefault="00C51AFE" w:rsidP="000B4F03">
            <w:pPr>
              <w:ind w:left="30" w:right="30"/>
              <w:rPr>
                <w:rFonts w:ascii="Calibri" w:eastAsia="Times New Roman" w:hAnsi="Calibri" w:cs="Calibri"/>
                <w:sz w:val="16"/>
              </w:rPr>
            </w:pPr>
            <w:hyperlink r:id="rId224" w:tgtFrame="_blank" w:history="1">
              <w:r w:rsidRPr="00714EAC">
                <w:rPr>
                  <w:rFonts w:ascii="Calibri" w:eastAsia="Times New Roman" w:hAnsi="Calibri" w:cs="Calibri"/>
                  <w:color w:val="0000FF"/>
                  <w:sz w:val="16"/>
                  <w:u w:val="single"/>
                </w:rPr>
                <w:t>22_C_12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3D6F5A"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are a Regional Sales Manager responsible for Abbott Vascular in Turkey. You are considering submitting a bid to supply product to a large public hospital in your area. Before investing a lot of time into putting together the bid, you reach out to a counterpart at Medtronic to find out whether they are bidding. Is this okay?</w:t>
            </w:r>
          </w:p>
        </w:tc>
        <w:tc>
          <w:tcPr>
            <w:tcW w:w="6000" w:type="dxa"/>
          </w:tcPr>
          <w:p w14:paraId="0CE5C4F6"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Είστε Περιφερειακός Διευθυντής Πωλήσεων, υπεύθυνος για την εταιρεία Abbott Vascular της Τουρκίας. Σκέφτεστε να υποβάλετε μια προσφορά για την παροχή προϊόντων σε ένα μεγάλο δημόσιο νοσοκομείο στην περιοχή σας. Πριν επενδύσετε πολύ χρόνο στη σύνταξη της προσφοράς, επικοινωνείτε με έναν συνάδελφό σας στη Medtronic για να μάθετε εάν θα υποβάλουν προσφορά. Είναι αποδεκτό αυτό;</w:t>
            </w:r>
          </w:p>
        </w:tc>
      </w:tr>
      <w:tr w:rsidR="002D217F" w:rsidRPr="00714EAC" w14:paraId="3FD79F28" w14:textId="77777777" w:rsidTr="00E96EFA">
        <w:tc>
          <w:tcPr>
            <w:tcW w:w="1353" w:type="dxa"/>
            <w:shd w:val="clear" w:color="auto" w:fill="C1E4F5"/>
            <w:tcMar>
              <w:top w:w="120" w:type="dxa"/>
              <w:left w:w="180" w:type="dxa"/>
              <w:bottom w:w="120" w:type="dxa"/>
              <w:right w:w="180" w:type="dxa"/>
            </w:tcMar>
            <w:hideMark/>
          </w:tcPr>
          <w:p w14:paraId="5733326C" w14:textId="77777777" w:rsidR="000B4F03" w:rsidRPr="00714EAC" w:rsidRDefault="00C51AFE" w:rsidP="000B4F03">
            <w:pPr>
              <w:spacing w:before="30" w:after="30"/>
              <w:ind w:left="30" w:right="30"/>
              <w:rPr>
                <w:rFonts w:ascii="Calibri" w:eastAsia="Times New Roman" w:hAnsi="Calibri" w:cs="Calibri"/>
                <w:sz w:val="16"/>
              </w:rPr>
            </w:pPr>
            <w:hyperlink r:id="rId225" w:tgtFrame="_blank" w:history="1">
              <w:r w:rsidRPr="00714EAC">
                <w:rPr>
                  <w:rFonts w:ascii="Calibri" w:eastAsia="Times New Roman" w:hAnsi="Calibri" w:cs="Calibri"/>
                  <w:color w:val="0000FF"/>
                  <w:sz w:val="16"/>
                  <w:u w:val="single"/>
                </w:rPr>
                <w:t>Screen 12</w:t>
              </w:r>
            </w:hyperlink>
            <w:r w:rsidRPr="00714EAC">
              <w:rPr>
                <w:rFonts w:ascii="Calibri" w:eastAsia="Times New Roman" w:hAnsi="Calibri" w:cs="Calibri"/>
                <w:sz w:val="16"/>
              </w:rPr>
              <w:t xml:space="preserve"> </w:t>
            </w:r>
          </w:p>
          <w:p w14:paraId="62223D7D" w14:textId="77777777" w:rsidR="000B4F03" w:rsidRPr="00714EAC" w:rsidRDefault="00C51AFE" w:rsidP="000B4F03">
            <w:pPr>
              <w:ind w:left="30" w:right="30"/>
              <w:rPr>
                <w:rFonts w:ascii="Calibri" w:eastAsia="Times New Roman" w:hAnsi="Calibri" w:cs="Calibri"/>
                <w:sz w:val="16"/>
              </w:rPr>
            </w:pPr>
            <w:hyperlink r:id="rId226" w:tgtFrame="_blank" w:history="1">
              <w:r w:rsidRPr="00714EAC">
                <w:rPr>
                  <w:rFonts w:ascii="Calibri" w:eastAsia="Times New Roman" w:hAnsi="Calibri" w:cs="Calibri"/>
                  <w:color w:val="0000FF"/>
                  <w:sz w:val="16"/>
                  <w:u w:val="single"/>
                </w:rPr>
                <w:t>25_C_13</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69DBF99"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7CCC2C97"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Calibri" w:hAnsi="Calibri" w:cs="Calibri"/>
                <w:lang w:val="el-GR"/>
              </w:rPr>
              <w:t>Είστε Διευθυντής Πωλήσεων Περιοχής στον επιχειρηματικό τομέα Rapid Diagnostics της Abbott στην Ανατολική Αφρική. Σε μια συνάντηση με έναν τοπικό διανομέα που διανέμει εξοπλισμό διαγνωστικών δοκιμών για την Abbott και έναν κορυφαίο ανταγωνιστή, σάς παρέχεται μια λίστα με πελάτες στους οποίους ο διανομέας λέει ότι θα πρέπει να στοχεύσετε για γρήγορο διαγνωστικό μάρκετινγκ. Διευκρινίζεται ότι μια παρόμοια λίστα με διαφορετικούς πελάτες έχει δοθεί στον ανταγωνιστή σας, έτσι ώστε οι προσπάθειες μάρκετινγκ των δύο εταιρειών να μην αλληλεπικαλύπτονται. Δεδομένου ότι ο διανομέας είναι υπεύθυνος για την τελική πώληση των προϊόντων των εταιρειών, συμφωνείτε να περιορίσετε τις προσπάθειες μάρκετινγκ στους πελάτες της λίστας. Είναι αποδεκτό αυτό;</w:t>
            </w:r>
          </w:p>
        </w:tc>
      </w:tr>
      <w:tr w:rsidR="002D217F" w:rsidRPr="00C857B7" w14:paraId="3F635AA3" w14:textId="77777777" w:rsidTr="00E96EFA">
        <w:tc>
          <w:tcPr>
            <w:tcW w:w="1353" w:type="dxa"/>
            <w:shd w:val="clear" w:color="auto" w:fill="C1E4F5"/>
            <w:tcMar>
              <w:top w:w="120" w:type="dxa"/>
              <w:left w:w="180" w:type="dxa"/>
              <w:bottom w:w="120" w:type="dxa"/>
              <w:right w:w="180" w:type="dxa"/>
            </w:tcMar>
            <w:hideMark/>
          </w:tcPr>
          <w:p w14:paraId="4E019693" w14:textId="77777777" w:rsidR="000B4F03" w:rsidRPr="00714EAC" w:rsidRDefault="00C51AFE" w:rsidP="000B4F03">
            <w:pPr>
              <w:spacing w:before="30" w:after="30"/>
              <w:ind w:left="30" w:right="30"/>
              <w:rPr>
                <w:rFonts w:ascii="Calibri" w:eastAsia="Times New Roman" w:hAnsi="Calibri" w:cs="Calibri"/>
                <w:sz w:val="16"/>
              </w:rPr>
            </w:pPr>
            <w:hyperlink r:id="rId227" w:tgtFrame="_blank" w:history="1">
              <w:r w:rsidRPr="00714EAC">
                <w:rPr>
                  <w:rFonts w:ascii="Calibri" w:eastAsia="Times New Roman" w:hAnsi="Calibri" w:cs="Calibri"/>
                  <w:color w:val="0000FF"/>
                  <w:sz w:val="16"/>
                  <w:u w:val="single"/>
                </w:rPr>
                <w:t>Screen 17</w:t>
              </w:r>
            </w:hyperlink>
            <w:r w:rsidRPr="00714EAC">
              <w:rPr>
                <w:rFonts w:ascii="Calibri" w:eastAsia="Times New Roman" w:hAnsi="Calibri" w:cs="Calibri"/>
                <w:sz w:val="16"/>
              </w:rPr>
              <w:t xml:space="preserve"> </w:t>
            </w:r>
          </w:p>
          <w:p w14:paraId="2DFA6576" w14:textId="77777777" w:rsidR="000B4F03" w:rsidRPr="00714EAC" w:rsidRDefault="00C51AFE" w:rsidP="000B4F03">
            <w:pPr>
              <w:ind w:left="30" w:right="30"/>
              <w:rPr>
                <w:rFonts w:ascii="Calibri" w:eastAsia="Times New Roman" w:hAnsi="Calibri" w:cs="Calibri"/>
                <w:sz w:val="16"/>
              </w:rPr>
            </w:pPr>
            <w:hyperlink r:id="rId228" w:tgtFrame="_blank" w:history="1">
              <w:r w:rsidRPr="00714EAC">
                <w:rPr>
                  <w:rFonts w:ascii="Calibri" w:eastAsia="Times New Roman" w:hAnsi="Calibri" w:cs="Calibri"/>
                  <w:color w:val="0000FF"/>
                  <w:sz w:val="16"/>
                  <w:u w:val="single"/>
                </w:rPr>
                <w:t>37_C_18</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133475"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4DD06F7A"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505188A4" w14:textId="77777777" w:rsidR="000B4F03" w:rsidRPr="00C857B7" w:rsidRDefault="00C51AFE" w:rsidP="00E96EFA">
            <w:pPr>
              <w:spacing w:before="100" w:beforeAutospacing="1" w:after="100" w:afterAutospacing="1"/>
              <w:ind w:left="30" w:right="30"/>
              <w:rPr>
                <w:rFonts w:ascii="Calibri" w:eastAsia="Times New Roman" w:hAnsi="Calibri" w:cs="Calibri"/>
                <w:lang w:val="el-GR"/>
                <w:rPrChange w:id="383"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Επειδή οι αντι-ανταγωνιστικές πρακτικές συνήθως οδηγούν σε υψηλότερες τιμές ή μειωμένες επιλογές για τους καταναλωτές, μια εταιρεία που διαπράττει τέτοια παραπτώματα κινδυνεύει να προκαλέσει σημαντική βλάβη στη φήμη της εταιρείας στα μάτια των πελατών της.</w:t>
            </w:r>
          </w:p>
          <w:p w14:paraId="62F3D5F1" w14:textId="77777777" w:rsidR="000B4F03" w:rsidRPr="00C857B7" w:rsidRDefault="00C51AFE" w:rsidP="00E96EFA">
            <w:pPr>
              <w:spacing w:before="100" w:beforeAutospacing="1" w:after="100" w:afterAutospacing="1"/>
              <w:ind w:left="30" w:right="30"/>
              <w:rPr>
                <w:rFonts w:ascii="Calibri" w:eastAsia="Times New Roman" w:hAnsi="Calibri" w:cs="Calibri"/>
                <w:lang w:val="el-GR"/>
                <w:rPrChange w:id="384"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Εκτός από τις αστικές/ποινικές κυρώσεις και τη βλάβη στη φήμη, μία πιθανή συνέπεια είναι ο αποκλεισμός από μελλοντικούς διαγωνισμούς ή άλλες διαδικασίες υποβολής προσφορών.</w:t>
            </w:r>
          </w:p>
        </w:tc>
      </w:tr>
      <w:tr w:rsidR="002D217F" w:rsidRPr="00C857B7" w14:paraId="753210C6" w14:textId="77777777" w:rsidTr="00E96EFA">
        <w:tc>
          <w:tcPr>
            <w:tcW w:w="1353" w:type="dxa"/>
            <w:shd w:val="clear" w:color="auto" w:fill="C1E4F5"/>
            <w:tcMar>
              <w:top w:w="120" w:type="dxa"/>
              <w:left w:w="180" w:type="dxa"/>
              <w:bottom w:w="120" w:type="dxa"/>
              <w:right w:w="180" w:type="dxa"/>
            </w:tcMar>
            <w:hideMark/>
          </w:tcPr>
          <w:p w14:paraId="6199021E" w14:textId="77777777" w:rsidR="000B4F03" w:rsidRPr="00714EAC" w:rsidRDefault="00C51AFE" w:rsidP="000B4F03">
            <w:pPr>
              <w:spacing w:before="30" w:after="30"/>
              <w:ind w:left="30" w:right="30"/>
              <w:rPr>
                <w:rFonts w:ascii="Calibri" w:eastAsia="Times New Roman" w:hAnsi="Calibri" w:cs="Calibri"/>
                <w:sz w:val="16"/>
              </w:rPr>
            </w:pPr>
            <w:hyperlink r:id="rId229" w:tgtFrame="_blank" w:history="1">
              <w:r w:rsidRPr="00714EAC">
                <w:rPr>
                  <w:rFonts w:ascii="Calibri" w:eastAsia="Times New Roman" w:hAnsi="Calibri" w:cs="Calibri"/>
                  <w:color w:val="0000FF"/>
                  <w:sz w:val="16"/>
                  <w:u w:val="single"/>
                </w:rPr>
                <w:t>Screen 21</w:t>
              </w:r>
            </w:hyperlink>
            <w:r w:rsidRPr="00714EAC">
              <w:rPr>
                <w:rFonts w:ascii="Calibri" w:eastAsia="Times New Roman" w:hAnsi="Calibri" w:cs="Calibri"/>
                <w:sz w:val="16"/>
              </w:rPr>
              <w:t xml:space="preserve"> </w:t>
            </w:r>
          </w:p>
          <w:p w14:paraId="45F3301C" w14:textId="77777777" w:rsidR="000B4F03" w:rsidRPr="00714EAC" w:rsidRDefault="00C51AFE" w:rsidP="000B4F03">
            <w:pPr>
              <w:ind w:left="30" w:right="30"/>
              <w:rPr>
                <w:rFonts w:ascii="Calibri" w:eastAsia="Times New Roman" w:hAnsi="Calibri" w:cs="Calibri"/>
                <w:sz w:val="16"/>
              </w:rPr>
            </w:pPr>
            <w:hyperlink r:id="rId230" w:tgtFrame="_blank" w:history="1">
              <w:r w:rsidRPr="00714EAC">
                <w:rPr>
                  <w:rFonts w:ascii="Calibri" w:eastAsia="Times New Roman" w:hAnsi="Calibri" w:cs="Calibri"/>
                  <w:color w:val="0000FF"/>
                  <w:sz w:val="16"/>
                  <w:u w:val="single"/>
                </w:rPr>
                <w:t>42_C_22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D897BA4"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3E58F169" w14:textId="77777777" w:rsidR="000B4F03" w:rsidRPr="00C857B7" w:rsidRDefault="00C51AFE" w:rsidP="00E96EFA">
            <w:pPr>
              <w:spacing w:before="100" w:beforeAutospacing="1" w:after="100" w:afterAutospacing="1"/>
              <w:ind w:left="30" w:right="30"/>
              <w:rPr>
                <w:rFonts w:ascii="Calibri" w:eastAsia="Times New Roman" w:hAnsi="Calibri" w:cs="Calibri"/>
                <w:lang w:val="el-GR"/>
                <w:rPrChange w:id="385"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Σε πολλές χώρες, ο έλεγχος των τιμών των διανομέων αποτελεί παραβίαση της νομοθεσίας περί ανταγωνισμού, γι’ αυτό να απευθύνεστε στην τοπική σας Νομική ομάδα για καθοδήγηση.</w:t>
            </w:r>
          </w:p>
        </w:tc>
      </w:tr>
      <w:tr w:rsidR="002D217F" w:rsidRPr="00C857B7" w14:paraId="3BFA363D" w14:textId="77777777" w:rsidTr="00E96EFA">
        <w:tc>
          <w:tcPr>
            <w:tcW w:w="1353" w:type="dxa"/>
            <w:shd w:val="clear" w:color="auto" w:fill="C1E4F5"/>
            <w:tcMar>
              <w:top w:w="120" w:type="dxa"/>
              <w:left w:w="180" w:type="dxa"/>
              <w:bottom w:w="120" w:type="dxa"/>
              <w:right w:w="180" w:type="dxa"/>
            </w:tcMar>
            <w:hideMark/>
          </w:tcPr>
          <w:p w14:paraId="1CBA6EA6" w14:textId="77777777" w:rsidR="000B4F03" w:rsidRPr="00714EAC" w:rsidRDefault="00C51AFE" w:rsidP="000B4F03">
            <w:pPr>
              <w:spacing w:before="30" w:after="30"/>
              <w:ind w:left="30" w:right="30"/>
              <w:rPr>
                <w:rFonts w:ascii="Calibri" w:eastAsia="Times New Roman" w:hAnsi="Calibri" w:cs="Calibri"/>
                <w:sz w:val="16"/>
              </w:rPr>
            </w:pPr>
            <w:hyperlink r:id="rId231" w:tgtFrame="_blank" w:history="1">
              <w:r w:rsidRPr="00714EAC">
                <w:rPr>
                  <w:rFonts w:ascii="Calibri" w:eastAsia="Times New Roman" w:hAnsi="Calibri" w:cs="Calibri"/>
                  <w:color w:val="0000FF"/>
                  <w:sz w:val="16"/>
                  <w:u w:val="single"/>
                </w:rPr>
                <w:t>Screen 21</w:t>
              </w:r>
            </w:hyperlink>
            <w:r w:rsidRPr="00714EAC">
              <w:rPr>
                <w:rFonts w:ascii="Calibri" w:eastAsia="Times New Roman" w:hAnsi="Calibri" w:cs="Calibri"/>
                <w:sz w:val="16"/>
              </w:rPr>
              <w:t xml:space="preserve"> </w:t>
            </w:r>
          </w:p>
          <w:p w14:paraId="37338D61" w14:textId="77777777" w:rsidR="000B4F03" w:rsidRPr="00714EAC" w:rsidRDefault="00C51AFE" w:rsidP="000B4F03">
            <w:pPr>
              <w:ind w:left="30" w:right="30"/>
              <w:rPr>
                <w:rFonts w:ascii="Calibri" w:eastAsia="Times New Roman" w:hAnsi="Calibri" w:cs="Calibri"/>
                <w:sz w:val="16"/>
              </w:rPr>
            </w:pPr>
            <w:hyperlink r:id="rId232" w:tgtFrame="_blank" w:history="1">
              <w:r w:rsidRPr="00714EAC">
                <w:rPr>
                  <w:rFonts w:ascii="Calibri" w:eastAsia="Times New Roman" w:hAnsi="Calibri" w:cs="Calibri"/>
                  <w:color w:val="0000FF"/>
                  <w:sz w:val="16"/>
                  <w:u w:val="single"/>
                </w:rPr>
                <w:t>44_C_22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FC3891F"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1B703DA9" w14:textId="77777777" w:rsidR="000B4F03" w:rsidRPr="00A42515" w:rsidRDefault="00C51AFE" w:rsidP="00E96EFA">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Οποιαδήποτε συζήτηση μεταξύ ανταγωνιστών σχετικά με την αγορά ή τον διαχωρισμό πελατών, προϊόντων ή πόρων –γνωστή ως κατανομή πελατών– μπορεί να θεωρηθεί παράνομη σύμπραξη και πρέπει να αποφεύγεται. Αυτές οι συζητήσεις δεν χρειάζεται να καταλήξουν σε επίσημη συμφωνία με έναν ανταγωνιστή για να θεωρηθούν αντιανταγωνιστικές.</w:t>
            </w:r>
          </w:p>
        </w:tc>
      </w:tr>
      <w:tr w:rsidR="002D217F" w:rsidRPr="00C857B7" w14:paraId="51A84180" w14:textId="77777777" w:rsidTr="00E96EFA">
        <w:tc>
          <w:tcPr>
            <w:tcW w:w="1353" w:type="dxa"/>
            <w:shd w:val="clear" w:color="auto" w:fill="C1E4F5"/>
            <w:tcMar>
              <w:top w:w="120" w:type="dxa"/>
              <w:left w:w="180" w:type="dxa"/>
              <w:bottom w:w="120" w:type="dxa"/>
              <w:right w:w="180" w:type="dxa"/>
            </w:tcMar>
            <w:hideMark/>
          </w:tcPr>
          <w:p w14:paraId="08FFA4B2" w14:textId="77777777" w:rsidR="000B4F03" w:rsidRPr="00714EAC" w:rsidRDefault="00C51AFE" w:rsidP="000B4F03">
            <w:pPr>
              <w:spacing w:before="30" w:after="30"/>
              <w:ind w:left="30" w:right="30"/>
              <w:rPr>
                <w:rFonts w:ascii="Calibri" w:eastAsia="Times New Roman" w:hAnsi="Calibri" w:cs="Calibri"/>
                <w:sz w:val="16"/>
              </w:rPr>
            </w:pPr>
            <w:hyperlink r:id="rId233" w:tgtFrame="_blank" w:history="1">
              <w:r w:rsidRPr="00714EAC">
                <w:rPr>
                  <w:rFonts w:ascii="Calibri" w:eastAsia="Times New Roman" w:hAnsi="Calibri" w:cs="Calibri"/>
                  <w:color w:val="0000FF"/>
                  <w:sz w:val="16"/>
                  <w:u w:val="single"/>
                </w:rPr>
                <w:t>Screen 21</w:t>
              </w:r>
            </w:hyperlink>
            <w:r w:rsidRPr="00714EAC">
              <w:rPr>
                <w:rFonts w:ascii="Calibri" w:eastAsia="Times New Roman" w:hAnsi="Calibri" w:cs="Calibri"/>
                <w:sz w:val="16"/>
              </w:rPr>
              <w:t xml:space="preserve"> </w:t>
            </w:r>
          </w:p>
          <w:p w14:paraId="525DEEAB" w14:textId="77777777" w:rsidR="000B4F03" w:rsidRPr="00714EAC" w:rsidRDefault="00C51AFE" w:rsidP="000B4F03">
            <w:pPr>
              <w:ind w:left="30" w:right="30"/>
              <w:rPr>
                <w:rFonts w:ascii="Calibri" w:eastAsia="Times New Roman" w:hAnsi="Calibri" w:cs="Calibri"/>
                <w:sz w:val="16"/>
              </w:rPr>
            </w:pPr>
            <w:hyperlink r:id="rId234" w:tgtFrame="_blank" w:history="1">
              <w:r w:rsidRPr="00714EAC">
                <w:rPr>
                  <w:rFonts w:ascii="Calibri" w:eastAsia="Times New Roman" w:hAnsi="Calibri" w:cs="Calibri"/>
                  <w:color w:val="0000FF"/>
                  <w:sz w:val="16"/>
                  <w:u w:val="single"/>
                </w:rPr>
                <w:t>45_C_22</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9A0430"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479F9F1F" w14:textId="77777777" w:rsidR="000B4F03" w:rsidRPr="00A42515" w:rsidRDefault="00C51AFE" w:rsidP="00E96EFA">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Οποιαδήποτε συζήτηση που λαμβάνει χώρα μεταξύ εταιρειών σχετικά με το μποϊκοτάζ τρίτων μερών όπως προμηθευτές, διανομείς ή λιανοπωλητές, θα μπορούσε να θεωρηθεί ως παράνομη συνεργασία και πρέπει να αποφεύγεται. Αυτές οι συζητήσεις δεν χρειάζεται να καταλήξουν σε επίσημη συμφωνία για να θεωρηθούν αντιανταγωνιστικές.</w:t>
            </w:r>
          </w:p>
        </w:tc>
      </w:tr>
      <w:tr w:rsidR="002D217F" w:rsidRPr="00C857B7" w14:paraId="4B2627E6" w14:textId="77777777" w:rsidTr="00E96EFA">
        <w:tc>
          <w:tcPr>
            <w:tcW w:w="1353" w:type="dxa"/>
            <w:shd w:val="clear" w:color="auto" w:fill="C1E4F5"/>
            <w:tcMar>
              <w:top w:w="120" w:type="dxa"/>
              <w:left w:w="180" w:type="dxa"/>
              <w:bottom w:w="120" w:type="dxa"/>
              <w:right w:w="180" w:type="dxa"/>
            </w:tcMar>
            <w:hideMark/>
          </w:tcPr>
          <w:p w14:paraId="3EE5B227" w14:textId="77777777" w:rsidR="000B4F03" w:rsidRPr="00714EAC" w:rsidRDefault="00C51AFE" w:rsidP="000B4F03">
            <w:pPr>
              <w:spacing w:before="30" w:after="30"/>
              <w:ind w:left="30" w:right="30"/>
              <w:rPr>
                <w:rFonts w:ascii="Calibri" w:eastAsia="Times New Roman" w:hAnsi="Calibri" w:cs="Calibri"/>
                <w:sz w:val="16"/>
              </w:rPr>
            </w:pPr>
            <w:hyperlink r:id="rId235" w:tgtFrame="_blank" w:history="1">
              <w:r w:rsidRPr="00714EAC">
                <w:rPr>
                  <w:rFonts w:ascii="Calibri" w:eastAsia="Times New Roman" w:hAnsi="Calibri" w:cs="Calibri"/>
                  <w:color w:val="0000FF"/>
                  <w:sz w:val="16"/>
                  <w:u w:val="single"/>
                </w:rPr>
                <w:t>Screen 26</w:t>
              </w:r>
            </w:hyperlink>
            <w:r w:rsidRPr="00714EAC">
              <w:rPr>
                <w:rFonts w:ascii="Calibri" w:eastAsia="Times New Roman" w:hAnsi="Calibri" w:cs="Calibri"/>
                <w:sz w:val="16"/>
              </w:rPr>
              <w:t xml:space="preserve"> </w:t>
            </w:r>
          </w:p>
          <w:p w14:paraId="0CF0562B" w14:textId="77777777" w:rsidR="000B4F03" w:rsidRPr="00714EAC" w:rsidRDefault="00C51AFE" w:rsidP="000B4F03">
            <w:pPr>
              <w:ind w:left="30" w:right="30"/>
              <w:rPr>
                <w:rFonts w:ascii="Calibri" w:eastAsia="Times New Roman" w:hAnsi="Calibri" w:cs="Calibri"/>
                <w:sz w:val="16"/>
              </w:rPr>
            </w:pPr>
            <w:hyperlink r:id="rId236" w:tgtFrame="_blank" w:history="1">
              <w:r w:rsidRPr="00714EAC">
                <w:rPr>
                  <w:rFonts w:ascii="Calibri" w:eastAsia="Times New Roman" w:hAnsi="Calibri" w:cs="Calibri"/>
                  <w:color w:val="0000FF"/>
                  <w:sz w:val="16"/>
                  <w:u w:val="single"/>
                </w:rPr>
                <w:t>55_C_27</w:t>
              </w:r>
            </w:hyperlink>
            <w:r w:rsidRPr="00714EAC">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26547C"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088400FA" w14:textId="77777777" w:rsidR="000B4F03" w:rsidRPr="00A42515" w:rsidRDefault="00C51AFE" w:rsidP="00E96EFA">
            <w:pPr>
              <w:spacing w:before="100" w:beforeAutospacing="1" w:after="100" w:afterAutospacing="1"/>
              <w:ind w:left="30" w:right="30"/>
              <w:rPr>
                <w:rFonts w:ascii="Calibri" w:eastAsia="Times New Roman" w:hAnsi="Calibri" w:cs="Calibri"/>
                <w:lang w:val="el-GR"/>
              </w:rPr>
            </w:pPr>
            <w:r w:rsidRPr="00714EAC">
              <w:rPr>
                <w:rFonts w:ascii="Calibri" w:eastAsia="Calibri" w:hAnsi="Calibri" w:cs="Calibri"/>
                <w:lang w:val="el-GR"/>
              </w:rPr>
              <w:t>[1] Είστε υπεύθυνοι για την παρασκευή αντιδραστηρίων στις ΗΠΑ. Κατά τη διάρκεια μιας διάσκεψης, εσείς και μερικοί από τους ομολόγους σας σε άλλες εταιρείες έχετε μια ανεπίσημη συζήτηση για έναν από τους προμηθευτές σας. Αν και δεν επιτυγχάνεται επίσημη συμφωνία, ορισμένοι από αυτούς τους συναδέλφους σας δηλώνουν ότι δεν θα χρησιμοποιούν πλέον έναν συγκεκριμένο προμηθευτή, επειδή αυτός ο προμηθευτής έχει σχεδόν μονοπωλιακή ισχύ και χρησιμοποιεί τη δεσπόζουσα θέση του για να αυξήσει τις τιμές. Θα μπορούσε η συμμετοχή σας στη συζήτηση να θεωρηθεί αντιανταγωνιστική;</w:t>
            </w:r>
          </w:p>
        </w:tc>
      </w:tr>
      <w:tr w:rsidR="002D217F" w:rsidRPr="00C857B7" w14:paraId="2BCEE4BA" w14:textId="77777777" w:rsidTr="00E96EFA">
        <w:tc>
          <w:tcPr>
            <w:tcW w:w="1353" w:type="dxa"/>
            <w:shd w:val="clear" w:color="auto" w:fill="C1E4F5"/>
            <w:tcMar>
              <w:top w:w="120" w:type="dxa"/>
              <w:left w:w="180" w:type="dxa"/>
              <w:bottom w:w="120" w:type="dxa"/>
              <w:right w:w="180" w:type="dxa"/>
            </w:tcMar>
            <w:hideMark/>
          </w:tcPr>
          <w:p w14:paraId="11D57B6C" w14:textId="77777777" w:rsidR="000B4F03" w:rsidRPr="00714EAC" w:rsidRDefault="00C51AFE" w:rsidP="000B4F03">
            <w:pPr>
              <w:spacing w:before="30" w:after="30"/>
              <w:ind w:left="30" w:right="30"/>
              <w:rPr>
                <w:rFonts w:ascii="Calibri" w:eastAsia="Times New Roman" w:hAnsi="Calibri" w:cs="Calibri"/>
                <w:sz w:val="16"/>
              </w:rPr>
            </w:pPr>
            <w:r w:rsidRPr="00714EAC">
              <w:rPr>
                <w:rFonts w:ascii="Calibri" w:eastAsia="Times New Roman" w:hAnsi="Calibri" w:cs="Calibri"/>
                <w:sz w:val="16"/>
              </w:rPr>
              <w:t>Screen 26</w:t>
            </w:r>
          </w:p>
          <w:p w14:paraId="45ECA20B" w14:textId="77777777" w:rsidR="000B4F03" w:rsidRPr="00714EAC" w:rsidRDefault="00C51AFE" w:rsidP="000B4F03">
            <w:pPr>
              <w:spacing w:before="100" w:beforeAutospacing="1" w:after="100" w:afterAutospacing="1"/>
              <w:ind w:left="30" w:right="30"/>
              <w:rPr>
                <w:rFonts w:ascii="Calibri" w:eastAsia="Times New Roman" w:hAnsi="Calibri" w:cs="Calibri"/>
                <w:sz w:val="16"/>
              </w:rPr>
            </w:pPr>
            <w:r w:rsidRPr="00714EAC">
              <w:rPr>
                <w:rFonts w:ascii="Calibri" w:eastAsia="Times New Roman" w:hAnsi="Calibri" w:cs="Calibri"/>
                <w:sz w:val="16"/>
              </w:rPr>
              <w:t>Question 1: Feedback</w:t>
            </w:r>
          </w:p>
          <w:p w14:paraId="22116899" w14:textId="77777777" w:rsidR="000B4F03" w:rsidRPr="00714EAC" w:rsidRDefault="00C51AFE" w:rsidP="000B4F03">
            <w:pPr>
              <w:ind w:left="30" w:right="30"/>
              <w:rPr>
                <w:rFonts w:ascii="Calibri" w:eastAsia="Times New Roman" w:hAnsi="Calibri" w:cs="Calibri"/>
                <w:sz w:val="16"/>
              </w:rPr>
            </w:pPr>
            <w:r w:rsidRPr="00714EAC">
              <w:rPr>
                <w:rFonts w:ascii="Calibri" w:eastAsia="Times New Roman" w:hAnsi="Calibri" w:cs="Calibri"/>
                <w:sz w:val="16"/>
              </w:rPr>
              <w:t>60_C_27</w:t>
            </w:r>
          </w:p>
        </w:tc>
        <w:tc>
          <w:tcPr>
            <w:tcW w:w="6000" w:type="dxa"/>
            <w:tcMar>
              <w:top w:w="120" w:type="dxa"/>
              <w:left w:w="180" w:type="dxa"/>
              <w:bottom w:w="120" w:type="dxa"/>
              <w:right w:w="180" w:type="dxa"/>
            </w:tcMar>
            <w:hideMark/>
          </w:tcPr>
          <w:p w14:paraId="10E67EF1" w14:textId="77777777" w:rsidR="000B4F03" w:rsidRPr="00714EAC" w:rsidRDefault="00C51AFE" w:rsidP="00E96EFA">
            <w:pPr>
              <w:spacing w:before="100" w:beforeAutospacing="1" w:after="100" w:afterAutospacing="1"/>
              <w:ind w:left="30" w:right="30"/>
              <w:rPr>
                <w:rFonts w:ascii="Calibri" w:eastAsia="Times New Roman" w:hAnsi="Calibri" w:cs="Calibri"/>
              </w:rPr>
            </w:pPr>
            <w:r w:rsidRPr="00714EAC">
              <w:rPr>
                <w:rFonts w:ascii="Calibri" w:eastAsia="Times New Roman" w:hAnsi="Calibri" w:cs="Calibri"/>
              </w:rPr>
              <w:t>Any discussion that takes place between companies with respect to boycotting third parties such as suppliers, distributors, or retailers could be viewed as anti-competitive by government authorities.</w:t>
            </w:r>
          </w:p>
        </w:tc>
        <w:tc>
          <w:tcPr>
            <w:tcW w:w="6000" w:type="dxa"/>
          </w:tcPr>
          <w:p w14:paraId="75A0905B" w14:textId="77777777" w:rsidR="000B4F03" w:rsidRPr="00C857B7" w:rsidRDefault="00C51AFE" w:rsidP="00E96EFA">
            <w:pPr>
              <w:spacing w:before="100" w:beforeAutospacing="1" w:after="100" w:afterAutospacing="1"/>
              <w:ind w:left="30" w:right="30"/>
              <w:rPr>
                <w:rFonts w:ascii="Calibri" w:eastAsia="Times New Roman" w:hAnsi="Calibri" w:cs="Calibri"/>
                <w:lang w:val="el-GR"/>
                <w:rPrChange w:id="386" w:author="Kokkaliaris, Dimitrios" w:date="2026-01-05T17:37:00Z" w16du:dateUtc="2026-01-05T15:37:00Z">
                  <w:rPr>
                    <w:rFonts w:ascii="Calibri" w:eastAsia="Times New Roman" w:hAnsi="Calibri" w:cs="Calibri"/>
                  </w:rPr>
                </w:rPrChange>
              </w:rPr>
            </w:pPr>
            <w:r w:rsidRPr="00714EAC">
              <w:rPr>
                <w:rFonts w:ascii="Calibri" w:eastAsia="Calibri" w:hAnsi="Calibri" w:cs="Calibri"/>
                <w:lang w:val="el-GR"/>
              </w:rPr>
              <w:t>Οποιαδήποτε συζήτηση που λαμβάνει χώρα μεταξύ εταιρειών σχετικά με το μποϊκοτάζ τρίτων μερών όπως προμηθευτές, διανομείς ή λιανοπωλητές, θα μπορούσε να θεωρηθεί ως αντιανταγωνιστική από τις κρατικές αρχές.</w:t>
            </w:r>
          </w:p>
        </w:tc>
      </w:tr>
    </w:tbl>
    <w:p w14:paraId="3B297C2D" w14:textId="77777777" w:rsidR="00F44929" w:rsidRPr="00C857B7" w:rsidRDefault="00F44929">
      <w:pPr>
        <w:rPr>
          <w:rFonts w:eastAsia="Times New Roman"/>
          <w:lang w:val="el-GR"/>
          <w:rPrChange w:id="387" w:author="Kokkaliaris, Dimitrios" w:date="2026-01-05T17:37:00Z" w16du:dateUtc="2026-01-05T15:37:00Z">
            <w:rPr>
              <w:rFonts w:eastAsia="Times New Roman"/>
            </w:rPr>
          </w:rPrChange>
        </w:rPr>
      </w:pPr>
    </w:p>
    <w:sectPr w:rsidR="00F44929" w:rsidRPr="00C857B7"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AA1FF0" w14:textId="77777777" w:rsidR="00962103" w:rsidRDefault="00962103">
      <w:r>
        <w:separator/>
      </w:r>
    </w:p>
  </w:endnote>
  <w:endnote w:type="continuationSeparator" w:id="0">
    <w:p w14:paraId="34FCEE6E" w14:textId="77777777" w:rsidR="00962103" w:rsidRDefault="009621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A1"/>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1"/>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21AC6" w14:textId="77777777" w:rsidR="00962103" w:rsidRDefault="00962103">
      <w:r>
        <w:separator/>
      </w:r>
    </w:p>
  </w:footnote>
  <w:footnote w:type="continuationSeparator" w:id="0">
    <w:p w14:paraId="179F863B" w14:textId="77777777" w:rsidR="00962103" w:rsidRDefault="009621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58004D7A">
      <w:start w:val="1"/>
      <w:numFmt w:val="bullet"/>
      <w:lvlText w:val=""/>
      <w:lvlJc w:val="left"/>
      <w:pPr>
        <w:ind w:left="1440" w:hanging="360"/>
      </w:pPr>
      <w:rPr>
        <w:rFonts w:ascii="Symbol" w:hAnsi="Symbol" w:hint="default"/>
      </w:rPr>
    </w:lvl>
    <w:lvl w:ilvl="1" w:tplc="AE4AE546" w:tentative="1">
      <w:start w:val="1"/>
      <w:numFmt w:val="bullet"/>
      <w:lvlText w:val="o"/>
      <w:lvlJc w:val="left"/>
      <w:pPr>
        <w:ind w:left="2160" w:hanging="360"/>
      </w:pPr>
      <w:rPr>
        <w:rFonts w:ascii="Courier New" w:hAnsi="Courier New" w:cs="Courier New" w:hint="default"/>
      </w:rPr>
    </w:lvl>
    <w:lvl w:ilvl="2" w:tplc="7358725A" w:tentative="1">
      <w:start w:val="1"/>
      <w:numFmt w:val="bullet"/>
      <w:lvlText w:val=""/>
      <w:lvlJc w:val="left"/>
      <w:pPr>
        <w:ind w:left="2880" w:hanging="360"/>
      </w:pPr>
      <w:rPr>
        <w:rFonts w:ascii="Wingdings" w:hAnsi="Wingdings" w:hint="default"/>
      </w:rPr>
    </w:lvl>
    <w:lvl w:ilvl="3" w:tplc="552C0C8A" w:tentative="1">
      <w:start w:val="1"/>
      <w:numFmt w:val="bullet"/>
      <w:lvlText w:val=""/>
      <w:lvlJc w:val="left"/>
      <w:pPr>
        <w:ind w:left="3600" w:hanging="360"/>
      </w:pPr>
      <w:rPr>
        <w:rFonts w:ascii="Symbol" w:hAnsi="Symbol" w:hint="default"/>
      </w:rPr>
    </w:lvl>
    <w:lvl w:ilvl="4" w:tplc="5B589386" w:tentative="1">
      <w:start w:val="1"/>
      <w:numFmt w:val="bullet"/>
      <w:lvlText w:val="o"/>
      <w:lvlJc w:val="left"/>
      <w:pPr>
        <w:ind w:left="4320" w:hanging="360"/>
      </w:pPr>
      <w:rPr>
        <w:rFonts w:ascii="Courier New" w:hAnsi="Courier New" w:cs="Courier New" w:hint="default"/>
      </w:rPr>
    </w:lvl>
    <w:lvl w:ilvl="5" w:tplc="061812CC" w:tentative="1">
      <w:start w:val="1"/>
      <w:numFmt w:val="bullet"/>
      <w:lvlText w:val=""/>
      <w:lvlJc w:val="left"/>
      <w:pPr>
        <w:ind w:left="5040" w:hanging="360"/>
      </w:pPr>
      <w:rPr>
        <w:rFonts w:ascii="Wingdings" w:hAnsi="Wingdings" w:hint="default"/>
      </w:rPr>
    </w:lvl>
    <w:lvl w:ilvl="6" w:tplc="696013A8" w:tentative="1">
      <w:start w:val="1"/>
      <w:numFmt w:val="bullet"/>
      <w:lvlText w:val=""/>
      <w:lvlJc w:val="left"/>
      <w:pPr>
        <w:ind w:left="5760" w:hanging="360"/>
      </w:pPr>
      <w:rPr>
        <w:rFonts w:ascii="Symbol" w:hAnsi="Symbol" w:hint="default"/>
      </w:rPr>
    </w:lvl>
    <w:lvl w:ilvl="7" w:tplc="9C8892D8" w:tentative="1">
      <w:start w:val="1"/>
      <w:numFmt w:val="bullet"/>
      <w:lvlText w:val="o"/>
      <w:lvlJc w:val="left"/>
      <w:pPr>
        <w:ind w:left="6480" w:hanging="360"/>
      </w:pPr>
      <w:rPr>
        <w:rFonts w:ascii="Courier New" w:hAnsi="Courier New" w:cs="Courier New" w:hint="default"/>
      </w:rPr>
    </w:lvl>
    <w:lvl w:ilvl="8" w:tplc="0D467C14"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197180">
    <w:abstractNumId w:val="3"/>
  </w:num>
  <w:num w:numId="2" w16cid:durableId="1723627680">
    <w:abstractNumId w:val="1"/>
  </w:num>
  <w:num w:numId="3" w16cid:durableId="2066836730">
    <w:abstractNumId w:val="2"/>
  </w:num>
  <w:num w:numId="4" w16cid:durableId="53700261">
    <w:abstractNumId w:val="0"/>
  </w:num>
  <w:num w:numId="5" w16cid:durableId="1824392473">
    <w:abstractNumId w:val="5"/>
  </w:num>
  <w:num w:numId="6" w16cid:durableId="748963446">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okkaliaris, Dimitrios">
    <w15:presenceInfo w15:providerId="AD" w15:userId="S::dimitris.kokaliaris@abbott.com::02f2c731-e42f-45b5-acb0-6333fad470e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trackRevisions/>
  <w:defaultTabStop w:val="720"/>
  <w:noPunctuationKerning/>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1E85"/>
    <w:rsid w:val="0000396F"/>
    <w:rsid w:val="00022AA5"/>
    <w:rsid w:val="000515B2"/>
    <w:rsid w:val="000701A9"/>
    <w:rsid w:val="0009367D"/>
    <w:rsid w:val="000A2928"/>
    <w:rsid w:val="000B1959"/>
    <w:rsid w:val="000B2E73"/>
    <w:rsid w:val="000B4F03"/>
    <w:rsid w:val="000E3269"/>
    <w:rsid w:val="00106FB1"/>
    <w:rsid w:val="001A529A"/>
    <w:rsid w:val="001C3170"/>
    <w:rsid w:val="0020674E"/>
    <w:rsid w:val="002117DA"/>
    <w:rsid w:val="00221C80"/>
    <w:rsid w:val="00222B72"/>
    <w:rsid w:val="002303E1"/>
    <w:rsid w:val="00247243"/>
    <w:rsid w:val="00257449"/>
    <w:rsid w:val="00277052"/>
    <w:rsid w:val="00287EE9"/>
    <w:rsid w:val="00294ABE"/>
    <w:rsid w:val="002975F2"/>
    <w:rsid w:val="002C1E64"/>
    <w:rsid w:val="002D217F"/>
    <w:rsid w:val="002F3A10"/>
    <w:rsid w:val="00310ED1"/>
    <w:rsid w:val="00314236"/>
    <w:rsid w:val="00315D6E"/>
    <w:rsid w:val="00367398"/>
    <w:rsid w:val="00370E9A"/>
    <w:rsid w:val="00375C32"/>
    <w:rsid w:val="00380CFE"/>
    <w:rsid w:val="0039511E"/>
    <w:rsid w:val="003B453C"/>
    <w:rsid w:val="003B736E"/>
    <w:rsid w:val="003C2A50"/>
    <w:rsid w:val="003C4FB1"/>
    <w:rsid w:val="003E2E74"/>
    <w:rsid w:val="003E5A36"/>
    <w:rsid w:val="003F23F2"/>
    <w:rsid w:val="003F2466"/>
    <w:rsid w:val="004150A0"/>
    <w:rsid w:val="00424E66"/>
    <w:rsid w:val="004422A3"/>
    <w:rsid w:val="00443E81"/>
    <w:rsid w:val="0044511A"/>
    <w:rsid w:val="00472365"/>
    <w:rsid w:val="00487775"/>
    <w:rsid w:val="004A6088"/>
    <w:rsid w:val="004D60B2"/>
    <w:rsid w:val="005011CC"/>
    <w:rsid w:val="0051618B"/>
    <w:rsid w:val="00585268"/>
    <w:rsid w:val="0059265E"/>
    <w:rsid w:val="00597F68"/>
    <w:rsid w:val="005B4D0C"/>
    <w:rsid w:val="005B5C04"/>
    <w:rsid w:val="005C43A0"/>
    <w:rsid w:val="005C6739"/>
    <w:rsid w:val="005C7B27"/>
    <w:rsid w:val="005D1A4D"/>
    <w:rsid w:val="005F1E76"/>
    <w:rsid w:val="00603700"/>
    <w:rsid w:val="006205BB"/>
    <w:rsid w:val="0065371E"/>
    <w:rsid w:val="0065570F"/>
    <w:rsid w:val="00657165"/>
    <w:rsid w:val="00666511"/>
    <w:rsid w:val="00671917"/>
    <w:rsid w:val="006C1B96"/>
    <w:rsid w:val="006E5FE6"/>
    <w:rsid w:val="006F1CE1"/>
    <w:rsid w:val="00704439"/>
    <w:rsid w:val="007137BE"/>
    <w:rsid w:val="00714EAC"/>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30D57"/>
    <w:rsid w:val="008333B9"/>
    <w:rsid w:val="00835013"/>
    <w:rsid w:val="00835B5B"/>
    <w:rsid w:val="00836998"/>
    <w:rsid w:val="00840375"/>
    <w:rsid w:val="008550AC"/>
    <w:rsid w:val="00857794"/>
    <w:rsid w:val="00870B35"/>
    <w:rsid w:val="00872853"/>
    <w:rsid w:val="00875FE3"/>
    <w:rsid w:val="008852DD"/>
    <w:rsid w:val="00886E85"/>
    <w:rsid w:val="008970A2"/>
    <w:rsid w:val="008A1495"/>
    <w:rsid w:val="008A2D00"/>
    <w:rsid w:val="008A4899"/>
    <w:rsid w:val="008F4D10"/>
    <w:rsid w:val="00903579"/>
    <w:rsid w:val="009059BB"/>
    <w:rsid w:val="009217BB"/>
    <w:rsid w:val="0093665F"/>
    <w:rsid w:val="0094318D"/>
    <w:rsid w:val="00961732"/>
    <w:rsid w:val="00962103"/>
    <w:rsid w:val="009674C0"/>
    <w:rsid w:val="00981542"/>
    <w:rsid w:val="00996A4E"/>
    <w:rsid w:val="009A0BBE"/>
    <w:rsid w:val="009A46D3"/>
    <w:rsid w:val="009D7F9A"/>
    <w:rsid w:val="009E03B7"/>
    <w:rsid w:val="009E2420"/>
    <w:rsid w:val="009F7999"/>
    <w:rsid w:val="00A30FE8"/>
    <w:rsid w:val="00A42515"/>
    <w:rsid w:val="00A551B5"/>
    <w:rsid w:val="00A944EC"/>
    <w:rsid w:val="00AA0C1B"/>
    <w:rsid w:val="00AB3F5B"/>
    <w:rsid w:val="00AC0538"/>
    <w:rsid w:val="00AF4AEE"/>
    <w:rsid w:val="00B04054"/>
    <w:rsid w:val="00B050E1"/>
    <w:rsid w:val="00B10059"/>
    <w:rsid w:val="00B139F7"/>
    <w:rsid w:val="00B26A56"/>
    <w:rsid w:val="00B32FB9"/>
    <w:rsid w:val="00B44AA0"/>
    <w:rsid w:val="00B4646D"/>
    <w:rsid w:val="00B5424A"/>
    <w:rsid w:val="00B6655E"/>
    <w:rsid w:val="00B71E05"/>
    <w:rsid w:val="00B93BBE"/>
    <w:rsid w:val="00BB2193"/>
    <w:rsid w:val="00BD044A"/>
    <w:rsid w:val="00BD4290"/>
    <w:rsid w:val="00BE08E6"/>
    <w:rsid w:val="00C1674D"/>
    <w:rsid w:val="00C3746E"/>
    <w:rsid w:val="00C51AFE"/>
    <w:rsid w:val="00C70688"/>
    <w:rsid w:val="00C711EA"/>
    <w:rsid w:val="00C74B1F"/>
    <w:rsid w:val="00C857B7"/>
    <w:rsid w:val="00CA731C"/>
    <w:rsid w:val="00CB03A3"/>
    <w:rsid w:val="00CF5288"/>
    <w:rsid w:val="00D13615"/>
    <w:rsid w:val="00D21F04"/>
    <w:rsid w:val="00D24002"/>
    <w:rsid w:val="00D319D3"/>
    <w:rsid w:val="00D54E89"/>
    <w:rsid w:val="00DD7E91"/>
    <w:rsid w:val="00DE5484"/>
    <w:rsid w:val="00DF2A44"/>
    <w:rsid w:val="00E2699E"/>
    <w:rsid w:val="00E36CE0"/>
    <w:rsid w:val="00E5633E"/>
    <w:rsid w:val="00E575CE"/>
    <w:rsid w:val="00E72CDE"/>
    <w:rsid w:val="00E8257A"/>
    <w:rsid w:val="00E8613C"/>
    <w:rsid w:val="00E866EF"/>
    <w:rsid w:val="00E90AF1"/>
    <w:rsid w:val="00E96EFA"/>
    <w:rsid w:val="00E979A6"/>
    <w:rsid w:val="00EA2282"/>
    <w:rsid w:val="00EA3E42"/>
    <w:rsid w:val="00EE2E1E"/>
    <w:rsid w:val="00EE66DE"/>
    <w:rsid w:val="00EF55B7"/>
    <w:rsid w:val="00F20B1E"/>
    <w:rsid w:val="00F41C9B"/>
    <w:rsid w:val="00F44929"/>
    <w:rsid w:val="00F47217"/>
    <w:rsid w:val="00F5122E"/>
    <w:rsid w:val="00F540EF"/>
    <w:rsid w:val="00F63DFF"/>
    <w:rsid w:val="00F66488"/>
    <w:rsid w:val="00F8038D"/>
    <w:rsid w:val="00F81109"/>
    <w:rsid w:val="00F9341F"/>
    <w:rsid w:val="00FA3DF9"/>
    <w:rsid w:val="00FB5373"/>
    <w:rsid w:val="00FD6DA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6D8A22D"/>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5B4D0C"/>
    <w:rPr>
      <w:color w:val="605E5C"/>
      <w:shd w:val="clear" w:color="auto" w:fill="E1DFDD"/>
    </w:rPr>
  </w:style>
  <w:style w:type="paragraph" w:styleId="Revision">
    <w:name w:val="Revision"/>
    <w:hidden/>
    <w:uiPriority w:val="99"/>
    <w:semiHidden/>
    <w:rsid w:val="00C857B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https://icomply.abbott.com/Default.aspx" TargetMode="External"/><Relationship Id="rId226" Type="http://schemas.openxmlformats.org/officeDocument/2006/relationships/hyperlink" Target="http:/rusnakassociates.com/content/AbbottCompete/courses/EN-US/course/index.html?showScreen=25_C_13"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s://rusnakassociates.com/content/AbbottCOBCCourse/courses/EN-US/course/reference/Transcript.pdf" TargetMode="External"/><Relationship Id="rId237" Type="http://schemas.openxmlformats.org/officeDocument/2006/relationships/fontTable" Target="fontTable.xm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rusnakassociates.com/content/AbbottCOBCCourse/courses/EN-US/course/index.html?showScreen=111_C_200" TargetMode="External"/><Relationship Id="rId227" Type="http://schemas.openxmlformats.org/officeDocument/2006/relationships/hyperlink" Target="http:/rusnakassociates.com/content/AbbottCompete/courses/EN-US/course/index.html?showScreen=37_C_18"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mpete/courses/EN-US/course/index.html?showScreen=2_C_2" TargetMode="External"/><Relationship Id="rId6" Type="http://schemas.openxmlformats.org/officeDocument/2006/relationships/settings" Target="settings.xml"/><Relationship Id="rId238" Type="http://schemas.microsoft.com/office/2011/relationships/people" Target="people.xm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rusnakassociates.com/content/AbbottCOBCCourse/courses/EN-US/course/index.html?showScreen=111_C_200" TargetMode="External"/><Relationship Id="rId228" Type="http://schemas.openxmlformats.org/officeDocument/2006/relationships/hyperlink" Target="http:/rusnakassociates.com/content/AbbottCompete/courses/EN-US/course/index.html?showScreen=37_C_18"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mpete/courses/EN-US/course/index.html?showScreen=2_C_2" TargetMode="External"/><Relationship Id="rId239" Type="http://schemas.openxmlformats.org/officeDocument/2006/relationships/theme" Target="theme/theme1.xm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myhr" TargetMode="External"/><Relationship Id="rId229" Type="http://schemas.openxmlformats.org/officeDocument/2006/relationships/hyperlink" Target="http:/rusnakassociates.com/content/AbbottCompete/courses/EN-US/course/index.html?showScreen=42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mpete/courses/EN-US/course/index.html?showScreen=17_C_11" TargetMode="External"/><Relationship Id="rId230" Type="http://schemas.openxmlformats.org/officeDocument/2006/relationships/hyperlink" Target="http:/rusnakassociates.com/content/AbbottCompete/courses/EN-US/course/index.html?showScreen=42_C_2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http:/rusnakassociates.com/content/AbbottCOBCCourse/courses/EN-US/course/index.html?showScreen=112_C_200"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secure.ethicspoint.com/domain/media/en/gui/40393/index.html" TargetMode="External"/><Relationship Id="rId220" Type="http://schemas.openxmlformats.org/officeDocument/2006/relationships/hyperlink" Target="http:/rusnakassociates.com/content/AbbottCompete/courses/EN-US/course/index.html?showScreen=17_C_11" TargetMode="External"/><Relationship Id="rId225" Type="http://schemas.openxmlformats.org/officeDocument/2006/relationships/hyperlink" Target="http:/rusnakassociates.com/content/AbbottCompete/courses/EN-US/course/index.html?showScreen=25_C_13"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rusnakassociates.com/content/AbbottCOBCCourse/courses/EN-US/course/index.html?showScreen=112_C_200" TargetMode="External"/><Relationship Id="rId215" Type="http://schemas.openxmlformats.org/officeDocument/2006/relationships/hyperlink" Target="https://rusnakassociates.com/content/AbbottCOBCCourse/courses/EN-US/course/reference/Transcript.pdf" TargetMode="External"/><Relationship Id="rId236" Type="http://schemas.openxmlformats.org/officeDocument/2006/relationships/hyperlink" Target="http:/rusnakassociates.com/content/AbbottCompete/courses/EN-US/course/index.html?showScreen=55_C_27" TargetMode="Externa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44_C_2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rusnakassociates.com/content/AbbottCOBCCourse/courses/EN-US/course/index.html?showScreen=110_C_200"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mpete/courses/EN-US/course/index.html?showScreen=18_C_11"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rusnakassociates.com/content/AbbottCOBCCourse/courses/EN-US/course/index.html?showScreen=113_C_200" TargetMode="External"/><Relationship Id="rId232" Type="http://schemas.openxmlformats.org/officeDocument/2006/relationships/hyperlink" Target="http:/rusnakassociates.com/content/AbbottCompete/courses/EN-US/course/index.html?showScreen=44_C_22"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rusnakassociates.com/content/AbbottCOBCCourse/courses/EN-US/course/index.html?showScreen=110_C_200" TargetMode="External"/><Relationship Id="rId222" Type="http://schemas.openxmlformats.org/officeDocument/2006/relationships/hyperlink" Target="http:/rusnakassociates.com/content/AbbottCompete/courses/EN-US/course/index.html?showScreen=18_C_11"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3_C_200" TargetMode="External"/><Relationship Id="rId233" Type="http://schemas.openxmlformats.org/officeDocument/2006/relationships/hyperlink" Target="http:/rusnakassociates.com/content/AbbottCompete/courses/EN-US/course/index.html?showScreen=45_C_22"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3" Type="http://schemas.openxmlformats.org/officeDocument/2006/relationships/hyperlink" Target="http:/rusnakassociates.com/content/AbbottCompete/courses/EN-US/course/index.html?showScreen=22_C_12" TargetMode="Externa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4_C_200" TargetMode="External"/><Relationship Id="rId234" Type="http://schemas.openxmlformats.org/officeDocument/2006/relationships/hyperlink" Target="http:/rusnakassociates.com/content/AbbottCompete/courses/EN-US/course/index.html?showScreen=45_C_22"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mailto:investigations@abbott.com"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2_C_12" TargetMode="Externa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rusnakassociates.com/content/AbbottCOBCCourse/courses/EN-US/course/index.html?showScreen=114_C_200" TargetMode="External"/><Relationship Id="rId235" Type="http://schemas.openxmlformats.org/officeDocument/2006/relationships/hyperlink" Target="http:/rusnakassociates.com/content/AbbottCompete/courses/EN-US/course/index.html?showScreen=55_C_27"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9EA455-B563-4E22-9292-02DB6E471900}">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customXml/itemProps2.xml><?xml version="1.0" encoding="utf-8"?>
<ds:datastoreItem xmlns:ds="http://schemas.openxmlformats.org/officeDocument/2006/customXml" ds:itemID="{9F51D9E5-06C2-491D-B022-016D98512212}">
  <ds:schemaRefs>
    <ds:schemaRef ds:uri="http://schemas.microsoft.com/sharepoint/v3/contenttype/forms"/>
  </ds:schemaRefs>
</ds:datastoreItem>
</file>

<file path=customXml/itemProps3.xml><?xml version="1.0" encoding="utf-8"?>
<ds:datastoreItem xmlns:ds="http://schemas.openxmlformats.org/officeDocument/2006/customXml" ds:itemID="{87D11A4D-D198-444A-B071-93534F4CD6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53</Pages>
  <Words>17846</Words>
  <Characters>101727</Characters>
  <Application>Microsoft Office Word</Application>
  <DocSecurity>0</DocSecurity>
  <Lines>847</Lines>
  <Paragraphs>238</Paragraphs>
  <ScaleCrop>false</ScaleCrop>
  <Company/>
  <LinksUpToDate>false</LinksUpToDate>
  <CharactersWithSpaces>119335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Kokkaliaris, Dimitrios</cp:lastModifiedBy>
  <cp:revision>203</cp:revision>
  <dcterms:created xsi:type="dcterms:W3CDTF">2025-11-28T11:31:00Z</dcterms:created>
  <dcterms:modified xsi:type="dcterms:W3CDTF">2026-01-05T15:41:00Z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