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A55B" w14:textId="77777777" w:rsidR="00840375" w:rsidRPr="0071419D" w:rsidRDefault="0000313E" w:rsidP="00F14EB4">
      <w:pPr>
        <w:rPr>
          <w:rStyle w:val="tw4winExternal"/>
          <w:rFonts w:ascii="Calibri" w:hAnsi="Calibri" w:cs="Calibri"/>
          <w:color w:val="000000" w:themeColor="text1"/>
          <w:lang w:val="en-US"/>
        </w:rPr>
      </w:pPr>
      <w:r w:rsidRPr="0071419D">
        <w:rPr>
          <w:noProof/>
          <w:lang w:val="en-US"/>
        </w:rPr>
        <mc:AlternateContent>
          <mc:Choice Requires="wps">
            <w:drawing>
              <wp:anchor distT="0" distB="0" distL="114300" distR="114300" simplePos="0" relativeHeight="251658240" behindDoc="1" locked="0" layoutInCell="1" allowOverlap="1" wp14:anchorId="68FADA8F" wp14:editId="7A9F8121">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77B39D7" w14:textId="77777777" w:rsidR="00840375" w:rsidRPr="0018267C" w:rsidRDefault="0071419D"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18267C">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1D66B0C5" w14:textId="77777777" w:rsidR="00840375" w:rsidRPr="0018267C" w:rsidRDefault="0071419D" w:rsidP="00840375">
                                <w:pPr>
                                  <w:pStyle w:val="NoSpacing"/>
                                  <w:spacing w:before="240"/>
                                  <w:rPr>
                                    <w:caps/>
                                    <w:color w:val="0E2841" w:themeColor="text2"/>
                                    <w:sz w:val="36"/>
                                    <w:szCs w:val="36"/>
                                  </w:rPr>
                                </w:pPr>
                                <w:r w:rsidRPr="0018267C">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68FADA8F"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077B39D7" w14:textId="77777777" w:rsidR="00840375" w:rsidRPr="0018267C" w:rsidRDefault="0071419D"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18267C">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1D66B0C5" w14:textId="77777777" w:rsidR="00840375" w:rsidRPr="0018267C" w:rsidRDefault="0071419D" w:rsidP="00840375">
                          <w:pPr>
                            <w:pStyle w:val="NoSpacing"/>
                            <w:spacing w:before="240"/>
                            <w:rPr>
                              <w:caps/>
                              <w:color w:val="0E2841" w:themeColor="text2"/>
                              <w:sz w:val="36"/>
                              <w:szCs w:val="36"/>
                            </w:rPr>
                          </w:pPr>
                          <w:r w:rsidRPr="0018267C">
                            <w:rPr>
                              <w:caps/>
                              <w:color w:val="0E2841" w:themeColor="text2"/>
                              <w:sz w:val="36"/>
                              <w:szCs w:val="36"/>
                            </w:rPr>
                            <w:t>Translation table 2025</w:t>
                          </w:r>
                        </w:p>
                      </w:sdtContent>
                    </w:sdt>
                  </w:txbxContent>
                </v:textbox>
              </v:shape>
            </w:pict>
          </mc:Fallback>
        </mc:AlternateContent>
      </w:r>
      <w:r w:rsidRPr="0071419D">
        <w:br w:type="page"/>
      </w:r>
    </w:p>
    <w:p w14:paraId="043E9670" w14:textId="77777777" w:rsidR="00840375" w:rsidRPr="0071419D"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701DFC42" w14:textId="77777777" w:rsidR="004D60B2" w:rsidRPr="0071419D" w:rsidRDefault="0000313E"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71419D">
        <w:rPr>
          <w:rStyle w:val="tw4winExternal"/>
          <w:rFonts w:ascii="Calibri" w:hAnsi="Calibri" w:cs="Calibri"/>
          <w:color w:val="000000" w:themeColor="text1"/>
          <w:sz w:val="72"/>
          <w:szCs w:val="72"/>
          <w:lang w:val="en-US"/>
        </w:rPr>
        <w:t>Code of Business Conduct</w:t>
      </w:r>
    </w:p>
    <w:p w14:paraId="49636B4F" w14:textId="77777777" w:rsidR="00840375" w:rsidRPr="0071419D"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73" w:type="dxa"/>
        </w:tblCellMar>
        <w:tblLook w:val="04A0" w:firstRow="1" w:lastRow="0" w:firstColumn="1" w:lastColumn="0" w:noHBand="0" w:noVBand="1"/>
      </w:tblPr>
      <w:tblGrid>
        <w:gridCol w:w="1353"/>
        <w:gridCol w:w="6000"/>
        <w:gridCol w:w="6000"/>
      </w:tblGrid>
      <w:tr w:rsidR="003D306A" w:rsidRPr="0071419D" w14:paraId="512757BF" w14:textId="77777777" w:rsidTr="00694634">
        <w:tc>
          <w:tcPr>
            <w:tcW w:w="1353" w:type="dxa"/>
            <w:shd w:val="clear" w:color="auto" w:fill="F1A983" w:themeFill="accent2" w:themeFillTint="99"/>
            <w:tcMar>
              <w:top w:w="120" w:type="dxa"/>
              <w:left w:w="180" w:type="dxa"/>
              <w:bottom w:w="120" w:type="dxa"/>
              <w:right w:w="180" w:type="dxa"/>
            </w:tcMar>
          </w:tcPr>
          <w:p w14:paraId="06188EF1" w14:textId="77777777" w:rsidR="009D7F9A" w:rsidRPr="0071419D" w:rsidRDefault="0000313E" w:rsidP="00F66488">
            <w:pPr>
              <w:spacing w:before="30" w:after="30"/>
              <w:ind w:left="30" w:right="30"/>
              <w:rPr>
                <w:rFonts w:eastAsia="Times New Roman"/>
              </w:rPr>
            </w:pPr>
            <w:r w:rsidRPr="0071419D">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773073D6" w14:textId="77777777" w:rsidR="009D7F9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Source</w:t>
            </w:r>
          </w:p>
        </w:tc>
        <w:tc>
          <w:tcPr>
            <w:tcW w:w="6000" w:type="dxa"/>
            <w:shd w:val="clear" w:color="auto" w:fill="F1A983" w:themeFill="accent2" w:themeFillTint="99"/>
          </w:tcPr>
          <w:p w14:paraId="18D8D31A" w14:textId="77777777" w:rsidR="009D7F9A" w:rsidRPr="0071419D" w:rsidRDefault="0000313E" w:rsidP="00306E68">
            <w:pPr>
              <w:spacing w:before="100" w:beforeAutospacing="1" w:after="100" w:afterAutospacing="1"/>
              <w:ind w:left="136" w:right="30"/>
              <w:rPr>
                <w:rFonts w:ascii="Calibri" w:eastAsia="Times New Roman" w:hAnsi="Calibri" w:cs="Calibri"/>
              </w:rPr>
            </w:pPr>
            <w:r w:rsidRPr="0071419D">
              <w:rPr>
                <w:rFonts w:ascii="Calibri" w:eastAsia="Times New Roman" w:hAnsi="Calibri" w:cs="Calibri"/>
              </w:rPr>
              <w:t>Target</w:t>
            </w:r>
          </w:p>
        </w:tc>
      </w:tr>
      <w:tr w:rsidR="003D306A" w:rsidRPr="0071419D" w14:paraId="018B9856" w14:textId="77777777" w:rsidTr="00694634">
        <w:tc>
          <w:tcPr>
            <w:tcW w:w="1353" w:type="dxa"/>
            <w:shd w:val="clear" w:color="auto" w:fill="C1E4F5"/>
            <w:tcMar>
              <w:top w:w="120" w:type="dxa"/>
              <w:left w:w="180" w:type="dxa"/>
              <w:bottom w:w="120" w:type="dxa"/>
              <w:right w:w="180" w:type="dxa"/>
            </w:tcMar>
            <w:hideMark/>
          </w:tcPr>
          <w:p w14:paraId="6D5E2947" w14:textId="77777777" w:rsidR="00F66488" w:rsidRPr="0071419D" w:rsidRDefault="0000313E" w:rsidP="00F66488">
            <w:pPr>
              <w:spacing w:before="30" w:after="30"/>
              <w:ind w:left="30" w:right="30"/>
              <w:rPr>
                <w:rFonts w:ascii="Calibri" w:eastAsia="Times New Roman" w:hAnsi="Calibri" w:cs="Calibri"/>
                <w:sz w:val="16"/>
              </w:rPr>
            </w:pPr>
            <w:hyperlink r:id="rId10" w:tgtFrame="_blank" w:history="1">
              <w:r w:rsidRPr="0071419D">
                <w:rPr>
                  <w:rFonts w:ascii="Calibri" w:eastAsia="Times New Roman" w:hAnsi="Calibri" w:cs="Calibri"/>
                  <w:color w:val="0000FF"/>
                  <w:sz w:val="16"/>
                  <w:u w:val="single"/>
                </w:rPr>
                <w:t>Screen 0</w:t>
              </w:r>
            </w:hyperlink>
            <w:r w:rsidRPr="0071419D">
              <w:rPr>
                <w:rFonts w:ascii="Calibri" w:eastAsia="Times New Roman" w:hAnsi="Calibri" w:cs="Calibri"/>
                <w:sz w:val="16"/>
              </w:rPr>
              <w:t xml:space="preserve"> </w:t>
            </w:r>
          </w:p>
          <w:p w14:paraId="50628267" w14:textId="77777777" w:rsidR="00F66488" w:rsidRPr="0071419D" w:rsidRDefault="0000313E" w:rsidP="00F66488">
            <w:pPr>
              <w:ind w:left="30" w:right="30"/>
              <w:rPr>
                <w:rFonts w:ascii="Calibri" w:eastAsia="Times New Roman" w:hAnsi="Calibri" w:cs="Calibri"/>
                <w:sz w:val="16"/>
              </w:rPr>
            </w:pPr>
            <w:hyperlink r:id="rId11" w:tgtFrame="_blank" w:history="1">
              <w:r w:rsidRPr="0071419D">
                <w:rPr>
                  <w:rFonts w:ascii="Calibri" w:eastAsia="Times New Roman" w:hAnsi="Calibri" w:cs="Calibri"/>
                  <w:color w:val="0000FF"/>
                  <w:sz w:val="16"/>
                  <w:u w:val="single"/>
                </w:rPr>
                <w:t>1_C_1</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317BC3"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Code of Business Conduct</w:t>
            </w:r>
          </w:p>
          <w:p w14:paraId="7B65D994"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Click the forward arrow.</w:t>
            </w:r>
          </w:p>
        </w:tc>
        <w:tc>
          <w:tcPr>
            <w:tcW w:w="6000" w:type="dxa"/>
          </w:tcPr>
          <w:p w14:paraId="0D58F8C8" w14:textId="77777777" w:rsidR="005C43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کاروباری طریقہ کار کا ضابطہ</w:t>
            </w:r>
          </w:p>
          <w:p w14:paraId="294CC76E" w14:textId="77777777" w:rsidR="00F66488"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آگے بڑھنے والے تیر پر کلک کریں۔</w:t>
            </w:r>
          </w:p>
        </w:tc>
      </w:tr>
      <w:tr w:rsidR="003D306A" w:rsidRPr="0071419D" w14:paraId="20B9045F" w14:textId="77777777" w:rsidTr="00694634">
        <w:tc>
          <w:tcPr>
            <w:tcW w:w="1353" w:type="dxa"/>
            <w:shd w:val="clear" w:color="auto" w:fill="C1E4F5"/>
            <w:tcMar>
              <w:top w:w="120" w:type="dxa"/>
              <w:left w:w="180" w:type="dxa"/>
              <w:bottom w:w="120" w:type="dxa"/>
              <w:right w:w="180" w:type="dxa"/>
            </w:tcMar>
            <w:hideMark/>
          </w:tcPr>
          <w:p w14:paraId="635FD8C2" w14:textId="77777777" w:rsidR="00F66488" w:rsidRPr="0071419D" w:rsidRDefault="0000313E" w:rsidP="00F66488">
            <w:pPr>
              <w:spacing w:before="30" w:after="30"/>
              <w:ind w:left="30" w:right="30"/>
              <w:rPr>
                <w:rFonts w:ascii="Calibri" w:eastAsia="Times New Roman" w:hAnsi="Calibri" w:cs="Calibri"/>
                <w:sz w:val="16"/>
              </w:rPr>
            </w:pPr>
            <w:hyperlink r:id="rId12" w:tgtFrame="_blank" w:history="1">
              <w:r w:rsidRPr="0071419D">
                <w:rPr>
                  <w:rFonts w:ascii="Calibri" w:eastAsia="Times New Roman" w:hAnsi="Calibri" w:cs="Calibri"/>
                  <w:color w:val="0000FF"/>
                  <w:sz w:val="16"/>
                  <w:u w:val="single"/>
                </w:rPr>
                <w:t>Screen 1</w:t>
              </w:r>
            </w:hyperlink>
            <w:r w:rsidRPr="0071419D">
              <w:rPr>
                <w:rFonts w:ascii="Calibri" w:eastAsia="Times New Roman" w:hAnsi="Calibri" w:cs="Calibri"/>
                <w:sz w:val="16"/>
              </w:rPr>
              <w:t xml:space="preserve"> </w:t>
            </w:r>
          </w:p>
          <w:p w14:paraId="6F0B692F" w14:textId="77777777" w:rsidR="00F66488" w:rsidRPr="0071419D" w:rsidRDefault="0000313E" w:rsidP="00F66488">
            <w:pPr>
              <w:ind w:left="30" w:right="30"/>
              <w:rPr>
                <w:rFonts w:ascii="Calibri" w:eastAsia="Times New Roman" w:hAnsi="Calibri" w:cs="Calibri"/>
                <w:sz w:val="16"/>
              </w:rPr>
            </w:pPr>
            <w:hyperlink r:id="rId13" w:tgtFrame="_blank" w:history="1">
              <w:r w:rsidRPr="0071419D">
                <w:rPr>
                  <w:rFonts w:ascii="Calibri" w:eastAsia="Times New Roman" w:hAnsi="Calibri" w:cs="Calibri"/>
                  <w:color w:val="0000FF"/>
                  <w:sz w:val="16"/>
                  <w:u w:val="single"/>
                </w:rPr>
                <w:t>2_C_2</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CF2C28"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As a global healthcare leader, what we do each day matters.</w:t>
            </w:r>
          </w:p>
          <w:p w14:paraId="5DDDCC94"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20FE1FA3" w14:textId="77777777" w:rsidR="005C43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ایک عالمی صحت کی دیکھ بھال کے رہنما کے طور پر، ہم ہر دن جو کرتے ہیں وہ اہم ہوتا ہے۔</w:t>
            </w:r>
          </w:p>
          <w:p w14:paraId="501069D6" w14:textId="4C7922EC" w:rsidR="00F66488" w:rsidRPr="0071419D" w:rsidRDefault="00110E62"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ہمارا کاروباری طرزِ عمل کا ضابطہ ایک طاقتور قطب نما ہے جو ہمیں دیانت داری کے ساتھ عمل کرنے، مقصد کے ساتھ قیادت کرنے، اور ایسے انتخاب کرنے کا اختیار دیتا ہے جو اس کی بہترین عکاسی کریں کہ ہم کون ہیں۔ اسی طرح ہم اعتماد قائم کرتے ہیں، اپنی قدروں کو برقرار رکھتے ہیں، اور دنیا میں معنی خیز فرق پیدا کرتے رہتے ہیں۔</w:t>
            </w:r>
          </w:p>
        </w:tc>
      </w:tr>
      <w:tr w:rsidR="003D306A" w:rsidRPr="0071419D" w14:paraId="5D0BB587" w14:textId="77777777" w:rsidTr="00694634">
        <w:tc>
          <w:tcPr>
            <w:tcW w:w="1353" w:type="dxa"/>
            <w:shd w:val="clear" w:color="auto" w:fill="C1E4F5"/>
            <w:tcMar>
              <w:top w:w="120" w:type="dxa"/>
              <w:left w:w="180" w:type="dxa"/>
              <w:bottom w:w="120" w:type="dxa"/>
              <w:right w:w="180" w:type="dxa"/>
            </w:tcMar>
            <w:hideMark/>
          </w:tcPr>
          <w:p w14:paraId="74E96AE1" w14:textId="77777777" w:rsidR="00F66488" w:rsidRPr="0071419D" w:rsidRDefault="0000313E" w:rsidP="00F66488">
            <w:pPr>
              <w:spacing w:before="30" w:after="30"/>
              <w:ind w:left="30" w:right="30"/>
              <w:rPr>
                <w:rFonts w:ascii="Calibri" w:eastAsia="Times New Roman" w:hAnsi="Calibri" w:cs="Calibri"/>
                <w:sz w:val="16"/>
              </w:rPr>
            </w:pPr>
            <w:hyperlink r:id="rId14" w:tgtFrame="_blank" w:history="1">
              <w:r w:rsidRPr="0071419D">
                <w:rPr>
                  <w:rFonts w:ascii="Calibri" w:eastAsia="Times New Roman" w:hAnsi="Calibri" w:cs="Calibri"/>
                  <w:color w:val="0000FF"/>
                  <w:sz w:val="16"/>
                  <w:u w:val="single"/>
                </w:rPr>
                <w:t>Screen 2</w:t>
              </w:r>
            </w:hyperlink>
            <w:r w:rsidRPr="0071419D">
              <w:rPr>
                <w:rFonts w:ascii="Calibri" w:eastAsia="Times New Roman" w:hAnsi="Calibri" w:cs="Calibri"/>
                <w:sz w:val="16"/>
              </w:rPr>
              <w:t xml:space="preserve"> </w:t>
            </w:r>
          </w:p>
          <w:p w14:paraId="39B626AF" w14:textId="77777777" w:rsidR="00F66488" w:rsidRPr="0071419D" w:rsidRDefault="0000313E" w:rsidP="00F66488">
            <w:pPr>
              <w:ind w:left="30" w:right="30"/>
              <w:rPr>
                <w:rFonts w:ascii="Calibri" w:eastAsia="Times New Roman" w:hAnsi="Calibri" w:cs="Calibri"/>
                <w:sz w:val="16"/>
              </w:rPr>
            </w:pPr>
            <w:hyperlink r:id="rId15" w:tgtFrame="_blank" w:history="1">
              <w:r w:rsidRPr="0071419D">
                <w:rPr>
                  <w:rFonts w:ascii="Calibri" w:eastAsia="Times New Roman" w:hAnsi="Calibri" w:cs="Calibri"/>
                  <w:color w:val="0000FF"/>
                  <w:sz w:val="16"/>
                  <w:u w:val="single"/>
                </w:rPr>
                <w:t>3_C_3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F6E59D"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Upon completion of this course, you will:</w:t>
            </w:r>
          </w:p>
          <w:p w14:paraId="69D369EF" w14:textId="77777777" w:rsidR="00F66488" w:rsidRPr="0071419D" w:rsidRDefault="0000313E" w:rsidP="00694634">
            <w:pPr>
              <w:numPr>
                <w:ilvl w:val="0"/>
                <w:numId w:val="2"/>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Understand the importance of Code of Business Conduct to our business.</w:t>
            </w:r>
          </w:p>
          <w:p w14:paraId="6E93F4FA" w14:textId="77777777" w:rsidR="00F66488" w:rsidRPr="0071419D" w:rsidRDefault="0000313E" w:rsidP="00694634">
            <w:pPr>
              <w:numPr>
                <w:ilvl w:val="0"/>
                <w:numId w:val="2"/>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Be able to identify the key principles of the Code of Business Conduct and understand how they apply to our everyday work practices.</w:t>
            </w:r>
          </w:p>
          <w:p w14:paraId="3D29FE07" w14:textId="77777777" w:rsidR="00F66488" w:rsidRPr="0071419D" w:rsidRDefault="0000313E" w:rsidP="00694634">
            <w:pPr>
              <w:numPr>
                <w:ilvl w:val="0"/>
                <w:numId w:val="2"/>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lastRenderedPageBreak/>
              <w:t>Understand Abbott’s expectations for conducting business globally in the right way.</w:t>
            </w:r>
          </w:p>
          <w:p w14:paraId="0F0318E7" w14:textId="77777777" w:rsidR="00F66488" w:rsidRPr="0071419D" w:rsidRDefault="0000313E" w:rsidP="00694634">
            <w:pPr>
              <w:numPr>
                <w:ilvl w:val="0"/>
                <w:numId w:val="2"/>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Know where to go for help and support.</w:t>
            </w:r>
          </w:p>
        </w:tc>
        <w:tc>
          <w:tcPr>
            <w:tcW w:w="6000" w:type="dxa"/>
          </w:tcPr>
          <w:p w14:paraId="04DF1EE7" w14:textId="77777777" w:rsidR="00835B5B"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اس کورس کی تکمیل پر، آپ:</w:t>
            </w:r>
          </w:p>
          <w:p w14:paraId="7EB1343E" w14:textId="77777777" w:rsidR="00835B5B" w:rsidRPr="0071419D" w:rsidRDefault="0000313E" w:rsidP="00694634">
            <w:pPr>
              <w:numPr>
                <w:ilvl w:val="0"/>
                <w:numId w:val="2"/>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t>ہمارے کاروبار کے لیے ہمارے کاروباری طرزِ عمل کے ضابطے کی اہمیت کو سمجھیں گے۔</w:t>
            </w:r>
          </w:p>
          <w:p w14:paraId="6F2E34CB" w14:textId="5752E8BD" w:rsidR="00835B5B" w:rsidRPr="0071419D" w:rsidRDefault="0000313E" w:rsidP="00694634">
            <w:pPr>
              <w:numPr>
                <w:ilvl w:val="0"/>
                <w:numId w:val="2"/>
              </w:numPr>
              <w:bidi/>
              <w:spacing w:before="100" w:beforeAutospacing="1" w:after="100" w:afterAutospacing="1"/>
              <w:ind w:left="750" w:right="30"/>
              <w:rPr>
                <w:rFonts w:ascii="Calibri" w:eastAsia="Times New Roman" w:hAnsi="Calibri" w:cs="Calibri"/>
                <w:rtl/>
              </w:rPr>
            </w:pPr>
            <w:r w:rsidRPr="0071419D">
              <w:rPr>
                <w:rFonts w:ascii="Calibri" w:eastAsia="Calibri" w:hAnsi="Calibri" w:cs="Calibri"/>
                <w:rtl/>
                <w:lang w:bidi="ur-PK"/>
              </w:rPr>
              <w:t>کاروباری طریقہ کار کے ضابطے کے اہم اصولوں کی شناخت کر سکیں گے اور سمجھیں گے کہ وہ ہمارے روزمرہ کے کاموں پر کیسے</w:t>
            </w:r>
            <w:r w:rsidR="00980A84">
              <w:rPr>
                <w:rFonts w:ascii="Calibri" w:eastAsia="Calibri" w:hAnsi="Calibri" w:cs="Calibri"/>
                <w:rtl/>
                <w:lang w:bidi="ur-PK"/>
              </w:rPr>
              <w:t> </w:t>
            </w:r>
            <w:r w:rsidRPr="0071419D">
              <w:rPr>
                <w:rFonts w:ascii="Calibri" w:eastAsia="Calibri" w:hAnsi="Calibri" w:cs="Calibri"/>
                <w:rtl/>
                <w:lang w:bidi="ur-PK"/>
              </w:rPr>
              <w:t>لاگو ہوتے ہیں۔</w:t>
            </w:r>
          </w:p>
          <w:p w14:paraId="5AAC3CC4" w14:textId="77777777" w:rsidR="00D21F04" w:rsidRPr="0071419D" w:rsidRDefault="0000313E" w:rsidP="00694634">
            <w:pPr>
              <w:numPr>
                <w:ilvl w:val="0"/>
                <w:numId w:val="2"/>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lastRenderedPageBreak/>
              <w:t xml:space="preserve">یہ سمجھیں گے کہ دنیا بھر میں درست طریقے سے کاروبار کرنے کے لیے </w:t>
            </w:r>
            <w:r w:rsidRPr="0071419D">
              <w:rPr>
                <w:rFonts w:ascii="Calibri" w:eastAsia="Calibri" w:hAnsi="Calibri" w:cs="Calibri"/>
                <w:lang w:bidi="ur-PK"/>
              </w:rPr>
              <w:t>Abbott</w:t>
            </w:r>
            <w:r w:rsidRPr="0071419D">
              <w:rPr>
                <w:rFonts w:ascii="Calibri" w:eastAsia="Calibri" w:hAnsi="Calibri" w:cs="Calibri"/>
                <w:rtl/>
                <w:lang w:bidi="ur-PK"/>
              </w:rPr>
              <w:t xml:space="preserve"> کی کیا توقعات ہیں۔</w:t>
            </w:r>
          </w:p>
          <w:p w14:paraId="1CA41022" w14:textId="77777777" w:rsidR="00F66488" w:rsidRPr="0071419D" w:rsidRDefault="0000313E" w:rsidP="00694634">
            <w:pPr>
              <w:numPr>
                <w:ilvl w:val="0"/>
                <w:numId w:val="2"/>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t>جانیں گے کہ مدد اور تعاون کے لیے کہاں جانا ہے۔</w:t>
            </w:r>
          </w:p>
        </w:tc>
      </w:tr>
      <w:tr w:rsidR="003D306A" w:rsidRPr="0071419D" w14:paraId="3C392712" w14:textId="77777777" w:rsidTr="00694634">
        <w:tc>
          <w:tcPr>
            <w:tcW w:w="1353" w:type="dxa"/>
            <w:shd w:val="clear" w:color="auto" w:fill="C1E4F5"/>
            <w:tcMar>
              <w:top w:w="120" w:type="dxa"/>
              <w:left w:w="180" w:type="dxa"/>
              <w:bottom w:w="120" w:type="dxa"/>
              <w:right w:w="180" w:type="dxa"/>
            </w:tcMar>
            <w:hideMark/>
          </w:tcPr>
          <w:p w14:paraId="253FD955" w14:textId="77777777" w:rsidR="00F66488" w:rsidRPr="0071419D" w:rsidRDefault="0000313E" w:rsidP="00F66488">
            <w:pPr>
              <w:spacing w:before="30" w:after="30"/>
              <w:ind w:left="30" w:right="30"/>
              <w:rPr>
                <w:rFonts w:ascii="Calibri" w:eastAsia="Times New Roman" w:hAnsi="Calibri" w:cs="Calibri"/>
                <w:sz w:val="16"/>
              </w:rPr>
            </w:pPr>
            <w:hyperlink r:id="rId16" w:tgtFrame="_blank" w:history="1">
              <w:r w:rsidRPr="0071419D">
                <w:rPr>
                  <w:rFonts w:ascii="Calibri" w:eastAsia="Times New Roman" w:hAnsi="Calibri" w:cs="Calibri"/>
                  <w:color w:val="0000FF"/>
                  <w:sz w:val="16"/>
                  <w:u w:val="single"/>
                </w:rPr>
                <w:t>Screen 3</w:t>
              </w:r>
            </w:hyperlink>
            <w:r w:rsidRPr="0071419D">
              <w:rPr>
                <w:rFonts w:ascii="Calibri" w:eastAsia="Times New Roman" w:hAnsi="Calibri" w:cs="Calibri"/>
                <w:sz w:val="16"/>
              </w:rPr>
              <w:t xml:space="preserve"> </w:t>
            </w:r>
          </w:p>
          <w:p w14:paraId="1D814AD4" w14:textId="77777777" w:rsidR="00F66488" w:rsidRPr="0071419D" w:rsidRDefault="0000313E" w:rsidP="00F66488">
            <w:pPr>
              <w:ind w:left="30" w:right="30"/>
              <w:rPr>
                <w:rFonts w:ascii="Calibri" w:eastAsia="Times New Roman" w:hAnsi="Calibri" w:cs="Calibri"/>
                <w:sz w:val="16"/>
              </w:rPr>
            </w:pPr>
            <w:hyperlink r:id="rId17" w:tgtFrame="_blank" w:history="1">
              <w:r w:rsidRPr="0071419D">
                <w:rPr>
                  <w:rFonts w:ascii="Calibri" w:eastAsia="Times New Roman" w:hAnsi="Calibri" w:cs="Calibri"/>
                  <w:color w:val="0000FF"/>
                  <w:sz w:val="16"/>
                  <w:u w:val="single"/>
                </w:rPr>
                <w:t>4_C_4</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205C4B"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Welcome</w:t>
            </w:r>
          </w:p>
          <w:p w14:paraId="68816257"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minute</w:t>
            </w:r>
          </w:p>
          <w:p w14:paraId="46A68D2E"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The Importance of Abbott’s Code of Business Conduct</w:t>
            </w:r>
          </w:p>
          <w:p w14:paraId="7E82F4ED"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minutes</w:t>
            </w:r>
          </w:p>
          <w:p w14:paraId="00FB126D"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Our Code</w:t>
            </w:r>
          </w:p>
          <w:p w14:paraId="3AFE897C"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18 minutes</w:t>
            </w:r>
          </w:p>
          <w:p w14:paraId="51ED2221"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Your Commitment</w:t>
            </w:r>
          </w:p>
          <w:p w14:paraId="11432741"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minute</w:t>
            </w:r>
          </w:p>
          <w:p w14:paraId="5845A53B"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[5] Knowledge Check</w:t>
            </w:r>
          </w:p>
          <w:p w14:paraId="02E0A041"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5 minutes</w:t>
            </w:r>
          </w:p>
          <w:p w14:paraId="7E708C97"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Learning Progress</w:t>
            </w:r>
          </w:p>
          <w:p w14:paraId="3ECE78CA" w14:textId="77777777" w:rsidR="00F66488"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This Topic is now available.</w:t>
            </w:r>
          </w:p>
        </w:tc>
        <w:tc>
          <w:tcPr>
            <w:tcW w:w="6000" w:type="dxa"/>
          </w:tcPr>
          <w:p w14:paraId="11FCB893"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خوش آمدید</w:t>
            </w:r>
          </w:p>
          <w:p w14:paraId="2741950E"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1</w:t>
            </w:r>
            <w:r w:rsidRPr="0071419D">
              <w:rPr>
                <w:rFonts w:ascii="Calibri" w:eastAsia="Calibri" w:hAnsi="Calibri" w:cs="Calibri"/>
                <w:rtl/>
                <w:lang w:bidi="ur-PK"/>
              </w:rPr>
              <w:t xml:space="preserve"> منٹ</w:t>
            </w:r>
          </w:p>
          <w:p w14:paraId="778DCFCD" w14:textId="71537140" w:rsidR="00B21EF7" w:rsidRPr="0071419D" w:rsidRDefault="00B21EF7"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[2] Abbott کے کاروباری طریقہ کار کے ضابطے کی اہمیت</w:t>
            </w:r>
          </w:p>
          <w:p w14:paraId="0A99FB5E" w14:textId="1669E7C8"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2</w:t>
            </w:r>
            <w:r w:rsidRPr="0071419D">
              <w:rPr>
                <w:rFonts w:ascii="Calibri" w:eastAsia="Calibri" w:hAnsi="Calibri" w:cs="Calibri"/>
                <w:rtl/>
                <w:lang w:bidi="ur-PK"/>
              </w:rPr>
              <w:t xml:space="preserve"> منٹ</w:t>
            </w:r>
          </w:p>
          <w:p w14:paraId="504CF7E0"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3</w:t>
            </w:r>
            <w:r w:rsidRPr="0071419D">
              <w:rPr>
                <w:rFonts w:ascii="Calibri" w:eastAsia="Calibri" w:hAnsi="Calibri" w:cs="Calibri"/>
                <w:rtl/>
                <w:lang w:bidi="ur-PK"/>
              </w:rPr>
              <w:t>] ہمارا ضابطہ</w:t>
            </w:r>
          </w:p>
          <w:p w14:paraId="33CE2517"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18</w:t>
            </w:r>
            <w:r w:rsidRPr="0071419D">
              <w:rPr>
                <w:rFonts w:ascii="Calibri" w:eastAsia="Calibri" w:hAnsi="Calibri" w:cs="Calibri"/>
                <w:rtl/>
                <w:lang w:bidi="ur-PK"/>
              </w:rPr>
              <w:t xml:space="preserve"> منٹ</w:t>
            </w:r>
          </w:p>
          <w:p w14:paraId="0671BF99"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4</w:t>
            </w:r>
            <w:r w:rsidRPr="0071419D">
              <w:rPr>
                <w:rFonts w:ascii="Calibri" w:eastAsia="Calibri" w:hAnsi="Calibri" w:cs="Calibri"/>
                <w:rtl/>
                <w:lang w:bidi="ur-PK"/>
              </w:rPr>
              <w:t>] آپ کا عزم</w:t>
            </w:r>
          </w:p>
          <w:p w14:paraId="54CFF4B2"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1</w:t>
            </w:r>
            <w:r w:rsidRPr="0071419D">
              <w:rPr>
                <w:rFonts w:ascii="Calibri" w:eastAsia="Calibri" w:hAnsi="Calibri" w:cs="Calibri"/>
                <w:rtl/>
                <w:lang w:bidi="ur-PK"/>
              </w:rPr>
              <w:t xml:space="preserve"> منٹ</w:t>
            </w:r>
          </w:p>
          <w:p w14:paraId="48EB3FA2"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5</w:t>
            </w:r>
            <w:r w:rsidRPr="0071419D">
              <w:rPr>
                <w:rFonts w:ascii="Calibri" w:eastAsia="Calibri" w:hAnsi="Calibri" w:cs="Calibri"/>
                <w:rtl/>
                <w:lang w:bidi="ur-PK"/>
              </w:rPr>
              <w:t>] معلوماتی جائزہ</w:t>
            </w:r>
          </w:p>
          <w:p w14:paraId="03F50412"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5</w:t>
            </w:r>
            <w:r w:rsidRPr="0071419D">
              <w:rPr>
                <w:rFonts w:ascii="Calibri" w:eastAsia="Calibri" w:hAnsi="Calibri" w:cs="Calibri"/>
                <w:rtl/>
                <w:lang w:bidi="ur-PK"/>
              </w:rPr>
              <w:t xml:space="preserve"> منٹ</w:t>
            </w:r>
          </w:p>
          <w:p w14:paraId="69A9CE53" w14:textId="77777777" w:rsidR="000515B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سیکھنے کی پیش رفت</w:t>
            </w:r>
          </w:p>
          <w:p w14:paraId="325D314D" w14:textId="77777777" w:rsidR="00F66488"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یہ موضوع اب دستیاب ہے۔</w:t>
            </w:r>
          </w:p>
        </w:tc>
      </w:tr>
      <w:tr w:rsidR="003D306A" w:rsidRPr="0071419D" w14:paraId="13872CE1" w14:textId="77777777" w:rsidTr="00694634">
        <w:tc>
          <w:tcPr>
            <w:tcW w:w="1353" w:type="dxa"/>
            <w:shd w:val="clear" w:color="auto" w:fill="C1E4F5"/>
            <w:tcMar>
              <w:top w:w="120" w:type="dxa"/>
              <w:left w:w="180" w:type="dxa"/>
              <w:bottom w:w="120" w:type="dxa"/>
              <w:right w:w="180" w:type="dxa"/>
            </w:tcMar>
            <w:hideMark/>
          </w:tcPr>
          <w:p w14:paraId="779CBE0B" w14:textId="77777777" w:rsidR="00000F84" w:rsidRPr="0071419D" w:rsidRDefault="0000313E" w:rsidP="00000F84">
            <w:pPr>
              <w:spacing w:before="30" w:after="30"/>
              <w:ind w:left="30" w:right="30"/>
              <w:rPr>
                <w:rFonts w:ascii="Calibri" w:eastAsia="Times New Roman" w:hAnsi="Calibri" w:cs="Calibri"/>
                <w:sz w:val="16"/>
              </w:rPr>
            </w:pPr>
            <w:hyperlink r:id="rId18" w:tgtFrame="_blank" w:history="1">
              <w:r w:rsidRPr="0071419D">
                <w:rPr>
                  <w:rFonts w:ascii="Calibri" w:eastAsia="Times New Roman" w:hAnsi="Calibri" w:cs="Calibri"/>
                  <w:color w:val="0000FF"/>
                  <w:sz w:val="16"/>
                  <w:u w:val="single"/>
                </w:rPr>
                <w:t>Screen 4</w:t>
              </w:r>
            </w:hyperlink>
            <w:r w:rsidRPr="0071419D">
              <w:rPr>
                <w:rFonts w:ascii="Calibri" w:eastAsia="Times New Roman" w:hAnsi="Calibri" w:cs="Calibri"/>
                <w:sz w:val="16"/>
              </w:rPr>
              <w:t xml:space="preserve"> </w:t>
            </w:r>
          </w:p>
          <w:p w14:paraId="5333AA66" w14:textId="77777777" w:rsidR="00000F84" w:rsidRPr="0071419D" w:rsidRDefault="0000313E" w:rsidP="00000F84">
            <w:pPr>
              <w:ind w:left="30" w:right="30"/>
              <w:rPr>
                <w:rFonts w:ascii="Calibri" w:eastAsia="Times New Roman" w:hAnsi="Calibri" w:cs="Calibri"/>
                <w:sz w:val="16"/>
              </w:rPr>
            </w:pPr>
            <w:hyperlink r:id="rId19" w:tgtFrame="_blank" w:history="1">
              <w:r w:rsidRPr="0071419D">
                <w:rPr>
                  <w:rFonts w:ascii="Calibri" w:eastAsia="Times New Roman" w:hAnsi="Calibri" w:cs="Calibri"/>
                  <w:color w:val="0000FF"/>
                  <w:sz w:val="16"/>
                  <w:u w:val="single"/>
                </w:rPr>
                <w:t>5_C_5</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1CF562"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lead with integrity, fairness, and honesty. Everyone. Every day.</w:t>
            </w:r>
          </w:p>
          <w:p w14:paraId="71FE5A69"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45DF559F" w14:textId="65A1AC0F" w:rsidR="00000F8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دیانت داری، انصاف، اور ایمانداری کے ساتھ قیادت کرتے ہیں۔</w:t>
            </w:r>
            <w:r w:rsidRPr="0071419D">
              <w:rPr>
                <w:rFonts w:ascii="Calibri" w:eastAsia="Calibri" w:hAnsi="Calibri" w:cs="Calibri"/>
                <w:lang w:bidi="ur-PK"/>
              </w:rPr>
              <w:t xml:space="preserve"> </w:t>
            </w:r>
            <w:r w:rsidRPr="0071419D">
              <w:rPr>
                <w:rFonts w:ascii="Calibri" w:eastAsia="Calibri" w:hAnsi="Calibri" w:cs="Calibri"/>
                <w:rtl/>
                <w:lang w:bidi="ur-PK"/>
              </w:rPr>
              <w:t>ہر کوئی۔</w:t>
            </w:r>
            <w:r w:rsidRPr="0071419D">
              <w:rPr>
                <w:rFonts w:ascii="Calibri" w:eastAsia="Calibri" w:hAnsi="Calibri" w:cs="Calibri"/>
                <w:lang w:bidi="ur-PK"/>
              </w:rPr>
              <w:t xml:space="preserve"> </w:t>
            </w:r>
            <w:r w:rsidRPr="0071419D">
              <w:rPr>
                <w:rFonts w:ascii="Calibri" w:eastAsia="Calibri" w:hAnsi="Calibri" w:cs="Calibri"/>
                <w:rtl/>
                <w:lang w:bidi="ur-PK"/>
              </w:rPr>
              <w:t>ہر روز۔</w:t>
            </w:r>
          </w:p>
          <w:p w14:paraId="23E49725" w14:textId="60D198DF" w:rsidR="00000F8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ہمارا کاروباری طرزِ عمل کا ضابطہ ہمیں یاد دلاتا ہے کہ دیانت داری، انصاف، اور ایمانداری محض نظریات نہیں—یہ روزمرہ کے عہد ہیں۔</w:t>
            </w:r>
            <w:r w:rsidRPr="0071419D">
              <w:rPr>
                <w:rFonts w:ascii="Calibri" w:eastAsia="Calibri" w:hAnsi="Calibri" w:cs="Calibri"/>
                <w:lang w:bidi="ur-PK"/>
              </w:rPr>
              <w:t xml:space="preserve"> </w:t>
            </w:r>
            <w:r w:rsidRPr="0071419D">
              <w:rPr>
                <w:rFonts w:ascii="Calibri" w:eastAsia="Calibri" w:hAnsi="Calibri" w:cs="Calibri"/>
                <w:rtl/>
                <w:lang w:bidi="ur-PK"/>
              </w:rPr>
              <w:t>اگرچہ</w:t>
            </w:r>
            <w:r w:rsidR="00ED3A9C">
              <w:rPr>
                <w:rFonts w:ascii="Calibri" w:eastAsia="Calibri" w:hAnsi="Calibri" w:cs="Calibri"/>
                <w:lang w:bidi="ur-PK"/>
              </w:rPr>
              <w:t> </w:t>
            </w:r>
            <w:r w:rsidRPr="0071419D">
              <w:rPr>
                <w:rFonts w:ascii="Calibri" w:eastAsia="Calibri" w:hAnsi="Calibri" w:cs="Calibri"/>
                <w:rtl/>
                <w:lang w:bidi="ur-PK"/>
              </w:rPr>
              <w:t>ضابطہ ہر چیلنج کی پیش گوئی نہیں کر سکتا جس کا ہم سامنا کر سکتے ہیں، لیکن یہ ہمیں رہنمائی کے لیے قدروں کی ایک مضبوط بنیاد فراہم کرتا ہے۔</w:t>
            </w:r>
          </w:p>
        </w:tc>
      </w:tr>
      <w:tr w:rsidR="003D306A" w:rsidRPr="0071419D" w14:paraId="6C02B860" w14:textId="77777777" w:rsidTr="00694634">
        <w:tc>
          <w:tcPr>
            <w:tcW w:w="1353" w:type="dxa"/>
            <w:shd w:val="clear" w:color="auto" w:fill="C1E4F5"/>
            <w:tcMar>
              <w:top w:w="120" w:type="dxa"/>
              <w:left w:w="180" w:type="dxa"/>
              <w:bottom w:w="120" w:type="dxa"/>
              <w:right w:w="180" w:type="dxa"/>
            </w:tcMar>
            <w:hideMark/>
          </w:tcPr>
          <w:p w14:paraId="43D15D53" w14:textId="77777777" w:rsidR="00000F84" w:rsidRPr="0071419D" w:rsidRDefault="0000313E" w:rsidP="00000F84">
            <w:pPr>
              <w:spacing w:before="30" w:after="30"/>
              <w:ind w:left="30" w:right="30"/>
              <w:rPr>
                <w:rFonts w:ascii="Calibri" w:eastAsia="Times New Roman" w:hAnsi="Calibri" w:cs="Calibri"/>
                <w:sz w:val="16"/>
              </w:rPr>
            </w:pPr>
            <w:hyperlink r:id="rId20" w:tgtFrame="_blank" w:history="1">
              <w:r w:rsidRPr="0071419D">
                <w:rPr>
                  <w:rFonts w:ascii="Calibri" w:eastAsia="Times New Roman" w:hAnsi="Calibri" w:cs="Calibri"/>
                  <w:color w:val="0000FF"/>
                  <w:sz w:val="16"/>
                  <w:u w:val="single"/>
                </w:rPr>
                <w:t>Screen 5</w:t>
              </w:r>
            </w:hyperlink>
            <w:r w:rsidRPr="0071419D">
              <w:rPr>
                <w:rFonts w:ascii="Calibri" w:eastAsia="Times New Roman" w:hAnsi="Calibri" w:cs="Calibri"/>
                <w:sz w:val="16"/>
              </w:rPr>
              <w:t xml:space="preserve"> </w:t>
            </w:r>
          </w:p>
          <w:p w14:paraId="51F60BB9" w14:textId="77777777" w:rsidR="00000F84" w:rsidRPr="0071419D" w:rsidRDefault="0000313E" w:rsidP="00000F84">
            <w:pPr>
              <w:ind w:left="30" w:right="30"/>
              <w:rPr>
                <w:rFonts w:ascii="Calibri" w:eastAsia="Times New Roman" w:hAnsi="Calibri" w:cs="Calibri"/>
                <w:sz w:val="16"/>
              </w:rPr>
            </w:pPr>
            <w:hyperlink r:id="rId21" w:tgtFrame="_blank" w:history="1">
              <w:r w:rsidRPr="0071419D">
                <w:rPr>
                  <w:rFonts w:ascii="Calibri" w:eastAsia="Times New Roman" w:hAnsi="Calibri" w:cs="Calibri"/>
                  <w:color w:val="0000FF"/>
                  <w:sz w:val="16"/>
                  <w:u w:val="single"/>
                </w:rPr>
                <w:t>6_C_6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2C987D"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are committed to the highest standards.</w:t>
            </w:r>
          </w:p>
          <w:p w14:paraId="34E2DCE9"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7E41A6E4" w14:textId="77777777" w:rsidR="005011CC"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اعلیٰ ترین معیارات کے پابند ہیں۔</w:t>
            </w:r>
          </w:p>
          <w:p w14:paraId="37AC6746" w14:textId="77777777" w:rsidR="00000F84"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کاروباری طریقہ کار کا ضابطہ Abbott کی کامیابی کے لیے بنیادی حیثیت رکھتا ہے کیونکہ یہ اس معیار کو قائم کرتا ہے کہ ہم کیسے کام کرتے ہیں—دیانت داری، انصاف، اور ایمانداری کے ساتھ۔ یہ ہمیں اخلاقی فیصلے کرنے میں مدد دیتا ہے، خاص طور پر پیچیدہ حالات میں، اور اس بات کو یقینی بناتا ہے کہ ہم اپنی قدروں کے مطابق رہیں۔ ضابطے پر عمل کر کے، ہم اپنی ساکھ کا تحفظ کرتے ہیں، اُن لوگوں کے ساتھ اعتماد قائم کرتے ہیں جن کی ہم خدمت کرتے ہیں، اور ایک ایسا کام کا ماحول تشکیل دیتے ہیں جہاں درست کام کرنا اولین ترجیح ہو۔</w:t>
            </w:r>
          </w:p>
        </w:tc>
      </w:tr>
      <w:tr w:rsidR="003D306A" w:rsidRPr="0071419D" w14:paraId="1156D334" w14:textId="77777777" w:rsidTr="00694634">
        <w:tc>
          <w:tcPr>
            <w:tcW w:w="1353" w:type="dxa"/>
            <w:shd w:val="clear" w:color="auto" w:fill="C1E4F5"/>
            <w:tcMar>
              <w:top w:w="120" w:type="dxa"/>
              <w:left w:w="180" w:type="dxa"/>
              <w:bottom w:w="120" w:type="dxa"/>
              <w:right w:w="180" w:type="dxa"/>
            </w:tcMar>
            <w:hideMark/>
          </w:tcPr>
          <w:p w14:paraId="3F6833CF" w14:textId="77777777" w:rsidR="00000F84" w:rsidRPr="0071419D" w:rsidRDefault="0000313E" w:rsidP="00000F84">
            <w:pPr>
              <w:spacing w:before="30" w:after="30"/>
              <w:ind w:left="30" w:right="30"/>
              <w:rPr>
                <w:rFonts w:ascii="Calibri" w:eastAsia="Times New Roman" w:hAnsi="Calibri" w:cs="Calibri"/>
                <w:sz w:val="16"/>
              </w:rPr>
            </w:pPr>
            <w:hyperlink r:id="rId22" w:tgtFrame="_blank" w:history="1">
              <w:r w:rsidRPr="0071419D">
                <w:rPr>
                  <w:rFonts w:ascii="Calibri" w:eastAsia="Times New Roman" w:hAnsi="Calibri" w:cs="Calibri"/>
                  <w:color w:val="0000FF"/>
                  <w:sz w:val="16"/>
                  <w:u w:val="single"/>
                </w:rPr>
                <w:t>Screen 6</w:t>
              </w:r>
            </w:hyperlink>
            <w:r w:rsidRPr="0071419D">
              <w:rPr>
                <w:rFonts w:ascii="Calibri" w:eastAsia="Times New Roman" w:hAnsi="Calibri" w:cs="Calibri"/>
                <w:sz w:val="16"/>
              </w:rPr>
              <w:t xml:space="preserve"> </w:t>
            </w:r>
          </w:p>
          <w:p w14:paraId="1B986CA2" w14:textId="77777777" w:rsidR="00000F84" w:rsidRPr="0071419D" w:rsidRDefault="0000313E" w:rsidP="00000F84">
            <w:pPr>
              <w:ind w:left="30" w:right="30"/>
              <w:rPr>
                <w:rFonts w:ascii="Calibri" w:eastAsia="Times New Roman" w:hAnsi="Calibri" w:cs="Calibri"/>
                <w:sz w:val="16"/>
              </w:rPr>
            </w:pPr>
            <w:hyperlink r:id="rId23" w:tgtFrame="_blank" w:history="1">
              <w:r w:rsidRPr="0071419D">
                <w:rPr>
                  <w:rFonts w:ascii="Calibri" w:eastAsia="Times New Roman" w:hAnsi="Calibri" w:cs="Calibri"/>
                  <w:color w:val="0000FF"/>
                  <w:sz w:val="16"/>
                  <w:u w:val="single"/>
                </w:rPr>
                <w:t>7_C_7</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8C53ED"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Understanding the Code is everyone’s responsibility.</w:t>
            </w:r>
          </w:p>
          <w:p w14:paraId="3F7C731B"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24589BA4"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In the sections ahead, we’ll explore the key principles of the Code and see how they come to life in our everyday actions and choices.</w:t>
            </w:r>
          </w:p>
        </w:tc>
        <w:tc>
          <w:tcPr>
            <w:tcW w:w="6000" w:type="dxa"/>
          </w:tcPr>
          <w:p w14:paraId="7657AB55" w14:textId="77777777" w:rsidR="00B6655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ضابطے کو سمجھنا ہر ایک کی ذمہ داری ہے۔</w:t>
            </w:r>
          </w:p>
          <w:p w14:paraId="1C54C408" w14:textId="50B29224" w:rsidR="00B6655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میں سے ہر فرد کا کردار ہے کہ کاروباری طرزِ عمل کے ضابطے کو اپنے روزمرہ کے کام اور فیصلہ سازی میں لاگو کرے۔</w:t>
            </w:r>
            <w:r w:rsidRPr="0071419D">
              <w:rPr>
                <w:rFonts w:ascii="Calibri" w:eastAsia="Calibri" w:hAnsi="Calibri" w:cs="Calibri"/>
                <w:lang w:bidi="ur-PK"/>
              </w:rPr>
              <w:t xml:space="preserve"> </w:t>
            </w:r>
            <w:r w:rsidRPr="0071419D">
              <w:rPr>
                <w:rFonts w:ascii="Calibri" w:eastAsia="Calibri" w:hAnsi="Calibri" w:cs="Calibri"/>
                <w:rtl/>
                <w:lang w:bidi="ur-PK"/>
              </w:rPr>
              <w:t>یہ صرف ایک دستاویز نہیں—یہ ایک رہنما ہے جو ہمیں چیلنجوں سے دیانت داری اور اعتماد کے</w:t>
            </w:r>
            <w:r w:rsidR="003A604B">
              <w:rPr>
                <w:rFonts w:ascii="Calibri" w:eastAsia="Calibri" w:hAnsi="Calibri" w:cs="Calibri"/>
                <w:lang w:bidi="ur-PK"/>
              </w:rPr>
              <w:t> </w:t>
            </w:r>
            <w:r w:rsidRPr="0071419D">
              <w:rPr>
                <w:rFonts w:ascii="Calibri" w:eastAsia="Calibri" w:hAnsi="Calibri" w:cs="Calibri"/>
                <w:rtl/>
                <w:lang w:bidi="ur-PK"/>
              </w:rPr>
              <w:t>ساتھ نمٹنے میں مدد دیتا ہے۔</w:t>
            </w:r>
          </w:p>
          <w:p w14:paraId="7AF12CF6" w14:textId="6AC068CA" w:rsidR="00000F8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اگلے حصوں میں، ہم ضابطے کے اہم اصولوں کا جائزہ لیں گے اور دیکھیں گے</w:t>
            </w:r>
            <w:r w:rsidR="003A604B">
              <w:rPr>
                <w:rFonts w:ascii="Calibri" w:eastAsia="Calibri" w:hAnsi="Calibri" w:cs="Calibri"/>
                <w:lang w:bidi="ur-PK"/>
              </w:rPr>
              <w:t> </w:t>
            </w:r>
            <w:r w:rsidRPr="0071419D">
              <w:rPr>
                <w:rFonts w:ascii="Calibri" w:eastAsia="Calibri" w:hAnsi="Calibri" w:cs="Calibri"/>
                <w:rtl/>
                <w:lang w:bidi="ur-PK"/>
              </w:rPr>
              <w:t>کہ یہ ہمارے روزمرہ کے اعمال اور انتخاب میں کیسے زندہ ہوتے ہیں۔</w:t>
            </w:r>
          </w:p>
        </w:tc>
      </w:tr>
      <w:tr w:rsidR="003D306A" w:rsidRPr="0071419D" w14:paraId="06BC4838" w14:textId="77777777" w:rsidTr="00694634">
        <w:tc>
          <w:tcPr>
            <w:tcW w:w="1353" w:type="dxa"/>
            <w:shd w:val="clear" w:color="auto" w:fill="C1E4F5"/>
            <w:tcMar>
              <w:top w:w="120" w:type="dxa"/>
              <w:left w:w="180" w:type="dxa"/>
              <w:bottom w:w="120" w:type="dxa"/>
              <w:right w:w="180" w:type="dxa"/>
            </w:tcMar>
            <w:hideMark/>
          </w:tcPr>
          <w:p w14:paraId="4AF132DA" w14:textId="77777777" w:rsidR="00000F84" w:rsidRPr="0071419D" w:rsidRDefault="0000313E" w:rsidP="00000F84">
            <w:pPr>
              <w:spacing w:before="30" w:after="30"/>
              <w:ind w:left="30" w:right="30"/>
              <w:rPr>
                <w:rFonts w:ascii="Calibri" w:eastAsia="Times New Roman" w:hAnsi="Calibri" w:cs="Calibri"/>
                <w:sz w:val="16"/>
              </w:rPr>
            </w:pPr>
            <w:hyperlink r:id="rId24" w:tgtFrame="_blank" w:history="1">
              <w:r w:rsidRPr="0071419D">
                <w:rPr>
                  <w:rFonts w:ascii="Calibri" w:eastAsia="Times New Roman" w:hAnsi="Calibri" w:cs="Calibri"/>
                  <w:color w:val="0000FF"/>
                  <w:sz w:val="16"/>
                  <w:u w:val="single"/>
                </w:rPr>
                <w:t>Screen 7</w:t>
              </w:r>
            </w:hyperlink>
            <w:r w:rsidRPr="0071419D">
              <w:rPr>
                <w:rFonts w:ascii="Calibri" w:eastAsia="Times New Roman" w:hAnsi="Calibri" w:cs="Calibri"/>
                <w:sz w:val="16"/>
              </w:rPr>
              <w:t xml:space="preserve"> </w:t>
            </w:r>
          </w:p>
          <w:p w14:paraId="2238C18B" w14:textId="77777777" w:rsidR="00000F84" w:rsidRPr="0071419D" w:rsidRDefault="0000313E" w:rsidP="00000F84">
            <w:pPr>
              <w:ind w:left="30" w:right="30"/>
              <w:rPr>
                <w:rFonts w:ascii="Calibri" w:eastAsia="Times New Roman" w:hAnsi="Calibri" w:cs="Calibri"/>
                <w:sz w:val="16"/>
              </w:rPr>
            </w:pPr>
            <w:hyperlink r:id="rId25" w:tgtFrame="_blank" w:history="1">
              <w:r w:rsidRPr="0071419D">
                <w:rPr>
                  <w:rFonts w:ascii="Calibri" w:eastAsia="Times New Roman" w:hAnsi="Calibri" w:cs="Calibri"/>
                  <w:color w:val="0000FF"/>
                  <w:sz w:val="16"/>
                  <w:u w:val="single"/>
                </w:rPr>
                <w:t>8_C_8</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65BDFF"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 must view all content before moving forward.</w:t>
            </w:r>
          </w:p>
          <w:p w14:paraId="3836CAEF"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are committed to improving the health and well-being of the people who rely on our products.</w:t>
            </w:r>
          </w:p>
          <w:p w14:paraId="291410DC"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It’s a reminder that behind every decision, every innovation, and every action is a purpose—to make lives better.</w:t>
            </w:r>
          </w:p>
          <w:p w14:paraId="01D7A031"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Patients and Consumers</w:t>
            </w:r>
          </w:p>
          <w:p w14:paraId="48292A3A"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Healthcare Professionals</w:t>
            </w:r>
          </w:p>
          <w:p w14:paraId="6E45D646"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Click each of the icons to learn more.</w:t>
            </w:r>
          </w:p>
        </w:tc>
        <w:tc>
          <w:tcPr>
            <w:tcW w:w="6000" w:type="dxa"/>
          </w:tcPr>
          <w:p w14:paraId="083A3F28" w14:textId="77777777" w:rsidR="008079A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آپ کو آگے بڑھنے سے پہلے تمام مواد دیکھنا ضروری ہے۔</w:t>
            </w:r>
          </w:p>
          <w:p w14:paraId="3D95A198" w14:textId="77777777" w:rsidR="008079A2"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Abbott میں، ہم اُن لوگوں کی صحت اور بہبود کو بہتر بنانے کے لیے پُرعزم ہیں جو ہمارے مصنوعات پر انحصار کرتے ہیں۔</w:t>
            </w:r>
          </w:p>
          <w:p w14:paraId="306529AC" w14:textId="77777777" w:rsidR="008079A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یہ ایک یاد دہانی ہے کہ ہر فیصلے، ہر جدت، اور ہر عمل کے پیچھے ایک مقصد ہوتا ہے—زندگی کو بہتر بنانا۔</w:t>
            </w:r>
          </w:p>
          <w:p w14:paraId="33FC8314" w14:textId="77777777" w:rsidR="008079A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مریض اور صارفین</w:t>
            </w:r>
          </w:p>
          <w:p w14:paraId="793D56B3" w14:textId="23351699" w:rsidR="008079A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نگہداشت صحت کے پیشہ ور</w:t>
            </w:r>
          </w:p>
          <w:p w14:paraId="41341952" w14:textId="77777777" w:rsidR="00000F8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مزید جاننے کے لیے ہر آئیکن پر کلک کریں۔</w:t>
            </w:r>
          </w:p>
        </w:tc>
      </w:tr>
      <w:tr w:rsidR="003D306A" w:rsidRPr="0071419D" w14:paraId="0711AEFA" w14:textId="77777777" w:rsidTr="00694634">
        <w:tc>
          <w:tcPr>
            <w:tcW w:w="1353" w:type="dxa"/>
            <w:shd w:val="clear" w:color="auto" w:fill="C1E4F5"/>
            <w:tcMar>
              <w:top w:w="120" w:type="dxa"/>
              <w:left w:w="180" w:type="dxa"/>
              <w:bottom w:w="120" w:type="dxa"/>
              <w:right w:w="180" w:type="dxa"/>
            </w:tcMar>
            <w:hideMark/>
          </w:tcPr>
          <w:p w14:paraId="002B2F44" w14:textId="77777777" w:rsidR="00000F84" w:rsidRPr="0071419D" w:rsidRDefault="0000313E" w:rsidP="00000F84">
            <w:pPr>
              <w:spacing w:before="30" w:after="30"/>
              <w:ind w:left="30" w:right="30"/>
              <w:rPr>
                <w:rFonts w:ascii="Calibri" w:eastAsia="Times New Roman" w:hAnsi="Calibri" w:cs="Calibri"/>
                <w:sz w:val="16"/>
              </w:rPr>
            </w:pPr>
            <w:hyperlink r:id="rId26" w:tgtFrame="_blank" w:history="1">
              <w:r w:rsidRPr="0071419D">
                <w:rPr>
                  <w:rFonts w:ascii="Calibri" w:eastAsia="Times New Roman" w:hAnsi="Calibri" w:cs="Calibri"/>
                  <w:color w:val="0000FF"/>
                  <w:sz w:val="16"/>
                  <w:u w:val="single"/>
                </w:rPr>
                <w:t>Screen 7</w:t>
              </w:r>
            </w:hyperlink>
            <w:r w:rsidRPr="0071419D">
              <w:rPr>
                <w:rFonts w:ascii="Calibri" w:eastAsia="Times New Roman" w:hAnsi="Calibri" w:cs="Calibri"/>
                <w:sz w:val="16"/>
              </w:rPr>
              <w:t xml:space="preserve"> </w:t>
            </w:r>
          </w:p>
          <w:p w14:paraId="13C0E98C" w14:textId="77777777" w:rsidR="00000F84" w:rsidRPr="0071419D" w:rsidRDefault="0000313E" w:rsidP="00000F84">
            <w:pPr>
              <w:ind w:left="30" w:right="30"/>
              <w:rPr>
                <w:rFonts w:ascii="Calibri" w:eastAsia="Times New Roman" w:hAnsi="Calibri" w:cs="Calibri"/>
                <w:sz w:val="16"/>
              </w:rPr>
            </w:pPr>
            <w:hyperlink r:id="rId27" w:tgtFrame="_blank" w:history="1">
              <w:r w:rsidRPr="0071419D">
                <w:rPr>
                  <w:rFonts w:ascii="Calibri" w:eastAsia="Times New Roman" w:hAnsi="Calibri" w:cs="Calibri"/>
                  <w:color w:val="0000FF"/>
                  <w:sz w:val="16"/>
                  <w:u w:val="single"/>
                </w:rPr>
                <w:t>9_C_8</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CC48EB"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PATIENTS AND CONSUMERS</w:t>
            </w:r>
          </w:p>
          <w:p w14:paraId="3A165C42" w14:textId="77777777" w:rsidR="00000F8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06DE29D2" w14:textId="77777777" w:rsidR="00E36CE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مریض اور صارفین</w:t>
            </w:r>
          </w:p>
          <w:p w14:paraId="13F7089A" w14:textId="77777777" w:rsidR="00000F8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لوگوں کی دیکھ بھال کرنا ہمارے کام کا مرکز ہے۔</w:t>
            </w:r>
            <w:r w:rsidRPr="0071419D">
              <w:rPr>
                <w:rFonts w:ascii="Calibri" w:eastAsia="Calibri" w:hAnsi="Calibri" w:cs="Calibri"/>
                <w:lang w:bidi="ur-PK"/>
              </w:rPr>
              <w:t xml:space="preserve"> </w:t>
            </w:r>
            <w:r w:rsidRPr="0071419D">
              <w:rPr>
                <w:rFonts w:ascii="Calibri" w:eastAsia="Calibri" w:hAnsi="Calibri" w:cs="Calibri"/>
                <w:rtl/>
                <w:lang w:bidi="ur-PK"/>
              </w:rPr>
              <w:t>ہم مریضوں اور صارفین کی صحت اور بہبود کو اولین ترجیح دیتے ہیں۔</w:t>
            </w:r>
            <w:r w:rsidRPr="0071419D">
              <w:rPr>
                <w:rFonts w:ascii="Calibri" w:eastAsia="Calibri" w:hAnsi="Calibri" w:cs="Calibri"/>
                <w:lang w:bidi="ur-PK"/>
              </w:rPr>
              <w:t xml:space="preserve"> </w:t>
            </w:r>
            <w:r w:rsidRPr="0071419D">
              <w:rPr>
                <w:rFonts w:ascii="Calibri" w:eastAsia="Calibri" w:hAnsi="Calibri" w:cs="Calibri"/>
                <w:rtl/>
                <w:lang w:bidi="ur-PK"/>
              </w:rPr>
              <w:t>ہر روز، ہم ایک معنی خیز فرق لا سکتے ہیں—لوگوں کو زیادہ صحت مند زندگی گزارنے میں مدد دے کر اور مضبوط، صحت مند کمیونٹیز میں تعاون کرکے۔</w:t>
            </w:r>
          </w:p>
        </w:tc>
      </w:tr>
      <w:tr w:rsidR="003D306A" w:rsidRPr="0071419D" w14:paraId="7166518E" w14:textId="77777777" w:rsidTr="00694634">
        <w:tc>
          <w:tcPr>
            <w:tcW w:w="1353" w:type="dxa"/>
            <w:shd w:val="clear" w:color="auto" w:fill="C1E4F5"/>
            <w:tcMar>
              <w:top w:w="120" w:type="dxa"/>
              <w:left w:w="180" w:type="dxa"/>
              <w:bottom w:w="120" w:type="dxa"/>
              <w:right w:w="180" w:type="dxa"/>
            </w:tcMar>
            <w:hideMark/>
          </w:tcPr>
          <w:p w14:paraId="4C7254AF" w14:textId="77777777" w:rsidR="00E36CE0" w:rsidRPr="0071419D" w:rsidRDefault="0000313E" w:rsidP="00E36CE0">
            <w:pPr>
              <w:spacing w:before="30" w:after="30"/>
              <w:ind w:left="30" w:right="30"/>
              <w:rPr>
                <w:rFonts w:ascii="Calibri" w:eastAsia="Times New Roman" w:hAnsi="Calibri" w:cs="Calibri"/>
                <w:sz w:val="16"/>
              </w:rPr>
            </w:pPr>
            <w:hyperlink r:id="rId28" w:tgtFrame="_blank" w:history="1">
              <w:r w:rsidRPr="0071419D">
                <w:rPr>
                  <w:rFonts w:ascii="Calibri" w:eastAsia="Times New Roman" w:hAnsi="Calibri" w:cs="Calibri"/>
                  <w:color w:val="0000FF"/>
                  <w:sz w:val="16"/>
                  <w:u w:val="single"/>
                </w:rPr>
                <w:t>Screen 7</w:t>
              </w:r>
            </w:hyperlink>
            <w:r w:rsidRPr="0071419D">
              <w:rPr>
                <w:rFonts w:ascii="Calibri" w:eastAsia="Times New Roman" w:hAnsi="Calibri" w:cs="Calibri"/>
                <w:sz w:val="16"/>
              </w:rPr>
              <w:t xml:space="preserve"> </w:t>
            </w:r>
          </w:p>
          <w:p w14:paraId="59278953" w14:textId="77777777" w:rsidR="00E36CE0" w:rsidRPr="0071419D" w:rsidRDefault="0000313E" w:rsidP="00E36CE0">
            <w:pPr>
              <w:ind w:left="30" w:right="30"/>
              <w:rPr>
                <w:rFonts w:ascii="Calibri" w:eastAsia="Times New Roman" w:hAnsi="Calibri" w:cs="Calibri"/>
                <w:sz w:val="16"/>
              </w:rPr>
            </w:pPr>
            <w:hyperlink r:id="rId29" w:tgtFrame="_blank" w:history="1">
              <w:r w:rsidRPr="0071419D">
                <w:rPr>
                  <w:rFonts w:ascii="Calibri" w:eastAsia="Times New Roman" w:hAnsi="Calibri" w:cs="Calibri"/>
                  <w:color w:val="0000FF"/>
                  <w:sz w:val="16"/>
                  <w:u w:val="single"/>
                </w:rPr>
                <w:t>10_C_8</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CC277E"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HEALTHCARE PROFESSIONALS</w:t>
            </w:r>
          </w:p>
          <w:p w14:paraId="1F13EDA8"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We work with HCPs to support better health. We respect the knowledge and independent judgment of healthcare professionals - whether they’re doctors, nurses, </w:t>
            </w:r>
            <w:r w:rsidRPr="0071419D">
              <w:rPr>
                <w:rFonts w:ascii="Calibri" w:eastAsia="Times New Roman" w:hAnsi="Calibri" w:cs="Calibri"/>
              </w:rPr>
              <w:lastRenderedPageBreak/>
              <w:t>pharmacists, researchers, or lab staff. Their role in guiding patients toward better health is essential.</w:t>
            </w:r>
          </w:p>
          <w:p w14:paraId="5A911A8D"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0BB468DF" w14:textId="77777777" w:rsidR="00E36CE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نگہداشت صحت کے پیشہ ور</w:t>
            </w:r>
          </w:p>
          <w:p w14:paraId="2327D7BB" w14:textId="77777777" w:rsidR="00E36CE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 xml:space="preserve">ہم بہتر صحت کے لیے نگداشت صحت کے پیشہ ور افراد (HCPs) کے ساتھ کام کرتے ہیں۔ ہم نگہداشت صحت کے پیشہ ور افراد کے علم اور آزادانہ فیصلہ سازی کا احترام کرتے ہیں—چاہے وہ ڈاکٹر ہوں، یا نرسیں، </w:t>
            </w:r>
            <w:r w:rsidRPr="0071419D">
              <w:rPr>
                <w:rFonts w:ascii="Calibri" w:eastAsia="Calibri" w:hAnsi="Calibri" w:cs="Calibri"/>
                <w:rtl/>
                <w:lang w:bidi="ur-PK"/>
              </w:rPr>
              <w:lastRenderedPageBreak/>
              <w:t>فارماسسٹ، محققین، یا لیب کا عملہ ہو۔ مریضوں کو بہتر صحت کی طرف رہنمائی کرنے میں ان کا کردار ضروری ہے۔</w:t>
            </w:r>
          </w:p>
          <w:p w14:paraId="4A8BD48F" w14:textId="77777777" w:rsidR="00E36CE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اُنہیں درست اور بروقت معلومات فراہم کرکے مدد دینے کے لیے پُرعزم ہیں تاکہ وہ بہترین فیصلے کر سکیں۔</w:t>
            </w:r>
            <w:r w:rsidRPr="0071419D">
              <w:rPr>
                <w:rFonts w:ascii="Calibri" w:eastAsia="Calibri" w:hAnsi="Calibri" w:cs="Calibri"/>
                <w:lang w:bidi="ur-PK"/>
              </w:rPr>
              <w:t xml:space="preserve"> </w:t>
            </w:r>
            <w:r w:rsidRPr="0071419D">
              <w:rPr>
                <w:rFonts w:ascii="Calibri" w:eastAsia="Calibri" w:hAnsi="Calibri" w:cs="Calibri"/>
                <w:rtl/>
                <w:lang w:bidi="ur-PK"/>
              </w:rPr>
              <w:t>مل کر کام کر کے، ہم دنیا بھر میں صحت اور بہبود کو بہتر بنانے کے اپنے مشترکہ ہدف کو حاصل کر سکتے ہیں۔</w:t>
            </w:r>
          </w:p>
        </w:tc>
      </w:tr>
      <w:tr w:rsidR="003D306A" w:rsidRPr="0071419D" w14:paraId="185514FE" w14:textId="77777777" w:rsidTr="00694634">
        <w:tc>
          <w:tcPr>
            <w:tcW w:w="1353" w:type="dxa"/>
            <w:shd w:val="clear" w:color="auto" w:fill="C1E4F5"/>
            <w:tcMar>
              <w:top w:w="120" w:type="dxa"/>
              <w:left w:w="180" w:type="dxa"/>
              <w:bottom w:w="120" w:type="dxa"/>
              <w:right w:w="180" w:type="dxa"/>
            </w:tcMar>
            <w:hideMark/>
          </w:tcPr>
          <w:p w14:paraId="7D53AC18" w14:textId="77777777" w:rsidR="00E36CE0" w:rsidRPr="0071419D" w:rsidRDefault="0000313E" w:rsidP="00E36CE0">
            <w:pPr>
              <w:spacing w:before="30" w:after="30"/>
              <w:ind w:left="30" w:right="30"/>
              <w:rPr>
                <w:rFonts w:ascii="Calibri" w:eastAsia="Times New Roman" w:hAnsi="Calibri" w:cs="Calibri"/>
                <w:sz w:val="16"/>
              </w:rPr>
            </w:pPr>
            <w:hyperlink r:id="rId30" w:tgtFrame="_blank" w:history="1">
              <w:r w:rsidRPr="0071419D">
                <w:rPr>
                  <w:rFonts w:ascii="Calibri" w:eastAsia="Times New Roman" w:hAnsi="Calibri" w:cs="Calibri"/>
                  <w:color w:val="0000FF"/>
                  <w:sz w:val="16"/>
                  <w:u w:val="single"/>
                </w:rPr>
                <w:t>Screen 8</w:t>
              </w:r>
            </w:hyperlink>
            <w:r w:rsidRPr="0071419D">
              <w:rPr>
                <w:rFonts w:ascii="Calibri" w:eastAsia="Times New Roman" w:hAnsi="Calibri" w:cs="Calibri"/>
                <w:sz w:val="16"/>
              </w:rPr>
              <w:t xml:space="preserve"> </w:t>
            </w:r>
          </w:p>
          <w:p w14:paraId="0DFE0A23" w14:textId="77777777" w:rsidR="00E36CE0" w:rsidRPr="0071419D" w:rsidRDefault="0000313E" w:rsidP="00E36CE0">
            <w:pPr>
              <w:ind w:left="30" w:right="30"/>
              <w:rPr>
                <w:rFonts w:ascii="Calibri" w:eastAsia="Times New Roman" w:hAnsi="Calibri" w:cs="Calibri"/>
                <w:sz w:val="16"/>
              </w:rPr>
            </w:pPr>
            <w:hyperlink r:id="rId31" w:tgtFrame="_blank" w:history="1">
              <w:r w:rsidRPr="0071419D">
                <w:rPr>
                  <w:rFonts w:ascii="Calibri" w:eastAsia="Times New Roman" w:hAnsi="Calibri" w:cs="Calibri"/>
                  <w:color w:val="0000FF"/>
                  <w:sz w:val="16"/>
                  <w:u w:val="single"/>
                </w:rPr>
                <w:t>11_C_9</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D7861A"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 must view all content before moving forward.</w:t>
            </w:r>
          </w:p>
          <w:p w14:paraId="184085CA"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are committed to ensuring every product we offer is safe, effective, and worthy of the trust people place in us.</w:t>
            </w:r>
          </w:p>
          <w:p w14:paraId="7E5950E6"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43818270"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5A75D854"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Product Quality</w:t>
            </w:r>
          </w:p>
          <w:p w14:paraId="75F8FFF4"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Product Promotion I</w:t>
            </w:r>
          </w:p>
          <w:p w14:paraId="6C8033FE"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Product Promotion II</w:t>
            </w:r>
          </w:p>
          <w:p w14:paraId="0D5776F6"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Click each of the icons to learn more.</w:t>
            </w:r>
          </w:p>
        </w:tc>
        <w:tc>
          <w:tcPr>
            <w:tcW w:w="6000" w:type="dxa"/>
          </w:tcPr>
          <w:p w14:paraId="6F7B6D31" w14:textId="77777777" w:rsidR="005C7B2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آپ کو آگے بڑھنے سے پہلے تمام مواد دیکھنا ضروری ہے۔</w:t>
            </w:r>
          </w:p>
          <w:p w14:paraId="6D18E8FC" w14:textId="77777777" w:rsidR="005C7B2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اس بات کو یقینی بنانے کے پابند ہیں کہ ہم جو بھی مصنوعات فراہم کریں وہ محفوظ، مؤثر، اور اُن لوگوں کے اعتماد کے قابل ہوں جو ہم پر بھروسہ کرتے ہیں۔</w:t>
            </w:r>
          </w:p>
          <w:p w14:paraId="6FAEF2DF" w14:textId="77777777" w:rsidR="005C7B2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یہ یقینی بنانے کے لیے اقدامات کرتے ہیں کہ ہماری مصنوعات محفوظ اور مؤثر ہوں—درست مواد کے انتخاب سے لے کر اس بات تک کہ ہم انہیں کیسے مارکیٹ کرتے ہیں، فروخت کرتے ہیں، اور پہنچاتے ہیں۔</w:t>
            </w:r>
            <w:r w:rsidRPr="0071419D">
              <w:rPr>
                <w:rFonts w:ascii="Calibri" w:eastAsia="Calibri" w:hAnsi="Calibri" w:cs="Calibri"/>
                <w:lang w:bidi="ur-PK"/>
              </w:rPr>
              <w:t xml:space="preserve"> </w:t>
            </w:r>
            <w:r w:rsidRPr="0071419D">
              <w:rPr>
                <w:rFonts w:ascii="Calibri" w:eastAsia="Calibri" w:hAnsi="Calibri" w:cs="Calibri"/>
                <w:rtl/>
                <w:lang w:bidi="ur-PK"/>
              </w:rPr>
              <w:t>ہر مرحلے پر، ہم کوالٹی کے اعلیٰ معیارات پر عمل کرتے ہیں۔</w:t>
            </w:r>
          </w:p>
          <w:p w14:paraId="25A8416F" w14:textId="77777777" w:rsidR="005C7B2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مصنوعات کی حفاظت کے مسائل کی بروقت شناخت، جائزہ، اور حل کرنے کے بھی پابند ہیں، ساتھ ہی جعلی سازی، غیر قانونی منتقلی، اور ہماری مصنوعات کی چوری کو روکنے کے اقدامات کرنے کے بھی پابند ہیں۔</w:t>
            </w:r>
          </w:p>
          <w:p w14:paraId="42E312DF" w14:textId="77777777" w:rsidR="005C7B2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مصنوع کا معیار</w:t>
            </w:r>
          </w:p>
          <w:p w14:paraId="1C57BCCC" w14:textId="77777777" w:rsidR="00E36CE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مصنوع کی تشہیر </w:t>
            </w:r>
            <w:r w:rsidRPr="0071419D">
              <w:rPr>
                <w:rFonts w:ascii="Calibri" w:eastAsia="Calibri" w:hAnsi="Calibri" w:cs="Calibri"/>
                <w:lang w:bidi="ur-PK"/>
              </w:rPr>
              <w:t>I</w:t>
            </w:r>
          </w:p>
          <w:p w14:paraId="6CF29208" w14:textId="77777777" w:rsidR="00F8110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مصنوع کی تشہیر </w:t>
            </w:r>
            <w:r w:rsidRPr="0071419D">
              <w:rPr>
                <w:rFonts w:ascii="Calibri" w:eastAsia="Calibri" w:hAnsi="Calibri" w:cs="Calibri"/>
                <w:lang w:bidi="ur-PK"/>
              </w:rPr>
              <w:t>II</w:t>
            </w:r>
          </w:p>
          <w:p w14:paraId="30D93864" w14:textId="77777777" w:rsidR="00F8110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مزید جاننے کے لیے ہر آئیکن پر کلک کریں۔</w:t>
            </w:r>
          </w:p>
        </w:tc>
      </w:tr>
      <w:tr w:rsidR="003D306A" w:rsidRPr="0071419D" w14:paraId="02B9A1CC" w14:textId="77777777" w:rsidTr="00694634">
        <w:tc>
          <w:tcPr>
            <w:tcW w:w="1353" w:type="dxa"/>
            <w:shd w:val="clear" w:color="auto" w:fill="C1E4F5"/>
            <w:tcMar>
              <w:top w:w="120" w:type="dxa"/>
              <w:left w:w="180" w:type="dxa"/>
              <w:bottom w:w="120" w:type="dxa"/>
              <w:right w:w="180" w:type="dxa"/>
            </w:tcMar>
            <w:hideMark/>
          </w:tcPr>
          <w:p w14:paraId="131324C0" w14:textId="77777777" w:rsidR="00E36CE0" w:rsidRPr="0071419D" w:rsidRDefault="0000313E" w:rsidP="00E36CE0">
            <w:pPr>
              <w:spacing w:before="30" w:after="30"/>
              <w:ind w:left="30" w:right="30"/>
              <w:rPr>
                <w:rFonts w:ascii="Calibri" w:eastAsia="Times New Roman" w:hAnsi="Calibri" w:cs="Calibri"/>
                <w:sz w:val="16"/>
              </w:rPr>
            </w:pPr>
            <w:hyperlink r:id="rId32" w:tgtFrame="_blank" w:history="1">
              <w:r w:rsidRPr="0071419D">
                <w:rPr>
                  <w:rFonts w:ascii="Calibri" w:eastAsia="Times New Roman" w:hAnsi="Calibri" w:cs="Calibri"/>
                  <w:color w:val="0000FF"/>
                  <w:sz w:val="16"/>
                  <w:u w:val="single"/>
                </w:rPr>
                <w:t>Screen 8</w:t>
              </w:r>
            </w:hyperlink>
            <w:r w:rsidRPr="0071419D">
              <w:rPr>
                <w:rFonts w:ascii="Calibri" w:eastAsia="Times New Roman" w:hAnsi="Calibri" w:cs="Calibri"/>
                <w:sz w:val="16"/>
              </w:rPr>
              <w:t xml:space="preserve"> </w:t>
            </w:r>
          </w:p>
          <w:p w14:paraId="6075905F" w14:textId="77777777" w:rsidR="00E36CE0" w:rsidRPr="0071419D" w:rsidRDefault="0000313E" w:rsidP="00E36CE0">
            <w:pPr>
              <w:ind w:left="30" w:right="30"/>
              <w:rPr>
                <w:rFonts w:ascii="Calibri" w:eastAsia="Times New Roman" w:hAnsi="Calibri" w:cs="Calibri"/>
                <w:sz w:val="16"/>
              </w:rPr>
            </w:pPr>
            <w:hyperlink r:id="rId33" w:tgtFrame="_blank" w:history="1">
              <w:r w:rsidRPr="0071419D">
                <w:rPr>
                  <w:rFonts w:ascii="Calibri" w:eastAsia="Times New Roman" w:hAnsi="Calibri" w:cs="Calibri"/>
                  <w:color w:val="0000FF"/>
                  <w:sz w:val="16"/>
                  <w:u w:val="single"/>
                </w:rPr>
                <w:t>12_C_9</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307650"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PRODUCT QUALITY</w:t>
            </w:r>
          </w:p>
          <w:p w14:paraId="7337A0D1"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Safe, effective and trusted. Our products make a difference.</w:t>
            </w:r>
          </w:p>
          <w:p w14:paraId="38217640"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We’re committed to quality at every stage—from sourcing and production to how we market, sell, and deliver our products, including through our partners. Every step matters because people count on us for </w:t>
            </w:r>
            <w:proofErr w:type="gramStart"/>
            <w:r w:rsidRPr="0071419D">
              <w:rPr>
                <w:rFonts w:ascii="Calibri" w:eastAsia="Times New Roman" w:hAnsi="Calibri" w:cs="Calibri"/>
              </w:rPr>
              <w:t>safety .</w:t>
            </w:r>
            <w:proofErr w:type="gramEnd"/>
          </w:p>
          <w:p w14:paraId="76C246B2"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161F0584" w14:textId="77777777" w:rsidR="00E36C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3F234D54" w14:textId="77777777" w:rsidR="00723ED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مصنوع کا معیار</w:t>
            </w:r>
          </w:p>
          <w:p w14:paraId="485A6815" w14:textId="77777777" w:rsidR="00723ED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محفوظ، مؤثر اور قابلِ اعتماد۔</w:t>
            </w:r>
            <w:r w:rsidRPr="0071419D">
              <w:rPr>
                <w:rFonts w:ascii="Calibri" w:eastAsia="Calibri" w:hAnsi="Calibri" w:cs="Calibri"/>
                <w:lang w:bidi="ur-PK"/>
              </w:rPr>
              <w:t xml:space="preserve"> </w:t>
            </w:r>
            <w:r w:rsidRPr="0071419D">
              <w:rPr>
                <w:rFonts w:ascii="Calibri" w:eastAsia="Calibri" w:hAnsi="Calibri" w:cs="Calibri"/>
                <w:rtl/>
                <w:lang w:bidi="ur-PK"/>
              </w:rPr>
              <w:t>ہماری مصنوعات فرق پیدا کرتی ہیں۔</w:t>
            </w:r>
          </w:p>
          <w:p w14:paraId="4F57BBEE" w14:textId="77777777" w:rsidR="00723ED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ہر مرحلے پر معیار کے پابند ہیں—ذرائع سے حاصل کرنے اور پیداوار سے لے کر اس بات تک کہ ہم اپنی مصنوعات کو کیسے مارکیٹ کرتے ہیں، فروخت کرتے ہیں، اور پہنچاتے ہیں، بشمول اپنے شراکت داروں کے ذریعے۔</w:t>
            </w:r>
            <w:r w:rsidRPr="0071419D">
              <w:rPr>
                <w:rFonts w:ascii="Calibri" w:eastAsia="Calibri" w:hAnsi="Calibri" w:cs="Calibri"/>
                <w:lang w:bidi="ur-PK"/>
              </w:rPr>
              <w:t xml:space="preserve"> </w:t>
            </w:r>
            <w:r w:rsidRPr="0071419D">
              <w:rPr>
                <w:rFonts w:ascii="Calibri" w:eastAsia="Calibri" w:hAnsi="Calibri" w:cs="Calibri"/>
                <w:rtl/>
                <w:lang w:bidi="ur-PK"/>
              </w:rPr>
              <w:t>ہر قدم اہم ہے کیونکہ لوگ حفاظت کے لیے ہم پر انحصار کرتے ہیں۔</w:t>
            </w:r>
          </w:p>
          <w:p w14:paraId="73D16C2E" w14:textId="77777777" w:rsidR="00723ED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مصنوعات کی حفاظت کے مسائل کی بروقت شناخت، جانچ، اور حل کرنے کے پابند ہیں۔</w:t>
            </w:r>
            <w:r w:rsidRPr="0071419D">
              <w:rPr>
                <w:rFonts w:ascii="Calibri" w:eastAsia="Calibri" w:hAnsi="Calibri" w:cs="Calibri"/>
                <w:lang w:bidi="ur-PK"/>
              </w:rPr>
              <w:t xml:space="preserve"> </w:t>
            </w:r>
            <w:r w:rsidRPr="0071419D">
              <w:rPr>
                <w:rFonts w:ascii="Calibri" w:eastAsia="Calibri" w:hAnsi="Calibri" w:cs="Calibri"/>
                <w:rtl/>
                <w:lang w:bidi="ur-PK"/>
              </w:rPr>
              <w:t>ہم اس بات کو یقینی بناتے ہیں کہ صحت کی دیکھ بھال کے پیشہ ور افراد اور اداروں کے پاس وہ معلومات ہوں جن کی انہیں ضرورت ہے تاکہ وہ ہماری مصنوعات کو محفوظ اور مؤثر طریقے سے استعمال کر سکیں، اور ممکنہ حفاظتی خدشات کی صورت میں ہم ریگولیٹری یا عوامی صحت کی ایجنسیوں سے رابطہ کرتے ہیں۔</w:t>
            </w:r>
          </w:p>
          <w:p w14:paraId="44300EEE" w14:textId="77777777" w:rsidR="00E36CE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اپنی مصنوعات کی جعلی سازی، غیر قانونی منتقلی، اور چوری کو روکنے کے لیے اقدامات کرتے ہیں۔</w:t>
            </w:r>
            <w:r w:rsidRPr="0071419D">
              <w:rPr>
                <w:rFonts w:ascii="Calibri" w:eastAsia="Calibri" w:hAnsi="Calibri" w:cs="Calibri"/>
                <w:lang w:bidi="ur-PK"/>
              </w:rPr>
              <w:t xml:space="preserve"> </w:t>
            </w:r>
            <w:r w:rsidRPr="0071419D">
              <w:rPr>
                <w:rFonts w:ascii="Calibri" w:eastAsia="Calibri" w:hAnsi="Calibri" w:cs="Calibri"/>
                <w:rtl/>
                <w:lang w:bidi="ur-PK"/>
              </w:rPr>
              <w:t>ہم تجارتی ضوابط کی پیروی کرتے ہیں، بشمول برآمد اور درآمد کنٹرول کے قواعد، اور قومی سلامتی اور عوامی صحت کے تحفظ کے لیے حکومتی بندشوں اور پابندیوں کی تعمیل کرتے ہیں۔</w:t>
            </w:r>
          </w:p>
        </w:tc>
      </w:tr>
      <w:tr w:rsidR="003D306A" w:rsidRPr="0071419D" w14:paraId="5F6B61F8" w14:textId="77777777" w:rsidTr="00694634">
        <w:tc>
          <w:tcPr>
            <w:tcW w:w="1353" w:type="dxa"/>
            <w:shd w:val="clear" w:color="auto" w:fill="C1E4F5"/>
            <w:tcMar>
              <w:top w:w="120" w:type="dxa"/>
              <w:left w:w="180" w:type="dxa"/>
              <w:bottom w:w="120" w:type="dxa"/>
              <w:right w:w="180" w:type="dxa"/>
            </w:tcMar>
            <w:hideMark/>
          </w:tcPr>
          <w:p w14:paraId="2680C0B7" w14:textId="77777777" w:rsidR="00277052" w:rsidRPr="0071419D" w:rsidRDefault="0000313E" w:rsidP="00277052">
            <w:pPr>
              <w:spacing w:before="30" w:after="30"/>
              <w:ind w:left="30" w:right="30"/>
              <w:rPr>
                <w:rFonts w:ascii="Calibri" w:eastAsia="Times New Roman" w:hAnsi="Calibri" w:cs="Calibri"/>
                <w:sz w:val="16"/>
              </w:rPr>
            </w:pPr>
            <w:hyperlink r:id="rId34" w:tgtFrame="_blank" w:history="1">
              <w:r w:rsidRPr="0071419D">
                <w:rPr>
                  <w:rFonts w:ascii="Calibri" w:eastAsia="Times New Roman" w:hAnsi="Calibri" w:cs="Calibri"/>
                  <w:color w:val="0000FF"/>
                  <w:sz w:val="16"/>
                  <w:u w:val="single"/>
                </w:rPr>
                <w:t>Screen 8</w:t>
              </w:r>
            </w:hyperlink>
            <w:r w:rsidRPr="0071419D">
              <w:rPr>
                <w:rFonts w:ascii="Calibri" w:eastAsia="Times New Roman" w:hAnsi="Calibri" w:cs="Calibri"/>
                <w:sz w:val="16"/>
              </w:rPr>
              <w:t xml:space="preserve"> </w:t>
            </w:r>
          </w:p>
          <w:p w14:paraId="346DE967" w14:textId="77777777" w:rsidR="00277052" w:rsidRPr="0071419D" w:rsidRDefault="0000313E" w:rsidP="00277052">
            <w:pPr>
              <w:ind w:left="30" w:right="30"/>
              <w:rPr>
                <w:rFonts w:ascii="Calibri" w:eastAsia="Times New Roman" w:hAnsi="Calibri" w:cs="Calibri"/>
                <w:sz w:val="16"/>
              </w:rPr>
            </w:pPr>
            <w:hyperlink r:id="rId35" w:tgtFrame="_blank" w:history="1">
              <w:r w:rsidRPr="0071419D">
                <w:rPr>
                  <w:rFonts w:ascii="Calibri" w:eastAsia="Times New Roman" w:hAnsi="Calibri" w:cs="Calibri"/>
                  <w:color w:val="0000FF"/>
                  <w:sz w:val="16"/>
                  <w:u w:val="single"/>
                </w:rPr>
                <w:t>13_C_9</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9FD261" w14:textId="77777777" w:rsidR="00277052"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PRODUCT PROMOTION I</w:t>
            </w:r>
          </w:p>
          <w:p w14:paraId="4956DBC2" w14:textId="77777777" w:rsidR="00277052"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We promote and sell our products with honesty and respect for those who rely on them.</w:t>
            </w:r>
          </w:p>
          <w:p w14:paraId="24397985" w14:textId="77777777" w:rsidR="00277052"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Our product communications are truthful, balanced, and aligned with approved </w:t>
            </w:r>
            <w:proofErr w:type="spellStart"/>
            <w:r w:rsidRPr="0071419D">
              <w:rPr>
                <w:rFonts w:ascii="Calibri" w:eastAsia="Times New Roman" w:hAnsi="Calibri" w:cs="Calibri"/>
              </w:rPr>
              <w:t>labeling</w:t>
            </w:r>
            <w:proofErr w:type="spellEnd"/>
            <w:r w:rsidRPr="0071419D">
              <w:rPr>
                <w:rFonts w:ascii="Calibri" w:eastAsia="Times New Roman" w:hAnsi="Calibri" w:cs="Calibri"/>
              </w:rPr>
              <w:t>, scientific evidence, and medical best practices in the countries where we operate.</w:t>
            </w:r>
          </w:p>
        </w:tc>
        <w:tc>
          <w:tcPr>
            <w:tcW w:w="6000" w:type="dxa"/>
          </w:tcPr>
          <w:p w14:paraId="4BF7A733" w14:textId="77777777" w:rsidR="0027705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 xml:space="preserve">مصنوع کی تشہیر </w:t>
            </w:r>
            <w:r w:rsidRPr="0071419D">
              <w:rPr>
                <w:rFonts w:ascii="Calibri" w:eastAsia="Calibri" w:hAnsi="Calibri" w:cs="Calibri"/>
                <w:lang w:bidi="ur-PK"/>
              </w:rPr>
              <w:t>I</w:t>
            </w:r>
          </w:p>
          <w:p w14:paraId="76D63F18" w14:textId="77777777" w:rsidR="0027705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ہم اپنی مصنوعات کو ایمانداری کے ساتھ اور اُن لوگوں کے احترام کے ساتھ فروغ دیتے اور فروخت کرتے ہیں جو ان پر انحصار کرتے ہیں۔</w:t>
            </w:r>
          </w:p>
          <w:p w14:paraId="143F6752" w14:textId="77777777" w:rsidR="0027705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ہماری مصنوعات کی مواصلات سچّی، متوازن، اور منظور شدہ لیبلنگ، سائنسی شواہد، اور اُن ممالک میں طبی بہترین طریقوں کے مطابق ہوتی ہیں جہاں ہم کام کرتے ہیں۔</w:t>
            </w:r>
          </w:p>
        </w:tc>
      </w:tr>
      <w:tr w:rsidR="003D306A" w:rsidRPr="0071419D" w14:paraId="078BEFD7" w14:textId="77777777" w:rsidTr="00694634">
        <w:tc>
          <w:tcPr>
            <w:tcW w:w="1353" w:type="dxa"/>
            <w:shd w:val="clear" w:color="auto" w:fill="C1E4F5"/>
            <w:tcMar>
              <w:top w:w="120" w:type="dxa"/>
              <w:left w:w="180" w:type="dxa"/>
              <w:bottom w:w="120" w:type="dxa"/>
              <w:right w:w="180" w:type="dxa"/>
            </w:tcMar>
            <w:hideMark/>
          </w:tcPr>
          <w:p w14:paraId="359A553D" w14:textId="77777777" w:rsidR="00835013" w:rsidRPr="0071419D" w:rsidRDefault="0000313E" w:rsidP="00835013">
            <w:pPr>
              <w:spacing w:before="30" w:after="30"/>
              <w:ind w:left="30" w:right="30"/>
              <w:rPr>
                <w:rFonts w:ascii="Calibri" w:eastAsia="Times New Roman" w:hAnsi="Calibri" w:cs="Calibri"/>
                <w:sz w:val="16"/>
              </w:rPr>
            </w:pPr>
            <w:hyperlink r:id="rId36" w:tgtFrame="_blank" w:history="1">
              <w:r w:rsidRPr="0071419D">
                <w:rPr>
                  <w:rFonts w:ascii="Calibri" w:eastAsia="Times New Roman" w:hAnsi="Calibri" w:cs="Calibri"/>
                  <w:color w:val="0000FF"/>
                  <w:sz w:val="16"/>
                  <w:u w:val="single"/>
                </w:rPr>
                <w:t>Screen 8</w:t>
              </w:r>
            </w:hyperlink>
            <w:r w:rsidRPr="0071419D">
              <w:rPr>
                <w:rFonts w:ascii="Calibri" w:eastAsia="Times New Roman" w:hAnsi="Calibri" w:cs="Calibri"/>
                <w:sz w:val="16"/>
              </w:rPr>
              <w:t xml:space="preserve"> </w:t>
            </w:r>
          </w:p>
          <w:p w14:paraId="7CC4DF72" w14:textId="77777777" w:rsidR="00835013" w:rsidRPr="0071419D" w:rsidRDefault="0000313E" w:rsidP="00835013">
            <w:pPr>
              <w:ind w:left="30" w:right="30"/>
              <w:rPr>
                <w:rFonts w:ascii="Calibri" w:eastAsia="Times New Roman" w:hAnsi="Calibri" w:cs="Calibri"/>
                <w:sz w:val="16"/>
              </w:rPr>
            </w:pPr>
            <w:hyperlink r:id="rId37" w:tgtFrame="_blank" w:history="1">
              <w:r w:rsidRPr="0071419D">
                <w:rPr>
                  <w:rFonts w:ascii="Calibri" w:eastAsia="Times New Roman" w:hAnsi="Calibri" w:cs="Calibri"/>
                  <w:color w:val="0000FF"/>
                  <w:sz w:val="16"/>
                  <w:u w:val="single"/>
                </w:rPr>
                <w:t>14_C_9</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BD13E6" w14:textId="77777777" w:rsidR="0083501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PRODUCT PROMOTION II</w:t>
            </w:r>
          </w:p>
          <w:p w14:paraId="1BB11F38" w14:textId="77777777" w:rsidR="0083501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promote our products for their intended and approved uses.</w:t>
            </w:r>
          </w:p>
          <w:p w14:paraId="750777D0" w14:textId="77777777" w:rsidR="0083501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3A8C69EA" w14:textId="77777777" w:rsidR="0083501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مصنوع کی تشہیر </w:t>
            </w:r>
            <w:r w:rsidRPr="0071419D">
              <w:rPr>
                <w:rFonts w:ascii="Calibri" w:eastAsia="Calibri" w:hAnsi="Calibri" w:cs="Calibri"/>
                <w:lang w:bidi="ur-PK"/>
              </w:rPr>
              <w:t>II</w:t>
            </w:r>
          </w:p>
          <w:p w14:paraId="37C7F985" w14:textId="75DD446E" w:rsidR="0083501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اپنی مصنوعات کو اُن کے ارادی اور منظور شدہ استعمالات کے لیے فروغ</w:t>
            </w:r>
            <w:r w:rsidR="00D84B14">
              <w:rPr>
                <w:rFonts w:ascii="Calibri" w:eastAsia="Calibri" w:hAnsi="Calibri" w:cs="Calibri"/>
                <w:lang w:bidi="ur-PK"/>
              </w:rPr>
              <w:t> </w:t>
            </w:r>
            <w:r w:rsidRPr="0071419D">
              <w:rPr>
                <w:rFonts w:ascii="Calibri" w:eastAsia="Calibri" w:hAnsi="Calibri" w:cs="Calibri"/>
                <w:rtl/>
                <w:lang w:bidi="ur-PK"/>
              </w:rPr>
              <w:t>دیتے ہیں۔</w:t>
            </w:r>
          </w:p>
          <w:p w14:paraId="0DBC300C" w14:textId="77777777" w:rsidR="0083501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اُن لائسنسوں اور منظوریوں کے مطابق کام کرتے ہیں جو صحت کے حکام نے ہمیں اُن ممالک میں دی ہیں جہاں ہم کام کرتے ہیں۔</w:t>
            </w:r>
            <w:r w:rsidRPr="0071419D">
              <w:rPr>
                <w:rFonts w:ascii="Calibri" w:eastAsia="Calibri" w:hAnsi="Calibri" w:cs="Calibri"/>
                <w:lang w:bidi="ur-PK"/>
              </w:rPr>
              <w:t xml:space="preserve"> </w:t>
            </w:r>
            <w:r w:rsidRPr="0071419D">
              <w:rPr>
                <w:rFonts w:ascii="Calibri" w:eastAsia="Calibri" w:hAnsi="Calibri" w:cs="Calibri"/>
                <w:rtl/>
                <w:lang w:bidi="ur-PK"/>
              </w:rPr>
              <w:t>ہماری مصنوعات کی تشہیر، فروخت، اور تقسیم سخت تجارتی قوانین اور ملک کے مخصوص ضوابط کی پیروی کرتی ہے۔</w:t>
            </w:r>
            <w:r w:rsidRPr="0071419D">
              <w:rPr>
                <w:rFonts w:ascii="Calibri" w:eastAsia="Calibri" w:hAnsi="Calibri" w:cs="Calibri"/>
                <w:lang w:bidi="ur-PK"/>
              </w:rPr>
              <w:t xml:space="preserve"> </w:t>
            </w:r>
            <w:r w:rsidRPr="0071419D">
              <w:rPr>
                <w:rFonts w:ascii="Calibri" w:eastAsia="Calibri" w:hAnsi="Calibri" w:cs="Calibri"/>
                <w:rtl/>
                <w:lang w:bidi="ur-PK"/>
              </w:rPr>
              <w:t>مضبوط اندرونی پالیسیوں اور طریقۂ کار کے ذریعے، ہم تعمیل کو یقینی بناتے ہیں اور اخلاقی، محفوظ، اور ذمہ دارانہ کاروباری طریقوں کے لیے اپنے عہد کو برقرار رکھتے ہیں۔</w:t>
            </w:r>
          </w:p>
        </w:tc>
      </w:tr>
      <w:tr w:rsidR="003D306A" w:rsidRPr="0071419D" w14:paraId="3C294B37" w14:textId="77777777" w:rsidTr="00694634">
        <w:tc>
          <w:tcPr>
            <w:tcW w:w="1353" w:type="dxa"/>
            <w:shd w:val="clear" w:color="auto" w:fill="C1E4F5"/>
            <w:tcMar>
              <w:top w:w="120" w:type="dxa"/>
              <w:left w:w="180" w:type="dxa"/>
              <w:bottom w:w="120" w:type="dxa"/>
              <w:right w:w="180" w:type="dxa"/>
            </w:tcMar>
            <w:hideMark/>
          </w:tcPr>
          <w:p w14:paraId="1E7CB66B" w14:textId="77777777" w:rsidR="00BE08E6" w:rsidRPr="0071419D" w:rsidRDefault="0000313E" w:rsidP="00BE08E6">
            <w:pPr>
              <w:spacing w:before="30" w:after="30"/>
              <w:ind w:left="30" w:right="30"/>
              <w:rPr>
                <w:rFonts w:ascii="Calibri" w:eastAsia="Times New Roman" w:hAnsi="Calibri" w:cs="Calibri"/>
                <w:sz w:val="16"/>
              </w:rPr>
            </w:pPr>
            <w:hyperlink r:id="rId38" w:tgtFrame="_blank" w:history="1">
              <w:r w:rsidRPr="0071419D">
                <w:rPr>
                  <w:rFonts w:ascii="Calibri" w:eastAsia="Times New Roman" w:hAnsi="Calibri" w:cs="Calibri"/>
                  <w:color w:val="0000FF"/>
                  <w:sz w:val="16"/>
                  <w:u w:val="single"/>
                </w:rPr>
                <w:t>Screen 9</w:t>
              </w:r>
            </w:hyperlink>
            <w:r w:rsidRPr="0071419D">
              <w:rPr>
                <w:rFonts w:ascii="Calibri" w:eastAsia="Times New Roman" w:hAnsi="Calibri" w:cs="Calibri"/>
                <w:sz w:val="16"/>
              </w:rPr>
              <w:t xml:space="preserve"> </w:t>
            </w:r>
          </w:p>
          <w:p w14:paraId="316ED9E6" w14:textId="77777777" w:rsidR="00BE08E6" w:rsidRPr="0071419D" w:rsidRDefault="0000313E" w:rsidP="00BE08E6">
            <w:pPr>
              <w:ind w:left="30" w:right="30"/>
              <w:rPr>
                <w:rFonts w:ascii="Calibri" w:eastAsia="Times New Roman" w:hAnsi="Calibri" w:cs="Calibri"/>
                <w:sz w:val="16"/>
              </w:rPr>
            </w:pPr>
            <w:hyperlink r:id="rId39" w:tgtFrame="_blank" w:history="1">
              <w:r w:rsidRPr="0071419D">
                <w:rPr>
                  <w:rFonts w:ascii="Calibri" w:eastAsia="Times New Roman" w:hAnsi="Calibri" w:cs="Calibri"/>
                  <w:color w:val="0000FF"/>
                  <w:sz w:val="16"/>
                  <w:u w:val="single"/>
                </w:rPr>
                <w:t>15_C_10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AA1AC9"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 must view all content before moving forward.</w:t>
            </w:r>
          </w:p>
          <w:p w14:paraId="0CD2366A"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are committed to advancing science with integrity and purpose.</w:t>
            </w:r>
          </w:p>
          <w:p w14:paraId="777E261E"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We pursue innovation, recognizing the importance of anticipating and addressing risks responsibly. We </w:t>
            </w:r>
            <w:proofErr w:type="spellStart"/>
            <w:r w:rsidRPr="0071419D">
              <w:rPr>
                <w:rFonts w:ascii="Calibri" w:eastAsia="Times New Roman" w:hAnsi="Calibri" w:cs="Calibri"/>
              </w:rPr>
              <w:t>honor</w:t>
            </w:r>
            <w:proofErr w:type="spellEnd"/>
            <w:r w:rsidRPr="0071419D">
              <w:rPr>
                <w:rFonts w:ascii="Calibri" w:eastAsia="Times New Roman" w:hAnsi="Calibri" w:cs="Calibri"/>
              </w:rPr>
              <w:t xml:space="preserve"> the dignity of every study participant and uphold the </w:t>
            </w:r>
            <w:r w:rsidRPr="0071419D">
              <w:rPr>
                <w:rFonts w:ascii="Calibri" w:eastAsia="Times New Roman" w:hAnsi="Calibri" w:cs="Calibri"/>
              </w:rPr>
              <w:lastRenderedPageBreak/>
              <w:t>highest standards of transparency and objectivity in scientific research.</w:t>
            </w:r>
          </w:p>
          <w:p w14:paraId="3D895425"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Innovation I</w:t>
            </w:r>
          </w:p>
          <w:p w14:paraId="586DE409"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Innovation II</w:t>
            </w:r>
          </w:p>
          <w:p w14:paraId="0AD209E2"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Advancing Science</w:t>
            </w:r>
          </w:p>
          <w:p w14:paraId="36D1EA0F"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Click each of the icons to learn more.</w:t>
            </w:r>
          </w:p>
        </w:tc>
        <w:tc>
          <w:tcPr>
            <w:tcW w:w="6000" w:type="dxa"/>
          </w:tcPr>
          <w:p w14:paraId="2E0D1BD0"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آپ کو آگے بڑھنے سے پہلے تمام مواد دیکھنا ضروری ہے۔</w:t>
            </w:r>
          </w:p>
          <w:p w14:paraId="47F0D6A6" w14:textId="1BB1CABC"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دیانت داری اور مقصد کے ساتھ سائنس کو آگے بڑھانے کے</w:t>
            </w:r>
            <w:r w:rsidR="002432F1">
              <w:rPr>
                <w:rFonts w:ascii="Calibri" w:eastAsia="Calibri" w:hAnsi="Calibri" w:cs="Calibri"/>
                <w:lang w:bidi="ur-PK"/>
              </w:rPr>
              <w:t> </w:t>
            </w:r>
            <w:r w:rsidRPr="0071419D">
              <w:rPr>
                <w:rFonts w:ascii="Calibri" w:eastAsia="Calibri" w:hAnsi="Calibri" w:cs="Calibri"/>
                <w:rtl/>
                <w:lang w:bidi="ur-PK"/>
              </w:rPr>
              <w:t>پابند ہیں۔</w:t>
            </w:r>
          </w:p>
          <w:p w14:paraId="7D678135" w14:textId="469D63A2"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جدت کا پیچھا کرتے ہیں، اس اعتراف کے ساتھ کہ خطرات کی پیش گوئی</w:t>
            </w:r>
            <w:r w:rsidR="006B63BA">
              <w:rPr>
                <w:rFonts w:ascii="Calibri" w:eastAsia="Calibri" w:hAnsi="Calibri" w:cs="Calibri"/>
                <w:lang w:bidi="ur-PK"/>
              </w:rPr>
              <w:t> </w:t>
            </w:r>
            <w:r w:rsidRPr="0071419D">
              <w:rPr>
                <w:rFonts w:ascii="Calibri" w:eastAsia="Calibri" w:hAnsi="Calibri" w:cs="Calibri"/>
                <w:rtl/>
                <w:lang w:bidi="ur-PK"/>
              </w:rPr>
              <w:t>اور انہیں ذمہ داری سے حل کرنا اہم ہے۔</w:t>
            </w:r>
            <w:r w:rsidRPr="0071419D">
              <w:rPr>
                <w:rFonts w:ascii="Calibri" w:eastAsia="Calibri" w:hAnsi="Calibri" w:cs="Calibri"/>
                <w:lang w:bidi="ur-PK"/>
              </w:rPr>
              <w:t xml:space="preserve"> </w:t>
            </w:r>
            <w:r w:rsidRPr="0071419D">
              <w:rPr>
                <w:rFonts w:ascii="Calibri" w:eastAsia="Calibri" w:hAnsi="Calibri" w:cs="Calibri"/>
                <w:rtl/>
                <w:lang w:bidi="ur-PK"/>
              </w:rPr>
              <w:t xml:space="preserve">ہم ہر مطالعہ کے شریک </w:t>
            </w:r>
            <w:r w:rsidRPr="0071419D">
              <w:rPr>
                <w:rFonts w:ascii="Calibri" w:eastAsia="Calibri" w:hAnsi="Calibri" w:cs="Calibri"/>
                <w:rtl/>
                <w:lang w:bidi="ur-PK"/>
              </w:rPr>
              <w:lastRenderedPageBreak/>
              <w:t>کی</w:t>
            </w:r>
            <w:r w:rsidR="00BC3E54">
              <w:rPr>
                <w:rFonts w:ascii="Calibri" w:eastAsia="Calibri" w:hAnsi="Calibri" w:cs="Calibri"/>
                <w:lang w:bidi="ur-PK"/>
              </w:rPr>
              <w:t> </w:t>
            </w:r>
            <w:r w:rsidRPr="0071419D">
              <w:rPr>
                <w:rFonts w:ascii="Calibri" w:eastAsia="Calibri" w:hAnsi="Calibri" w:cs="Calibri"/>
                <w:rtl/>
                <w:lang w:bidi="ur-PK"/>
              </w:rPr>
              <w:t>وقار کا احترام کرتے ہیں اور سائنسی تحقیق میں شفافیت اور معروضیت کے اعلیٰ ترین معیارات کو برقرار رکھتے ہیں۔</w:t>
            </w:r>
          </w:p>
          <w:p w14:paraId="06D4C578"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جدت و اختراع </w:t>
            </w:r>
            <w:r w:rsidRPr="0071419D">
              <w:rPr>
                <w:rFonts w:ascii="Calibri" w:eastAsia="Calibri" w:hAnsi="Calibri" w:cs="Calibri"/>
                <w:lang w:bidi="ur-PK"/>
              </w:rPr>
              <w:t>I</w:t>
            </w:r>
          </w:p>
          <w:p w14:paraId="2BA83FC5"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جدت و اختراع </w:t>
            </w:r>
            <w:r w:rsidRPr="0071419D">
              <w:rPr>
                <w:rFonts w:ascii="Calibri" w:eastAsia="Calibri" w:hAnsi="Calibri" w:cs="Calibri"/>
                <w:lang w:bidi="ur-PK"/>
              </w:rPr>
              <w:t>II</w:t>
            </w:r>
          </w:p>
          <w:p w14:paraId="70A344BA"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سائنس کو ترقی دینا</w:t>
            </w:r>
          </w:p>
          <w:p w14:paraId="42907D72"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مزید جاننے کے لیے ہر آئیکن پر کلک کریں۔</w:t>
            </w:r>
          </w:p>
        </w:tc>
      </w:tr>
      <w:tr w:rsidR="003D306A" w:rsidRPr="0071419D" w14:paraId="2FDB09B2" w14:textId="77777777" w:rsidTr="00694634">
        <w:tc>
          <w:tcPr>
            <w:tcW w:w="1353" w:type="dxa"/>
            <w:shd w:val="clear" w:color="auto" w:fill="C1E4F5"/>
            <w:tcMar>
              <w:top w:w="120" w:type="dxa"/>
              <w:left w:w="180" w:type="dxa"/>
              <w:bottom w:w="120" w:type="dxa"/>
              <w:right w:w="180" w:type="dxa"/>
            </w:tcMar>
            <w:hideMark/>
          </w:tcPr>
          <w:p w14:paraId="17375DCA" w14:textId="77777777" w:rsidR="00BE08E6" w:rsidRPr="0071419D" w:rsidRDefault="0000313E" w:rsidP="00BE08E6">
            <w:pPr>
              <w:spacing w:before="30" w:after="30"/>
              <w:ind w:left="30" w:right="30"/>
              <w:rPr>
                <w:rFonts w:ascii="Calibri" w:eastAsia="Times New Roman" w:hAnsi="Calibri" w:cs="Calibri"/>
                <w:sz w:val="16"/>
              </w:rPr>
            </w:pPr>
            <w:hyperlink r:id="rId40" w:tgtFrame="_blank" w:history="1">
              <w:r w:rsidRPr="0071419D">
                <w:rPr>
                  <w:rFonts w:ascii="Calibri" w:eastAsia="Times New Roman" w:hAnsi="Calibri" w:cs="Calibri"/>
                  <w:color w:val="0000FF"/>
                  <w:sz w:val="16"/>
                  <w:u w:val="single"/>
                </w:rPr>
                <w:t>Screen 9</w:t>
              </w:r>
            </w:hyperlink>
            <w:r w:rsidRPr="0071419D">
              <w:rPr>
                <w:rFonts w:ascii="Calibri" w:eastAsia="Times New Roman" w:hAnsi="Calibri" w:cs="Calibri"/>
                <w:sz w:val="16"/>
              </w:rPr>
              <w:t xml:space="preserve"> </w:t>
            </w:r>
          </w:p>
          <w:p w14:paraId="4215DBEF" w14:textId="77777777" w:rsidR="00BE08E6" w:rsidRPr="0071419D" w:rsidRDefault="0000313E" w:rsidP="00BE08E6">
            <w:pPr>
              <w:ind w:left="30" w:right="30"/>
              <w:rPr>
                <w:rFonts w:ascii="Calibri" w:eastAsia="Times New Roman" w:hAnsi="Calibri" w:cs="Calibri"/>
                <w:sz w:val="16"/>
              </w:rPr>
            </w:pPr>
            <w:hyperlink r:id="rId41" w:tgtFrame="_blank" w:history="1">
              <w:r w:rsidRPr="0071419D">
                <w:rPr>
                  <w:rFonts w:ascii="Calibri" w:eastAsia="Times New Roman" w:hAnsi="Calibri" w:cs="Calibri"/>
                  <w:color w:val="0000FF"/>
                  <w:sz w:val="16"/>
                  <w:u w:val="single"/>
                </w:rPr>
                <w:t>16_C_10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A33996"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INNOVATION I</w:t>
            </w:r>
          </w:p>
          <w:p w14:paraId="1FE52090"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create innovative healthcare solutions to help people live healthier lives and improve outcomes around the world.</w:t>
            </w:r>
          </w:p>
          <w:p w14:paraId="341EEB76"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213BDBB8" w14:textId="77777777" w:rsidR="00106FB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جدت و اختراع </w:t>
            </w:r>
            <w:r w:rsidRPr="0071419D">
              <w:rPr>
                <w:rFonts w:ascii="Calibri" w:eastAsia="Calibri" w:hAnsi="Calibri" w:cs="Calibri"/>
                <w:lang w:bidi="ur-PK"/>
              </w:rPr>
              <w:t>I</w:t>
            </w:r>
          </w:p>
          <w:p w14:paraId="1068F11F" w14:textId="77777777" w:rsidR="00106FB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لوگوں کو زیادہ صحت مند زندگی گزارنے اور دنیا بھر میں نتائج کو بہتر بنانے میں مدد کے لیے جدید صحت کی دیکھ بھال کے حل تخلیق کرتے ہیں۔</w:t>
            </w:r>
          </w:p>
          <w:p w14:paraId="24F6EC7C"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انسانی ضروریات کا جواب دیتے ہیں انقلابی علاج، جان بچانے والے آلات، اور جدید مصنوعات کی تخلیق کے ذریعے جو صحت کو نئے طریقوں سے سہارا دیتی ہیں۔</w:t>
            </w:r>
            <w:r w:rsidRPr="0071419D">
              <w:rPr>
                <w:rFonts w:ascii="Calibri" w:eastAsia="Calibri" w:hAnsi="Calibri" w:cs="Calibri"/>
                <w:lang w:bidi="ur-PK"/>
              </w:rPr>
              <w:t xml:space="preserve"> </w:t>
            </w:r>
            <w:r w:rsidRPr="0071419D">
              <w:rPr>
                <w:rFonts w:ascii="Calibri" w:eastAsia="Calibri" w:hAnsi="Calibri" w:cs="Calibri"/>
                <w:rtl/>
                <w:lang w:bidi="ur-PK"/>
              </w:rPr>
              <w:t>جدید ترین سائنس اور ٹیکنالوجی کے ذریعے، ہم نتائج کو بہتر بنانے اور لوگوں کو اپنی بہترین زندگی گزارنے کے قابل بنانے کی کوشش کرتے ہیں—زندگی کے ہر مرحلے کے لیے معنی خیز جدتیں تخلیق کرتے ہوئے۔</w:t>
            </w:r>
          </w:p>
        </w:tc>
      </w:tr>
      <w:tr w:rsidR="003D306A" w:rsidRPr="0071419D" w14:paraId="725D4A98" w14:textId="77777777" w:rsidTr="00694634">
        <w:tc>
          <w:tcPr>
            <w:tcW w:w="1353" w:type="dxa"/>
            <w:shd w:val="clear" w:color="auto" w:fill="C1E4F5"/>
            <w:tcMar>
              <w:top w:w="120" w:type="dxa"/>
              <w:left w:w="180" w:type="dxa"/>
              <w:bottom w:w="120" w:type="dxa"/>
              <w:right w:w="180" w:type="dxa"/>
            </w:tcMar>
            <w:hideMark/>
          </w:tcPr>
          <w:p w14:paraId="010FB16F" w14:textId="77777777" w:rsidR="00BE08E6" w:rsidRPr="0071419D" w:rsidRDefault="0000313E" w:rsidP="00BE08E6">
            <w:pPr>
              <w:spacing w:before="30" w:after="30"/>
              <w:ind w:left="30" w:right="30"/>
              <w:rPr>
                <w:rFonts w:ascii="Calibri" w:eastAsia="Times New Roman" w:hAnsi="Calibri" w:cs="Calibri"/>
                <w:sz w:val="16"/>
              </w:rPr>
            </w:pPr>
            <w:hyperlink r:id="rId42" w:tgtFrame="_blank" w:history="1">
              <w:r w:rsidRPr="0071419D">
                <w:rPr>
                  <w:rFonts w:ascii="Calibri" w:eastAsia="Times New Roman" w:hAnsi="Calibri" w:cs="Calibri"/>
                  <w:color w:val="0000FF"/>
                  <w:sz w:val="16"/>
                  <w:u w:val="single"/>
                </w:rPr>
                <w:t>Screen 9</w:t>
              </w:r>
            </w:hyperlink>
            <w:r w:rsidRPr="0071419D">
              <w:rPr>
                <w:rFonts w:ascii="Calibri" w:eastAsia="Times New Roman" w:hAnsi="Calibri" w:cs="Calibri"/>
                <w:sz w:val="16"/>
              </w:rPr>
              <w:t xml:space="preserve"> </w:t>
            </w:r>
          </w:p>
          <w:p w14:paraId="5216928A" w14:textId="77777777" w:rsidR="00BE08E6" w:rsidRPr="0071419D" w:rsidRDefault="0000313E" w:rsidP="00BE08E6">
            <w:pPr>
              <w:ind w:left="30" w:right="30"/>
              <w:rPr>
                <w:rFonts w:ascii="Calibri" w:eastAsia="Times New Roman" w:hAnsi="Calibri" w:cs="Calibri"/>
                <w:sz w:val="16"/>
              </w:rPr>
            </w:pPr>
            <w:hyperlink r:id="rId43" w:tgtFrame="_blank" w:history="1">
              <w:r w:rsidRPr="0071419D">
                <w:rPr>
                  <w:rFonts w:ascii="Calibri" w:eastAsia="Times New Roman" w:hAnsi="Calibri" w:cs="Calibri"/>
                  <w:color w:val="0000FF"/>
                  <w:sz w:val="16"/>
                  <w:u w:val="single"/>
                </w:rPr>
                <w:t>17_C_10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00A036"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INNOVATION II</w:t>
            </w:r>
          </w:p>
          <w:p w14:paraId="7E0F0204"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cultivate a culture of innovation by exploring new possibilities and plan for contingencies.</w:t>
            </w:r>
          </w:p>
          <w:p w14:paraId="20CD61D2"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While progress often involves risk, we take thoughtful, responsible steps to anticipate challenges and minimize them in advance—always guided by the Code and our policies.</w:t>
            </w:r>
          </w:p>
        </w:tc>
        <w:tc>
          <w:tcPr>
            <w:tcW w:w="6000" w:type="dxa"/>
          </w:tcPr>
          <w:p w14:paraId="022E6D44" w14:textId="77777777" w:rsidR="00106FB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 xml:space="preserve">جدت و اختراع </w:t>
            </w:r>
            <w:r w:rsidRPr="0071419D">
              <w:rPr>
                <w:rFonts w:ascii="Calibri" w:eastAsia="Calibri" w:hAnsi="Calibri" w:cs="Calibri"/>
                <w:lang w:bidi="ur-PK"/>
              </w:rPr>
              <w:t>II</w:t>
            </w:r>
          </w:p>
          <w:p w14:paraId="4A22711D" w14:textId="77777777" w:rsidR="00106FB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نئی امکانات کی تلاش کر کے اور ممکنہ حالات کی منصوبہ بندی کر کے جدت کی ثقافت کو پروان چڑھاتے ہیں۔</w:t>
            </w:r>
          </w:p>
          <w:p w14:paraId="265A5435"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اگرچہ ترقی اکثر خطرے پر مشتمل ہوتی ہے، ہم چیلنجوں کی پیش گوئی کرنے اور انہیں پہلے سے کم کرنے کے لیے سوچ سمجھ کر اور ذمہ داری سے اقدامات کرتے ہیں—ہمیشہ ضابطے اور اپنی پالیسیوں سے رہنمائی حاصل کرتے ہیں۔</w:t>
            </w:r>
          </w:p>
        </w:tc>
      </w:tr>
      <w:tr w:rsidR="003D306A" w:rsidRPr="0071419D" w14:paraId="6520CCC6" w14:textId="77777777" w:rsidTr="00694634">
        <w:tc>
          <w:tcPr>
            <w:tcW w:w="1353" w:type="dxa"/>
            <w:shd w:val="clear" w:color="auto" w:fill="C1E4F5"/>
            <w:tcMar>
              <w:top w:w="120" w:type="dxa"/>
              <w:left w:w="180" w:type="dxa"/>
              <w:bottom w:w="120" w:type="dxa"/>
              <w:right w:w="180" w:type="dxa"/>
            </w:tcMar>
            <w:hideMark/>
          </w:tcPr>
          <w:p w14:paraId="0003A528" w14:textId="77777777" w:rsidR="00BE08E6" w:rsidRPr="0071419D" w:rsidRDefault="0000313E" w:rsidP="00BE08E6">
            <w:pPr>
              <w:spacing w:before="30" w:after="30"/>
              <w:ind w:left="30" w:right="30"/>
              <w:rPr>
                <w:rFonts w:ascii="Calibri" w:eastAsia="Times New Roman" w:hAnsi="Calibri" w:cs="Calibri"/>
                <w:sz w:val="16"/>
              </w:rPr>
            </w:pPr>
            <w:hyperlink r:id="rId44" w:tgtFrame="_blank" w:history="1">
              <w:r w:rsidRPr="0071419D">
                <w:rPr>
                  <w:rFonts w:ascii="Calibri" w:eastAsia="Times New Roman" w:hAnsi="Calibri" w:cs="Calibri"/>
                  <w:color w:val="0000FF"/>
                  <w:sz w:val="16"/>
                  <w:u w:val="single"/>
                </w:rPr>
                <w:t>Screen 9</w:t>
              </w:r>
            </w:hyperlink>
            <w:r w:rsidRPr="0071419D">
              <w:rPr>
                <w:rFonts w:ascii="Calibri" w:eastAsia="Times New Roman" w:hAnsi="Calibri" w:cs="Calibri"/>
                <w:sz w:val="16"/>
              </w:rPr>
              <w:t xml:space="preserve"> </w:t>
            </w:r>
          </w:p>
          <w:p w14:paraId="26E38D6E" w14:textId="77777777" w:rsidR="00BE08E6" w:rsidRPr="0071419D" w:rsidRDefault="0000313E" w:rsidP="00BE08E6">
            <w:pPr>
              <w:ind w:left="30" w:right="30"/>
              <w:rPr>
                <w:rFonts w:ascii="Calibri" w:eastAsia="Times New Roman" w:hAnsi="Calibri" w:cs="Calibri"/>
                <w:sz w:val="16"/>
              </w:rPr>
            </w:pPr>
            <w:hyperlink r:id="rId45" w:tgtFrame="_blank" w:history="1">
              <w:r w:rsidRPr="0071419D">
                <w:rPr>
                  <w:rFonts w:ascii="Calibri" w:eastAsia="Times New Roman" w:hAnsi="Calibri" w:cs="Calibri"/>
                  <w:color w:val="0000FF"/>
                  <w:sz w:val="16"/>
                  <w:u w:val="single"/>
                </w:rPr>
                <w:t>18_C_10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B57AA6"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ADVANCING SCIENCE</w:t>
            </w:r>
          </w:p>
          <w:p w14:paraId="072EF0C3"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conduct research to generate accurate, objective data that drives innovation, improves treatments, and advances healthcare.</w:t>
            </w:r>
          </w:p>
          <w:p w14:paraId="2ED71863"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0CCF4EE2"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0811FA8A"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34C529B8" w14:textId="77777777" w:rsidR="009A0BB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سائنس کو ترقی دینا</w:t>
            </w:r>
          </w:p>
          <w:p w14:paraId="0ADE4A6B" w14:textId="77777777" w:rsidR="009A0BB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تحقیق کرتے ہیں تاکہ درست، معروضی ڈیٹا تیار کریں جو جدت کو آگے بڑھاتا ہے، علاج بہتر بناتا ہے، اور صحت کی دیکھ بھال کو آگے لے جاتا ہے۔</w:t>
            </w:r>
          </w:p>
          <w:p w14:paraId="0CD9A4CB" w14:textId="77777777" w:rsidR="009A0BB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تحقیق کرتے وقت، ہم مطالعہ کے شرکاء کے ساتھ وقار کے ساتھ پیش آتے ہیں، انہیں غیر ضروری خطرات سے بچاتے ہیں، اور اس بات کو یقینی بناتے ہیں کہ وہ تحقیق کی نوعیت اور مقصد اور متعلقہ خطرات کو سمجھیں۔</w:t>
            </w:r>
            <w:r w:rsidRPr="0071419D">
              <w:rPr>
                <w:rFonts w:ascii="Calibri" w:eastAsia="Calibri" w:hAnsi="Calibri" w:cs="Calibri"/>
                <w:lang w:bidi="ur-PK"/>
              </w:rPr>
              <w:t xml:space="preserve"> </w:t>
            </w:r>
            <w:r w:rsidRPr="0071419D">
              <w:rPr>
                <w:rFonts w:ascii="Calibri" w:eastAsia="Calibri" w:hAnsi="Calibri" w:cs="Calibri"/>
                <w:rtl/>
                <w:lang w:bidi="ur-PK"/>
              </w:rPr>
              <w:t>مطالعہ کے شرکت کنندگان سے باخبر رضامندی کا حصول ہمارے تحقیقی عمل کا ایک لازمی حصہ ہوتا ہے۔</w:t>
            </w:r>
          </w:p>
          <w:p w14:paraId="1493C2E3" w14:textId="71AD30C1" w:rsidR="009A0BB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سائنسی تحقیق میں شفافیت کو قدر کی نگاہ سے دیکھتے ہیں اور نتائج پر</w:t>
            </w:r>
            <w:r w:rsidR="00856AA7">
              <w:rPr>
                <w:rFonts w:ascii="Calibri" w:eastAsia="Calibri" w:hAnsi="Calibri" w:cs="Calibri"/>
                <w:lang w:bidi="ur-PK"/>
              </w:rPr>
              <w:t> </w:t>
            </w:r>
            <w:r w:rsidRPr="0071419D">
              <w:rPr>
                <w:rFonts w:ascii="Calibri" w:eastAsia="Calibri" w:hAnsi="Calibri" w:cs="Calibri"/>
                <w:rtl/>
                <w:lang w:bidi="ur-PK"/>
              </w:rPr>
              <w:t>غیر مناسب طریقے سے اثر انداز ہونے کی کوشش نہیں کریں گے۔</w:t>
            </w:r>
            <w:r w:rsidRPr="0071419D">
              <w:rPr>
                <w:rFonts w:ascii="Calibri" w:eastAsia="Calibri" w:hAnsi="Calibri" w:cs="Calibri"/>
                <w:lang w:bidi="ur-PK"/>
              </w:rPr>
              <w:t xml:space="preserve"> </w:t>
            </w:r>
            <w:r w:rsidRPr="0071419D">
              <w:rPr>
                <w:rFonts w:ascii="Calibri" w:eastAsia="Calibri" w:hAnsi="Calibri" w:cs="Calibri"/>
                <w:rtl/>
                <w:lang w:bidi="ur-PK"/>
              </w:rPr>
              <w:t>ہم اس بات کو یقینی بناتے ہیں کہ مطالعہ کا ڈیٹا درست ہو اور ہم اپنی مصنوعات سے متعلق تحقیق کے نتائج—خواہ مثبت ہوں یا منفی—بروقت اور درست</w:t>
            </w:r>
            <w:r w:rsidR="00856AA7">
              <w:rPr>
                <w:rFonts w:ascii="Calibri" w:eastAsia="Calibri" w:hAnsi="Calibri" w:cs="Calibri"/>
                <w:lang w:bidi="ur-PK"/>
              </w:rPr>
              <w:t> </w:t>
            </w:r>
            <w:r w:rsidRPr="0071419D">
              <w:rPr>
                <w:rFonts w:ascii="Calibri" w:eastAsia="Calibri" w:hAnsi="Calibri" w:cs="Calibri"/>
                <w:rtl/>
                <w:lang w:bidi="ur-PK"/>
              </w:rPr>
              <w:t>طریقے سے فراہم کرنے کے پابند ہیں۔</w:t>
            </w:r>
          </w:p>
          <w:p w14:paraId="03A8285B"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جب تحقیق </w:t>
            </w:r>
            <w:r w:rsidRPr="0071419D">
              <w:rPr>
                <w:rFonts w:ascii="Calibri" w:eastAsia="Calibri" w:hAnsi="Calibri" w:cs="Calibri"/>
                <w:lang w:bidi="ur-PK"/>
              </w:rPr>
              <w:t>Abbott</w:t>
            </w:r>
            <w:r w:rsidRPr="0071419D">
              <w:rPr>
                <w:rFonts w:ascii="Calibri" w:eastAsia="Calibri" w:hAnsi="Calibri" w:cs="Calibri"/>
                <w:rtl/>
                <w:lang w:bidi="ur-PK"/>
              </w:rPr>
              <w:t xml:space="preserve"> کے لیے کی جاتی ہے یا ہماری جانب سے شائع کی جاتی ہے، تو ہم ایسے ماہرین کے ساتھ شراکت کرتے ہیں جن کا سائنسی اور طبی پس منظر مضبوط ہو۔</w:t>
            </w:r>
            <w:r w:rsidRPr="0071419D">
              <w:rPr>
                <w:rFonts w:ascii="Calibri" w:eastAsia="Calibri" w:hAnsi="Calibri" w:cs="Calibri"/>
                <w:lang w:bidi="ur-PK"/>
              </w:rPr>
              <w:t xml:space="preserve"> </w:t>
            </w:r>
            <w:r w:rsidRPr="0071419D">
              <w:rPr>
                <w:rFonts w:ascii="Calibri" w:eastAsia="Calibri" w:hAnsi="Calibri" w:cs="Calibri"/>
                <w:rtl/>
                <w:lang w:bidi="ur-PK"/>
              </w:rPr>
              <w:t xml:space="preserve">ہم توقع کرتے ہیں کہ وہ </w:t>
            </w:r>
            <w:r w:rsidRPr="0071419D">
              <w:rPr>
                <w:rFonts w:ascii="Calibri" w:eastAsia="Calibri" w:hAnsi="Calibri" w:cs="Calibri"/>
                <w:lang w:bidi="ur-PK"/>
              </w:rPr>
              <w:t>Abbott</w:t>
            </w:r>
            <w:r w:rsidRPr="0071419D">
              <w:rPr>
                <w:rFonts w:ascii="Calibri" w:eastAsia="Calibri" w:hAnsi="Calibri" w:cs="Calibri"/>
                <w:rtl/>
                <w:lang w:bidi="ur-PK"/>
              </w:rPr>
              <w:t xml:space="preserve"> سے کسی بھی تعلق، بشمول مالی یا دیگر تعلقات، کا انکشاف کریں گے۔</w:t>
            </w:r>
          </w:p>
        </w:tc>
      </w:tr>
      <w:tr w:rsidR="003D306A" w:rsidRPr="0071419D" w14:paraId="452F43D3" w14:textId="77777777" w:rsidTr="00694634">
        <w:tc>
          <w:tcPr>
            <w:tcW w:w="1353" w:type="dxa"/>
            <w:shd w:val="clear" w:color="auto" w:fill="C1E4F5"/>
            <w:tcMar>
              <w:top w:w="120" w:type="dxa"/>
              <w:left w:w="180" w:type="dxa"/>
              <w:bottom w:w="120" w:type="dxa"/>
              <w:right w:w="180" w:type="dxa"/>
            </w:tcMar>
            <w:hideMark/>
          </w:tcPr>
          <w:p w14:paraId="365CBE18" w14:textId="77777777" w:rsidR="00BE08E6" w:rsidRPr="0071419D" w:rsidRDefault="0000313E" w:rsidP="00BE08E6">
            <w:pPr>
              <w:spacing w:before="30" w:after="30"/>
              <w:ind w:left="30" w:right="30"/>
              <w:rPr>
                <w:rFonts w:ascii="Calibri" w:eastAsia="Times New Roman" w:hAnsi="Calibri" w:cs="Calibri"/>
                <w:sz w:val="16"/>
              </w:rPr>
            </w:pPr>
            <w:hyperlink r:id="rId46" w:tgtFrame="_blank" w:history="1">
              <w:r w:rsidRPr="0071419D">
                <w:rPr>
                  <w:rFonts w:ascii="Calibri" w:eastAsia="Times New Roman" w:hAnsi="Calibri" w:cs="Calibri"/>
                  <w:color w:val="0000FF"/>
                  <w:sz w:val="16"/>
                  <w:u w:val="single"/>
                </w:rPr>
                <w:t>Screen 10</w:t>
              </w:r>
            </w:hyperlink>
            <w:r w:rsidRPr="0071419D">
              <w:rPr>
                <w:rFonts w:ascii="Calibri" w:eastAsia="Times New Roman" w:hAnsi="Calibri" w:cs="Calibri"/>
                <w:sz w:val="16"/>
              </w:rPr>
              <w:t xml:space="preserve"> </w:t>
            </w:r>
          </w:p>
          <w:p w14:paraId="1EF5635B" w14:textId="77777777" w:rsidR="00BE08E6" w:rsidRPr="0071419D" w:rsidRDefault="0000313E" w:rsidP="00BE08E6">
            <w:pPr>
              <w:ind w:left="30" w:right="30"/>
              <w:rPr>
                <w:rFonts w:ascii="Calibri" w:eastAsia="Times New Roman" w:hAnsi="Calibri" w:cs="Calibri"/>
                <w:sz w:val="16"/>
              </w:rPr>
            </w:pPr>
            <w:hyperlink r:id="rId47" w:tgtFrame="_blank" w:history="1">
              <w:r w:rsidRPr="0071419D">
                <w:rPr>
                  <w:rFonts w:ascii="Calibri" w:eastAsia="Times New Roman" w:hAnsi="Calibri" w:cs="Calibri"/>
                  <w:color w:val="0000FF"/>
                  <w:sz w:val="16"/>
                  <w:u w:val="single"/>
                </w:rPr>
                <w:t>19_C_11</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F15C38"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 must view all content before moving forward.</w:t>
            </w:r>
          </w:p>
          <w:p w14:paraId="346BB918"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foster a culture of openness, diversity, and respect—because it drives creativity and innovation.</w:t>
            </w:r>
          </w:p>
          <w:p w14:paraId="23A8A503"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each have a responsibility to live the Code every day: treating others with respect, creating a safe and inclusive workplace, and ensuring equal opportunity for all.</w:t>
            </w:r>
          </w:p>
          <w:p w14:paraId="17CF2F05"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ask questions when things are unclear and speak up when something doesn’t feel right.</w:t>
            </w:r>
          </w:p>
          <w:p w14:paraId="024B9EDF"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This section reinforces our commitment to equal opportunity and a secure work environment, and reminds us to understand, apply, and uphold the Code in everything we do.</w:t>
            </w:r>
          </w:p>
          <w:p w14:paraId="2A1A9280"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Collaboration</w:t>
            </w:r>
          </w:p>
          <w:p w14:paraId="587308E6"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Connection to Each Other</w:t>
            </w:r>
          </w:p>
          <w:p w14:paraId="50294C93"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Reporting Concerns</w:t>
            </w:r>
          </w:p>
          <w:p w14:paraId="5B6B8841"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Equal Opportunity</w:t>
            </w:r>
          </w:p>
          <w:p w14:paraId="4757122F"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Fair Treatment</w:t>
            </w:r>
          </w:p>
          <w:p w14:paraId="7261767A"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Work Environment</w:t>
            </w:r>
          </w:p>
          <w:p w14:paraId="200B2B9F" w14:textId="77777777" w:rsidR="00BE08E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Click each of the icons to learn more.</w:t>
            </w:r>
          </w:p>
        </w:tc>
        <w:tc>
          <w:tcPr>
            <w:tcW w:w="6000" w:type="dxa"/>
          </w:tcPr>
          <w:p w14:paraId="67952BA1"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آپ کو آگے بڑھنے سے پہلے تمام مواد دیکھنا ضروری ہے۔</w:t>
            </w:r>
          </w:p>
          <w:p w14:paraId="60B7BA85"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کھلے پن، تنوع، اور احترام کی ثقافت کو پروان چڑھاتے ہیں—کیونکہ یہ تخلیقی صلاحیت اور جدت کو آگے بڑھاتا ہے۔</w:t>
            </w:r>
          </w:p>
          <w:p w14:paraId="037B63E6"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میں سے ہر ایک کی یہ ذمہ داری ہے کہ ہم ہر روز ضابطے کے مطابق زندگی گزاریں: دوسروں کے ساتھ احترام سے پیش آنا، محفوظ اور جامع کام کی جگہ بنانا، اور سب کے لیے مساوی مواقع کو یقینی بنانا۔</w:t>
            </w:r>
          </w:p>
          <w:p w14:paraId="2FB43164"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سوالات پوچھتے ہیں جب چیزیں واضح نہيں ہوتی ہیں اور آواز اٹھاتے ہیں جب کچھ ٹھیک محسوس نہيں ہوتا ہے۔</w:t>
            </w:r>
          </w:p>
          <w:p w14:paraId="2ED7A411"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یہ حصہ مساوی مواقع اور محفوظ کام کے ماحول کے لیے ہمارے عہد کو مضبوط کرتا ہے، اور ہمیں یاد دلاتا ہے کہ ہم جو بھی کریں اس میں ضابطے کو سمجھیں، لاگو کریں، اور برقرار رکھیں۔</w:t>
            </w:r>
          </w:p>
          <w:p w14:paraId="21BDF8BE"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اشتراک</w:t>
            </w:r>
          </w:p>
          <w:p w14:paraId="0FFC5F54"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ایک دوسرے سے ہمارا ربط</w:t>
            </w:r>
          </w:p>
          <w:p w14:paraId="5FE1C5DF"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تشویشات کی اطلاع دہی</w:t>
            </w:r>
          </w:p>
          <w:p w14:paraId="7370EA3A"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مساوی موقع</w:t>
            </w:r>
          </w:p>
          <w:p w14:paraId="4DD6BAB1"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منصفانہ برتاؤ</w:t>
            </w:r>
          </w:p>
          <w:p w14:paraId="41C4E973" w14:textId="77777777" w:rsidR="007502B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کام کی جگہ کا ماحول</w:t>
            </w:r>
          </w:p>
          <w:p w14:paraId="3A3CAFC1" w14:textId="77777777" w:rsidR="00BE08E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مزید جاننے کے لیے ہر آئیکن پر کلک کریں۔</w:t>
            </w:r>
          </w:p>
        </w:tc>
      </w:tr>
      <w:tr w:rsidR="003D306A" w:rsidRPr="0071419D" w14:paraId="7070257E" w14:textId="77777777" w:rsidTr="00694634">
        <w:tc>
          <w:tcPr>
            <w:tcW w:w="1353" w:type="dxa"/>
            <w:shd w:val="clear" w:color="auto" w:fill="C1E4F5"/>
            <w:tcMar>
              <w:top w:w="120" w:type="dxa"/>
              <w:left w:w="180" w:type="dxa"/>
              <w:bottom w:w="120" w:type="dxa"/>
              <w:right w:w="180" w:type="dxa"/>
            </w:tcMar>
            <w:hideMark/>
          </w:tcPr>
          <w:p w14:paraId="4149BEC8" w14:textId="77777777" w:rsidR="00F47217" w:rsidRPr="0071419D" w:rsidRDefault="0000313E" w:rsidP="00F47217">
            <w:pPr>
              <w:spacing w:before="30" w:after="30"/>
              <w:ind w:left="30" w:right="30"/>
              <w:rPr>
                <w:rFonts w:ascii="Calibri" w:eastAsia="Times New Roman" w:hAnsi="Calibri" w:cs="Calibri"/>
                <w:sz w:val="16"/>
              </w:rPr>
            </w:pPr>
            <w:hyperlink r:id="rId48" w:tgtFrame="_blank" w:history="1">
              <w:r w:rsidRPr="0071419D">
                <w:rPr>
                  <w:rFonts w:ascii="Calibri" w:eastAsia="Times New Roman" w:hAnsi="Calibri" w:cs="Calibri"/>
                  <w:color w:val="0000FF"/>
                  <w:sz w:val="16"/>
                  <w:u w:val="single"/>
                </w:rPr>
                <w:t>Screen 10</w:t>
              </w:r>
            </w:hyperlink>
            <w:r w:rsidRPr="0071419D">
              <w:rPr>
                <w:rFonts w:ascii="Calibri" w:eastAsia="Times New Roman" w:hAnsi="Calibri" w:cs="Calibri"/>
                <w:sz w:val="16"/>
              </w:rPr>
              <w:t xml:space="preserve"> </w:t>
            </w:r>
          </w:p>
          <w:p w14:paraId="4528E349" w14:textId="77777777" w:rsidR="00F47217" w:rsidRPr="0071419D" w:rsidRDefault="0000313E" w:rsidP="00F47217">
            <w:pPr>
              <w:ind w:left="30" w:right="30"/>
              <w:rPr>
                <w:rFonts w:ascii="Calibri" w:eastAsia="Times New Roman" w:hAnsi="Calibri" w:cs="Calibri"/>
                <w:sz w:val="16"/>
              </w:rPr>
            </w:pPr>
            <w:hyperlink r:id="rId49" w:tgtFrame="_blank" w:history="1">
              <w:r w:rsidRPr="0071419D">
                <w:rPr>
                  <w:rFonts w:ascii="Calibri" w:eastAsia="Times New Roman" w:hAnsi="Calibri" w:cs="Calibri"/>
                  <w:color w:val="0000FF"/>
                  <w:sz w:val="16"/>
                  <w:u w:val="single"/>
                </w:rPr>
                <w:t>20_C_11</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A43F2F"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COLLABORATION</w:t>
            </w:r>
          </w:p>
          <w:p w14:paraId="5418DBD8"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value openness and collaboration because diverse ideas lead to better solutions.</w:t>
            </w:r>
          </w:p>
          <w:p w14:paraId="58B6CB47"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77A14C84" w14:textId="77777777" w:rsidR="00F472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اشتراک</w:t>
            </w:r>
          </w:p>
          <w:p w14:paraId="0201491C" w14:textId="77777777" w:rsidR="00F472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کھلے پن اور تعاون کو قدر کی نگاہ سے دیکھتے ہیں کیونکہ متنوع خیالات بہتر حل پیدا کرتے ہیں۔</w:t>
            </w:r>
          </w:p>
          <w:p w14:paraId="065E730B" w14:textId="3544B249" w:rsidR="00F472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تنوع کو اپناتے ہیں کیونکہ یہ تخلیقی صلاحیت، توانائی، اور ترقی کو فروغ</w:t>
            </w:r>
            <w:r w:rsidR="00DC091D">
              <w:rPr>
                <w:rFonts w:ascii="Calibri" w:eastAsia="Calibri" w:hAnsi="Calibri" w:cs="Calibri"/>
                <w:lang w:bidi="ur-PK"/>
              </w:rPr>
              <w:t> </w:t>
            </w:r>
            <w:r w:rsidRPr="0071419D">
              <w:rPr>
                <w:rFonts w:ascii="Calibri" w:eastAsia="Calibri" w:hAnsi="Calibri" w:cs="Calibri"/>
                <w:rtl/>
                <w:lang w:bidi="ur-PK"/>
              </w:rPr>
              <w:t>دیتا ہے۔</w:t>
            </w:r>
            <w:r w:rsidRPr="0071419D">
              <w:rPr>
                <w:rFonts w:ascii="Calibri" w:eastAsia="Calibri" w:hAnsi="Calibri" w:cs="Calibri"/>
                <w:lang w:bidi="ur-PK"/>
              </w:rPr>
              <w:t xml:space="preserve"> </w:t>
            </w:r>
            <w:r w:rsidRPr="0071419D">
              <w:rPr>
                <w:rFonts w:ascii="Calibri" w:eastAsia="Calibri" w:hAnsi="Calibri" w:cs="Calibri"/>
                <w:rtl/>
                <w:lang w:bidi="ur-PK"/>
              </w:rPr>
              <w:t>عالمی صحت پر معنی خیز اثر ڈالنے کے لیے، ہم ایک دوسرے</w:t>
            </w:r>
            <w:r w:rsidR="00DC091D">
              <w:rPr>
                <w:rFonts w:ascii="Calibri" w:eastAsia="Calibri" w:hAnsi="Calibri" w:cs="Calibri"/>
                <w:lang w:bidi="ur-PK"/>
              </w:rPr>
              <w:t> </w:t>
            </w:r>
            <w:r w:rsidRPr="0071419D">
              <w:rPr>
                <w:rFonts w:ascii="Calibri" w:eastAsia="Calibri" w:hAnsi="Calibri" w:cs="Calibri"/>
                <w:rtl/>
                <w:lang w:bidi="ur-PK"/>
              </w:rPr>
              <w:t>کو سنتے ہیں، ہر آواز کی قدر کرتے ہیں، اور مقصد کے ساتھ مل کر</w:t>
            </w:r>
            <w:r w:rsidR="00DC091D">
              <w:rPr>
                <w:rFonts w:ascii="Calibri" w:eastAsia="Calibri" w:hAnsi="Calibri" w:cs="Calibri"/>
                <w:lang w:bidi="ur-PK"/>
              </w:rPr>
              <w:t> </w:t>
            </w:r>
            <w:r w:rsidRPr="0071419D">
              <w:rPr>
                <w:rFonts w:ascii="Calibri" w:eastAsia="Calibri" w:hAnsi="Calibri" w:cs="Calibri"/>
                <w:rtl/>
                <w:lang w:bidi="ur-PK"/>
              </w:rPr>
              <w:t>کام کرتے ہیں۔</w:t>
            </w:r>
          </w:p>
        </w:tc>
      </w:tr>
      <w:tr w:rsidR="003D306A" w:rsidRPr="0071419D" w14:paraId="70227633" w14:textId="77777777" w:rsidTr="00694634">
        <w:tc>
          <w:tcPr>
            <w:tcW w:w="1353" w:type="dxa"/>
            <w:shd w:val="clear" w:color="auto" w:fill="C1E4F5"/>
            <w:tcMar>
              <w:top w:w="120" w:type="dxa"/>
              <w:left w:w="180" w:type="dxa"/>
              <w:bottom w:w="120" w:type="dxa"/>
              <w:right w:w="180" w:type="dxa"/>
            </w:tcMar>
            <w:hideMark/>
          </w:tcPr>
          <w:p w14:paraId="195B41F6" w14:textId="77777777" w:rsidR="00F47217" w:rsidRPr="0071419D" w:rsidRDefault="0000313E" w:rsidP="00F47217">
            <w:pPr>
              <w:spacing w:before="30" w:after="30"/>
              <w:ind w:left="30" w:right="30"/>
              <w:rPr>
                <w:rFonts w:ascii="Calibri" w:eastAsia="Times New Roman" w:hAnsi="Calibri" w:cs="Calibri"/>
                <w:sz w:val="16"/>
              </w:rPr>
            </w:pPr>
            <w:hyperlink r:id="rId50" w:tgtFrame="_blank" w:history="1">
              <w:r w:rsidRPr="0071419D">
                <w:rPr>
                  <w:rFonts w:ascii="Calibri" w:eastAsia="Times New Roman" w:hAnsi="Calibri" w:cs="Calibri"/>
                  <w:color w:val="0000FF"/>
                  <w:sz w:val="16"/>
                  <w:u w:val="single"/>
                </w:rPr>
                <w:t>Screen 10</w:t>
              </w:r>
            </w:hyperlink>
            <w:r w:rsidRPr="0071419D">
              <w:rPr>
                <w:rFonts w:ascii="Calibri" w:eastAsia="Times New Roman" w:hAnsi="Calibri" w:cs="Calibri"/>
                <w:sz w:val="16"/>
              </w:rPr>
              <w:t xml:space="preserve"> </w:t>
            </w:r>
          </w:p>
          <w:p w14:paraId="5CFE33FC" w14:textId="77777777" w:rsidR="00F47217" w:rsidRPr="0071419D" w:rsidRDefault="0000313E" w:rsidP="00F47217">
            <w:pPr>
              <w:ind w:left="30" w:right="30"/>
              <w:rPr>
                <w:rFonts w:ascii="Calibri" w:eastAsia="Times New Roman" w:hAnsi="Calibri" w:cs="Calibri"/>
                <w:sz w:val="16"/>
              </w:rPr>
            </w:pPr>
            <w:hyperlink r:id="rId51" w:tgtFrame="_blank" w:history="1">
              <w:r w:rsidRPr="0071419D">
                <w:rPr>
                  <w:rFonts w:ascii="Calibri" w:eastAsia="Times New Roman" w:hAnsi="Calibri" w:cs="Calibri"/>
                  <w:color w:val="0000FF"/>
                  <w:sz w:val="16"/>
                  <w:u w:val="single"/>
                </w:rPr>
                <w:t>21_C_11</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1D3E8A"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CONNECTION TO EACH OTHER</w:t>
            </w:r>
          </w:p>
          <w:p w14:paraId="3FF4EE81"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all share the responsibility to live Abbott’s values every day.</w:t>
            </w:r>
          </w:p>
          <w:p w14:paraId="326E9172"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By acting ethically, we strengthen our culture. Everyone must understand how the Code applies to their role and work.</w:t>
            </w:r>
          </w:p>
          <w:p w14:paraId="56CEA04C"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Managers and supervisors have a special responsibility as leaders—they must model our values, promote ethical </w:t>
            </w:r>
            <w:proofErr w:type="spellStart"/>
            <w:r w:rsidRPr="0071419D">
              <w:rPr>
                <w:rFonts w:ascii="Calibri" w:eastAsia="Times New Roman" w:hAnsi="Calibri" w:cs="Calibri"/>
              </w:rPr>
              <w:t>behavior</w:t>
            </w:r>
            <w:proofErr w:type="spellEnd"/>
            <w:r w:rsidRPr="0071419D">
              <w:rPr>
                <w:rFonts w:ascii="Calibri" w:eastAsia="Times New Roman" w:hAnsi="Calibri" w:cs="Calibri"/>
              </w:rPr>
              <w:t>, and create a safe space where employees feel comfortable asking questions and raising concerns without fear of retaliation.</w:t>
            </w:r>
          </w:p>
        </w:tc>
        <w:tc>
          <w:tcPr>
            <w:tcW w:w="6000" w:type="dxa"/>
          </w:tcPr>
          <w:p w14:paraId="4FE8744D" w14:textId="77777777" w:rsidR="004422A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ایک دوسرے سے ہمارا ربط</w:t>
            </w:r>
          </w:p>
          <w:p w14:paraId="23C28F02" w14:textId="77777777" w:rsidR="004422A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ہم سب ہر روز </w:t>
            </w:r>
            <w:r w:rsidRPr="0071419D">
              <w:rPr>
                <w:rFonts w:ascii="Calibri" w:eastAsia="Calibri" w:hAnsi="Calibri" w:cs="Calibri"/>
                <w:lang w:bidi="ur-PK"/>
              </w:rPr>
              <w:t>Abbott</w:t>
            </w:r>
            <w:r w:rsidRPr="0071419D">
              <w:rPr>
                <w:rFonts w:ascii="Calibri" w:eastAsia="Calibri" w:hAnsi="Calibri" w:cs="Calibri"/>
                <w:rtl/>
                <w:lang w:bidi="ur-PK"/>
              </w:rPr>
              <w:t xml:space="preserve"> کی قدروں کے مطابق زندگی گزارنے کی ذمہ داری رکھتے ہیں۔</w:t>
            </w:r>
          </w:p>
          <w:p w14:paraId="79F4FBD1" w14:textId="77777777" w:rsidR="004422A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اخلاقی طور پر عمل کر کے، ہم اپنی ثقافت کو مضبوط کرتے ہیں۔</w:t>
            </w:r>
            <w:r w:rsidRPr="0071419D">
              <w:rPr>
                <w:rFonts w:ascii="Calibri" w:eastAsia="Calibri" w:hAnsi="Calibri" w:cs="Calibri"/>
                <w:lang w:bidi="ur-PK"/>
              </w:rPr>
              <w:t xml:space="preserve"> </w:t>
            </w:r>
            <w:r w:rsidRPr="0071419D">
              <w:rPr>
                <w:rFonts w:ascii="Calibri" w:eastAsia="Calibri" w:hAnsi="Calibri" w:cs="Calibri"/>
                <w:rtl/>
                <w:lang w:bidi="ur-PK"/>
              </w:rPr>
              <w:t>ہر کسی کے لیے ضروری ہے کہ وہ سمجھے کہ ضابطہ ان کے کردار اور کام پر کیسے لاگو ہوتا ہے۔</w:t>
            </w:r>
          </w:p>
          <w:p w14:paraId="466D74B1" w14:textId="1E51DE2C" w:rsidR="00F472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منیجرز اور سپروائزرز پر رہنماؤں کے طور پر خاص ذمہ داری ہوتی ہے—انہیں ہماری قدروں کی مثال پیش کرنی چاہیے، اخلاقی رویّے کو فروغ دینا چاہیے، اور ایسا محفوظ ماحول پیدا کرنا چاہیے جہاں ملازمین انتقامی کارروائی کے خوف کے بغیر سوالات پوچھنے اور تشویشات اٹھانے میں خود کو</w:t>
            </w:r>
            <w:r w:rsidR="000020AF">
              <w:rPr>
                <w:rFonts w:ascii="Calibri" w:eastAsia="Calibri" w:hAnsi="Calibri" w:cs="Calibri"/>
                <w:lang w:bidi="ur-PK"/>
              </w:rPr>
              <w:t> </w:t>
            </w:r>
            <w:r w:rsidRPr="0071419D">
              <w:rPr>
                <w:rFonts w:ascii="Calibri" w:eastAsia="Calibri" w:hAnsi="Calibri" w:cs="Calibri"/>
                <w:rtl/>
                <w:lang w:bidi="ur-PK"/>
              </w:rPr>
              <w:t>آرام دہ مح</w:t>
            </w:r>
            <w:ins w:id="0" w:author="BDO-Auditor" w:date="2026-01-06T12:15:00Z" w16du:dateUtc="2026-01-06T07:15:00Z">
              <w:r w:rsidR="001D3555">
                <w:rPr>
                  <w:rFonts w:ascii="Calibri" w:eastAsia="Calibri" w:hAnsi="Calibri" w:cs="Calibri"/>
                  <w:lang w:val="en-US" w:bidi="ur-PK"/>
                </w:rPr>
                <w:t xml:space="preserve"> </w:t>
              </w:r>
            </w:ins>
            <w:r w:rsidRPr="0071419D">
              <w:rPr>
                <w:rFonts w:ascii="Calibri" w:eastAsia="Calibri" w:hAnsi="Calibri" w:cs="Calibri"/>
                <w:rtl/>
                <w:lang w:bidi="ur-PK"/>
              </w:rPr>
              <w:t>سوس کریں ۔</w:t>
            </w:r>
          </w:p>
        </w:tc>
      </w:tr>
      <w:tr w:rsidR="003D306A" w:rsidRPr="0071419D" w14:paraId="66835E08" w14:textId="77777777" w:rsidTr="00694634">
        <w:tc>
          <w:tcPr>
            <w:tcW w:w="1353" w:type="dxa"/>
            <w:shd w:val="clear" w:color="auto" w:fill="C1E4F5"/>
            <w:tcMar>
              <w:top w:w="120" w:type="dxa"/>
              <w:left w:w="180" w:type="dxa"/>
              <w:bottom w:w="120" w:type="dxa"/>
              <w:right w:w="180" w:type="dxa"/>
            </w:tcMar>
            <w:hideMark/>
          </w:tcPr>
          <w:p w14:paraId="751D82CD" w14:textId="77777777" w:rsidR="00F47217" w:rsidRPr="0071419D" w:rsidRDefault="0000313E" w:rsidP="00F47217">
            <w:pPr>
              <w:spacing w:before="30" w:after="30"/>
              <w:ind w:left="30" w:right="30"/>
              <w:rPr>
                <w:rFonts w:ascii="Calibri" w:eastAsia="Times New Roman" w:hAnsi="Calibri" w:cs="Calibri"/>
                <w:sz w:val="16"/>
              </w:rPr>
            </w:pPr>
            <w:hyperlink r:id="rId52" w:tgtFrame="_blank" w:history="1">
              <w:r w:rsidRPr="0071419D">
                <w:rPr>
                  <w:rFonts w:ascii="Calibri" w:eastAsia="Times New Roman" w:hAnsi="Calibri" w:cs="Calibri"/>
                  <w:color w:val="0000FF"/>
                  <w:sz w:val="16"/>
                  <w:u w:val="single"/>
                </w:rPr>
                <w:t>Screen 10</w:t>
              </w:r>
            </w:hyperlink>
            <w:r w:rsidRPr="0071419D">
              <w:rPr>
                <w:rFonts w:ascii="Calibri" w:eastAsia="Times New Roman" w:hAnsi="Calibri" w:cs="Calibri"/>
                <w:sz w:val="16"/>
              </w:rPr>
              <w:t xml:space="preserve"> </w:t>
            </w:r>
          </w:p>
          <w:p w14:paraId="082FF17B" w14:textId="77777777" w:rsidR="00F47217" w:rsidRPr="0071419D" w:rsidRDefault="0000313E" w:rsidP="00F47217">
            <w:pPr>
              <w:ind w:left="30" w:right="30"/>
              <w:rPr>
                <w:rFonts w:ascii="Calibri" w:eastAsia="Times New Roman" w:hAnsi="Calibri" w:cs="Calibri"/>
                <w:sz w:val="16"/>
              </w:rPr>
            </w:pPr>
            <w:hyperlink r:id="rId53" w:tgtFrame="_blank" w:history="1">
              <w:r w:rsidRPr="0071419D">
                <w:rPr>
                  <w:rFonts w:ascii="Calibri" w:eastAsia="Times New Roman" w:hAnsi="Calibri" w:cs="Calibri"/>
                  <w:color w:val="0000FF"/>
                  <w:sz w:val="16"/>
                  <w:u w:val="single"/>
                </w:rPr>
                <w:t>22_C_11</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4FAAAA"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REPORTING CONCERNS</w:t>
            </w:r>
          </w:p>
          <w:p w14:paraId="35531154"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We ask questions when something isn’t clear or doesn’t feel right. We also speak up and report any possible violations of the Code.</w:t>
            </w:r>
          </w:p>
          <w:p w14:paraId="4ECC87A0"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177BE33D"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If you’re unsure about the right choice or action, talk to your manager or contact the Office of Ethics and Compliance.</w:t>
            </w:r>
          </w:p>
          <w:p w14:paraId="06C95409"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74A98B93"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275C69FC"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Corrective actions may include discipline (up to and including termination) or legal action for:</w:t>
            </w:r>
          </w:p>
          <w:p w14:paraId="1F5AAB76" w14:textId="77777777" w:rsidR="00F47217" w:rsidRPr="0071419D" w:rsidRDefault="0000313E" w:rsidP="00694634">
            <w:pPr>
              <w:numPr>
                <w:ilvl w:val="0"/>
                <w:numId w:val="3"/>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lastRenderedPageBreak/>
              <w:t>Authorizing or taking part in a violation;</w:t>
            </w:r>
          </w:p>
          <w:p w14:paraId="74708935" w14:textId="77777777" w:rsidR="00F47217" w:rsidRPr="0071419D" w:rsidRDefault="0000313E" w:rsidP="00694634">
            <w:pPr>
              <w:numPr>
                <w:ilvl w:val="0"/>
                <w:numId w:val="3"/>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Refusing to cooperate in an investigation;</w:t>
            </w:r>
          </w:p>
          <w:p w14:paraId="1C4CB110" w14:textId="77777777" w:rsidR="00F47217" w:rsidRPr="0071419D" w:rsidRDefault="0000313E" w:rsidP="00694634">
            <w:pPr>
              <w:numPr>
                <w:ilvl w:val="0"/>
                <w:numId w:val="3"/>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Failing to report a violation due to poor supervision;</w:t>
            </w:r>
          </w:p>
          <w:p w14:paraId="45318190" w14:textId="77777777" w:rsidR="00F47217" w:rsidRPr="0071419D" w:rsidRDefault="0000313E" w:rsidP="00694634">
            <w:pPr>
              <w:numPr>
                <w:ilvl w:val="0"/>
                <w:numId w:val="3"/>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Making a false report;</w:t>
            </w:r>
          </w:p>
          <w:p w14:paraId="1744477C" w14:textId="77777777" w:rsidR="00F47217" w:rsidRPr="0071419D" w:rsidRDefault="0000313E" w:rsidP="00694634">
            <w:pPr>
              <w:numPr>
                <w:ilvl w:val="0"/>
                <w:numId w:val="3"/>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Retaliating against someone who reported a concern in good faith.</w:t>
            </w:r>
          </w:p>
          <w:p w14:paraId="31770F2E"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3F8E14DA" w14:textId="77777777" w:rsidR="00310ED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تشویشات کی اطلاع دہی</w:t>
            </w:r>
          </w:p>
          <w:p w14:paraId="48C2D16D" w14:textId="77777777" w:rsidR="00310ED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ہم سوالات پوچھتے ہیں جب کوئی چيز واضح نہيں ہوتی ہے یا ٹھیک محسوس نہيں ہوتی ہے۔</w:t>
            </w:r>
            <w:r w:rsidRPr="0071419D">
              <w:rPr>
                <w:rFonts w:ascii="Calibri" w:eastAsia="Calibri" w:hAnsi="Calibri" w:cs="Calibri"/>
                <w:lang w:bidi="ur-PK"/>
              </w:rPr>
              <w:t xml:space="preserve"> </w:t>
            </w:r>
            <w:r w:rsidRPr="0071419D">
              <w:rPr>
                <w:rFonts w:ascii="Calibri" w:eastAsia="Calibri" w:hAnsi="Calibri" w:cs="Calibri"/>
                <w:rtl/>
                <w:lang w:bidi="ur-PK"/>
              </w:rPr>
              <w:t>ہم آواز بھی اٹھاتے ہیں اور ضابطے کی کسی بھی ممکنہ خلاف ورزی کی رپورٹ کرتے ہیں۔</w:t>
            </w:r>
          </w:p>
          <w:p w14:paraId="74E92174" w14:textId="670B4F41" w:rsidR="00310ED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جب ہدایت واضح نہ ہو، تو سوال پوچھنا ہماری ذمہ داری ہے، اور مشتبہ</w:t>
            </w:r>
            <w:r w:rsidR="0097147A">
              <w:rPr>
                <w:rFonts w:ascii="Calibri" w:eastAsia="Calibri" w:hAnsi="Calibri" w:cs="Calibri"/>
                <w:lang w:bidi="ur-PK"/>
              </w:rPr>
              <w:t> </w:t>
            </w:r>
            <w:r w:rsidRPr="0071419D">
              <w:rPr>
                <w:rFonts w:ascii="Calibri" w:eastAsia="Calibri" w:hAnsi="Calibri" w:cs="Calibri"/>
                <w:rtl/>
                <w:lang w:bidi="ur-PK"/>
              </w:rPr>
              <w:t xml:space="preserve">غیر اخلاقی کاروباری رویے، ضابطے کی خلاف ورزی، یا </w:t>
            </w:r>
            <w:r w:rsidRPr="0071419D">
              <w:rPr>
                <w:rFonts w:ascii="Calibri" w:eastAsia="Calibri" w:hAnsi="Calibri" w:cs="Calibri"/>
                <w:lang w:bidi="ur-PK"/>
              </w:rPr>
              <w:t>Abbott</w:t>
            </w:r>
            <w:r w:rsidRPr="0071419D">
              <w:rPr>
                <w:rFonts w:ascii="Calibri" w:eastAsia="Calibri" w:hAnsi="Calibri" w:cs="Calibri"/>
                <w:rtl/>
                <w:lang w:bidi="ur-PK"/>
              </w:rPr>
              <w:t xml:space="preserve"> کی پالیسیوں کی خلاف ورزی کو چیلنج کرنا اور رپورٹ کرنا ضروری ہے۔</w:t>
            </w:r>
          </w:p>
          <w:p w14:paraId="2EB55DB2" w14:textId="77777777" w:rsidR="00310ED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اگر آپ صحیح انتخاب یا عمل کے بارے میں پریقین نہیں ہیں، تو اپنے منیجر سے بات کریں یا دفترِ اخلاقیات و تعمیل سے رابطہ کریں۔</w:t>
            </w:r>
          </w:p>
          <w:p w14:paraId="7ED8478F" w14:textId="4F2F1C66" w:rsidR="00310ED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منیجرز اور سپروائزرز کو مثال کے ذریعہ قیادت کرنی چاہیے اور یقینی بنانا چاہیے کہ ملازمین ضابطے کو سمجھیں اور اس کی پیروی کریں۔</w:t>
            </w:r>
            <w:r w:rsidRPr="0071419D">
              <w:rPr>
                <w:rFonts w:ascii="Calibri" w:eastAsia="Calibri" w:hAnsi="Calibri" w:cs="Calibri"/>
                <w:lang w:bidi="ur-PK"/>
              </w:rPr>
              <w:t xml:space="preserve"> </w:t>
            </w:r>
            <w:r w:rsidRPr="0071419D">
              <w:rPr>
                <w:rFonts w:ascii="Calibri" w:eastAsia="Calibri" w:hAnsi="Calibri" w:cs="Calibri"/>
                <w:rtl/>
                <w:lang w:bidi="ur-PK"/>
              </w:rPr>
              <w:t xml:space="preserve">رہنماؤں پر یہ ذمہ داری زیادہ عائد ہوتی ہے کہ وہ </w:t>
            </w:r>
            <w:r w:rsidRPr="0071419D">
              <w:rPr>
                <w:rFonts w:ascii="Calibri" w:eastAsia="Calibri" w:hAnsi="Calibri" w:cs="Calibri"/>
                <w:lang w:bidi="ur-PK"/>
              </w:rPr>
              <w:t>Abbott</w:t>
            </w:r>
            <w:r w:rsidRPr="0071419D">
              <w:rPr>
                <w:rFonts w:ascii="Calibri" w:eastAsia="Calibri" w:hAnsi="Calibri" w:cs="Calibri"/>
                <w:rtl/>
                <w:lang w:bidi="ur-PK"/>
              </w:rPr>
              <w:t xml:space="preserve"> کی توقعات کو واضح کریں</w:t>
            </w:r>
            <w:r w:rsidR="00270D46">
              <w:rPr>
                <w:rFonts w:ascii="Calibri" w:eastAsia="Calibri" w:hAnsi="Calibri" w:cs="Calibri"/>
                <w:lang w:bidi="ur-PK"/>
              </w:rPr>
              <w:t> </w:t>
            </w:r>
            <w:r w:rsidRPr="0071419D">
              <w:rPr>
                <w:rFonts w:ascii="Calibri" w:eastAsia="Calibri" w:hAnsi="Calibri" w:cs="Calibri"/>
                <w:rtl/>
                <w:lang w:bidi="ur-PK"/>
              </w:rPr>
              <w:t>اور ضابطے کی کسی بھی ممکنہ خلاف ورزی کے بارے میں دفترِ اخلاقیات و تعمیل سے رابطہ کریں۔</w:t>
            </w:r>
          </w:p>
          <w:p w14:paraId="4A3E273E" w14:textId="26DB5DF9" w:rsidR="00310ED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ضابطے کی ممکنہ خلاف ورزیوں کی تمام رپورٹیں سنجیدگی سے لی جاتی ہیں۔</w:t>
            </w:r>
            <w:r w:rsidRPr="0071419D">
              <w:rPr>
                <w:rFonts w:ascii="Calibri" w:eastAsia="Calibri" w:hAnsi="Calibri" w:cs="Calibri"/>
                <w:lang w:bidi="ur-PK"/>
              </w:rPr>
              <w:t xml:space="preserve"> </w:t>
            </w:r>
            <w:r w:rsidRPr="0071419D">
              <w:rPr>
                <w:rFonts w:ascii="Calibri" w:eastAsia="Calibri" w:hAnsi="Calibri" w:cs="Calibri"/>
                <w:rtl/>
                <w:lang w:bidi="ur-PK"/>
              </w:rPr>
              <w:t>دفترِ اخلاقیات و تعمیل فالو اپ کے اقدامات کو سنبھالے گا، جس میں ضرورت پڑنے پر تحقیقات اور اصلاحی اقدامات کرنا شامل ہے۔</w:t>
            </w:r>
            <w:r w:rsidRPr="0071419D">
              <w:rPr>
                <w:rFonts w:ascii="Calibri" w:eastAsia="Calibri" w:hAnsi="Calibri" w:cs="Calibri"/>
                <w:lang w:bidi="ur-PK"/>
              </w:rPr>
              <w:t xml:space="preserve"> </w:t>
            </w:r>
            <w:r w:rsidRPr="0071419D">
              <w:rPr>
                <w:rFonts w:ascii="Calibri" w:eastAsia="Calibri" w:hAnsi="Calibri" w:cs="Calibri"/>
                <w:rtl/>
                <w:lang w:bidi="ur-PK"/>
              </w:rPr>
              <w:t>آپ کو خود</w:t>
            </w:r>
            <w:r w:rsidR="00C30930">
              <w:rPr>
                <w:rFonts w:ascii="Calibri" w:eastAsia="Calibri" w:hAnsi="Calibri" w:cs="Calibri"/>
                <w:lang w:bidi="ur-PK"/>
              </w:rPr>
              <w:t> </w:t>
            </w:r>
            <w:r w:rsidRPr="0071419D">
              <w:rPr>
                <w:rFonts w:ascii="Calibri" w:eastAsia="Calibri" w:hAnsi="Calibri" w:cs="Calibri"/>
                <w:rtl/>
                <w:lang w:bidi="ur-PK"/>
              </w:rPr>
              <w:t>تحقیقات نہیں کرنی چاہیے۔</w:t>
            </w:r>
            <w:r w:rsidRPr="0071419D">
              <w:rPr>
                <w:rFonts w:ascii="Calibri" w:eastAsia="Calibri" w:hAnsi="Calibri" w:cs="Calibri"/>
                <w:lang w:bidi="ur-PK"/>
              </w:rPr>
              <w:t xml:space="preserve"> </w:t>
            </w:r>
            <w:r w:rsidRPr="0071419D">
              <w:rPr>
                <w:rFonts w:ascii="Calibri" w:eastAsia="Calibri" w:hAnsi="Calibri" w:cs="Calibri"/>
                <w:rtl/>
                <w:lang w:bidi="ur-PK"/>
              </w:rPr>
              <w:t>ہر ایک کو تعاون کرنا چاہیے اور تحقیقات کو خفیہ رکھنا چاہیے۔</w:t>
            </w:r>
          </w:p>
          <w:p w14:paraId="4D745DC0" w14:textId="77777777" w:rsidR="00310ED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اصلاحی اقدامات میں نظم و ضبط (برطرفی تک اور بشمول) یا قانونی کارروائی شامل ہو سکتی ہے اگر:</w:t>
            </w:r>
          </w:p>
          <w:p w14:paraId="043D5BA1" w14:textId="77777777" w:rsidR="00310ED1" w:rsidRPr="0071419D" w:rsidRDefault="0000313E" w:rsidP="00694634">
            <w:pPr>
              <w:numPr>
                <w:ilvl w:val="0"/>
                <w:numId w:val="3"/>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t>کسی خلاف ورزی کی اجازت دی یا حصہ لیا؛</w:t>
            </w:r>
          </w:p>
          <w:p w14:paraId="40F0F0E7" w14:textId="77777777" w:rsidR="00310ED1" w:rsidRPr="0071419D" w:rsidRDefault="0000313E" w:rsidP="00694634">
            <w:pPr>
              <w:numPr>
                <w:ilvl w:val="0"/>
                <w:numId w:val="3"/>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t>تحقیقات میں تعاون کرنے سے انکار کیا؛</w:t>
            </w:r>
          </w:p>
          <w:p w14:paraId="76569758" w14:textId="0B408F97" w:rsidR="00310ED1" w:rsidRPr="0071419D" w:rsidRDefault="0000313E" w:rsidP="00694634">
            <w:pPr>
              <w:numPr>
                <w:ilvl w:val="0"/>
                <w:numId w:val="3"/>
              </w:numPr>
              <w:bidi/>
              <w:spacing w:before="100" w:beforeAutospacing="1" w:after="100" w:afterAutospacing="1"/>
              <w:ind w:left="750" w:right="100"/>
              <w:rPr>
                <w:rFonts w:ascii="Calibri" w:eastAsia="Times New Roman" w:hAnsi="Calibri" w:cs="Calibri"/>
              </w:rPr>
            </w:pPr>
            <w:r w:rsidRPr="0071419D">
              <w:rPr>
                <w:rFonts w:ascii="Calibri" w:eastAsia="Calibri" w:hAnsi="Calibri" w:cs="Calibri"/>
                <w:rtl/>
                <w:lang w:bidi="ur-PK"/>
              </w:rPr>
              <w:t>کمزور نگرانی کی وجہ سے خلاف ورزی کی رپورٹ کرنے میں ناکام</w:t>
            </w:r>
            <w:r w:rsidR="003E2B8D">
              <w:rPr>
                <w:rFonts w:ascii="Calibri" w:eastAsia="Calibri" w:hAnsi="Calibri" w:cs="Calibri"/>
                <w:lang w:bidi="ur-PK"/>
              </w:rPr>
              <w:t> </w:t>
            </w:r>
            <w:r w:rsidRPr="0071419D">
              <w:rPr>
                <w:rFonts w:ascii="Calibri" w:eastAsia="Calibri" w:hAnsi="Calibri" w:cs="Calibri"/>
                <w:rtl/>
                <w:lang w:bidi="ur-PK"/>
              </w:rPr>
              <w:t>رہا؛</w:t>
            </w:r>
          </w:p>
          <w:p w14:paraId="72F90B78" w14:textId="77777777" w:rsidR="00310ED1" w:rsidRPr="0071419D" w:rsidRDefault="0000313E" w:rsidP="00694634">
            <w:pPr>
              <w:numPr>
                <w:ilvl w:val="0"/>
                <w:numId w:val="3"/>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lastRenderedPageBreak/>
              <w:t>غلط رپورٹ دی؛</w:t>
            </w:r>
          </w:p>
          <w:p w14:paraId="5739E836" w14:textId="2C643767" w:rsidR="00310ED1" w:rsidRPr="0071419D" w:rsidRDefault="0000313E" w:rsidP="00694634">
            <w:pPr>
              <w:numPr>
                <w:ilvl w:val="0"/>
                <w:numId w:val="3"/>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t>اچھی نیت سے تشویش ظاہر کرنے والے کے خلاف انتقامی کارروائی</w:t>
            </w:r>
            <w:r w:rsidR="00FF125F">
              <w:rPr>
                <w:rFonts w:ascii="Calibri" w:eastAsia="Calibri" w:hAnsi="Calibri" w:cs="Calibri"/>
                <w:lang w:bidi="ur-PK"/>
              </w:rPr>
              <w:t> </w:t>
            </w:r>
            <w:r w:rsidRPr="0071419D">
              <w:rPr>
                <w:rFonts w:ascii="Calibri" w:eastAsia="Calibri" w:hAnsi="Calibri" w:cs="Calibri"/>
                <w:rtl/>
                <w:lang w:bidi="ur-PK"/>
              </w:rPr>
              <w:t>کی۔</w:t>
            </w:r>
          </w:p>
          <w:p w14:paraId="638E55ED" w14:textId="77777777" w:rsidR="00F472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انتقامی کارروائی کبھی بھی قابلِ قبول نہیں ہے۔</w:t>
            </w:r>
            <w:r w:rsidRPr="0071419D">
              <w:rPr>
                <w:rFonts w:ascii="Calibri" w:eastAsia="Calibri" w:hAnsi="Calibri" w:cs="Calibri"/>
                <w:lang w:bidi="ur-PK"/>
              </w:rPr>
              <w:t xml:space="preserve"> </w:t>
            </w:r>
            <w:r w:rsidRPr="0071419D">
              <w:rPr>
                <w:rFonts w:ascii="Calibri" w:eastAsia="Calibri" w:hAnsi="Calibri" w:cs="Calibri"/>
                <w:rtl/>
                <w:lang w:bidi="ur-PK"/>
              </w:rPr>
              <w:t>اگر آپ کو لگتا ہے کہ انتقامی کارروائی ہوئی ہے، تو اسے دفترِ اخلاقیات و تعمیل یا انسانی وسائل کو رپورٹ کریں۔</w:t>
            </w:r>
          </w:p>
        </w:tc>
      </w:tr>
      <w:tr w:rsidR="003D306A" w:rsidRPr="0071419D" w14:paraId="483E4EB4" w14:textId="77777777" w:rsidTr="00694634">
        <w:tc>
          <w:tcPr>
            <w:tcW w:w="1353" w:type="dxa"/>
            <w:shd w:val="clear" w:color="auto" w:fill="C1E4F5"/>
            <w:tcMar>
              <w:top w:w="120" w:type="dxa"/>
              <w:left w:w="180" w:type="dxa"/>
              <w:bottom w:w="120" w:type="dxa"/>
              <w:right w:w="180" w:type="dxa"/>
            </w:tcMar>
            <w:hideMark/>
          </w:tcPr>
          <w:p w14:paraId="58BB3930" w14:textId="77777777" w:rsidR="00F47217" w:rsidRPr="0071419D" w:rsidRDefault="0000313E" w:rsidP="00F47217">
            <w:pPr>
              <w:spacing w:before="30" w:after="30"/>
              <w:ind w:left="30" w:right="30"/>
              <w:rPr>
                <w:rFonts w:ascii="Calibri" w:eastAsia="Times New Roman" w:hAnsi="Calibri" w:cs="Calibri"/>
                <w:sz w:val="16"/>
              </w:rPr>
            </w:pPr>
            <w:hyperlink r:id="rId54" w:tgtFrame="_blank" w:history="1">
              <w:r w:rsidRPr="0071419D">
                <w:rPr>
                  <w:rFonts w:ascii="Calibri" w:eastAsia="Times New Roman" w:hAnsi="Calibri" w:cs="Calibri"/>
                  <w:color w:val="0000FF"/>
                  <w:sz w:val="16"/>
                  <w:u w:val="single"/>
                </w:rPr>
                <w:t>Screen 10</w:t>
              </w:r>
            </w:hyperlink>
            <w:r w:rsidRPr="0071419D">
              <w:rPr>
                <w:rFonts w:ascii="Calibri" w:eastAsia="Times New Roman" w:hAnsi="Calibri" w:cs="Calibri"/>
                <w:sz w:val="16"/>
              </w:rPr>
              <w:t xml:space="preserve"> </w:t>
            </w:r>
          </w:p>
          <w:p w14:paraId="218DCFF0" w14:textId="77777777" w:rsidR="00F47217" w:rsidRPr="0071419D" w:rsidRDefault="0000313E" w:rsidP="00F47217">
            <w:pPr>
              <w:ind w:left="30" w:right="30"/>
              <w:rPr>
                <w:rFonts w:ascii="Calibri" w:eastAsia="Times New Roman" w:hAnsi="Calibri" w:cs="Calibri"/>
                <w:sz w:val="16"/>
              </w:rPr>
            </w:pPr>
            <w:hyperlink r:id="rId55" w:tgtFrame="_blank" w:history="1">
              <w:r w:rsidRPr="0071419D">
                <w:rPr>
                  <w:rFonts w:ascii="Calibri" w:eastAsia="Times New Roman" w:hAnsi="Calibri" w:cs="Calibri"/>
                  <w:color w:val="0000FF"/>
                  <w:sz w:val="16"/>
                  <w:u w:val="single"/>
                </w:rPr>
                <w:t>23_C_11</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6EFA6F"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EQUAL OPPORTUNITY</w:t>
            </w:r>
          </w:p>
          <w:p w14:paraId="348A62C5"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provide equal opportunities for all employees.</w:t>
            </w:r>
          </w:p>
          <w:p w14:paraId="3BFBEF5E"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4B1AADC8"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Abbott prohibits discrimination based on race, </w:t>
            </w:r>
            <w:proofErr w:type="spellStart"/>
            <w:r w:rsidRPr="0071419D">
              <w:rPr>
                <w:rFonts w:ascii="Calibri" w:eastAsia="Times New Roman" w:hAnsi="Calibri" w:cs="Calibri"/>
              </w:rPr>
              <w:t>color</w:t>
            </w:r>
            <w:proofErr w:type="spellEnd"/>
            <w:r w:rsidRPr="0071419D">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5989BA2E" w14:textId="77777777" w:rsidR="000E326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مساوی موقع</w:t>
            </w:r>
          </w:p>
          <w:p w14:paraId="13B85F77" w14:textId="77777777" w:rsidR="000E326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سبھی ملازمین کو مساوی مواقع فراہم کرتے ہیں۔</w:t>
            </w:r>
          </w:p>
          <w:p w14:paraId="23330929" w14:textId="1935C3DA" w:rsidR="000E326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کاروبار کی ضروریات، مہارتوں، تجربہ اور متعلقہ کام کی کارکردگی کی بنیاد</w:t>
            </w:r>
            <w:r w:rsidR="008A433E">
              <w:rPr>
                <w:rFonts w:ascii="Calibri" w:eastAsia="Calibri" w:hAnsi="Calibri" w:cs="Calibri"/>
                <w:lang w:bidi="ur-PK"/>
              </w:rPr>
              <w:t> </w:t>
            </w:r>
            <w:r w:rsidRPr="0071419D">
              <w:rPr>
                <w:rFonts w:ascii="Calibri" w:eastAsia="Calibri" w:hAnsi="Calibri" w:cs="Calibri"/>
                <w:rtl/>
                <w:lang w:bidi="ur-PK"/>
              </w:rPr>
              <w:t>پر ملازمت کے فیصلے لیتے ہیں۔</w:t>
            </w:r>
            <w:r w:rsidRPr="0071419D">
              <w:rPr>
                <w:rFonts w:ascii="Calibri" w:eastAsia="Calibri" w:hAnsi="Calibri" w:cs="Calibri"/>
                <w:lang w:bidi="ur-PK"/>
              </w:rPr>
              <w:t xml:space="preserve"> </w:t>
            </w:r>
            <w:r w:rsidRPr="0071419D">
              <w:rPr>
                <w:rFonts w:ascii="Calibri" w:eastAsia="Calibri" w:hAnsi="Calibri" w:cs="Calibri"/>
                <w:rtl/>
                <w:lang w:bidi="ur-PK"/>
              </w:rPr>
              <w:t>کسی بھی قسم کا امتیازی سلوک برداشت نہیں کیا جاتا۔</w:t>
            </w:r>
            <w:r w:rsidRPr="0071419D">
              <w:rPr>
                <w:rFonts w:ascii="Calibri" w:eastAsia="Calibri" w:hAnsi="Calibri" w:cs="Calibri"/>
                <w:lang w:bidi="ur-PK"/>
              </w:rPr>
              <w:t xml:space="preserve"> </w:t>
            </w:r>
            <w:r w:rsidRPr="0071419D">
              <w:rPr>
                <w:rFonts w:ascii="Calibri" w:eastAsia="Calibri" w:hAnsi="Calibri" w:cs="Calibri"/>
                <w:rtl/>
                <w:lang w:bidi="ur-PK"/>
              </w:rPr>
              <w:t>ہم اُن تمام قوانین کی پیروی کرتے ہیں جو دنیا بھر میں ملازمین کے ساتھ ہمارے تعلقات کو منظم کرتے ہیں۔</w:t>
            </w:r>
          </w:p>
          <w:p w14:paraId="77F334D2" w14:textId="4D5B3AA0" w:rsidR="00F472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ذات، رنگ، مذہب، عمر، جنس، ملکی نژاد، صنفی شناخت یا اظہار، صنفی رجحان، معذوری، ازدواجی حیثیت، تجربہ کاری اور فوجی حیثیت، موروثی یا شہری حٰیثٰیت یا قانونی طور پر محفوظ کسی دیگر حیثیت کی بنیاد پر امتیاز برتنے کی ممانعت کرتا ہے۔</w:t>
            </w:r>
          </w:p>
        </w:tc>
      </w:tr>
      <w:tr w:rsidR="003D306A" w:rsidRPr="0071419D" w14:paraId="0D2BC5B6" w14:textId="77777777" w:rsidTr="00694634">
        <w:tc>
          <w:tcPr>
            <w:tcW w:w="1353" w:type="dxa"/>
            <w:shd w:val="clear" w:color="auto" w:fill="C1E4F5"/>
            <w:tcMar>
              <w:top w:w="120" w:type="dxa"/>
              <w:left w:w="180" w:type="dxa"/>
              <w:bottom w:w="120" w:type="dxa"/>
              <w:right w:w="180" w:type="dxa"/>
            </w:tcMar>
            <w:hideMark/>
          </w:tcPr>
          <w:p w14:paraId="195E3752" w14:textId="77777777" w:rsidR="00F47217" w:rsidRPr="0071419D" w:rsidRDefault="0000313E" w:rsidP="00F47217">
            <w:pPr>
              <w:spacing w:before="30" w:after="30"/>
              <w:ind w:left="30" w:right="30"/>
              <w:rPr>
                <w:rFonts w:ascii="Calibri" w:eastAsia="Times New Roman" w:hAnsi="Calibri" w:cs="Calibri"/>
                <w:sz w:val="16"/>
              </w:rPr>
            </w:pPr>
            <w:hyperlink r:id="rId56" w:tgtFrame="_blank" w:history="1">
              <w:r w:rsidRPr="0071419D">
                <w:rPr>
                  <w:rFonts w:ascii="Calibri" w:eastAsia="Times New Roman" w:hAnsi="Calibri" w:cs="Calibri"/>
                  <w:color w:val="0000FF"/>
                  <w:sz w:val="16"/>
                  <w:u w:val="single"/>
                </w:rPr>
                <w:t>Screen 10</w:t>
              </w:r>
            </w:hyperlink>
            <w:r w:rsidRPr="0071419D">
              <w:rPr>
                <w:rFonts w:ascii="Calibri" w:eastAsia="Times New Roman" w:hAnsi="Calibri" w:cs="Calibri"/>
                <w:sz w:val="16"/>
              </w:rPr>
              <w:t xml:space="preserve"> </w:t>
            </w:r>
          </w:p>
          <w:p w14:paraId="4E7CF5CB" w14:textId="77777777" w:rsidR="00F47217" w:rsidRPr="0071419D" w:rsidRDefault="0000313E" w:rsidP="00F47217">
            <w:pPr>
              <w:ind w:left="30" w:right="30"/>
              <w:rPr>
                <w:rFonts w:ascii="Calibri" w:eastAsia="Times New Roman" w:hAnsi="Calibri" w:cs="Calibri"/>
                <w:sz w:val="16"/>
              </w:rPr>
            </w:pPr>
            <w:hyperlink r:id="rId57" w:tgtFrame="_blank" w:history="1">
              <w:r w:rsidRPr="0071419D">
                <w:rPr>
                  <w:rFonts w:ascii="Calibri" w:eastAsia="Times New Roman" w:hAnsi="Calibri" w:cs="Calibri"/>
                  <w:color w:val="0000FF"/>
                  <w:sz w:val="16"/>
                  <w:u w:val="single"/>
                </w:rPr>
                <w:t>24_C_11</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EE3EA5"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FAIR TREATMENT</w:t>
            </w:r>
          </w:p>
          <w:p w14:paraId="10E607E0"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We foster a respectful, inclusive, and safe workplace.</w:t>
            </w:r>
          </w:p>
          <w:p w14:paraId="63C8DE3C"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work to ensure everyone feels welcome, supported, and empowered.</w:t>
            </w:r>
          </w:p>
          <w:p w14:paraId="2C02970A"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Abbott promotes a healthy, harassment-free environment and values employee input to strengthen diversity and inclusion.</w:t>
            </w:r>
          </w:p>
          <w:p w14:paraId="7A691C0B"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2D65C1CA" w14:textId="77777777" w:rsidR="00AC0538"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منصفانہ برتاؤ</w:t>
            </w:r>
          </w:p>
          <w:p w14:paraId="33C83C86" w14:textId="77777777" w:rsidR="00AC0538"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ہم ایک بااخلاق، جامع، اور محفوظ کام کی جگہ کو پروان چڑھاتے ہیں۔</w:t>
            </w:r>
          </w:p>
          <w:p w14:paraId="23C6A7DD" w14:textId="77777777" w:rsidR="00AC0538"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اس بات کو یقینی بنانے کے لیے کام کرتے ہیں کہ ہر کوئی خوش آمدید، تعاون یافتہ، اور بااختیار محسوس کرے۔</w:t>
            </w:r>
          </w:p>
          <w:p w14:paraId="17229231" w14:textId="6F36012B" w:rsidR="00AC0538"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صحت مند، ہراسانی سے پاک ماحول کو فروغ دیتا ہے اور تنوع اور</w:t>
            </w:r>
            <w:r w:rsidR="0001408B">
              <w:rPr>
                <w:rFonts w:ascii="Calibri" w:eastAsia="Calibri" w:hAnsi="Calibri" w:cs="Calibri"/>
                <w:lang w:bidi="ur-PK"/>
              </w:rPr>
              <w:t> </w:t>
            </w:r>
            <w:r w:rsidRPr="0071419D">
              <w:rPr>
                <w:rFonts w:ascii="Calibri" w:eastAsia="Calibri" w:hAnsi="Calibri" w:cs="Calibri"/>
                <w:rtl/>
                <w:lang w:bidi="ur-PK"/>
              </w:rPr>
              <w:t>شمولیت کو مضبوط بنانے کے لیے ملازمین کی رائے کی قدر کرتا ہے۔</w:t>
            </w:r>
          </w:p>
          <w:p w14:paraId="244F3187" w14:textId="77777777" w:rsidR="00F472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ہر ایک کے ساتھ احترام اور وقار کے ساتھ پیش آتے ہیں، انصاف اور ایمانداری کے ذریعے اعتماد پیدا کرتے ہیں—کبھی بھی دھوکہ دہی، غلط بیانی، یا شفافیت کی کمی کے ذریعے نہیں۔</w:t>
            </w:r>
          </w:p>
        </w:tc>
      </w:tr>
      <w:tr w:rsidR="003D306A" w:rsidRPr="0071419D" w14:paraId="700B7D45" w14:textId="77777777" w:rsidTr="00694634">
        <w:tc>
          <w:tcPr>
            <w:tcW w:w="1353" w:type="dxa"/>
            <w:shd w:val="clear" w:color="auto" w:fill="C1E4F5"/>
            <w:tcMar>
              <w:top w:w="120" w:type="dxa"/>
              <w:left w:w="180" w:type="dxa"/>
              <w:bottom w:w="120" w:type="dxa"/>
              <w:right w:w="180" w:type="dxa"/>
            </w:tcMar>
            <w:hideMark/>
          </w:tcPr>
          <w:p w14:paraId="634C9D66" w14:textId="77777777" w:rsidR="00F47217" w:rsidRPr="0071419D" w:rsidRDefault="0000313E" w:rsidP="00F47217">
            <w:pPr>
              <w:spacing w:before="30" w:after="30"/>
              <w:ind w:left="30" w:right="30"/>
              <w:rPr>
                <w:rFonts w:ascii="Calibri" w:eastAsia="Times New Roman" w:hAnsi="Calibri" w:cs="Calibri"/>
                <w:sz w:val="16"/>
              </w:rPr>
            </w:pPr>
            <w:hyperlink r:id="rId58" w:tgtFrame="_blank" w:history="1">
              <w:r w:rsidRPr="0071419D">
                <w:rPr>
                  <w:rFonts w:ascii="Calibri" w:eastAsia="Times New Roman" w:hAnsi="Calibri" w:cs="Calibri"/>
                  <w:color w:val="0000FF"/>
                  <w:sz w:val="16"/>
                  <w:u w:val="single"/>
                </w:rPr>
                <w:t>Screen 10</w:t>
              </w:r>
            </w:hyperlink>
            <w:r w:rsidRPr="0071419D">
              <w:rPr>
                <w:rFonts w:ascii="Calibri" w:eastAsia="Times New Roman" w:hAnsi="Calibri" w:cs="Calibri"/>
                <w:sz w:val="16"/>
              </w:rPr>
              <w:t xml:space="preserve"> </w:t>
            </w:r>
          </w:p>
          <w:p w14:paraId="0D3F3A6F" w14:textId="77777777" w:rsidR="00F47217" w:rsidRPr="0071419D" w:rsidRDefault="0000313E" w:rsidP="00F47217">
            <w:pPr>
              <w:ind w:left="30" w:right="30"/>
              <w:rPr>
                <w:rFonts w:ascii="Calibri" w:eastAsia="Times New Roman" w:hAnsi="Calibri" w:cs="Calibri"/>
                <w:sz w:val="16"/>
              </w:rPr>
            </w:pPr>
            <w:hyperlink r:id="rId59" w:tgtFrame="_blank" w:history="1">
              <w:r w:rsidRPr="0071419D">
                <w:rPr>
                  <w:rFonts w:ascii="Calibri" w:eastAsia="Times New Roman" w:hAnsi="Calibri" w:cs="Calibri"/>
                  <w:color w:val="0000FF"/>
                  <w:sz w:val="16"/>
                  <w:u w:val="single"/>
                </w:rPr>
                <w:t>25_C_11</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B168C6"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WORK ENVIRONMENT</w:t>
            </w:r>
          </w:p>
          <w:p w14:paraId="2A0D5377"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prioritize safety and fair working conditions.</w:t>
            </w:r>
          </w:p>
          <w:p w14:paraId="5C47C668" w14:textId="77777777" w:rsidR="00F472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71419D">
              <w:rPr>
                <w:rFonts w:ascii="Calibri" w:eastAsia="Times New Roman" w:hAnsi="Calibri" w:cs="Calibri"/>
              </w:rPr>
              <w:t>labor</w:t>
            </w:r>
            <w:proofErr w:type="spellEnd"/>
            <w:r w:rsidRPr="0071419D">
              <w:rPr>
                <w:rFonts w:ascii="Calibri" w:eastAsia="Times New Roman" w:hAnsi="Calibri" w:cs="Calibri"/>
              </w:rPr>
              <w:t xml:space="preserve"> practices and any form of cruel or inhumane treatment in our business activities worldwide.</w:t>
            </w:r>
          </w:p>
        </w:tc>
        <w:tc>
          <w:tcPr>
            <w:tcW w:w="6000" w:type="dxa"/>
          </w:tcPr>
          <w:p w14:paraId="48937D3D" w14:textId="77777777" w:rsidR="00D319D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کام کی جگہ کا ماحول</w:t>
            </w:r>
          </w:p>
          <w:p w14:paraId="5D3877DB" w14:textId="77777777" w:rsidR="00D319D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حفاظت اور منصفانہ کام کرنے کے حالات کو ترجیح دیتے ہیں۔</w:t>
            </w:r>
          </w:p>
          <w:p w14:paraId="5A5AFF92" w14:textId="77777777" w:rsidR="00F472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حادثات یا غیر محفوظ حالات کو فوراً انتظامیہ کو رپورٹ کرنا ضروری ہے۔</w:t>
            </w:r>
            <w:r w:rsidRPr="0071419D">
              <w:rPr>
                <w:rFonts w:ascii="Calibri" w:eastAsia="Calibri" w:hAnsi="Calibri" w:cs="Calibri"/>
                <w:lang w:bidi="ur-PK"/>
              </w:rPr>
              <w:t xml:space="preserve"> Abbott</w:t>
            </w:r>
            <w:r w:rsidRPr="0071419D">
              <w:rPr>
                <w:rFonts w:ascii="Calibri" w:eastAsia="Calibri" w:hAnsi="Calibri" w:cs="Calibri"/>
                <w:rtl/>
                <w:lang w:bidi="ur-PK"/>
              </w:rPr>
              <w:t xml:space="preserve"> غیر قانونی، نامناسب مزدوری کے طریقوں اور دنیا بھر میں ہماری کاروباری سرگرمیوں میں کسی بھی قسم کے ظالمانہ یا غیر انسانی سلوک کو روکنے اور ممنوع قرار دینے کے لیے بھی اقدامات کرتا ہے۔</w:t>
            </w:r>
          </w:p>
        </w:tc>
      </w:tr>
      <w:tr w:rsidR="003D306A" w:rsidRPr="0071419D" w14:paraId="3FD030C7" w14:textId="77777777" w:rsidTr="00694634">
        <w:tc>
          <w:tcPr>
            <w:tcW w:w="1353" w:type="dxa"/>
            <w:shd w:val="clear" w:color="auto" w:fill="C1E4F5"/>
            <w:tcMar>
              <w:top w:w="120" w:type="dxa"/>
              <w:left w:w="180" w:type="dxa"/>
              <w:bottom w:w="120" w:type="dxa"/>
              <w:right w:w="180" w:type="dxa"/>
            </w:tcMar>
            <w:hideMark/>
          </w:tcPr>
          <w:p w14:paraId="03D1BC3A" w14:textId="77777777" w:rsidR="00B71E05" w:rsidRPr="0071419D" w:rsidRDefault="0000313E" w:rsidP="00B71E05">
            <w:pPr>
              <w:spacing w:before="30" w:after="30"/>
              <w:ind w:left="30" w:right="30"/>
              <w:rPr>
                <w:rFonts w:ascii="Calibri" w:eastAsia="Times New Roman" w:hAnsi="Calibri" w:cs="Calibri"/>
                <w:sz w:val="16"/>
              </w:rPr>
            </w:pPr>
            <w:hyperlink r:id="rId60" w:tgtFrame="_blank" w:history="1">
              <w:r w:rsidRPr="0071419D">
                <w:rPr>
                  <w:rFonts w:ascii="Calibri" w:eastAsia="Times New Roman" w:hAnsi="Calibri" w:cs="Calibri"/>
                  <w:color w:val="0000FF"/>
                  <w:sz w:val="16"/>
                  <w:u w:val="single"/>
                </w:rPr>
                <w:t>Screen 11</w:t>
              </w:r>
            </w:hyperlink>
            <w:r w:rsidRPr="0071419D">
              <w:rPr>
                <w:rFonts w:ascii="Calibri" w:eastAsia="Times New Roman" w:hAnsi="Calibri" w:cs="Calibri"/>
                <w:sz w:val="16"/>
              </w:rPr>
              <w:t xml:space="preserve"> </w:t>
            </w:r>
          </w:p>
          <w:p w14:paraId="202EAFCD" w14:textId="77777777" w:rsidR="00B71E05" w:rsidRPr="0071419D" w:rsidRDefault="0000313E" w:rsidP="00B71E05">
            <w:pPr>
              <w:ind w:left="30" w:right="30"/>
              <w:rPr>
                <w:rFonts w:ascii="Calibri" w:eastAsia="Times New Roman" w:hAnsi="Calibri" w:cs="Calibri"/>
                <w:sz w:val="16"/>
              </w:rPr>
            </w:pPr>
            <w:hyperlink r:id="rId61" w:tgtFrame="_blank" w:history="1">
              <w:r w:rsidRPr="0071419D">
                <w:rPr>
                  <w:rFonts w:ascii="Calibri" w:eastAsia="Times New Roman" w:hAnsi="Calibri" w:cs="Calibri"/>
                  <w:color w:val="0000FF"/>
                  <w:sz w:val="16"/>
                  <w:u w:val="single"/>
                </w:rPr>
                <w:t>26_C_12</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1AFDD3"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 must view all content before moving forward.</w:t>
            </w:r>
          </w:p>
          <w:p w14:paraId="388863E4"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build trust through community, environment, and engagement.</w:t>
            </w:r>
          </w:p>
          <w:p w14:paraId="636CEC4E"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We strive to give back to the communities where we operate and make a positive, lasting impact on people’s lives.</w:t>
            </w:r>
          </w:p>
          <w:p w14:paraId="64B25B4E"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Abbott works to minimize its environmental footprint by reducing energy use and conserving natural resources.</w:t>
            </w:r>
          </w:p>
          <w:p w14:paraId="2965998D"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also support appropriate political engagement and encourage community involvement across our global operations.</w:t>
            </w:r>
          </w:p>
          <w:p w14:paraId="39C08460"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Community Involvement</w:t>
            </w:r>
          </w:p>
          <w:p w14:paraId="29A31BA9"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Environmental Responsibility</w:t>
            </w:r>
          </w:p>
          <w:p w14:paraId="7168F27D"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Political Contributions</w:t>
            </w:r>
          </w:p>
          <w:p w14:paraId="622BAC48" w14:textId="77777777" w:rsidR="00B71E0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Click each of the icons to learn more.</w:t>
            </w:r>
          </w:p>
        </w:tc>
        <w:tc>
          <w:tcPr>
            <w:tcW w:w="6000" w:type="dxa"/>
          </w:tcPr>
          <w:p w14:paraId="407D1E33" w14:textId="77777777"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آپ کو آگے بڑھنے سے پہلے تمام مواد دیکھنا ضروری ہے۔</w:t>
            </w:r>
          </w:p>
          <w:p w14:paraId="1AFC4E6A" w14:textId="24C54050"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کمیونٹی، ماحول، اور شمولیت کے ذریعے اعتماد قائم کرتے</w:t>
            </w:r>
            <w:r w:rsidR="000947BA">
              <w:rPr>
                <w:rFonts w:ascii="Calibri" w:eastAsia="Calibri" w:hAnsi="Calibri" w:cs="Calibri"/>
                <w:lang w:bidi="ur-PK"/>
              </w:rPr>
              <w:t> </w:t>
            </w:r>
            <w:r w:rsidRPr="0071419D">
              <w:rPr>
                <w:rFonts w:ascii="Calibri" w:eastAsia="Calibri" w:hAnsi="Calibri" w:cs="Calibri"/>
                <w:rtl/>
                <w:lang w:bidi="ur-PK"/>
              </w:rPr>
              <w:t>ہیں۔</w:t>
            </w:r>
          </w:p>
          <w:p w14:paraId="5C5901B6" w14:textId="77777777"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ہم اُن کمیونٹیز کو واپس دینے کی کوشش کرتے ہیں جہاں ہم کام کرتے ہیں اور لوگوں کی زندگیوں پر مثبت، دیرپا اثر ڈالتے ہیں۔</w:t>
            </w:r>
          </w:p>
          <w:p w14:paraId="5DA38EB6" w14:textId="643EAA2E"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توانائی کے استعمال کو کم کر کے اور قدرتی وسائل کے تحفظ کے</w:t>
            </w:r>
            <w:r w:rsidR="00747A6C">
              <w:rPr>
                <w:rFonts w:ascii="Calibri" w:eastAsia="Calibri" w:hAnsi="Calibri" w:cs="Calibri"/>
                <w:lang w:bidi="ur-PK"/>
              </w:rPr>
              <w:t> </w:t>
            </w:r>
            <w:r w:rsidRPr="0071419D">
              <w:rPr>
                <w:rFonts w:ascii="Calibri" w:eastAsia="Calibri" w:hAnsi="Calibri" w:cs="Calibri"/>
                <w:rtl/>
                <w:lang w:bidi="ur-PK"/>
              </w:rPr>
              <w:t>ذریعے اپنے ماحولیاتی اثرات کو کم کرنے کے لیے کام کرتا ہے۔</w:t>
            </w:r>
          </w:p>
          <w:p w14:paraId="66A6D606" w14:textId="77777777"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مناسب سیاسی شمولیت کی بھی حمایت کرتے ہیں اور اپنی عالمی سرگرمیوں میں کمیونٹی کی شمولیت کی حوصلہ افزائی کرتے ہیں۔</w:t>
            </w:r>
          </w:p>
          <w:p w14:paraId="296D9253" w14:textId="77777777"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کمیونٹی کی شمولیت</w:t>
            </w:r>
          </w:p>
          <w:p w14:paraId="6B935470" w14:textId="77777777"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ماحولیاتی ذمہ داری</w:t>
            </w:r>
          </w:p>
          <w:p w14:paraId="0E1B482C" w14:textId="77777777"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سیاسی تعاون</w:t>
            </w:r>
          </w:p>
          <w:p w14:paraId="47AC80A6" w14:textId="77777777" w:rsidR="00B71E0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مزید جاننے کے لیے ہر آئیکن پر کلک کریں۔</w:t>
            </w:r>
          </w:p>
        </w:tc>
      </w:tr>
      <w:tr w:rsidR="003D306A" w:rsidRPr="0071419D" w14:paraId="4E7C3955" w14:textId="77777777" w:rsidTr="00694634">
        <w:tc>
          <w:tcPr>
            <w:tcW w:w="1353" w:type="dxa"/>
            <w:shd w:val="clear" w:color="auto" w:fill="C1E4F5"/>
            <w:tcMar>
              <w:top w:w="120" w:type="dxa"/>
              <w:left w:w="180" w:type="dxa"/>
              <w:bottom w:w="120" w:type="dxa"/>
              <w:right w:w="180" w:type="dxa"/>
            </w:tcMar>
            <w:hideMark/>
          </w:tcPr>
          <w:p w14:paraId="30EC1F48" w14:textId="77777777" w:rsidR="00671917" w:rsidRPr="0071419D" w:rsidRDefault="0000313E" w:rsidP="00671917">
            <w:pPr>
              <w:spacing w:before="30" w:after="30"/>
              <w:ind w:left="30" w:right="30"/>
              <w:rPr>
                <w:rFonts w:ascii="Calibri" w:eastAsia="Times New Roman" w:hAnsi="Calibri" w:cs="Calibri"/>
                <w:sz w:val="16"/>
              </w:rPr>
            </w:pPr>
            <w:hyperlink r:id="rId62" w:tgtFrame="_blank" w:history="1">
              <w:r w:rsidRPr="0071419D">
                <w:rPr>
                  <w:rFonts w:ascii="Calibri" w:eastAsia="Times New Roman" w:hAnsi="Calibri" w:cs="Calibri"/>
                  <w:color w:val="0000FF"/>
                  <w:sz w:val="16"/>
                  <w:u w:val="single"/>
                </w:rPr>
                <w:t>Screen 11</w:t>
              </w:r>
            </w:hyperlink>
            <w:r w:rsidRPr="0071419D">
              <w:rPr>
                <w:rFonts w:ascii="Calibri" w:eastAsia="Times New Roman" w:hAnsi="Calibri" w:cs="Calibri"/>
                <w:sz w:val="16"/>
              </w:rPr>
              <w:t xml:space="preserve"> </w:t>
            </w:r>
          </w:p>
          <w:p w14:paraId="6D78D097" w14:textId="77777777" w:rsidR="00671917" w:rsidRPr="0071419D" w:rsidRDefault="0000313E" w:rsidP="00671917">
            <w:pPr>
              <w:ind w:left="30" w:right="30"/>
              <w:rPr>
                <w:rFonts w:ascii="Calibri" w:eastAsia="Times New Roman" w:hAnsi="Calibri" w:cs="Calibri"/>
                <w:sz w:val="16"/>
              </w:rPr>
            </w:pPr>
            <w:hyperlink r:id="rId63" w:tgtFrame="_blank" w:history="1">
              <w:r w:rsidRPr="0071419D">
                <w:rPr>
                  <w:rFonts w:ascii="Calibri" w:eastAsia="Times New Roman" w:hAnsi="Calibri" w:cs="Calibri"/>
                  <w:color w:val="0000FF"/>
                  <w:sz w:val="16"/>
                  <w:u w:val="single"/>
                </w:rPr>
                <w:t>27_C_12</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E71CFA" w14:textId="77777777" w:rsidR="006719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COMMUNITY INVOLVEMENT</w:t>
            </w:r>
          </w:p>
          <w:p w14:paraId="134F80DC" w14:textId="77777777" w:rsidR="006719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support community well-being.</w:t>
            </w:r>
          </w:p>
          <w:p w14:paraId="6C0F29D2" w14:textId="77777777" w:rsidR="006719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1CC45C72" w14:textId="77777777" w:rsidR="00671917"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Through our operations, partnerships, and support for local groups and causes, we strive to make a positive and lasting impact wherever we do business.</w:t>
            </w:r>
          </w:p>
        </w:tc>
        <w:tc>
          <w:tcPr>
            <w:tcW w:w="6000" w:type="dxa"/>
          </w:tcPr>
          <w:p w14:paraId="341B3E55" w14:textId="77777777" w:rsidR="006719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کمیونٹی کی شمولیت</w:t>
            </w:r>
          </w:p>
          <w:p w14:paraId="14331035" w14:textId="77777777" w:rsidR="006719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کمیونٹی کی فلاح و بہبود کی حمایت کرتے ہیں۔</w:t>
            </w:r>
          </w:p>
          <w:p w14:paraId="0601861E" w14:textId="77777777" w:rsidR="006719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اپنی مصنوعات، اپنے کام، اور اپنے اقدامات کے ذریعے کمیونٹیز کی فلاح و بہبود کی حمایت کرتے ہیں اور ہمارے پاس اُن جگہوں کو واپس دینے کی طویل تاریخ ہے جہاں ہم رہتے اور کام کرتے ہیں، کیونکہ ہم یقین رکھتے ہیں کہ صحت مند کمیونٹیز ترقی کرتی ہیں۔</w:t>
            </w:r>
          </w:p>
          <w:p w14:paraId="0382DD9B" w14:textId="77777777" w:rsidR="00671917"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اپنی کارروائیوں، شراکت داریوں، اور مقامی گروہوں اور مقاصد کی حمایت کے ذریعے، ہم جہاں بھی کاروبار کرتے ہیں وہاں مثبت اور دیرپا اثر ڈالنے کی کوشش کرتے ہیں۔</w:t>
            </w:r>
          </w:p>
        </w:tc>
      </w:tr>
      <w:tr w:rsidR="003D306A" w:rsidRPr="0071419D" w14:paraId="4A572658" w14:textId="77777777" w:rsidTr="00694634">
        <w:tc>
          <w:tcPr>
            <w:tcW w:w="1353" w:type="dxa"/>
            <w:shd w:val="clear" w:color="auto" w:fill="C1E4F5"/>
            <w:tcMar>
              <w:top w:w="120" w:type="dxa"/>
              <w:left w:w="180" w:type="dxa"/>
              <w:bottom w:w="120" w:type="dxa"/>
              <w:right w:w="180" w:type="dxa"/>
            </w:tcMar>
            <w:hideMark/>
          </w:tcPr>
          <w:p w14:paraId="0EB04A4C" w14:textId="77777777" w:rsidR="003E5A36" w:rsidRPr="0071419D" w:rsidRDefault="0000313E" w:rsidP="003E5A36">
            <w:pPr>
              <w:spacing w:before="30" w:after="30"/>
              <w:ind w:left="30" w:right="30"/>
              <w:rPr>
                <w:rFonts w:ascii="Calibri" w:eastAsia="Times New Roman" w:hAnsi="Calibri" w:cs="Calibri"/>
                <w:sz w:val="16"/>
              </w:rPr>
            </w:pPr>
            <w:hyperlink r:id="rId64" w:tgtFrame="_blank" w:history="1">
              <w:r w:rsidRPr="0071419D">
                <w:rPr>
                  <w:rFonts w:ascii="Calibri" w:eastAsia="Times New Roman" w:hAnsi="Calibri" w:cs="Calibri"/>
                  <w:color w:val="0000FF"/>
                  <w:sz w:val="16"/>
                  <w:u w:val="single"/>
                </w:rPr>
                <w:t>Screen 11</w:t>
              </w:r>
            </w:hyperlink>
            <w:r w:rsidRPr="0071419D">
              <w:rPr>
                <w:rFonts w:ascii="Calibri" w:eastAsia="Times New Roman" w:hAnsi="Calibri" w:cs="Calibri"/>
                <w:sz w:val="16"/>
              </w:rPr>
              <w:t xml:space="preserve"> </w:t>
            </w:r>
          </w:p>
          <w:p w14:paraId="1C1F05FA" w14:textId="77777777" w:rsidR="003E5A36" w:rsidRPr="0071419D" w:rsidRDefault="0000313E" w:rsidP="003E5A36">
            <w:pPr>
              <w:ind w:left="30" w:right="30"/>
              <w:rPr>
                <w:rFonts w:ascii="Calibri" w:eastAsia="Times New Roman" w:hAnsi="Calibri" w:cs="Calibri"/>
                <w:sz w:val="16"/>
              </w:rPr>
            </w:pPr>
            <w:hyperlink r:id="rId65" w:tgtFrame="_blank" w:history="1">
              <w:r w:rsidRPr="0071419D">
                <w:rPr>
                  <w:rFonts w:ascii="Calibri" w:eastAsia="Times New Roman" w:hAnsi="Calibri" w:cs="Calibri"/>
                  <w:color w:val="0000FF"/>
                  <w:sz w:val="16"/>
                  <w:u w:val="single"/>
                </w:rPr>
                <w:t>28_C_12</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34FC6B" w14:textId="77777777" w:rsidR="003E5A3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ENVIRONMENTAL RESPONSIBILITY</w:t>
            </w:r>
          </w:p>
          <w:p w14:paraId="24C48258" w14:textId="77777777" w:rsidR="003E5A3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take part in sustainable development and work to reduce our impact on the environment.</w:t>
            </w:r>
          </w:p>
          <w:p w14:paraId="21C92BFC" w14:textId="77777777" w:rsidR="003E5A3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work to protect the environment in everything we do—from how we source materials to how we make, ship, and use our products.</w:t>
            </w:r>
          </w:p>
          <w:p w14:paraId="3DA916FF" w14:textId="77777777" w:rsidR="003E5A3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1AE4142C" w14:textId="77777777" w:rsidR="003E5A3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ماحولیاتی ذمہ داری</w:t>
            </w:r>
          </w:p>
          <w:p w14:paraId="3AE6A62A" w14:textId="77777777" w:rsidR="003E5A3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پائیدار ترقی میں حصہ لیتے ہیں اور ماحول پر اپنے اثر کو کم کرنے کے لیے کام کرتے ہیں۔</w:t>
            </w:r>
          </w:p>
          <w:p w14:paraId="3D816C5B" w14:textId="77777777" w:rsidR="003E5A3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ہر کام میں ماحول کے تحفظ کے لیے کام کرتے ہیں—مواد کیسے حاصل کیا جاتا ہے، مصنوعات کیسے بنائی جاتی ہیں، کیسے بھیجی جاتی ہیں، اور کیسے استعمال ہوتی ہیں، ان تمام مراحل سے۔</w:t>
            </w:r>
          </w:p>
          <w:p w14:paraId="2926A365" w14:textId="3467C789" w:rsidR="003E5A3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کم توانائی اور کم قدرتی وسائل کے استعمال کے لیے اقدامات کرتے ہیں۔</w:t>
            </w:r>
            <w:r w:rsidRPr="0071419D">
              <w:rPr>
                <w:rFonts w:ascii="Calibri" w:eastAsia="Calibri" w:hAnsi="Calibri" w:cs="Calibri"/>
                <w:lang w:bidi="ur-PK"/>
              </w:rPr>
              <w:t xml:space="preserve"> </w:t>
            </w:r>
            <w:r w:rsidRPr="0071419D">
              <w:rPr>
                <w:rFonts w:ascii="Calibri" w:eastAsia="Calibri" w:hAnsi="Calibri" w:cs="Calibri"/>
                <w:rtl/>
                <w:lang w:bidi="ur-PK"/>
              </w:rPr>
              <w:t>ہم کام کی جگہوں اور اپنی کمیونٹیز میں صاف توانائی کے منصوبوں کی حمایت کرتے ہیں۔</w:t>
            </w:r>
            <w:r w:rsidRPr="0071419D">
              <w:rPr>
                <w:rFonts w:ascii="Calibri" w:eastAsia="Calibri" w:hAnsi="Calibri" w:cs="Calibri"/>
                <w:lang w:bidi="ur-PK"/>
              </w:rPr>
              <w:t xml:space="preserve"> </w:t>
            </w:r>
            <w:r w:rsidRPr="0071419D">
              <w:rPr>
                <w:rFonts w:ascii="Calibri" w:eastAsia="Calibri" w:hAnsi="Calibri" w:cs="Calibri"/>
                <w:rtl/>
                <w:lang w:bidi="ur-PK"/>
              </w:rPr>
              <w:t>ہم فضلہ کم کرنے، زیادہ ری سائیکل کرنے، اور ماحولیاتی</w:t>
            </w:r>
            <w:r w:rsidR="0040557E">
              <w:rPr>
                <w:rFonts w:ascii="Calibri" w:eastAsia="Calibri" w:hAnsi="Calibri" w:cs="Calibri"/>
                <w:lang w:bidi="ur-PK"/>
              </w:rPr>
              <w:t> </w:t>
            </w:r>
            <w:r w:rsidRPr="0071419D">
              <w:rPr>
                <w:rFonts w:ascii="Calibri" w:eastAsia="Calibri" w:hAnsi="Calibri" w:cs="Calibri"/>
                <w:rtl/>
                <w:lang w:bidi="ur-PK"/>
              </w:rPr>
              <w:t>خطرات کم کرنے کے طریقے تلاش کرتے ہیں۔</w:t>
            </w:r>
            <w:r w:rsidRPr="0071419D">
              <w:rPr>
                <w:rFonts w:ascii="Calibri" w:eastAsia="Calibri" w:hAnsi="Calibri" w:cs="Calibri"/>
                <w:lang w:bidi="ur-PK"/>
              </w:rPr>
              <w:t xml:space="preserve"> </w:t>
            </w:r>
            <w:r w:rsidRPr="0071419D">
              <w:rPr>
                <w:rFonts w:ascii="Calibri" w:eastAsia="Calibri" w:hAnsi="Calibri" w:cs="Calibri"/>
                <w:rtl/>
                <w:lang w:bidi="ur-PK"/>
              </w:rPr>
              <w:t>ہم اُن ماحولیاتی قوانین اور ضوابط کی بھی پیروی کرتے ہیں جو ہماری کارروائیوں پر لاگو ہوتے ہیں۔</w:t>
            </w:r>
          </w:p>
        </w:tc>
      </w:tr>
      <w:tr w:rsidR="003D306A" w:rsidRPr="0071419D" w14:paraId="5F84E492" w14:textId="77777777" w:rsidTr="00694634">
        <w:tc>
          <w:tcPr>
            <w:tcW w:w="1353" w:type="dxa"/>
            <w:shd w:val="clear" w:color="auto" w:fill="C1E4F5"/>
            <w:tcMar>
              <w:top w:w="120" w:type="dxa"/>
              <w:left w:w="180" w:type="dxa"/>
              <w:bottom w:w="120" w:type="dxa"/>
              <w:right w:w="180" w:type="dxa"/>
            </w:tcMar>
            <w:hideMark/>
          </w:tcPr>
          <w:p w14:paraId="0C66D0D8" w14:textId="77777777" w:rsidR="00B93BBE" w:rsidRPr="0071419D" w:rsidRDefault="0000313E" w:rsidP="00B93BBE">
            <w:pPr>
              <w:spacing w:before="30" w:after="30"/>
              <w:ind w:left="30" w:right="30"/>
              <w:rPr>
                <w:rFonts w:ascii="Calibri" w:eastAsia="Times New Roman" w:hAnsi="Calibri" w:cs="Calibri"/>
                <w:sz w:val="16"/>
              </w:rPr>
            </w:pPr>
            <w:hyperlink r:id="rId66" w:tgtFrame="_blank" w:history="1">
              <w:r w:rsidRPr="0071419D">
                <w:rPr>
                  <w:rFonts w:ascii="Calibri" w:eastAsia="Times New Roman" w:hAnsi="Calibri" w:cs="Calibri"/>
                  <w:color w:val="0000FF"/>
                  <w:sz w:val="16"/>
                  <w:u w:val="single"/>
                </w:rPr>
                <w:t>Screen 11</w:t>
              </w:r>
            </w:hyperlink>
            <w:r w:rsidRPr="0071419D">
              <w:rPr>
                <w:rFonts w:ascii="Calibri" w:eastAsia="Times New Roman" w:hAnsi="Calibri" w:cs="Calibri"/>
                <w:sz w:val="16"/>
              </w:rPr>
              <w:t xml:space="preserve"> </w:t>
            </w:r>
          </w:p>
          <w:p w14:paraId="5F669DE6" w14:textId="77777777" w:rsidR="00B93BBE" w:rsidRPr="0071419D" w:rsidRDefault="0000313E" w:rsidP="00B93BBE">
            <w:pPr>
              <w:ind w:left="30" w:right="30"/>
              <w:rPr>
                <w:rFonts w:ascii="Calibri" w:eastAsia="Times New Roman" w:hAnsi="Calibri" w:cs="Calibri"/>
                <w:sz w:val="16"/>
              </w:rPr>
            </w:pPr>
            <w:hyperlink r:id="rId67" w:tgtFrame="_blank" w:history="1">
              <w:r w:rsidRPr="0071419D">
                <w:rPr>
                  <w:rFonts w:ascii="Calibri" w:eastAsia="Times New Roman" w:hAnsi="Calibri" w:cs="Calibri"/>
                  <w:color w:val="0000FF"/>
                  <w:sz w:val="16"/>
                  <w:u w:val="single"/>
                </w:rPr>
                <w:t>29_C_12</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C45991" w14:textId="77777777" w:rsidR="00B93BB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POLITICAL CONTRIBUTIONS</w:t>
            </w:r>
          </w:p>
          <w:p w14:paraId="4DAD07C9" w14:textId="77777777" w:rsidR="00B93BB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encourage appropriate engagement in the political process and support community involvement.</w:t>
            </w:r>
          </w:p>
          <w:p w14:paraId="02108A75" w14:textId="77777777" w:rsidR="00B93BB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Abbott supports public policies that align with our mission and values. When appropriate, we may also support political candidates or interest groups.</w:t>
            </w:r>
          </w:p>
          <w:p w14:paraId="4F9C5536" w14:textId="77777777" w:rsidR="00B93BB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Because laws about political contributions by companies are complex, any use of Abbott funds—or contributions made on Abbott’s behalf—must be reviewed with the Legal Division first.</w:t>
            </w:r>
          </w:p>
        </w:tc>
        <w:tc>
          <w:tcPr>
            <w:tcW w:w="6000" w:type="dxa"/>
          </w:tcPr>
          <w:p w14:paraId="3B7DE6FD" w14:textId="77777777" w:rsidR="00B93BB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سیاسی تعاون</w:t>
            </w:r>
          </w:p>
          <w:p w14:paraId="681357BE" w14:textId="59B02F20" w:rsidR="00B93BB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سیاسی عمل میں مناسب شمولیت کی حوصلہ افزائی کرتے ہیں اور</w:t>
            </w:r>
            <w:r w:rsidR="005C6B6E">
              <w:rPr>
                <w:rFonts w:ascii="Calibri" w:eastAsia="Calibri" w:hAnsi="Calibri" w:cs="Calibri"/>
                <w:lang w:bidi="ur-PK"/>
              </w:rPr>
              <w:t> </w:t>
            </w:r>
            <w:r w:rsidRPr="0071419D">
              <w:rPr>
                <w:rFonts w:ascii="Calibri" w:eastAsia="Calibri" w:hAnsi="Calibri" w:cs="Calibri"/>
                <w:rtl/>
                <w:lang w:bidi="ur-PK"/>
              </w:rPr>
              <w:t>کمیونیٹی کی شمولیت کی حمایت کرتے ہیں۔</w:t>
            </w:r>
          </w:p>
          <w:p w14:paraId="4919FA13" w14:textId="0DB875B4" w:rsidR="00B93BB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ایسی عوامی پالیسیوں کی حمایت کرتا ہے جو ہمارے مشن اور</w:t>
            </w:r>
            <w:r w:rsidR="00A85B2C">
              <w:rPr>
                <w:rFonts w:ascii="Calibri" w:eastAsia="Calibri" w:hAnsi="Calibri" w:cs="Calibri"/>
                <w:lang w:bidi="ur-PK"/>
              </w:rPr>
              <w:t> </w:t>
            </w:r>
            <w:r w:rsidRPr="0071419D">
              <w:rPr>
                <w:rFonts w:ascii="Calibri" w:eastAsia="Calibri" w:hAnsi="Calibri" w:cs="Calibri"/>
                <w:rtl/>
                <w:lang w:bidi="ur-PK"/>
              </w:rPr>
              <w:t>اقدار کے مطابق ہوں۔</w:t>
            </w:r>
            <w:r w:rsidRPr="0071419D">
              <w:rPr>
                <w:rFonts w:ascii="Calibri" w:eastAsia="Calibri" w:hAnsi="Calibri" w:cs="Calibri"/>
                <w:lang w:bidi="ur-PK"/>
              </w:rPr>
              <w:t xml:space="preserve"> </w:t>
            </w:r>
            <w:r w:rsidRPr="0071419D">
              <w:rPr>
                <w:rFonts w:ascii="Calibri" w:eastAsia="Calibri" w:hAnsi="Calibri" w:cs="Calibri"/>
                <w:rtl/>
                <w:lang w:bidi="ur-PK"/>
              </w:rPr>
              <w:t>مناسب حالات میں، ہم سیاسی امیدواروں یا مفاداتی گروہوں کی بھی حمایت کر سکتے ہیں۔</w:t>
            </w:r>
          </w:p>
          <w:p w14:paraId="049B93E1" w14:textId="77777777" w:rsidR="00B93BB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 xml:space="preserve">چونکہ کمپنیوں کی جانب سے سیاسی شراکتوں سے متعلق قوانین پیچیدہ ہیں، اس لیے </w:t>
            </w:r>
            <w:r w:rsidRPr="0071419D">
              <w:rPr>
                <w:rFonts w:ascii="Calibri" w:eastAsia="Calibri" w:hAnsi="Calibri" w:cs="Calibri"/>
                <w:lang w:bidi="ur-PK"/>
              </w:rPr>
              <w:t>Abbott</w:t>
            </w:r>
            <w:r w:rsidRPr="0071419D">
              <w:rPr>
                <w:rFonts w:ascii="Calibri" w:eastAsia="Calibri" w:hAnsi="Calibri" w:cs="Calibri"/>
                <w:rtl/>
                <w:lang w:bidi="ur-PK"/>
              </w:rPr>
              <w:t xml:space="preserve"> کے فنڈز کے کسی بھی استعمال—یا </w:t>
            </w:r>
            <w:r w:rsidRPr="0071419D">
              <w:rPr>
                <w:rFonts w:ascii="Calibri" w:eastAsia="Calibri" w:hAnsi="Calibri" w:cs="Calibri"/>
                <w:lang w:bidi="ur-PK"/>
              </w:rPr>
              <w:t>Abbott</w:t>
            </w:r>
            <w:r w:rsidRPr="0071419D">
              <w:rPr>
                <w:rFonts w:ascii="Calibri" w:eastAsia="Calibri" w:hAnsi="Calibri" w:cs="Calibri"/>
                <w:rtl/>
                <w:lang w:bidi="ur-PK"/>
              </w:rPr>
              <w:t xml:space="preserve"> کی جانب سے کی گئی معاونت—کو پہلے قانونی شعبے کے ساتھ جائزہ لینا ضروری ہے۔</w:t>
            </w:r>
          </w:p>
        </w:tc>
      </w:tr>
      <w:tr w:rsidR="003D306A" w:rsidRPr="0071419D" w14:paraId="1792525E" w14:textId="77777777" w:rsidTr="00694634">
        <w:tc>
          <w:tcPr>
            <w:tcW w:w="1353" w:type="dxa"/>
            <w:shd w:val="clear" w:color="auto" w:fill="C1E4F5"/>
            <w:tcMar>
              <w:top w:w="120" w:type="dxa"/>
              <w:left w:w="180" w:type="dxa"/>
              <w:bottom w:w="120" w:type="dxa"/>
              <w:right w:w="180" w:type="dxa"/>
            </w:tcMar>
            <w:hideMark/>
          </w:tcPr>
          <w:p w14:paraId="084199F9" w14:textId="77777777" w:rsidR="00BB2193" w:rsidRPr="0071419D" w:rsidRDefault="0000313E" w:rsidP="00BB2193">
            <w:pPr>
              <w:spacing w:before="30" w:after="30"/>
              <w:ind w:left="30" w:right="30"/>
              <w:rPr>
                <w:rFonts w:ascii="Calibri" w:eastAsia="Times New Roman" w:hAnsi="Calibri" w:cs="Calibri"/>
                <w:sz w:val="16"/>
              </w:rPr>
            </w:pPr>
            <w:hyperlink r:id="rId68"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57BC8C45" w14:textId="77777777" w:rsidR="00BB2193" w:rsidRPr="0071419D" w:rsidRDefault="0000313E" w:rsidP="00BB2193">
            <w:pPr>
              <w:ind w:left="30" w:right="30"/>
              <w:rPr>
                <w:rFonts w:ascii="Calibri" w:eastAsia="Times New Roman" w:hAnsi="Calibri" w:cs="Calibri"/>
                <w:sz w:val="16"/>
              </w:rPr>
            </w:pPr>
            <w:hyperlink r:id="rId69" w:tgtFrame="_blank" w:history="1">
              <w:r w:rsidRPr="0071419D">
                <w:rPr>
                  <w:rFonts w:ascii="Calibri" w:eastAsia="Times New Roman" w:hAnsi="Calibri" w:cs="Calibri"/>
                  <w:color w:val="0000FF"/>
                  <w:sz w:val="16"/>
                  <w:u w:val="single"/>
                </w:rPr>
                <w:t>30_C_13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5E1059"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 must view all content before moving forward.</w:t>
            </w:r>
          </w:p>
          <w:p w14:paraId="6EA62C00"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are committed to doing business honestly and keeping our promises in all areas of our work.</w:t>
            </w:r>
          </w:p>
          <w:p w14:paraId="77F2FDFF"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40072589"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Fair Dealing</w:t>
            </w:r>
          </w:p>
          <w:p w14:paraId="6D37C305"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Avoiding Conflicts of Interest I</w:t>
            </w:r>
          </w:p>
          <w:p w14:paraId="0F41973F"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Avoiding Conflicts of Interest I</w:t>
            </w:r>
            <w:r w:rsidR="00380CFE" w:rsidRPr="0071419D">
              <w:rPr>
                <w:rFonts w:ascii="Calibri" w:eastAsia="Times New Roman" w:hAnsi="Calibri" w:cs="Calibri"/>
              </w:rPr>
              <w:t>I</w:t>
            </w:r>
          </w:p>
          <w:p w14:paraId="62540C40"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Protection of Abbott Assets &amp; Reputation</w:t>
            </w:r>
          </w:p>
          <w:p w14:paraId="4D66CE36"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Confidential Information</w:t>
            </w:r>
          </w:p>
          <w:p w14:paraId="7C01DB16"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Anti-bribery</w:t>
            </w:r>
          </w:p>
          <w:p w14:paraId="6E3EC34A"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Gifts, Meals &amp; Entertainment</w:t>
            </w:r>
          </w:p>
          <w:p w14:paraId="78D6E816"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Accurate Books and Records</w:t>
            </w:r>
          </w:p>
          <w:p w14:paraId="67929E15"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Compliance with Laws</w:t>
            </w:r>
          </w:p>
          <w:p w14:paraId="7EC782D6"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Fair Competition</w:t>
            </w:r>
          </w:p>
          <w:p w14:paraId="46F34B92" w14:textId="77777777" w:rsidR="00BB2193"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Click each of the icons to learn more.</w:t>
            </w:r>
          </w:p>
        </w:tc>
        <w:tc>
          <w:tcPr>
            <w:tcW w:w="6000" w:type="dxa"/>
          </w:tcPr>
          <w:p w14:paraId="7EA6F561"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آپ کو آگے بڑھنے سے پہلے تمام مواد دیکھنا ضروری ہے۔</w:t>
            </w:r>
          </w:p>
          <w:p w14:paraId="6620862B" w14:textId="2F7C75FE"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کاروبار ایمانداری سے کرنے اور اپنے وعدوں کو اپنے کام کے</w:t>
            </w:r>
            <w:r w:rsidR="003303D1">
              <w:rPr>
                <w:rFonts w:ascii="Calibri" w:eastAsia="Calibri" w:hAnsi="Calibri" w:cs="Calibri"/>
                <w:lang w:bidi="ur-PK"/>
              </w:rPr>
              <w:t> </w:t>
            </w:r>
            <w:r w:rsidRPr="0071419D">
              <w:rPr>
                <w:rFonts w:ascii="Calibri" w:eastAsia="Calibri" w:hAnsi="Calibri" w:cs="Calibri"/>
                <w:rtl/>
                <w:lang w:bidi="ur-PK"/>
              </w:rPr>
              <w:t>ہر شعبے میں پورا کرنے کے پابند ہیں۔</w:t>
            </w:r>
          </w:p>
          <w:p w14:paraId="08C80A3F" w14:textId="55A4D7FE"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ہم مفادات کے ٹکراؤ کو سنبھالتے وقت </w:t>
            </w:r>
            <w:r w:rsidRPr="0071419D">
              <w:rPr>
                <w:rFonts w:ascii="Calibri" w:eastAsia="Calibri" w:hAnsi="Calibri" w:cs="Calibri"/>
                <w:lang w:bidi="ur-PK"/>
              </w:rPr>
              <w:t>Abbott</w:t>
            </w:r>
            <w:r w:rsidRPr="0071419D">
              <w:rPr>
                <w:rFonts w:ascii="Calibri" w:eastAsia="Calibri" w:hAnsi="Calibri" w:cs="Calibri"/>
                <w:rtl/>
                <w:lang w:bidi="ur-PK"/>
              </w:rPr>
              <w:t xml:space="preserve"> کے مفادات کو اپنے مفادات</w:t>
            </w:r>
            <w:r w:rsidR="00E87C22">
              <w:rPr>
                <w:rFonts w:ascii="Calibri" w:eastAsia="Calibri" w:hAnsi="Calibri" w:cs="Calibri"/>
                <w:lang w:bidi="ur-PK"/>
              </w:rPr>
              <w:t> </w:t>
            </w:r>
            <w:r w:rsidRPr="0071419D">
              <w:rPr>
                <w:rFonts w:ascii="Calibri" w:eastAsia="Calibri" w:hAnsi="Calibri" w:cs="Calibri"/>
                <w:rtl/>
                <w:lang w:bidi="ur-PK"/>
              </w:rPr>
              <w:t>پر ترجیح دیتے ہیں۔</w:t>
            </w:r>
            <w:r w:rsidRPr="0071419D">
              <w:rPr>
                <w:rFonts w:ascii="Calibri" w:eastAsia="Calibri" w:hAnsi="Calibri" w:cs="Calibri"/>
                <w:lang w:bidi="ur-PK"/>
              </w:rPr>
              <w:t xml:space="preserve"> </w:t>
            </w:r>
            <w:r w:rsidRPr="0071419D">
              <w:rPr>
                <w:rFonts w:ascii="Calibri" w:eastAsia="Calibri" w:hAnsi="Calibri" w:cs="Calibri"/>
                <w:rtl/>
                <w:lang w:bidi="ur-PK"/>
              </w:rPr>
              <w:t xml:space="preserve">ہم </w:t>
            </w:r>
            <w:r w:rsidRPr="0071419D">
              <w:rPr>
                <w:rFonts w:ascii="Calibri" w:eastAsia="Calibri" w:hAnsi="Calibri" w:cs="Calibri"/>
                <w:lang w:bidi="ur-PK"/>
              </w:rPr>
              <w:t>Abbott</w:t>
            </w:r>
            <w:r w:rsidRPr="0071419D">
              <w:rPr>
                <w:rFonts w:ascii="Calibri" w:eastAsia="Calibri" w:hAnsi="Calibri" w:cs="Calibri"/>
                <w:rtl/>
                <w:lang w:bidi="ur-PK"/>
              </w:rPr>
              <w:t xml:space="preserve"> کے اثاثوں اور ساکھ کا تحفظ کرتے ہیں، خفیہ معلومات کو محفوظ رکھتے ہیں، اور ہر اس شخص کی رازداری کا احترام کرتے ہیں جو ہمارے ساتھ ذاتی معلومات شیئر کرتا ہے۔</w:t>
            </w:r>
          </w:p>
          <w:p w14:paraId="7D3DD891"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منصفانہ لین دین</w:t>
            </w:r>
          </w:p>
          <w:p w14:paraId="48AA3008"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مفادات کے تصادم سے گریز کرنا </w:t>
            </w:r>
            <w:r w:rsidRPr="0071419D">
              <w:rPr>
                <w:rFonts w:ascii="Calibri" w:eastAsia="Calibri" w:hAnsi="Calibri" w:cs="Calibri"/>
                <w:lang w:bidi="ur-PK"/>
              </w:rPr>
              <w:t>I</w:t>
            </w:r>
          </w:p>
          <w:p w14:paraId="44017866"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مفادات کے تصادم سے گریز کرنا </w:t>
            </w:r>
            <w:r w:rsidRPr="0071419D">
              <w:rPr>
                <w:rFonts w:ascii="Calibri" w:eastAsia="Calibri" w:hAnsi="Calibri" w:cs="Calibri"/>
                <w:lang w:bidi="ur-PK"/>
              </w:rPr>
              <w:t>II</w:t>
            </w:r>
          </w:p>
          <w:p w14:paraId="0774C490"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کی املاک اور وقار کا تحفظ</w:t>
            </w:r>
          </w:p>
          <w:p w14:paraId="25A5842F"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رازدارانہ معلومات</w:t>
            </w:r>
          </w:p>
          <w:p w14:paraId="59CCB792"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انسداد رشوت</w:t>
            </w:r>
          </w:p>
          <w:p w14:paraId="1DAB343B"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تحائف، کھانے اور تفریح</w:t>
            </w:r>
          </w:p>
          <w:p w14:paraId="4BFF8D41"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درست بہی کھاتے اور ریکارڈز</w:t>
            </w:r>
          </w:p>
          <w:p w14:paraId="25DADDF1"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قوانین کی تعمیل</w:t>
            </w:r>
          </w:p>
          <w:p w14:paraId="58812C88"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منصفانہ مسابقت</w:t>
            </w:r>
          </w:p>
          <w:p w14:paraId="6E965045" w14:textId="77777777" w:rsidR="00BB2193"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مزید جاننے کے لیے ہر آئیکن پر کلک کریں۔</w:t>
            </w:r>
          </w:p>
        </w:tc>
      </w:tr>
      <w:tr w:rsidR="003D306A" w:rsidRPr="0071419D" w14:paraId="4D895906" w14:textId="77777777" w:rsidTr="00694634">
        <w:tc>
          <w:tcPr>
            <w:tcW w:w="1353" w:type="dxa"/>
            <w:shd w:val="clear" w:color="auto" w:fill="C1E4F5"/>
            <w:tcMar>
              <w:top w:w="120" w:type="dxa"/>
              <w:left w:w="180" w:type="dxa"/>
              <w:bottom w:w="120" w:type="dxa"/>
              <w:right w:w="180" w:type="dxa"/>
            </w:tcMar>
            <w:hideMark/>
          </w:tcPr>
          <w:p w14:paraId="636E97D1" w14:textId="77777777" w:rsidR="007A2786" w:rsidRPr="0071419D" w:rsidRDefault="0000313E" w:rsidP="007A2786">
            <w:pPr>
              <w:spacing w:before="30" w:after="30"/>
              <w:ind w:left="30" w:right="30"/>
              <w:rPr>
                <w:rFonts w:ascii="Calibri" w:eastAsia="Times New Roman" w:hAnsi="Calibri" w:cs="Calibri"/>
                <w:sz w:val="16"/>
              </w:rPr>
            </w:pPr>
            <w:hyperlink r:id="rId70"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24C32B8E" w14:textId="77777777" w:rsidR="007A2786" w:rsidRPr="0071419D" w:rsidRDefault="0000313E" w:rsidP="007A2786">
            <w:pPr>
              <w:ind w:left="30" w:right="30"/>
              <w:rPr>
                <w:rFonts w:ascii="Calibri" w:eastAsia="Times New Roman" w:hAnsi="Calibri" w:cs="Calibri"/>
                <w:sz w:val="16"/>
              </w:rPr>
            </w:pPr>
            <w:hyperlink r:id="rId71" w:tgtFrame="_blank" w:history="1">
              <w:r w:rsidRPr="0071419D">
                <w:rPr>
                  <w:rFonts w:ascii="Calibri" w:eastAsia="Times New Roman" w:hAnsi="Calibri" w:cs="Calibri"/>
                  <w:color w:val="0000FF"/>
                  <w:sz w:val="16"/>
                  <w:u w:val="single"/>
                </w:rPr>
                <w:t>31_C_13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6ABF60" w14:textId="77777777" w:rsidR="007A278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FAIR DEALING</w:t>
            </w:r>
          </w:p>
          <w:p w14:paraId="103CA915" w14:textId="77777777" w:rsidR="007A278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conduct business with integrity and follow through on our commitments in every aspect of our work.</w:t>
            </w:r>
          </w:p>
          <w:p w14:paraId="022F50FE" w14:textId="77777777" w:rsidR="007A2786"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6C42C2E3" w14:textId="77777777" w:rsidR="007A278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منصفانہ لین دین</w:t>
            </w:r>
          </w:p>
          <w:p w14:paraId="583B7B85" w14:textId="56807702" w:rsidR="007A278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اپنے کاروبار کی ساری سرگرمیوں میں دیانت داری کے ساتھ کاروبار کرتے</w:t>
            </w:r>
            <w:r w:rsidR="00FF7053">
              <w:rPr>
                <w:rFonts w:ascii="Calibri" w:eastAsia="Calibri" w:hAnsi="Calibri" w:cs="Calibri"/>
                <w:lang w:bidi="ur-PK"/>
              </w:rPr>
              <w:t> </w:t>
            </w:r>
            <w:r w:rsidRPr="0071419D">
              <w:rPr>
                <w:rFonts w:ascii="Calibri" w:eastAsia="Calibri" w:hAnsi="Calibri" w:cs="Calibri"/>
                <w:rtl/>
                <w:lang w:bidi="ur-PK"/>
              </w:rPr>
              <w:t>ہیں اور اپنے وعدوں کو پورا کرتے ہیں۔</w:t>
            </w:r>
          </w:p>
          <w:p w14:paraId="7CFE9439" w14:textId="77777777" w:rsidR="007A2786"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میں سے ہر ایک اپنے کام اور اپنے کردار میں کیے گئے فیصلوں کا ذمہ دار ہے۔</w:t>
            </w:r>
            <w:r w:rsidRPr="0071419D">
              <w:rPr>
                <w:rFonts w:ascii="Calibri" w:eastAsia="Calibri" w:hAnsi="Calibri" w:cs="Calibri"/>
                <w:lang w:bidi="ur-PK"/>
              </w:rPr>
              <w:t xml:space="preserve"> </w:t>
            </w:r>
            <w:r w:rsidRPr="0071419D">
              <w:rPr>
                <w:rFonts w:ascii="Calibri" w:eastAsia="Calibri" w:hAnsi="Calibri" w:cs="Calibri"/>
                <w:rtl/>
                <w:lang w:bidi="ur-PK"/>
              </w:rPr>
              <w:t xml:space="preserve">ہر پیشہ ورانہ تعامل میں—چاہے ساتھی کارکنوں، صارفین، سپلائرز، صحت کے پیشہ ور افراد، حریفوں، یا دوسروں کے ساتھ ہو—ہمیں اس بارے میں منصفانہ اور ایماندار ہونا چاہیے کہ </w:t>
            </w:r>
            <w:r w:rsidRPr="0071419D">
              <w:rPr>
                <w:rFonts w:ascii="Calibri" w:eastAsia="Calibri" w:hAnsi="Calibri" w:cs="Calibri"/>
                <w:lang w:bidi="ur-PK"/>
              </w:rPr>
              <w:t>Abbott</w:t>
            </w:r>
            <w:r w:rsidRPr="0071419D">
              <w:rPr>
                <w:rFonts w:ascii="Calibri" w:eastAsia="Calibri" w:hAnsi="Calibri" w:cs="Calibri"/>
                <w:rtl/>
                <w:lang w:bidi="ur-PK"/>
              </w:rPr>
              <w:t xml:space="preserve"> کاروبار کیسے کرتا ہے۔</w:t>
            </w:r>
          </w:p>
        </w:tc>
      </w:tr>
      <w:tr w:rsidR="003D306A" w:rsidRPr="0071419D" w14:paraId="21DC4C85" w14:textId="77777777" w:rsidTr="00694634">
        <w:tc>
          <w:tcPr>
            <w:tcW w:w="1353" w:type="dxa"/>
            <w:shd w:val="clear" w:color="auto" w:fill="C1E4F5"/>
            <w:tcMar>
              <w:top w:w="120" w:type="dxa"/>
              <w:left w:w="180" w:type="dxa"/>
              <w:bottom w:w="120" w:type="dxa"/>
              <w:right w:w="180" w:type="dxa"/>
            </w:tcMar>
            <w:hideMark/>
          </w:tcPr>
          <w:p w14:paraId="29292102" w14:textId="77777777" w:rsidR="00EA2282" w:rsidRPr="0071419D" w:rsidRDefault="0000313E" w:rsidP="00EA2282">
            <w:pPr>
              <w:spacing w:before="30" w:after="30"/>
              <w:ind w:left="30" w:right="30"/>
              <w:rPr>
                <w:rFonts w:ascii="Calibri" w:eastAsia="Times New Roman" w:hAnsi="Calibri" w:cs="Calibri"/>
                <w:sz w:val="16"/>
              </w:rPr>
            </w:pPr>
            <w:hyperlink r:id="rId72"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29E41DCC" w14:textId="77777777" w:rsidR="00EA2282" w:rsidRPr="0071419D" w:rsidRDefault="0000313E" w:rsidP="00EA2282">
            <w:pPr>
              <w:ind w:left="30" w:right="30"/>
              <w:rPr>
                <w:rFonts w:ascii="Calibri" w:eastAsia="Times New Roman" w:hAnsi="Calibri" w:cs="Calibri"/>
                <w:sz w:val="16"/>
              </w:rPr>
            </w:pPr>
            <w:hyperlink r:id="rId73" w:tgtFrame="_blank" w:history="1">
              <w:r w:rsidRPr="0071419D">
                <w:rPr>
                  <w:rFonts w:ascii="Calibri" w:eastAsia="Times New Roman" w:hAnsi="Calibri" w:cs="Calibri"/>
                  <w:color w:val="0000FF"/>
                  <w:sz w:val="16"/>
                  <w:u w:val="single"/>
                </w:rPr>
                <w:t>32_C_13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57ED4F" w14:textId="77777777" w:rsidR="00EA2282"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AVOIDING CONFLICTS OF INTEREST I</w:t>
            </w:r>
          </w:p>
          <w:p w14:paraId="5B37AD24" w14:textId="77777777" w:rsidR="00EA2282"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identify and address conflicts of interest before moving forward.</w:t>
            </w:r>
          </w:p>
          <w:p w14:paraId="01FA15D3" w14:textId="77777777" w:rsidR="00EA2282"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w:t>
            </w:r>
            <w:r w:rsidRPr="0071419D">
              <w:rPr>
                <w:rFonts w:ascii="Calibri" w:eastAsia="Times New Roman" w:hAnsi="Calibri" w:cs="Calibri"/>
              </w:rPr>
              <w:lastRenderedPageBreak/>
              <w:t>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7223E7A9" w14:textId="77777777" w:rsidR="00EA228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 xml:space="preserve">مفادات کے تصادم سے گریز کرنا </w:t>
            </w:r>
            <w:r w:rsidRPr="0071419D">
              <w:rPr>
                <w:rFonts w:ascii="Calibri" w:eastAsia="Calibri" w:hAnsi="Calibri" w:cs="Calibri"/>
                <w:lang w:bidi="ur-PK"/>
              </w:rPr>
              <w:t>I</w:t>
            </w:r>
          </w:p>
          <w:p w14:paraId="667B3E73" w14:textId="1C228A01" w:rsidR="00EA228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آگے بڑھنے سے پہلے ہم کسی بھی مفاد کے تصادم کی شناخت کرتے ہیں اور اسے</w:t>
            </w:r>
            <w:r w:rsidR="001674AD">
              <w:rPr>
                <w:rFonts w:ascii="Calibri" w:eastAsia="Calibri" w:hAnsi="Calibri" w:cs="Calibri"/>
                <w:lang w:bidi="ur-PK"/>
              </w:rPr>
              <w:t> </w:t>
            </w:r>
            <w:r w:rsidRPr="0071419D">
              <w:rPr>
                <w:rFonts w:ascii="Calibri" w:eastAsia="Calibri" w:hAnsi="Calibri" w:cs="Calibri"/>
                <w:rtl/>
                <w:lang w:bidi="ur-PK"/>
              </w:rPr>
              <w:t>حل کرتے ہیں۔</w:t>
            </w:r>
          </w:p>
          <w:p w14:paraId="21179C85" w14:textId="7D4953E6" w:rsidR="00EA2282"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مفاد کا تصادم اس وقت واقع ہوتا ہے جب ذاتی مفادات </w:t>
            </w:r>
            <w:r w:rsidRPr="0071419D">
              <w:rPr>
                <w:rFonts w:ascii="Calibri" w:eastAsia="Calibri" w:hAnsi="Calibri" w:cs="Calibri"/>
                <w:lang w:bidi="ur-PK"/>
              </w:rPr>
              <w:t>Abbott</w:t>
            </w:r>
            <w:r w:rsidRPr="0071419D">
              <w:rPr>
                <w:rFonts w:ascii="Calibri" w:eastAsia="Calibri" w:hAnsi="Calibri" w:cs="Calibri"/>
                <w:rtl/>
                <w:lang w:bidi="ur-PK"/>
              </w:rPr>
              <w:t xml:space="preserve"> کے بہترین مفاد میں مداخلت کریں—یا مداخلت کرتے ہوئے نظر آئیں۔</w:t>
            </w:r>
            <w:r w:rsidRPr="0071419D">
              <w:rPr>
                <w:rFonts w:ascii="Calibri" w:eastAsia="Calibri" w:hAnsi="Calibri" w:cs="Calibri"/>
                <w:lang w:bidi="ur-PK"/>
              </w:rPr>
              <w:t xml:space="preserve"> </w:t>
            </w:r>
            <w:r w:rsidRPr="0071419D">
              <w:rPr>
                <w:rFonts w:ascii="Calibri" w:eastAsia="Calibri" w:hAnsi="Calibri" w:cs="Calibri"/>
                <w:rtl/>
                <w:lang w:bidi="ur-PK"/>
              </w:rPr>
              <w:t xml:space="preserve">کاروباری فیصلے </w:t>
            </w:r>
            <w:r w:rsidRPr="0071419D">
              <w:rPr>
                <w:rFonts w:ascii="Calibri" w:eastAsia="Calibri" w:hAnsi="Calibri" w:cs="Calibri"/>
                <w:lang w:bidi="ur-PK"/>
              </w:rPr>
              <w:t>Abbott</w:t>
            </w:r>
            <w:r w:rsidRPr="0071419D">
              <w:rPr>
                <w:rFonts w:ascii="Calibri" w:eastAsia="Calibri" w:hAnsi="Calibri" w:cs="Calibri"/>
                <w:rtl/>
                <w:lang w:bidi="ur-PK"/>
              </w:rPr>
              <w:t xml:space="preserve"> کی ضروریات پر مبنی ہونے چاہئیں، نہ کہ ذاتی فائدے یا خاندان یا دوستوں کے مفادات پر۔</w:t>
            </w:r>
            <w:r w:rsidRPr="0071419D">
              <w:rPr>
                <w:rFonts w:ascii="Calibri" w:eastAsia="Calibri" w:hAnsi="Calibri" w:cs="Calibri"/>
                <w:lang w:bidi="ur-PK"/>
              </w:rPr>
              <w:t xml:space="preserve"> </w:t>
            </w:r>
            <w:r w:rsidRPr="0071419D">
              <w:rPr>
                <w:rFonts w:ascii="Calibri" w:eastAsia="Calibri" w:hAnsi="Calibri" w:cs="Calibri"/>
                <w:rtl/>
                <w:lang w:bidi="ur-PK"/>
              </w:rPr>
              <w:t>ہم سے توقع کی جاتی ہے کہ ہم</w:t>
            </w:r>
            <w:r w:rsidR="003D3455">
              <w:rPr>
                <w:rFonts w:ascii="Calibri" w:eastAsia="Calibri" w:hAnsi="Calibri" w:cs="Calibri"/>
                <w:lang w:bidi="ur-PK"/>
              </w:rPr>
              <w:t> </w:t>
            </w:r>
            <w:r w:rsidRPr="0071419D">
              <w:rPr>
                <w:rFonts w:ascii="Calibri" w:eastAsia="Calibri" w:hAnsi="Calibri" w:cs="Calibri"/>
                <w:rtl/>
                <w:lang w:bidi="ur-PK"/>
              </w:rPr>
              <w:t xml:space="preserve">اچھا فیصلہ استعمال کریں اور اُن حالات سے بچیں جو حقیقی یا </w:t>
            </w:r>
            <w:r w:rsidRPr="0071419D">
              <w:rPr>
                <w:rFonts w:ascii="Calibri" w:eastAsia="Calibri" w:hAnsi="Calibri" w:cs="Calibri"/>
                <w:rtl/>
                <w:lang w:bidi="ur-PK"/>
              </w:rPr>
              <w:lastRenderedPageBreak/>
              <w:t>ممکنہ</w:t>
            </w:r>
            <w:r w:rsidR="001D36FA">
              <w:rPr>
                <w:rFonts w:ascii="Calibri" w:eastAsia="Calibri" w:hAnsi="Calibri" w:cs="Calibri"/>
                <w:lang w:bidi="ur-PK"/>
              </w:rPr>
              <w:t> </w:t>
            </w:r>
            <w:r w:rsidRPr="0071419D">
              <w:rPr>
                <w:rFonts w:ascii="Calibri" w:eastAsia="Calibri" w:hAnsi="Calibri" w:cs="Calibri"/>
                <w:rtl/>
                <w:lang w:bidi="ur-PK"/>
              </w:rPr>
              <w:t>مفادات کے ٹکراؤ کا باعث بن سکتے ہیں۔</w:t>
            </w:r>
            <w:r w:rsidRPr="0071419D">
              <w:rPr>
                <w:rFonts w:ascii="Calibri" w:eastAsia="Calibri" w:hAnsi="Calibri" w:cs="Calibri"/>
                <w:lang w:bidi="ur-PK"/>
              </w:rPr>
              <w:t xml:space="preserve"> </w:t>
            </w:r>
            <w:r w:rsidRPr="0071419D">
              <w:rPr>
                <w:rFonts w:ascii="Calibri" w:eastAsia="Calibri" w:hAnsi="Calibri" w:cs="Calibri"/>
                <w:rtl/>
                <w:lang w:bidi="ur-PK"/>
              </w:rPr>
              <w:t>اگر ذاتی تعلقات، مفادات، یا بیرونی سرگرمیاں آپ کی منصفانہ اور مؤثر طریقے سے کام کرنے کی صلاحیت</w:t>
            </w:r>
            <w:r w:rsidR="001945D9">
              <w:rPr>
                <w:rFonts w:ascii="Calibri" w:eastAsia="Calibri" w:hAnsi="Calibri" w:cs="Calibri"/>
                <w:lang w:bidi="ur-PK"/>
              </w:rPr>
              <w:t> </w:t>
            </w:r>
            <w:r w:rsidRPr="0071419D">
              <w:rPr>
                <w:rFonts w:ascii="Calibri" w:eastAsia="Calibri" w:hAnsi="Calibri" w:cs="Calibri"/>
                <w:rtl/>
                <w:lang w:bidi="ur-PK"/>
              </w:rPr>
              <w:t>کو متاثر کرتی ہیں—یا آپ یا کسی خاندان کے فرد کو فائدہ پہنچا</w:t>
            </w:r>
            <w:r w:rsidR="001945D9">
              <w:rPr>
                <w:rFonts w:ascii="Calibri" w:eastAsia="Calibri" w:hAnsi="Calibri" w:cs="Calibri"/>
                <w:lang w:bidi="ur-PK"/>
              </w:rPr>
              <w:t> </w:t>
            </w:r>
            <w:r w:rsidRPr="0071419D">
              <w:rPr>
                <w:rFonts w:ascii="Calibri" w:eastAsia="Calibri" w:hAnsi="Calibri" w:cs="Calibri"/>
                <w:rtl/>
                <w:lang w:bidi="ur-PK"/>
              </w:rPr>
              <w:t xml:space="preserve">سکتی ہیں—تو آپ کو ممکنہ ٹکراؤ کا انکشاف کرنا چاہیے اور </w:t>
            </w:r>
            <w:r w:rsidRPr="0071419D">
              <w:rPr>
                <w:rFonts w:ascii="Calibri" w:eastAsia="Calibri" w:hAnsi="Calibri" w:cs="Calibri"/>
                <w:lang w:bidi="ur-PK"/>
              </w:rPr>
              <w:t>Abbott</w:t>
            </w:r>
            <w:r w:rsidRPr="0071419D">
              <w:rPr>
                <w:rFonts w:ascii="Calibri" w:eastAsia="Calibri" w:hAnsi="Calibri" w:cs="Calibri"/>
                <w:rtl/>
                <w:lang w:bidi="ur-PK"/>
              </w:rPr>
              <w:t xml:space="preserve"> کی ہدایات کے مطابق خود کو اس صورتِ حال سے الگ کرنا چاہیے۔</w:t>
            </w:r>
          </w:p>
        </w:tc>
      </w:tr>
      <w:tr w:rsidR="003D306A" w:rsidRPr="0071419D" w14:paraId="06442497" w14:textId="77777777" w:rsidTr="00694634">
        <w:tc>
          <w:tcPr>
            <w:tcW w:w="1353" w:type="dxa"/>
            <w:shd w:val="clear" w:color="auto" w:fill="C1E4F5"/>
            <w:tcMar>
              <w:top w:w="120" w:type="dxa"/>
              <w:left w:w="180" w:type="dxa"/>
              <w:bottom w:w="120" w:type="dxa"/>
              <w:right w:w="180" w:type="dxa"/>
            </w:tcMar>
            <w:hideMark/>
          </w:tcPr>
          <w:p w14:paraId="1B70589E" w14:textId="77777777" w:rsidR="00795145" w:rsidRPr="0071419D" w:rsidRDefault="0000313E" w:rsidP="00795145">
            <w:pPr>
              <w:spacing w:before="30" w:after="30"/>
              <w:ind w:left="30" w:right="30"/>
              <w:rPr>
                <w:rFonts w:ascii="Calibri" w:eastAsia="Times New Roman" w:hAnsi="Calibri" w:cs="Calibri"/>
                <w:sz w:val="16"/>
              </w:rPr>
            </w:pPr>
            <w:hyperlink r:id="rId74"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4004781F" w14:textId="77777777" w:rsidR="00795145" w:rsidRPr="0071419D" w:rsidRDefault="0000313E" w:rsidP="00795145">
            <w:pPr>
              <w:ind w:left="30" w:right="30"/>
              <w:rPr>
                <w:rFonts w:ascii="Calibri" w:eastAsia="Times New Roman" w:hAnsi="Calibri" w:cs="Calibri"/>
                <w:sz w:val="16"/>
              </w:rPr>
            </w:pPr>
            <w:hyperlink r:id="rId75" w:tgtFrame="_blank" w:history="1">
              <w:r w:rsidRPr="0071419D">
                <w:rPr>
                  <w:rFonts w:ascii="Calibri" w:eastAsia="Times New Roman" w:hAnsi="Calibri" w:cs="Calibri"/>
                  <w:color w:val="0000FF"/>
                  <w:sz w:val="16"/>
                  <w:u w:val="single"/>
                </w:rPr>
                <w:t>33_C_13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81051F" w14:textId="77777777" w:rsidR="0079514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AVOIDING CONFLICTS OF INTEREST II</w:t>
            </w:r>
          </w:p>
          <w:p w14:paraId="1EAE3128" w14:textId="77777777" w:rsidR="0079514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put Abbott’s interests first when making work-related decisions.</w:t>
            </w:r>
          </w:p>
          <w:p w14:paraId="1BA09C88" w14:textId="77777777" w:rsidR="0079514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7BA1CE71" w14:textId="77777777" w:rsidR="0079514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مفادات کے تصادم سے گریز کرنا </w:t>
            </w:r>
            <w:r w:rsidRPr="0071419D">
              <w:rPr>
                <w:rFonts w:ascii="Calibri" w:eastAsia="Calibri" w:hAnsi="Calibri" w:cs="Calibri"/>
                <w:lang w:bidi="ur-PK"/>
              </w:rPr>
              <w:t>II</w:t>
            </w:r>
          </w:p>
          <w:p w14:paraId="0979B85E" w14:textId="66F5CD1D" w:rsidR="00795145" w:rsidRPr="0071419D" w:rsidRDefault="0000313E" w:rsidP="00694634">
            <w:pPr>
              <w:bidi/>
              <w:spacing w:before="100" w:beforeAutospacing="1" w:after="100" w:afterAutospacing="1"/>
              <w:ind w:left="30" w:right="190"/>
              <w:rPr>
                <w:rFonts w:ascii="Calibri" w:eastAsia="Times New Roman" w:hAnsi="Calibri" w:cs="Calibri"/>
              </w:rPr>
            </w:pPr>
            <w:r w:rsidRPr="0071419D">
              <w:rPr>
                <w:rFonts w:ascii="Calibri" w:eastAsia="Calibri" w:hAnsi="Calibri" w:cs="Calibri"/>
                <w:rtl/>
                <w:lang w:bidi="ur-PK"/>
              </w:rPr>
              <w:t xml:space="preserve">ہم کام سے متعلق فیصلے کرتے وقت </w:t>
            </w:r>
            <w:r w:rsidRPr="0071419D">
              <w:rPr>
                <w:rFonts w:ascii="Calibri" w:eastAsia="Calibri" w:hAnsi="Calibri" w:cs="Calibri"/>
                <w:lang w:bidi="ur-PK"/>
              </w:rPr>
              <w:t>Abbott</w:t>
            </w:r>
            <w:r w:rsidRPr="0071419D">
              <w:rPr>
                <w:rFonts w:ascii="Calibri" w:eastAsia="Calibri" w:hAnsi="Calibri" w:cs="Calibri"/>
                <w:rtl/>
                <w:lang w:bidi="ur-PK"/>
              </w:rPr>
              <w:t xml:space="preserve"> کے مفادات کو پہلے رکھتے</w:t>
            </w:r>
            <w:r w:rsidR="00D82BD5">
              <w:rPr>
                <w:rFonts w:ascii="Calibri" w:eastAsia="Calibri" w:hAnsi="Calibri" w:cs="Calibri"/>
                <w:lang w:bidi="ur-PK"/>
              </w:rPr>
              <w:t> </w:t>
            </w:r>
            <w:r w:rsidRPr="0071419D">
              <w:rPr>
                <w:rFonts w:ascii="Calibri" w:eastAsia="Calibri" w:hAnsi="Calibri" w:cs="Calibri"/>
                <w:rtl/>
                <w:lang w:bidi="ur-PK"/>
              </w:rPr>
              <w:t>ہیں۔</w:t>
            </w:r>
          </w:p>
          <w:p w14:paraId="1DA2B69B" w14:textId="24B9E9C7" w:rsidR="0079514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اس کا مطلب ہے کہ کسی مخصوص ٹیم، گروہ، یا فرد کے اہداف کے مقابلے میں کمپنی کے اہداف کو ترجیح دینا۔</w:t>
            </w:r>
            <w:r w:rsidRPr="0071419D">
              <w:rPr>
                <w:rFonts w:ascii="Calibri" w:eastAsia="Calibri" w:hAnsi="Calibri" w:cs="Calibri"/>
                <w:lang w:bidi="ur-PK"/>
              </w:rPr>
              <w:t xml:space="preserve"> </w:t>
            </w:r>
            <w:r w:rsidRPr="0071419D">
              <w:rPr>
                <w:rFonts w:ascii="Calibri" w:eastAsia="Calibri" w:hAnsi="Calibri" w:cs="Calibri"/>
                <w:rtl/>
                <w:lang w:bidi="ur-PK"/>
              </w:rPr>
              <w:t>وہ تمام مواقع یا وسائل جن تک ہمیں</w:t>
            </w:r>
            <w:r w:rsidR="00066038">
              <w:rPr>
                <w:rFonts w:ascii="Calibri" w:eastAsia="Calibri" w:hAnsi="Calibri" w:cs="Calibri"/>
                <w:lang w:bidi="ur-PK"/>
              </w:rPr>
              <w:t> </w:t>
            </w:r>
            <w:r w:rsidRPr="0071419D">
              <w:rPr>
                <w:rFonts w:ascii="Calibri" w:eastAsia="Calibri" w:hAnsi="Calibri" w:cs="Calibri"/>
                <w:lang w:bidi="ur-PK"/>
              </w:rPr>
              <w:t>Abbott</w:t>
            </w:r>
            <w:r w:rsidRPr="0071419D">
              <w:rPr>
                <w:rFonts w:ascii="Calibri" w:eastAsia="Calibri" w:hAnsi="Calibri" w:cs="Calibri"/>
                <w:rtl/>
                <w:lang w:bidi="ur-PK"/>
              </w:rPr>
              <w:t xml:space="preserve"> میں اپنے کردار کے ذریعے رسائی ملتی ہے، کمپنی کے فائدے کے</w:t>
            </w:r>
            <w:r w:rsidR="00066038">
              <w:rPr>
                <w:rFonts w:ascii="Calibri" w:eastAsia="Calibri" w:hAnsi="Calibri" w:cs="Calibri"/>
                <w:lang w:bidi="ur-PK"/>
              </w:rPr>
              <w:t> </w:t>
            </w:r>
            <w:r w:rsidRPr="0071419D">
              <w:rPr>
                <w:rFonts w:ascii="Calibri" w:eastAsia="Calibri" w:hAnsi="Calibri" w:cs="Calibri"/>
                <w:rtl/>
                <w:lang w:bidi="ur-PK"/>
              </w:rPr>
              <w:t>لیے استعمال ہونے چاہئیں—نہ کہ ذاتی فائدے کے لیے۔</w:t>
            </w:r>
            <w:r w:rsidRPr="0071419D">
              <w:rPr>
                <w:rFonts w:ascii="Calibri" w:eastAsia="Calibri" w:hAnsi="Calibri" w:cs="Calibri"/>
                <w:lang w:bidi="ur-PK"/>
              </w:rPr>
              <w:t xml:space="preserve"> </w:t>
            </w:r>
            <w:r w:rsidRPr="0071419D">
              <w:rPr>
                <w:rFonts w:ascii="Calibri" w:eastAsia="Calibri" w:hAnsi="Calibri" w:cs="Calibri"/>
                <w:rtl/>
                <w:lang w:bidi="ur-PK"/>
              </w:rPr>
              <w:t xml:space="preserve">ہمیں </w:t>
            </w:r>
            <w:r w:rsidRPr="0071419D">
              <w:rPr>
                <w:rFonts w:ascii="Calibri" w:eastAsia="Calibri" w:hAnsi="Calibri" w:cs="Calibri"/>
                <w:lang w:bidi="ur-PK"/>
              </w:rPr>
              <w:t>Abbott</w:t>
            </w:r>
            <w:r w:rsidRPr="0071419D">
              <w:rPr>
                <w:rFonts w:ascii="Calibri" w:eastAsia="Calibri" w:hAnsi="Calibri" w:cs="Calibri"/>
                <w:rtl/>
                <w:lang w:bidi="ur-PK"/>
              </w:rPr>
              <w:t xml:space="preserve"> کے ساتھ مقابلہ نہیں کرنا چاہیے اور نہ ہی دوسروں کو ایسا کرنے میں مدد دینی چاہیے۔</w:t>
            </w:r>
            <w:r w:rsidRPr="0071419D">
              <w:rPr>
                <w:rFonts w:ascii="Calibri" w:eastAsia="Calibri" w:hAnsi="Calibri" w:cs="Calibri"/>
                <w:lang w:bidi="ur-PK"/>
              </w:rPr>
              <w:t xml:space="preserve"> </w:t>
            </w:r>
            <w:r w:rsidRPr="0071419D">
              <w:rPr>
                <w:rFonts w:ascii="Calibri" w:eastAsia="Calibri" w:hAnsi="Calibri" w:cs="Calibri"/>
                <w:rtl/>
                <w:lang w:bidi="ur-PK"/>
              </w:rPr>
              <w:t xml:space="preserve">جب مواقع پیدا ہوں، ہمارا فوکس </w:t>
            </w:r>
            <w:r w:rsidRPr="0071419D">
              <w:rPr>
                <w:rFonts w:ascii="Calibri" w:eastAsia="Calibri" w:hAnsi="Calibri" w:cs="Calibri"/>
                <w:lang w:bidi="ur-PK"/>
              </w:rPr>
              <w:t>Abbott</w:t>
            </w:r>
            <w:r w:rsidRPr="0071419D">
              <w:rPr>
                <w:rFonts w:ascii="Calibri" w:eastAsia="Calibri" w:hAnsi="Calibri" w:cs="Calibri"/>
                <w:rtl/>
                <w:lang w:bidi="ur-PK"/>
              </w:rPr>
              <w:t xml:space="preserve"> کے مفادات کو آگے بڑھانے پر ہونا چاہیے۔</w:t>
            </w:r>
          </w:p>
        </w:tc>
      </w:tr>
      <w:tr w:rsidR="003D306A" w:rsidRPr="0071419D" w14:paraId="4CC6AF8F" w14:textId="77777777" w:rsidTr="00694634">
        <w:tc>
          <w:tcPr>
            <w:tcW w:w="1353" w:type="dxa"/>
            <w:shd w:val="clear" w:color="auto" w:fill="C1E4F5"/>
            <w:tcMar>
              <w:top w:w="120" w:type="dxa"/>
              <w:left w:w="180" w:type="dxa"/>
              <w:bottom w:w="120" w:type="dxa"/>
              <w:right w:w="180" w:type="dxa"/>
            </w:tcMar>
            <w:hideMark/>
          </w:tcPr>
          <w:p w14:paraId="7F3C64E2" w14:textId="77777777" w:rsidR="004150A0" w:rsidRPr="0071419D" w:rsidRDefault="0000313E" w:rsidP="004150A0">
            <w:pPr>
              <w:spacing w:before="30" w:after="30"/>
              <w:ind w:left="30" w:right="30"/>
              <w:rPr>
                <w:rFonts w:ascii="Calibri" w:eastAsia="Times New Roman" w:hAnsi="Calibri" w:cs="Calibri"/>
                <w:sz w:val="16"/>
              </w:rPr>
            </w:pPr>
            <w:hyperlink r:id="rId76"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4AF71C80" w14:textId="77777777" w:rsidR="004150A0" w:rsidRPr="0071419D" w:rsidRDefault="0000313E" w:rsidP="004150A0">
            <w:pPr>
              <w:ind w:left="30" w:right="30"/>
              <w:rPr>
                <w:rFonts w:ascii="Calibri" w:eastAsia="Times New Roman" w:hAnsi="Calibri" w:cs="Calibri"/>
                <w:sz w:val="16"/>
              </w:rPr>
            </w:pPr>
            <w:hyperlink r:id="rId77" w:tgtFrame="_blank" w:history="1">
              <w:r w:rsidRPr="0071419D">
                <w:rPr>
                  <w:rFonts w:ascii="Calibri" w:eastAsia="Times New Roman" w:hAnsi="Calibri" w:cs="Calibri"/>
                  <w:color w:val="0000FF"/>
                  <w:sz w:val="16"/>
                  <w:u w:val="single"/>
                </w:rPr>
                <w:t>34_C_13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0D31A5" w14:textId="77777777" w:rsidR="004150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PROTECTION OF ABBOTT ASSETS &amp; REPUTATION</w:t>
            </w:r>
          </w:p>
          <w:p w14:paraId="663643EE" w14:textId="77777777" w:rsidR="004150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are caretakers of our company.</w:t>
            </w:r>
          </w:p>
          <w:p w14:paraId="4AD8FC1E" w14:textId="77777777" w:rsidR="004150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014CF201" w14:textId="77777777" w:rsidR="004150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We should always use good judgment to make sure these resources are used properly, efficiently, and with care—avoiding loss, theft, misuse, or waste.</w:t>
            </w:r>
          </w:p>
          <w:p w14:paraId="7FECC170" w14:textId="77777777" w:rsidR="004150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Abbott’s reputation is one of our most valuable assets—and we all play a role in protecting it.</w:t>
            </w:r>
          </w:p>
          <w:p w14:paraId="38C5E4EB" w14:textId="77777777" w:rsidR="004150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1AEBDAB9" w14:textId="77777777" w:rsidR="004150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6532AC65" w14:textId="77777777" w:rsidR="004150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lastRenderedPageBreak/>
              <w:t>Abbott</w:t>
            </w:r>
            <w:r w:rsidRPr="0071419D">
              <w:rPr>
                <w:rFonts w:ascii="Calibri" w:eastAsia="Calibri" w:hAnsi="Calibri" w:cs="Calibri"/>
                <w:rtl/>
                <w:lang w:bidi="ur-PK"/>
              </w:rPr>
              <w:t xml:space="preserve"> کی املاک اور وقار کا تحفظ</w:t>
            </w:r>
          </w:p>
          <w:p w14:paraId="640C7994" w14:textId="77777777" w:rsidR="004150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اپنی کمپنی کے نگہباں ہیں۔</w:t>
            </w:r>
          </w:p>
          <w:p w14:paraId="4DA10944" w14:textId="77777777" w:rsidR="004150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کے اثاثوں کی حفاظت کرنا اور انہیں دانشمندی سے استعمال کرنا ہم سب کی مشترکہ ذمہ داری ہے۔</w:t>
            </w:r>
            <w:r w:rsidRPr="0071419D">
              <w:rPr>
                <w:rFonts w:ascii="Calibri" w:eastAsia="Calibri" w:hAnsi="Calibri" w:cs="Calibri"/>
                <w:lang w:bidi="ur-PK"/>
              </w:rPr>
              <w:t xml:space="preserve"> </w:t>
            </w:r>
            <w:r w:rsidRPr="0071419D">
              <w:rPr>
                <w:rFonts w:ascii="Calibri" w:eastAsia="Calibri" w:hAnsi="Calibri" w:cs="Calibri"/>
                <w:rtl/>
                <w:lang w:bidi="ur-PK"/>
              </w:rPr>
              <w:t>اس میں جسمانی اشیاء جیسے گاڑیاں اور کمپیوٹرز سے لے کر قیمتی معلومات جیسے دانشورانہ ملکیت، تجارتی راز، اور خصوصی علم تک ہر چيز شامل ہے۔</w:t>
            </w:r>
          </w:p>
          <w:p w14:paraId="35ED6220" w14:textId="77777777" w:rsidR="004150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ہمیں ہمیشہ اچھا فیصلہ استعمال کرنا چاہیے تاکہ یہ یقینی بنایا جا سکے کہ یہ وسائل مناسب، مؤثر، اور احتیاط سے استعمال ہوں—نقصان، چوری، غلط استعمال، یا ضیاع سے بچاتے ہوئے۔</w:t>
            </w:r>
          </w:p>
          <w:p w14:paraId="6EDA3918" w14:textId="13689476" w:rsidR="004150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کی ساکھ ہمارے سب سے قیمتی اثاثوں میں سے ایک ہے—اور ہم</w:t>
            </w:r>
            <w:r w:rsidR="00BF7207">
              <w:rPr>
                <w:rFonts w:ascii="Calibri" w:eastAsia="Calibri" w:hAnsi="Calibri" w:cs="Calibri"/>
                <w:lang w:bidi="ur-PK"/>
              </w:rPr>
              <w:t> </w:t>
            </w:r>
            <w:r w:rsidRPr="0071419D">
              <w:rPr>
                <w:rFonts w:ascii="Calibri" w:eastAsia="Calibri" w:hAnsi="Calibri" w:cs="Calibri"/>
                <w:rtl/>
                <w:lang w:bidi="ur-PK"/>
              </w:rPr>
              <w:t>سب اس کے تحفظ میں کردار ادا کرتے ہیں۔</w:t>
            </w:r>
          </w:p>
          <w:p w14:paraId="44CD34E5" w14:textId="13B4D1DB" w:rsidR="004150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ہم میں سے ہر ایک اس بات کا ذمہ دار ہے کہ ہم </w:t>
            </w:r>
            <w:r w:rsidRPr="0071419D">
              <w:rPr>
                <w:rFonts w:ascii="Calibri" w:eastAsia="Calibri" w:hAnsi="Calibri" w:cs="Calibri"/>
                <w:lang w:bidi="ur-PK"/>
              </w:rPr>
              <w:t>Abbott</w:t>
            </w:r>
            <w:r w:rsidRPr="0071419D">
              <w:rPr>
                <w:rFonts w:ascii="Calibri" w:eastAsia="Calibri" w:hAnsi="Calibri" w:cs="Calibri"/>
                <w:rtl/>
                <w:lang w:bidi="ur-PK"/>
              </w:rPr>
              <w:t xml:space="preserve"> کی نمائندگی کیسے کرتے ہیں، خاص طور پر عوامی ماحول اور آن لائن، جہاں ہم جو کچھ بھی شیئر کرتے ہیں—چاہے گفتگو میں، ای میلز میں، یا سوشل میڈیا</w:t>
            </w:r>
            <w:r w:rsidR="004B3E6C">
              <w:rPr>
                <w:rFonts w:ascii="Calibri" w:eastAsia="Calibri" w:hAnsi="Calibri" w:cs="Calibri"/>
                <w:lang w:bidi="ur-PK"/>
              </w:rPr>
              <w:t> </w:t>
            </w:r>
            <w:r w:rsidRPr="0071419D">
              <w:rPr>
                <w:rFonts w:ascii="Calibri" w:eastAsia="Calibri" w:hAnsi="Calibri" w:cs="Calibri"/>
                <w:rtl/>
                <w:lang w:bidi="ur-PK"/>
              </w:rPr>
              <w:t>پر—وہ کمپنی کی عکاسی کر سکتا ہے۔</w:t>
            </w:r>
            <w:r w:rsidRPr="0071419D">
              <w:rPr>
                <w:rFonts w:ascii="Calibri" w:eastAsia="Calibri" w:hAnsi="Calibri" w:cs="Calibri"/>
                <w:lang w:bidi="ur-PK"/>
              </w:rPr>
              <w:t xml:space="preserve"> </w:t>
            </w:r>
            <w:r w:rsidRPr="0071419D">
              <w:rPr>
                <w:rFonts w:ascii="Calibri" w:eastAsia="Calibri" w:hAnsi="Calibri" w:cs="Calibri"/>
                <w:rtl/>
                <w:lang w:bidi="ur-PK"/>
              </w:rPr>
              <w:t xml:space="preserve">سوچ سمجھ کر بات چیت کرنا، اچھا فیصلہ استعمال کرنا، اور </w:t>
            </w:r>
            <w:r w:rsidRPr="0071419D">
              <w:rPr>
                <w:rFonts w:ascii="Calibri" w:eastAsia="Calibri" w:hAnsi="Calibri" w:cs="Calibri"/>
                <w:lang w:bidi="ur-PK"/>
              </w:rPr>
              <w:t>Abbott</w:t>
            </w:r>
            <w:r w:rsidRPr="0071419D">
              <w:rPr>
                <w:rFonts w:ascii="Calibri" w:eastAsia="Calibri" w:hAnsi="Calibri" w:cs="Calibri"/>
                <w:rtl/>
                <w:lang w:bidi="ur-PK"/>
              </w:rPr>
              <w:t xml:space="preserve"> کی خفیہ معلومات کی حفاظت کرنا اہم ہے۔</w:t>
            </w:r>
          </w:p>
          <w:p w14:paraId="0F7313AE" w14:textId="77777777" w:rsidR="004150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بیرونی طور پر بات چیت کرتے وقت، ہمیں غور کرنا چاہیے کہ آیا ہمیں </w:t>
            </w:r>
            <w:r w:rsidRPr="0071419D">
              <w:rPr>
                <w:rFonts w:ascii="Calibri" w:eastAsia="Calibri" w:hAnsi="Calibri" w:cs="Calibri"/>
                <w:lang w:bidi="ur-PK"/>
              </w:rPr>
              <w:t>Abbott</w:t>
            </w:r>
            <w:r w:rsidRPr="0071419D">
              <w:rPr>
                <w:rFonts w:ascii="Calibri" w:eastAsia="Calibri" w:hAnsi="Calibri" w:cs="Calibri"/>
                <w:rtl/>
                <w:lang w:bidi="ur-PK"/>
              </w:rPr>
              <w:t xml:space="preserve"> کی نمائندگی کرتے ہوئے دیکھا جا سکتا ہے اور ہماری باتیں یا اقدامات اس کی ساکھ پر کیسے اثر ڈال سکتے ہیں۔</w:t>
            </w:r>
            <w:r w:rsidRPr="0071419D">
              <w:rPr>
                <w:rFonts w:ascii="Calibri" w:eastAsia="Calibri" w:hAnsi="Calibri" w:cs="Calibri"/>
                <w:lang w:bidi="ur-PK"/>
              </w:rPr>
              <w:t xml:space="preserve"> </w:t>
            </w:r>
            <w:r w:rsidRPr="0071419D">
              <w:rPr>
                <w:rFonts w:ascii="Calibri" w:eastAsia="Calibri" w:hAnsi="Calibri" w:cs="Calibri"/>
                <w:rtl/>
                <w:lang w:bidi="ur-PK"/>
              </w:rPr>
              <w:t>یہ خاص طور پر سوشل میڈیا پر اہم ہے، جہاں پوسٹس تیزی سے اور وسیع پیمانے پر پھیل سکتی ہیں—ایک لاپرواہ تبصرہ یا پوسٹ سے حقیقی نقصان ہو سکتا ہے۔</w:t>
            </w:r>
          </w:p>
        </w:tc>
      </w:tr>
      <w:tr w:rsidR="003D306A" w:rsidRPr="0071419D" w14:paraId="14955362" w14:textId="77777777" w:rsidTr="00694634">
        <w:tc>
          <w:tcPr>
            <w:tcW w:w="1353" w:type="dxa"/>
            <w:shd w:val="clear" w:color="auto" w:fill="C1E4F5"/>
            <w:tcMar>
              <w:top w:w="120" w:type="dxa"/>
              <w:left w:w="180" w:type="dxa"/>
              <w:bottom w:w="120" w:type="dxa"/>
              <w:right w:w="180" w:type="dxa"/>
            </w:tcMar>
            <w:hideMark/>
          </w:tcPr>
          <w:p w14:paraId="7D49E75F" w14:textId="77777777" w:rsidR="007C042D" w:rsidRPr="0071419D" w:rsidRDefault="0000313E" w:rsidP="007C042D">
            <w:pPr>
              <w:spacing w:before="30" w:after="30"/>
              <w:ind w:left="30" w:right="30"/>
              <w:rPr>
                <w:rFonts w:ascii="Calibri" w:eastAsia="Times New Roman" w:hAnsi="Calibri" w:cs="Calibri"/>
                <w:sz w:val="16"/>
              </w:rPr>
            </w:pPr>
            <w:hyperlink r:id="rId78"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173E3355" w14:textId="77777777" w:rsidR="007C042D" w:rsidRPr="0071419D" w:rsidRDefault="0000313E" w:rsidP="007C042D">
            <w:pPr>
              <w:ind w:left="30" w:right="30"/>
              <w:rPr>
                <w:rFonts w:ascii="Calibri" w:eastAsia="Times New Roman" w:hAnsi="Calibri" w:cs="Calibri"/>
                <w:sz w:val="16"/>
              </w:rPr>
            </w:pPr>
            <w:hyperlink r:id="rId79" w:tgtFrame="_blank" w:history="1">
              <w:r w:rsidRPr="0071419D">
                <w:rPr>
                  <w:rFonts w:ascii="Calibri" w:eastAsia="Times New Roman" w:hAnsi="Calibri" w:cs="Calibri"/>
                  <w:color w:val="0000FF"/>
                  <w:sz w:val="16"/>
                  <w:u w:val="single"/>
                </w:rPr>
                <w:t>35_C_13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43F542" w14:textId="77777777" w:rsidR="007C042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CONFIDENTIAL INFORMATION</w:t>
            </w:r>
          </w:p>
          <w:p w14:paraId="7224B359" w14:textId="77777777" w:rsidR="007C042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are committed to respecting and protecting all confidential information, including personal data.</w:t>
            </w:r>
          </w:p>
          <w:p w14:paraId="05015D63" w14:textId="77777777" w:rsidR="007C042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Confidential information is one of Abbott’s most valuable assets. It includes non-public details like research, trade secrets, business plans, pricing, </w:t>
            </w:r>
            <w:r w:rsidRPr="0071419D">
              <w:rPr>
                <w:rFonts w:ascii="Calibri" w:eastAsia="Times New Roman" w:hAnsi="Calibri" w:cs="Calibri"/>
              </w:rPr>
              <w:lastRenderedPageBreak/>
              <w:t>contracts, financial results, and other data that could benefit competitors or harm Abbott if disclosed.</w:t>
            </w:r>
          </w:p>
          <w:p w14:paraId="206862C7" w14:textId="77777777" w:rsidR="007C042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must protect confidential information and prevent unauthorized use or sharing—even after our time with Abbott ends.</w:t>
            </w:r>
          </w:p>
          <w:p w14:paraId="5FA22E87" w14:textId="77777777" w:rsidR="007C042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6BDFE0C2" w14:textId="77777777" w:rsidR="007C042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06BE6C04" w14:textId="77777777" w:rsidR="007C042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رازدارانہ معلومات</w:t>
            </w:r>
          </w:p>
          <w:p w14:paraId="52427A8B" w14:textId="77777777" w:rsidR="007C042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تمام خفیہ معلومات، بشمول ذاتی ڈیٹا، کا احترام اور تحفظ کرنے کے پابند ہیں۔</w:t>
            </w:r>
          </w:p>
          <w:p w14:paraId="5B63FCF6" w14:textId="77777777" w:rsidR="007C042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رازدارانہ معلومات </w:t>
            </w:r>
            <w:r w:rsidRPr="0071419D">
              <w:rPr>
                <w:rFonts w:ascii="Calibri" w:eastAsia="Calibri" w:hAnsi="Calibri" w:cs="Calibri"/>
                <w:lang w:bidi="ur-PK"/>
              </w:rPr>
              <w:t>Abbott</w:t>
            </w:r>
            <w:r w:rsidRPr="0071419D">
              <w:rPr>
                <w:rFonts w:ascii="Calibri" w:eastAsia="Calibri" w:hAnsi="Calibri" w:cs="Calibri"/>
                <w:rtl/>
                <w:lang w:bidi="ur-PK"/>
              </w:rPr>
              <w:t xml:space="preserve"> کے قیمتی ترین اثاثوں میں سے ایک ہے ۔</w:t>
            </w:r>
            <w:r w:rsidRPr="0071419D">
              <w:rPr>
                <w:rFonts w:ascii="Calibri" w:eastAsia="Calibri" w:hAnsi="Calibri" w:cs="Calibri"/>
                <w:lang w:bidi="ur-PK"/>
              </w:rPr>
              <w:t xml:space="preserve"> </w:t>
            </w:r>
            <w:r w:rsidRPr="0071419D">
              <w:rPr>
                <w:rFonts w:ascii="Calibri" w:eastAsia="Calibri" w:hAnsi="Calibri" w:cs="Calibri"/>
                <w:rtl/>
                <w:lang w:bidi="ur-PK"/>
              </w:rPr>
              <w:t xml:space="preserve">اس میں غیر عوامی تفصیلات شامل ہیں جیسے تحقیق، تجارتی راز، کاروباری منصوبے، قیمتیں، معاہدے، مالی نتائج، اور دیگر ڈیٹا جو اگر ظاہر ہو جائے </w:t>
            </w:r>
            <w:r w:rsidRPr="0071419D">
              <w:rPr>
                <w:rFonts w:ascii="Calibri" w:eastAsia="Calibri" w:hAnsi="Calibri" w:cs="Calibri"/>
                <w:rtl/>
                <w:lang w:bidi="ur-PK"/>
              </w:rPr>
              <w:lastRenderedPageBreak/>
              <w:t xml:space="preserve">تو مقابلہ کرنے والوں کو فائدہ دے سکتا ہے یا </w:t>
            </w:r>
            <w:r w:rsidRPr="0071419D">
              <w:rPr>
                <w:rFonts w:ascii="Calibri" w:eastAsia="Calibri" w:hAnsi="Calibri" w:cs="Calibri"/>
                <w:lang w:bidi="ur-PK"/>
              </w:rPr>
              <w:t>Abbott</w:t>
            </w:r>
            <w:r w:rsidRPr="0071419D">
              <w:rPr>
                <w:rFonts w:ascii="Calibri" w:eastAsia="Calibri" w:hAnsi="Calibri" w:cs="Calibri"/>
                <w:rtl/>
                <w:lang w:bidi="ur-PK"/>
              </w:rPr>
              <w:t xml:space="preserve"> کو نقصان پہنچا سکتا ہے۔</w:t>
            </w:r>
          </w:p>
          <w:p w14:paraId="25EC5ABC" w14:textId="15BF70D9" w:rsidR="007C042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ہمیں خفیہ معلومات کی حفاظت کرنی چاہیے اور غیر مجاز استعمال یا اشتراک کو روکنا چاہیے—حتیٰ کہ </w:t>
            </w:r>
            <w:r w:rsidRPr="0071419D">
              <w:rPr>
                <w:rFonts w:ascii="Calibri" w:eastAsia="Calibri" w:hAnsi="Calibri" w:cs="Calibri"/>
                <w:lang w:bidi="ur-PK"/>
              </w:rPr>
              <w:t>Abbott</w:t>
            </w:r>
            <w:r w:rsidRPr="0071419D">
              <w:rPr>
                <w:rFonts w:ascii="Calibri" w:eastAsia="Calibri" w:hAnsi="Calibri" w:cs="Calibri"/>
                <w:rtl/>
                <w:lang w:bidi="ur-PK"/>
              </w:rPr>
              <w:t xml:space="preserve"> میں ہمارے وقت کے ختم ہونے</w:t>
            </w:r>
            <w:r w:rsidR="0058486B">
              <w:rPr>
                <w:rFonts w:ascii="Calibri" w:eastAsia="Calibri" w:hAnsi="Calibri" w:cs="Calibri"/>
                <w:lang w:bidi="ur-PK"/>
              </w:rPr>
              <w:t> </w:t>
            </w:r>
            <w:r w:rsidRPr="0071419D">
              <w:rPr>
                <w:rFonts w:ascii="Calibri" w:eastAsia="Calibri" w:hAnsi="Calibri" w:cs="Calibri"/>
                <w:rtl/>
                <w:lang w:bidi="ur-PK"/>
              </w:rPr>
              <w:t>کے بعد بھی۔</w:t>
            </w:r>
          </w:p>
          <w:p w14:paraId="7761B150" w14:textId="11EFD232" w:rsidR="007C042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دوسروں کی دانشورانہ ملکیت کا بھی احترام کرتے ہیں اور</w:t>
            </w:r>
            <w:r w:rsidR="00BF3FF5">
              <w:rPr>
                <w:rFonts w:ascii="Calibri" w:eastAsia="Calibri" w:hAnsi="Calibri" w:cs="Calibri"/>
                <w:lang w:bidi="ur-PK"/>
              </w:rPr>
              <w:t> </w:t>
            </w:r>
            <w:r w:rsidRPr="0071419D">
              <w:rPr>
                <w:rFonts w:ascii="Calibri" w:eastAsia="Calibri" w:hAnsi="Calibri" w:cs="Calibri"/>
                <w:rtl/>
                <w:lang w:bidi="ur-PK"/>
              </w:rPr>
              <w:t>ان کی خفیہ معلومات کے غلط استعمال سے بچتے ہیں۔</w:t>
            </w:r>
            <w:r w:rsidRPr="0071419D">
              <w:rPr>
                <w:rFonts w:ascii="Calibri" w:eastAsia="Calibri" w:hAnsi="Calibri" w:cs="Calibri"/>
                <w:lang w:bidi="ur-PK"/>
              </w:rPr>
              <w:t xml:space="preserve"> </w:t>
            </w:r>
            <w:r w:rsidRPr="0071419D">
              <w:rPr>
                <w:rFonts w:ascii="Calibri" w:eastAsia="Calibri" w:hAnsi="Calibri" w:cs="Calibri"/>
                <w:rtl/>
                <w:lang w:bidi="ur-PK"/>
              </w:rPr>
              <w:t>غیر عوامی معلومات کا غلط استعمال، جیسے اندرونی تجارت کے لیے، غیر قانونی اور غیر اخلاقی ہے۔</w:t>
            </w:r>
          </w:p>
          <w:p w14:paraId="79DC5427" w14:textId="76A87DA5" w:rsidR="007C042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ان ذاتی ڈیٹا کی بھی حفاظت کرتے ہیں جو ہمیں ساتھیوں، صحت کی دیکھ بھال کے پیشہ ور افراد، اور صارفین کی طرف سے سونپا جاتا ہے۔</w:t>
            </w:r>
            <w:r w:rsidRPr="0071419D">
              <w:rPr>
                <w:rFonts w:ascii="Calibri" w:eastAsia="Calibri" w:hAnsi="Calibri" w:cs="Calibri"/>
                <w:lang w:bidi="ur-PK"/>
              </w:rPr>
              <w:t xml:space="preserve"> </w:t>
            </w:r>
            <w:r w:rsidRPr="0071419D">
              <w:rPr>
                <w:rFonts w:ascii="Calibri" w:eastAsia="Calibri" w:hAnsi="Calibri" w:cs="Calibri"/>
                <w:rtl/>
                <w:lang w:bidi="ur-PK"/>
              </w:rPr>
              <w:t>جب</w:t>
            </w:r>
            <w:r w:rsidR="004A377A">
              <w:rPr>
                <w:rFonts w:ascii="Calibri" w:eastAsia="Calibri" w:hAnsi="Calibri" w:cs="Calibri"/>
                <w:lang w:bidi="ur-PK"/>
              </w:rPr>
              <w:t> </w:t>
            </w:r>
            <w:r w:rsidRPr="0071419D">
              <w:rPr>
                <w:rFonts w:ascii="Calibri" w:eastAsia="Calibri" w:hAnsi="Calibri" w:cs="Calibri"/>
                <w:rtl/>
                <w:lang w:bidi="ur-PK"/>
              </w:rPr>
              <w:t>ہم ذاتی معلومات جمع کرتے اور استعمال کرتے ہیں، تو ہم اسے ذمہ داری سے، درست رضامندی کے ساتھ کرتے ہیں، اور اسے غیر مجاز ذرائع کو نہ فروخت کرتے ہیں اور نہ ہی ان سے حاصل کرتے ہیں۔</w:t>
            </w:r>
            <w:r w:rsidRPr="0071419D">
              <w:rPr>
                <w:rFonts w:ascii="Calibri" w:eastAsia="Calibri" w:hAnsi="Calibri" w:cs="Calibri"/>
                <w:lang w:bidi="ur-PK"/>
              </w:rPr>
              <w:t xml:space="preserve"> </w:t>
            </w:r>
            <w:r w:rsidRPr="0071419D">
              <w:rPr>
                <w:rFonts w:ascii="Calibri" w:eastAsia="Calibri" w:hAnsi="Calibri" w:cs="Calibri"/>
                <w:rtl/>
                <w:lang w:bidi="ur-PK"/>
              </w:rPr>
              <w:t>بہت سے مقامات پر</w:t>
            </w:r>
            <w:r w:rsidR="00A8085B">
              <w:rPr>
                <w:rFonts w:ascii="Calibri" w:eastAsia="Calibri" w:hAnsi="Calibri" w:cs="Calibri"/>
                <w:lang w:bidi="ur-PK"/>
              </w:rPr>
              <w:t> </w:t>
            </w:r>
            <w:r w:rsidRPr="0071419D">
              <w:rPr>
                <w:rFonts w:ascii="Calibri" w:eastAsia="Calibri" w:hAnsi="Calibri" w:cs="Calibri"/>
                <w:rtl/>
                <w:lang w:bidi="ur-PK"/>
              </w:rPr>
              <w:t>سخت رازداری کے قوانین ہوتے ہیں، اور ہم انہیں سمجھنے اور ان کی پیروی کرنے کے پابند ہیں، خاص طور پر ذاتی معلومات کی سب سے حساس اقسام کے لیے۔</w:t>
            </w:r>
          </w:p>
        </w:tc>
      </w:tr>
      <w:tr w:rsidR="003D306A" w:rsidRPr="0071419D" w14:paraId="62FD2C19" w14:textId="77777777" w:rsidTr="00694634">
        <w:tc>
          <w:tcPr>
            <w:tcW w:w="1353" w:type="dxa"/>
            <w:shd w:val="clear" w:color="auto" w:fill="C1E4F5"/>
            <w:tcMar>
              <w:top w:w="120" w:type="dxa"/>
              <w:left w:w="180" w:type="dxa"/>
              <w:bottom w:w="120" w:type="dxa"/>
              <w:right w:w="180" w:type="dxa"/>
            </w:tcMar>
            <w:hideMark/>
          </w:tcPr>
          <w:p w14:paraId="3FAC89C7" w14:textId="77777777" w:rsidR="007317E0" w:rsidRPr="0071419D" w:rsidRDefault="0000313E" w:rsidP="007317E0">
            <w:pPr>
              <w:spacing w:before="30" w:after="30"/>
              <w:ind w:left="30" w:right="30"/>
              <w:rPr>
                <w:rFonts w:ascii="Calibri" w:eastAsia="Times New Roman" w:hAnsi="Calibri" w:cs="Calibri"/>
                <w:sz w:val="16"/>
              </w:rPr>
            </w:pPr>
            <w:hyperlink r:id="rId80"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592E7374" w14:textId="77777777" w:rsidR="007317E0" w:rsidRPr="0071419D" w:rsidRDefault="0000313E" w:rsidP="007317E0">
            <w:pPr>
              <w:ind w:left="30" w:right="30"/>
              <w:rPr>
                <w:rFonts w:ascii="Calibri" w:eastAsia="Times New Roman" w:hAnsi="Calibri" w:cs="Calibri"/>
                <w:sz w:val="16"/>
              </w:rPr>
            </w:pPr>
            <w:hyperlink r:id="rId81" w:tgtFrame="_blank" w:history="1">
              <w:r w:rsidRPr="0071419D">
                <w:rPr>
                  <w:rFonts w:ascii="Calibri" w:eastAsia="Times New Roman" w:hAnsi="Calibri" w:cs="Calibri"/>
                  <w:color w:val="0000FF"/>
                  <w:sz w:val="16"/>
                  <w:u w:val="single"/>
                </w:rPr>
                <w:t>36_C_13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101303" w14:textId="77777777" w:rsidR="007317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ANTI-BRIBERY</w:t>
            </w:r>
          </w:p>
          <w:p w14:paraId="11B64D2F" w14:textId="77777777" w:rsidR="007317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actively oppose fraud, bribery, and corruption. We get business the right way.</w:t>
            </w:r>
          </w:p>
          <w:p w14:paraId="19BBB78D" w14:textId="77777777" w:rsidR="007317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As individuals, we expect healthcare professionals to make decisions based on what’s best for patients—not influenced by incentives from companies. Likewise, we </w:t>
            </w:r>
            <w:r w:rsidRPr="0071419D">
              <w:rPr>
                <w:rFonts w:ascii="Calibri" w:eastAsia="Times New Roman" w:hAnsi="Calibri" w:cs="Calibri"/>
              </w:rPr>
              <w:lastRenderedPageBreak/>
              <w:t>expect government officials to act in the public’s interest, free from corporate pressure.</w:t>
            </w:r>
          </w:p>
          <w:p w14:paraId="517D6DE5" w14:textId="77777777" w:rsidR="007317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53EDC394" w14:textId="77777777" w:rsidR="007317E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6374F95A" w14:textId="77777777" w:rsidR="007317E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انسداد رشوت</w:t>
            </w:r>
          </w:p>
          <w:p w14:paraId="198EE3D0" w14:textId="3C29EEBD" w:rsidR="007317E0" w:rsidRPr="0071419D" w:rsidRDefault="00A736FA" w:rsidP="00694634">
            <w:pPr>
              <w:bidi/>
              <w:spacing w:before="100" w:beforeAutospacing="1" w:after="100" w:afterAutospacing="1"/>
              <w:ind w:left="30" w:right="30"/>
              <w:rPr>
                <w:rFonts w:ascii="Calibri" w:eastAsia="Times New Roman" w:hAnsi="Calibri" w:cs="Calibri"/>
              </w:rPr>
            </w:pPr>
            <w:proofErr w:type="spellStart"/>
            <w:ins w:id="1" w:author="BDO-Auditor" w:date="2026-01-06T12:20:00Z">
              <w:r w:rsidRPr="00A736FA">
                <w:rPr>
                  <w:rFonts w:ascii="Calibri" w:eastAsia="Calibri" w:hAnsi="Calibri" w:cs="Calibri"/>
                  <w:lang w:bidi="ur-PK"/>
                </w:rPr>
                <w:t>ہم</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دھوکہ</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دہی</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رشوت</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خوری</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اور</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بدعنوانی</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کی</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سرگرمیوں</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کی</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سختی</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سے</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مخالفت</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کرتے</w:t>
              </w:r>
              <w:proofErr w:type="spellEnd"/>
              <w:r w:rsidRPr="00A736FA">
                <w:rPr>
                  <w:rFonts w:ascii="Calibri" w:eastAsia="Calibri" w:hAnsi="Calibri" w:cs="Calibri"/>
                  <w:lang w:bidi="ur-PK"/>
                </w:rPr>
                <w:t xml:space="preserve"> </w:t>
              </w:r>
              <w:proofErr w:type="spellStart"/>
              <w:r w:rsidRPr="00A736FA">
                <w:rPr>
                  <w:rFonts w:ascii="Calibri" w:eastAsia="Calibri" w:hAnsi="Calibri" w:cs="Calibri"/>
                  <w:lang w:bidi="ur-PK"/>
                </w:rPr>
                <w:t>ہیں</w:t>
              </w:r>
            </w:ins>
            <w:proofErr w:type="spellEnd"/>
            <w:del w:id="2" w:author="BDO-Auditor" w:date="2026-01-06T12:20:00Z" w16du:dateUtc="2026-01-06T07:20:00Z">
              <w:r w:rsidR="0000313E" w:rsidRPr="0071419D" w:rsidDel="00A736FA">
                <w:rPr>
                  <w:rFonts w:ascii="Calibri" w:eastAsia="Calibri" w:hAnsi="Calibri" w:cs="Calibri"/>
                  <w:rtl/>
                  <w:lang w:bidi="ur-PK"/>
                </w:rPr>
                <w:delText>ہم دھوکہ دہی، رشوت خوری اور بدعنوانی کی سرگرمی کے ساتھ مخالفت کرتے ہیں</w:delText>
              </w:r>
            </w:del>
            <w:r w:rsidR="0000313E" w:rsidRPr="0071419D">
              <w:rPr>
                <w:rFonts w:ascii="Calibri" w:eastAsia="Calibri" w:hAnsi="Calibri" w:cs="Calibri"/>
                <w:rtl/>
                <w:lang w:bidi="ur-PK"/>
              </w:rPr>
              <w:t>۔</w:t>
            </w:r>
            <w:r w:rsidR="0000313E" w:rsidRPr="0071419D">
              <w:rPr>
                <w:rFonts w:ascii="Calibri" w:eastAsia="Calibri" w:hAnsi="Calibri" w:cs="Calibri"/>
                <w:lang w:bidi="ur-PK"/>
              </w:rPr>
              <w:t xml:space="preserve"> </w:t>
            </w:r>
            <w:r w:rsidR="0000313E" w:rsidRPr="0071419D">
              <w:rPr>
                <w:rFonts w:ascii="Calibri" w:eastAsia="Calibri" w:hAnsi="Calibri" w:cs="Calibri"/>
                <w:rtl/>
                <w:lang w:bidi="ur-PK"/>
              </w:rPr>
              <w:t>ہم درست طریقہ پر کاروبار کرتے ہیں۔</w:t>
            </w:r>
          </w:p>
          <w:p w14:paraId="19C66E8B" w14:textId="149D4D4C" w:rsidR="007317E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بطور افراد، ہم توقع کرتے ہیں کہ صحت کی دیکھ بھال کے پیشہ ور افراد فیصلے مریضوں کے بہترین مفاد میں کریں—نہ کہ کمپنیوں کی جانب سے </w:t>
            </w:r>
            <w:r w:rsidRPr="0071419D">
              <w:rPr>
                <w:rFonts w:ascii="Calibri" w:eastAsia="Calibri" w:hAnsi="Calibri" w:cs="Calibri"/>
                <w:rtl/>
                <w:lang w:bidi="ur-PK"/>
              </w:rPr>
              <w:lastRenderedPageBreak/>
              <w:t>مراعات کے ذریعے متاثر ہوں۔</w:t>
            </w:r>
            <w:r w:rsidRPr="0071419D">
              <w:rPr>
                <w:rFonts w:ascii="Calibri" w:eastAsia="Calibri" w:hAnsi="Calibri" w:cs="Calibri"/>
                <w:lang w:bidi="ur-PK"/>
              </w:rPr>
              <w:t xml:space="preserve"> </w:t>
            </w:r>
            <w:r w:rsidRPr="0071419D">
              <w:rPr>
                <w:rFonts w:ascii="Calibri" w:eastAsia="Calibri" w:hAnsi="Calibri" w:cs="Calibri"/>
                <w:rtl/>
                <w:lang w:bidi="ur-PK"/>
              </w:rPr>
              <w:t>اسی طرح، ہم توقع کرتے ہیں کہ سرکاری اہلکار</w:t>
            </w:r>
            <w:r w:rsidR="00D16621">
              <w:rPr>
                <w:rFonts w:ascii="Calibri" w:eastAsia="Calibri" w:hAnsi="Calibri" w:cs="Calibri"/>
                <w:lang w:bidi="ur-PK"/>
              </w:rPr>
              <w:t> </w:t>
            </w:r>
            <w:r w:rsidRPr="0071419D">
              <w:rPr>
                <w:rFonts w:ascii="Calibri" w:eastAsia="Calibri" w:hAnsi="Calibri" w:cs="Calibri"/>
                <w:rtl/>
                <w:lang w:bidi="ur-PK"/>
              </w:rPr>
              <w:t>عوامی مفاد میں کام کریں، اور کارپوریٹ دباؤ سے آزاد رہيں۔</w:t>
            </w:r>
          </w:p>
          <w:p w14:paraId="6C8B8503" w14:textId="77777777" w:rsidR="007317E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صحت کی دیکھ بھال کے پیشہ ور افراد کو اپنی مصنوعات کے بارے میں آگاہ کرتے ہیں لیکن ان کے آزادانہ فیصلے میں مداخلت نہیں کرتے۔</w:t>
            </w:r>
            <w:r w:rsidRPr="0071419D">
              <w:rPr>
                <w:rFonts w:ascii="Calibri" w:eastAsia="Calibri" w:hAnsi="Calibri" w:cs="Calibri"/>
                <w:lang w:bidi="ur-PK"/>
              </w:rPr>
              <w:t xml:space="preserve"> </w:t>
            </w:r>
            <w:r w:rsidRPr="0071419D">
              <w:rPr>
                <w:rFonts w:ascii="Calibri" w:eastAsia="Calibri" w:hAnsi="Calibri" w:cs="Calibri"/>
                <w:rtl/>
                <w:lang w:bidi="ur-PK"/>
              </w:rPr>
              <w:t>صحت کی دیکھ بھال فراہم کرنے والوں (جیسے معالج، فارماسسٹ، نرس، محقق یا لیبارٹری اسٹاف)، سرکاری اہلکاروں، یا دوسروں کو کاروبار حاصل کرنے یا سابقہ تعلقات کا صلہ دینے کے لیے کسی قسم کی قیمتی چیز پیش کرنا کبھی بھی جائز نہیں ہے۔</w:t>
            </w:r>
          </w:p>
          <w:p w14:paraId="3F7ABEF9" w14:textId="02EAE42D" w:rsidR="007317E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ہم دنیا بھر میں انسداد رشوت ستانی، انسداد بدعنوانی، اور انسداد کک بیک قوانین کی پیروی کرتے ہیں، جس میں امریکی فارن کرپٹ پریکٹسز ایکٹ شامل ہے۔ Abbott کے ہر فرد کو سروس فراہم کرنے والوں—جیسے تقسیم کاروں، مشیروں، اور مقررین—کے ساتھ تعلقات کو احتیاط سے منظم کرنا چاہیے، جانچ پڑتال کر کے، منصفانہ مارکیٹ قیمت ادا کر کے، اور</w:t>
            </w:r>
            <w:r w:rsidR="00705AEA">
              <w:rPr>
                <w:rFonts w:ascii="Calibri" w:eastAsia="Calibri" w:hAnsi="Calibri" w:cs="Calibri"/>
                <w:rtl/>
                <w:lang w:bidi="ur-PK"/>
              </w:rPr>
              <w:t> </w:t>
            </w:r>
            <w:r w:rsidRPr="0071419D">
              <w:rPr>
                <w:rFonts w:ascii="Calibri" w:eastAsia="Calibri" w:hAnsi="Calibri" w:cs="Calibri"/>
                <w:rtl/>
                <w:lang w:bidi="ur-PK"/>
              </w:rPr>
              <w:t>ادائیگیوں کی مناسب دستاویز بندی کر کے تاکہ قوانین اور کمپنی کے معیارات کی تعمیل کو یقینی بنایا جا سکے۔</w:t>
            </w:r>
          </w:p>
        </w:tc>
      </w:tr>
      <w:tr w:rsidR="003D306A" w:rsidRPr="0071419D" w14:paraId="389B4F2A" w14:textId="77777777" w:rsidTr="00694634">
        <w:tc>
          <w:tcPr>
            <w:tcW w:w="1353" w:type="dxa"/>
            <w:shd w:val="clear" w:color="auto" w:fill="C1E4F5"/>
            <w:tcMar>
              <w:top w:w="120" w:type="dxa"/>
              <w:left w:w="180" w:type="dxa"/>
              <w:bottom w:w="120" w:type="dxa"/>
              <w:right w:w="180" w:type="dxa"/>
            </w:tcMar>
            <w:hideMark/>
          </w:tcPr>
          <w:p w14:paraId="2591AC87" w14:textId="77777777" w:rsidR="00870B35" w:rsidRPr="0071419D" w:rsidRDefault="0000313E" w:rsidP="00870B35">
            <w:pPr>
              <w:spacing w:before="30" w:after="30"/>
              <w:ind w:left="30" w:right="30"/>
              <w:rPr>
                <w:rFonts w:ascii="Calibri" w:eastAsia="Times New Roman" w:hAnsi="Calibri" w:cs="Calibri"/>
                <w:sz w:val="16"/>
              </w:rPr>
            </w:pPr>
            <w:hyperlink r:id="rId82"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60946AAB" w14:textId="77777777" w:rsidR="00870B35" w:rsidRPr="0071419D" w:rsidRDefault="0000313E" w:rsidP="00870B35">
            <w:pPr>
              <w:ind w:left="30" w:right="30"/>
              <w:rPr>
                <w:rFonts w:ascii="Calibri" w:eastAsia="Times New Roman" w:hAnsi="Calibri" w:cs="Calibri"/>
                <w:sz w:val="16"/>
              </w:rPr>
            </w:pPr>
            <w:hyperlink r:id="rId83" w:tgtFrame="_blank" w:history="1">
              <w:r w:rsidRPr="0071419D">
                <w:rPr>
                  <w:rFonts w:ascii="Calibri" w:eastAsia="Times New Roman" w:hAnsi="Calibri" w:cs="Calibri"/>
                  <w:color w:val="0000FF"/>
                  <w:sz w:val="16"/>
                  <w:u w:val="single"/>
                </w:rPr>
                <w:t>37_C_13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CD01BB" w14:textId="77777777" w:rsidR="00870B3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GIFTS, MEALS &amp; ENTERTAINMENT</w:t>
            </w:r>
          </w:p>
          <w:p w14:paraId="2BC83415" w14:textId="77777777" w:rsidR="00870B3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do not offer or provide anything of value to gain a business advantage, directly or indirectly, in line with anti-bribery principles.</w:t>
            </w:r>
          </w:p>
          <w:p w14:paraId="3A82D89B" w14:textId="77777777" w:rsidR="00870B3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To prevent improper influence in business decisions, we set limits surrounding gifts, meals, and entertainment. Abbott’s policies help ensure that brand reminders, </w:t>
            </w:r>
            <w:r w:rsidRPr="0071419D">
              <w:rPr>
                <w:rFonts w:ascii="Calibri" w:eastAsia="Times New Roman" w:hAnsi="Calibri" w:cs="Calibri"/>
              </w:rPr>
              <w:lastRenderedPageBreak/>
              <w:t>cultural courtesies, hospitality, and other benefits never interfere with professional judgment.</w:t>
            </w:r>
          </w:p>
        </w:tc>
        <w:tc>
          <w:tcPr>
            <w:tcW w:w="6000" w:type="dxa"/>
          </w:tcPr>
          <w:p w14:paraId="48BC7705" w14:textId="77777777" w:rsidR="00870B3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تحائف، کھانے اور تفریح</w:t>
            </w:r>
          </w:p>
          <w:p w14:paraId="012EC3F3" w14:textId="4B905725" w:rsidR="00870B3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انسداد رشوت ستانی کے اصولوں کے مطابق کاروباری فائدہ حاصل کرنے</w:t>
            </w:r>
            <w:r w:rsidR="00CC7B20">
              <w:rPr>
                <w:rFonts w:ascii="Calibri" w:eastAsia="Calibri" w:hAnsi="Calibri" w:cs="Calibri"/>
                <w:lang w:bidi="ur-PK"/>
              </w:rPr>
              <w:t> </w:t>
            </w:r>
            <w:r w:rsidRPr="0071419D">
              <w:rPr>
                <w:rFonts w:ascii="Calibri" w:eastAsia="Calibri" w:hAnsi="Calibri" w:cs="Calibri"/>
                <w:rtl/>
                <w:lang w:bidi="ur-PK"/>
              </w:rPr>
              <w:t>کے لیے، براہ راست یا بالواسطہ، کسی بھی قیمتی چیز کی پیشکش یا فراہمی نہیں کرتے ۔</w:t>
            </w:r>
          </w:p>
          <w:p w14:paraId="7A1FFF8A" w14:textId="77777777" w:rsidR="00870B35"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 xml:space="preserve">کاروباری فیصلوں میں غیر مناسب اثر و رسوخ کو روکنے کے لیے، ہم تحائف، کھانوں، اور تفریح کے حوالے سے حدود طے کرتے ہیں۔ Abbott کی پالیسیاں اس بات کو یقینی بنانے میں مدد کرتی ہیں کہ برانڈ یاد دہانیاں، </w:t>
            </w:r>
            <w:r w:rsidRPr="0071419D">
              <w:rPr>
                <w:rFonts w:ascii="Calibri" w:eastAsia="Calibri" w:hAnsi="Calibri" w:cs="Calibri"/>
                <w:rtl/>
                <w:lang w:bidi="ur-PK"/>
              </w:rPr>
              <w:lastRenderedPageBreak/>
              <w:t>ثقافتی روایات، مہمان نوازی، اور دیگر فوائد کبھی بھی پیشہ ورانہ فیصلے میں مداخلت نہ کریں۔</w:t>
            </w:r>
          </w:p>
        </w:tc>
      </w:tr>
      <w:tr w:rsidR="003D306A" w:rsidRPr="0071419D" w14:paraId="29DDEE6F" w14:textId="77777777" w:rsidTr="00694634">
        <w:tc>
          <w:tcPr>
            <w:tcW w:w="1353" w:type="dxa"/>
            <w:shd w:val="clear" w:color="auto" w:fill="C1E4F5"/>
            <w:tcMar>
              <w:top w:w="120" w:type="dxa"/>
              <w:left w:w="180" w:type="dxa"/>
              <w:bottom w:w="120" w:type="dxa"/>
              <w:right w:w="180" w:type="dxa"/>
            </w:tcMar>
            <w:hideMark/>
          </w:tcPr>
          <w:p w14:paraId="3938D134" w14:textId="77777777" w:rsidR="00B44AA0" w:rsidRPr="0071419D" w:rsidRDefault="0000313E" w:rsidP="00B44AA0">
            <w:pPr>
              <w:spacing w:before="30" w:after="30"/>
              <w:ind w:left="30" w:right="30"/>
              <w:rPr>
                <w:rFonts w:ascii="Calibri" w:eastAsia="Times New Roman" w:hAnsi="Calibri" w:cs="Calibri"/>
                <w:sz w:val="16"/>
              </w:rPr>
            </w:pPr>
            <w:hyperlink r:id="rId84"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53BE94A7" w14:textId="77777777" w:rsidR="00B44AA0" w:rsidRPr="0071419D" w:rsidRDefault="0000313E" w:rsidP="00B44AA0">
            <w:pPr>
              <w:ind w:left="30" w:right="30"/>
              <w:rPr>
                <w:rFonts w:ascii="Calibri" w:eastAsia="Times New Roman" w:hAnsi="Calibri" w:cs="Calibri"/>
                <w:sz w:val="16"/>
              </w:rPr>
            </w:pPr>
            <w:hyperlink r:id="rId85" w:tgtFrame="_blank" w:history="1">
              <w:r w:rsidRPr="0071419D">
                <w:rPr>
                  <w:rFonts w:ascii="Calibri" w:eastAsia="Times New Roman" w:hAnsi="Calibri" w:cs="Calibri"/>
                  <w:color w:val="0000FF"/>
                  <w:sz w:val="16"/>
                  <w:u w:val="single"/>
                </w:rPr>
                <w:t>38_C_13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599F90" w14:textId="77777777" w:rsidR="00B44A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ACCURATE BOOKS &amp; RECORDS</w:t>
            </w:r>
          </w:p>
          <w:p w14:paraId="764B296E" w14:textId="77777777" w:rsidR="00B44A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measure achievements accurately.</w:t>
            </w:r>
          </w:p>
          <w:p w14:paraId="3C816429" w14:textId="77777777" w:rsidR="00B44A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4AEC54D5" w14:textId="77777777" w:rsidR="00B44AA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677F4458" w14:textId="77777777" w:rsidR="00B44A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درست بہی کھاتے اور ریکارڈز</w:t>
            </w:r>
          </w:p>
          <w:p w14:paraId="186DE36D" w14:textId="77777777" w:rsidR="00B44A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درستگی کے ساتھ حصولیابیوں کی پیمائش کرتے ہیں۔</w:t>
            </w:r>
          </w:p>
          <w:p w14:paraId="4ABA7EF3" w14:textId="77777777" w:rsidR="00B44AA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کے ریکارڈز اور عوامی بیانات کو ہماری کارروائیوں کی درست عکاسی کرنی چاہیے، اتنے سیاق و سباق کے ساتھ کہ ہمارے کام کی حقیقی نوعیت ظاہر ہو سکے۔</w:t>
            </w:r>
            <w:r w:rsidRPr="0071419D">
              <w:rPr>
                <w:rFonts w:ascii="Calibri" w:eastAsia="Calibri" w:hAnsi="Calibri" w:cs="Calibri"/>
                <w:lang w:bidi="ur-PK"/>
              </w:rPr>
              <w:t xml:space="preserve"> </w:t>
            </w:r>
            <w:r w:rsidRPr="0071419D">
              <w:rPr>
                <w:rFonts w:ascii="Calibri" w:eastAsia="Calibri" w:hAnsi="Calibri" w:cs="Calibri"/>
                <w:rtl/>
                <w:lang w:bidi="ur-PK"/>
              </w:rPr>
              <w:t xml:space="preserve">مالی ریکارڈز کو اکاؤنٹنگ کے معیار، قوانین، اور </w:t>
            </w:r>
            <w:r w:rsidRPr="0071419D">
              <w:rPr>
                <w:rFonts w:ascii="Calibri" w:eastAsia="Calibri" w:hAnsi="Calibri" w:cs="Calibri"/>
                <w:lang w:bidi="ur-PK"/>
              </w:rPr>
              <w:t>Abbott</w:t>
            </w:r>
            <w:r w:rsidRPr="0071419D">
              <w:rPr>
                <w:rFonts w:ascii="Calibri" w:eastAsia="Calibri" w:hAnsi="Calibri" w:cs="Calibri"/>
                <w:rtl/>
                <w:lang w:bidi="ur-PK"/>
              </w:rPr>
              <w:t xml:space="preserve"> کی داخلی پالیسیوں کی پیروی کرنی چاہیے۔</w:t>
            </w:r>
          </w:p>
          <w:p w14:paraId="6FA50C83" w14:textId="77777777" w:rsidR="00B44AA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جب قیمتوں، ادائیگیوں، یا قدر رکھنے والی اشیاء—خاص طور پر صحت کی دیکھ بھال کرنے والے پیشہ ور افراد کو—رپورٹ کرتے ہیں، تو ہمیں یقینی بنانا چاہیے کہ معلومات مکمل اور درست ہوں۔ بہت سی حکومتیں عوامی فنڈز کی حفاظت کے لیے اس شفافیت کا تقاضا کرتی ہیں۔ Abbott اس بات کے لیے پُرعزم ہے کہ قابلِ اعتماد ڈیٹا فراہم کرے تاکہ حکومتیں، بیمہ کنندگان، اور دیگر فریقین باخبر فیصلے کر سکیں۔</w:t>
            </w:r>
          </w:p>
        </w:tc>
      </w:tr>
      <w:tr w:rsidR="003D306A" w:rsidRPr="0071419D" w14:paraId="4693B929" w14:textId="77777777" w:rsidTr="00694634">
        <w:tc>
          <w:tcPr>
            <w:tcW w:w="1353" w:type="dxa"/>
            <w:shd w:val="clear" w:color="auto" w:fill="C1E4F5"/>
            <w:tcMar>
              <w:top w:w="120" w:type="dxa"/>
              <w:left w:w="180" w:type="dxa"/>
              <w:bottom w:w="120" w:type="dxa"/>
              <w:right w:w="180" w:type="dxa"/>
            </w:tcMar>
            <w:hideMark/>
          </w:tcPr>
          <w:p w14:paraId="4210E114" w14:textId="77777777" w:rsidR="008A1495" w:rsidRPr="0071419D" w:rsidRDefault="0000313E" w:rsidP="008A1495">
            <w:pPr>
              <w:spacing w:before="30" w:after="30"/>
              <w:ind w:left="30" w:right="30"/>
              <w:rPr>
                <w:rFonts w:ascii="Calibri" w:eastAsia="Times New Roman" w:hAnsi="Calibri" w:cs="Calibri"/>
                <w:sz w:val="16"/>
              </w:rPr>
            </w:pPr>
            <w:hyperlink r:id="rId86"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1C97A46B" w14:textId="77777777" w:rsidR="008A1495" w:rsidRPr="0071419D" w:rsidRDefault="0000313E" w:rsidP="008A1495">
            <w:pPr>
              <w:ind w:left="30" w:right="30"/>
              <w:rPr>
                <w:rFonts w:ascii="Calibri" w:eastAsia="Times New Roman" w:hAnsi="Calibri" w:cs="Calibri"/>
                <w:sz w:val="16"/>
              </w:rPr>
            </w:pPr>
            <w:hyperlink r:id="rId87" w:tgtFrame="_blank" w:history="1">
              <w:r w:rsidRPr="0071419D">
                <w:rPr>
                  <w:rFonts w:ascii="Calibri" w:eastAsia="Times New Roman" w:hAnsi="Calibri" w:cs="Calibri"/>
                  <w:color w:val="0000FF"/>
                  <w:sz w:val="16"/>
                  <w:u w:val="single"/>
                </w:rPr>
                <w:t>39_C_13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8B62C9" w14:textId="77777777" w:rsidR="008A149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COMPLIANCE WITH LAWS</w:t>
            </w:r>
          </w:p>
          <w:p w14:paraId="7E595830" w14:textId="77777777" w:rsidR="008A149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follow all laws, regulations and Abbott requirements that apply to our work.</w:t>
            </w:r>
          </w:p>
          <w:p w14:paraId="449918DB" w14:textId="77777777" w:rsidR="008A149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Every Abbott employee is expected to follow all applicable laws, as well as Abbott’s policies, procedures, and the Code. This is a basic condition of employment. Abbott’s policies cover key areas like healthcare </w:t>
            </w:r>
            <w:r w:rsidRPr="0071419D">
              <w:rPr>
                <w:rFonts w:ascii="Calibri" w:eastAsia="Times New Roman" w:hAnsi="Calibri" w:cs="Calibri"/>
              </w:rPr>
              <w:lastRenderedPageBreak/>
              <w:t>compliance, quality, finance, trade, security, and more, helping us meet legal requirements and prevent non-compliance.</w:t>
            </w:r>
          </w:p>
          <w:p w14:paraId="405B72D5" w14:textId="77777777" w:rsidR="008A149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0F513717" w14:textId="77777777" w:rsidR="008A149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قوانین کی تعمیل</w:t>
            </w:r>
          </w:p>
          <w:p w14:paraId="39BB1B70" w14:textId="77777777" w:rsidR="008A149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ہم ان سبھی قوانین، ضوابط اور </w:t>
            </w:r>
            <w:r w:rsidRPr="0071419D">
              <w:rPr>
                <w:rFonts w:ascii="Calibri" w:eastAsia="Calibri" w:hAnsi="Calibri" w:cs="Calibri"/>
                <w:lang w:bidi="ur-PK"/>
              </w:rPr>
              <w:t>Abbott</w:t>
            </w:r>
            <w:r w:rsidRPr="0071419D">
              <w:rPr>
                <w:rFonts w:ascii="Calibri" w:eastAsia="Calibri" w:hAnsi="Calibri" w:cs="Calibri"/>
                <w:rtl/>
                <w:lang w:bidi="ur-PK"/>
              </w:rPr>
              <w:t xml:space="preserve"> کے تقاضوں پر عمل کرتے ہیں جن کا اطلاق ہمارے کام پر ہوتا ہے۔</w:t>
            </w:r>
          </w:p>
          <w:p w14:paraId="5A18665C" w14:textId="77777777" w:rsidR="008A1495"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lang w:bidi="ur-PK"/>
              </w:rPr>
              <w:t>Abbott</w:t>
            </w:r>
            <w:r w:rsidRPr="0071419D">
              <w:rPr>
                <w:rFonts w:ascii="Calibri" w:eastAsia="Calibri" w:hAnsi="Calibri" w:cs="Calibri"/>
                <w:rtl/>
                <w:lang w:bidi="ur-PK"/>
              </w:rPr>
              <w:t xml:space="preserve"> کے ہر ملازم سے توقع کی جاتی ہے کہ وہ تمام قابلِ اطلاق قوانین، ساتھ ہی Abbott کی پالیسیوں، طریقہ کار، اور ضابطے کی پیروی کرے۔ یہ ملازمت کی بنیادی شرط ہے۔ Abbott کی پالیسیوں میں صحت کی دیکھ بھال کی تعمیل، معیار، مالیات، تجارت، سیکیورٹی، اور دیگر اہم شعبے </w:t>
            </w:r>
            <w:r w:rsidRPr="0071419D">
              <w:rPr>
                <w:rFonts w:ascii="Calibri" w:eastAsia="Calibri" w:hAnsi="Calibri" w:cs="Calibri"/>
                <w:rtl/>
                <w:lang w:bidi="ur-PK"/>
              </w:rPr>
              <w:lastRenderedPageBreak/>
              <w:t>شامل ہیں، جو ہمیں قانونی تقاضوں کو پورا کرنے اور عدم تعمیل سے بچنے میں مدد دیتے ہیں۔</w:t>
            </w:r>
          </w:p>
          <w:p w14:paraId="751BCCFB" w14:textId="77777777" w:rsidR="008A1495"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ایک عالمی کمپنی ہونے کے ناطے، ہمیں یہ بھی معلوم ہونا چاہیے کہ ایک ملک کے قوانین دوسرے میں کیے گئے کام پر لاگو ہو سکتے ہیں۔</w:t>
            </w:r>
            <w:r w:rsidRPr="0071419D">
              <w:rPr>
                <w:rFonts w:ascii="Calibri" w:eastAsia="Calibri" w:hAnsi="Calibri" w:cs="Calibri"/>
                <w:lang w:bidi="ur-PK"/>
              </w:rPr>
              <w:t xml:space="preserve"> </w:t>
            </w:r>
            <w:r w:rsidRPr="0071419D">
              <w:rPr>
                <w:rFonts w:ascii="Calibri" w:eastAsia="Calibri" w:hAnsi="Calibri" w:cs="Calibri"/>
                <w:rtl/>
                <w:lang w:bidi="ur-PK"/>
              </w:rPr>
              <w:t>شک کی صورت میں، قانونی ڈویژن یا دفترِ اخلاقیات و تعمیل سے رہنمائی حاصل کریں۔</w:t>
            </w:r>
          </w:p>
        </w:tc>
      </w:tr>
      <w:tr w:rsidR="003D306A" w:rsidRPr="0071419D" w14:paraId="3D7FC272" w14:textId="77777777" w:rsidTr="00694634">
        <w:tc>
          <w:tcPr>
            <w:tcW w:w="1353" w:type="dxa"/>
            <w:shd w:val="clear" w:color="auto" w:fill="C1E4F5"/>
            <w:tcMar>
              <w:top w:w="120" w:type="dxa"/>
              <w:left w:w="180" w:type="dxa"/>
              <w:bottom w:w="120" w:type="dxa"/>
              <w:right w:w="180" w:type="dxa"/>
            </w:tcMar>
            <w:hideMark/>
          </w:tcPr>
          <w:p w14:paraId="2C333D07" w14:textId="77777777" w:rsidR="0044511A" w:rsidRPr="0071419D" w:rsidRDefault="0000313E" w:rsidP="0044511A">
            <w:pPr>
              <w:spacing w:before="30" w:after="30"/>
              <w:ind w:left="30" w:right="30"/>
              <w:rPr>
                <w:rFonts w:ascii="Calibri" w:eastAsia="Times New Roman" w:hAnsi="Calibri" w:cs="Calibri"/>
                <w:sz w:val="16"/>
              </w:rPr>
            </w:pPr>
            <w:hyperlink r:id="rId88" w:tgtFrame="_blank" w:history="1">
              <w:r w:rsidRPr="0071419D">
                <w:rPr>
                  <w:rFonts w:ascii="Calibri" w:eastAsia="Times New Roman" w:hAnsi="Calibri" w:cs="Calibri"/>
                  <w:color w:val="0000FF"/>
                  <w:sz w:val="16"/>
                  <w:u w:val="single"/>
                </w:rPr>
                <w:t>Screen 12</w:t>
              </w:r>
            </w:hyperlink>
            <w:r w:rsidRPr="0071419D">
              <w:rPr>
                <w:rFonts w:ascii="Calibri" w:eastAsia="Times New Roman" w:hAnsi="Calibri" w:cs="Calibri"/>
                <w:sz w:val="16"/>
              </w:rPr>
              <w:t xml:space="preserve"> </w:t>
            </w:r>
          </w:p>
          <w:p w14:paraId="44B8F4EF" w14:textId="77777777" w:rsidR="0044511A" w:rsidRPr="0071419D" w:rsidRDefault="0000313E" w:rsidP="0044511A">
            <w:pPr>
              <w:ind w:left="30" w:right="30"/>
              <w:rPr>
                <w:rFonts w:ascii="Calibri" w:eastAsia="Times New Roman" w:hAnsi="Calibri" w:cs="Calibri"/>
                <w:sz w:val="16"/>
              </w:rPr>
            </w:pPr>
            <w:hyperlink r:id="rId89" w:tgtFrame="_blank" w:history="1">
              <w:r w:rsidRPr="0071419D">
                <w:rPr>
                  <w:rFonts w:ascii="Calibri" w:eastAsia="Times New Roman" w:hAnsi="Calibri" w:cs="Calibri"/>
                  <w:color w:val="0000FF"/>
                  <w:sz w:val="16"/>
                  <w:u w:val="single"/>
                </w:rPr>
                <w:t>40_C_13</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9941EE" w14:textId="77777777" w:rsidR="0044511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FAIR COMPETITION</w:t>
            </w:r>
          </w:p>
          <w:p w14:paraId="4082F76A" w14:textId="77777777" w:rsidR="0044511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ensure that any interactions that we have with competitors are appropriate.</w:t>
            </w:r>
          </w:p>
          <w:p w14:paraId="7B5A80EF" w14:textId="77777777" w:rsidR="0044511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5A115273" w14:textId="77777777" w:rsidR="0044511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71419D">
              <w:rPr>
                <w:rFonts w:ascii="Calibri" w:eastAsia="Times New Roman" w:hAnsi="Calibri" w:cs="Calibri"/>
              </w:rPr>
              <w:t>behavior</w:t>
            </w:r>
            <w:proofErr w:type="spellEnd"/>
            <w:r w:rsidRPr="0071419D">
              <w:rPr>
                <w:rFonts w:ascii="Calibri" w:eastAsia="Times New Roman" w:hAnsi="Calibri" w:cs="Calibri"/>
              </w:rPr>
              <w:t>.</w:t>
            </w:r>
          </w:p>
        </w:tc>
        <w:tc>
          <w:tcPr>
            <w:tcW w:w="6000" w:type="dxa"/>
          </w:tcPr>
          <w:p w14:paraId="6594E8E8" w14:textId="77777777" w:rsidR="0044511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منصفانہ مسابقت</w:t>
            </w:r>
          </w:p>
          <w:p w14:paraId="1CB7F209" w14:textId="77777777" w:rsidR="0044511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 اس بات کو یقینی بناتے ہیں کہ حریفوں کے ساتھ ہمارا کوئی بھی معاملہ مناسب ہو۔</w:t>
            </w:r>
          </w:p>
          <w:p w14:paraId="57CD105F" w14:textId="77777777" w:rsidR="0044511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میں ہم ہر جگہ جہاں ہم کام کرتے ہیں مقابلے کے قوانین کی پیروی کرنے کے پابند ہیں۔</w:t>
            </w:r>
            <w:r w:rsidRPr="0071419D">
              <w:rPr>
                <w:rFonts w:ascii="Calibri" w:eastAsia="Calibri" w:hAnsi="Calibri" w:cs="Calibri"/>
                <w:lang w:bidi="ur-PK"/>
              </w:rPr>
              <w:t xml:space="preserve"> </w:t>
            </w:r>
            <w:r w:rsidRPr="0071419D">
              <w:rPr>
                <w:rFonts w:ascii="Calibri" w:eastAsia="Calibri" w:hAnsi="Calibri" w:cs="Calibri"/>
                <w:rtl/>
                <w:lang w:bidi="ur-PK"/>
              </w:rPr>
              <w:t>یہ قوانین ایسے معاہدوں یا کارروائیوں کو منع کرتے ہیں جو منصفانہ مارکیٹ کے طریقوں—خاص طور پر قیمتوں، فروخت کی شرائط، اور حریفوں کے ساتھ تعاملات—کو کمزور کرتے ہیں۔</w:t>
            </w:r>
          </w:p>
          <w:p w14:paraId="70F9E2D4" w14:textId="57C0429D" w:rsidR="0044511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حساس موضوعات—جیسے قیمتیں، اخراجات، یا کاروباری منصوبے—پر حریفوں کے ساتھ گفتگو سے بچیں، اور اگر کوئی سوال ہو یا کوئی نامناسب</w:t>
            </w:r>
            <w:r w:rsidR="008C2879">
              <w:rPr>
                <w:rFonts w:ascii="Calibri" w:eastAsia="Calibri" w:hAnsi="Calibri" w:cs="Calibri"/>
                <w:lang w:bidi="ur-PK"/>
              </w:rPr>
              <w:t> </w:t>
            </w:r>
            <w:r w:rsidRPr="0071419D">
              <w:rPr>
                <w:rFonts w:ascii="Calibri" w:eastAsia="Calibri" w:hAnsi="Calibri" w:cs="Calibri"/>
                <w:rtl/>
                <w:lang w:bidi="ur-PK"/>
              </w:rPr>
              <w:t>چیز سامنے آئے تو قانونی یا دفترِ اخلاقیات و تعمیل سے رابطہ کریں۔</w:t>
            </w:r>
            <w:r w:rsidRPr="0071419D">
              <w:rPr>
                <w:rFonts w:ascii="Calibri" w:eastAsia="Calibri" w:hAnsi="Calibri" w:cs="Calibri"/>
                <w:lang w:bidi="ur-PK"/>
              </w:rPr>
              <w:t xml:space="preserve"> </w:t>
            </w:r>
            <w:r w:rsidRPr="0071419D">
              <w:rPr>
                <w:rFonts w:ascii="Calibri" w:eastAsia="Calibri" w:hAnsi="Calibri" w:cs="Calibri"/>
                <w:rtl/>
                <w:lang w:bidi="ur-PK"/>
              </w:rPr>
              <w:t>کیونکہ مقابلے کے قوانین پیچیدہ ہوتے ہیں اور خلاف ورزیوں پر سنگین جرمانے عائد کیے جا سکتے ہیں، ہمیں تیسرے فریقوں کے ساتھ تعلقات کو بھی احتیاط سے سنبھالنا چاہیے تاکہ تعمیل یقینی بنائی جا سکے اور مخالف مسابقتی رویے کے ظاہر ہونے سے بھی بچا جا سکے۔</w:t>
            </w:r>
          </w:p>
        </w:tc>
      </w:tr>
      <w:tr w:rsidR="003D306A" w:rsidRPr="0071419D" w14:paraId="6A29C242" w14:textId="77777777" w:rsidTr="00694634">
        <w:tc>
          <w:tcPr>
            <w:tcW w:w="1353" w:type="dxa"/>
            <w:shd w:val="clear" w:color="auto" w:fill="C1E4F5"/>
            <w:tcMar>
              <w:top w:w="120" w:type="dxa"/>
              <w:left w:w="180" w:type="dxa"/>
              <w:bottom w:w="120" w:type="dxa"/>
              <w:right w:w="180" w:type="dxa"/>
            </w:tcMar>
            <w:hideMark/>
          </w:tcPr>
          <w:p w14:paraId="69536AC0" w14:textId="77777777" w:rsidR="000B1959" w:rsidRPr="0071419D" w:rsidRDefault="0000313E" w:rsidP="000B1959">
            <w:pPr>
              <w:spacing w:before="30" w:after="30"/>
              <w:ind w:left="30" w:right="30"/>
              <w:rPr>
                <w:rFonts w:ascii="Calibri" w:eastAsia="Times New Roman" w:hAnsi="Calibri" w:cs="Calibri"/>
                <w:sz w:val="16"/>
              </w:rPr>
            </w:pPr>
            <w:hyperlink r:id="rId90" w:tgtFrame="_blank" w:history="1">
              <w:r w:rsidRPr="0071419D">
                <w:rPr>
                  <w:rFonts w:ascii="Calibri" w:eastAsia="Times New Roman" w:hAnsi="Calibri" w:cs="Calibri"/>
                  <w:color w:val="0000FF"/>
                  <w:sz w:val="16"/>
                  <w:u w:val="single"/>
                </w:rPr>
                <w:t>Screen 13</w:t>
              </w:r>
            </w:hyperlink>
            <w:r w:rsidRPr="0071419D">
              <w:rPr>
                <w:rFonts w:ascii="Calibri" w:eastAsia="Times New Roman" w:hAnsi="Calibri" w:cs="Calibri"/>
                <w:sz w:val="16"/>
              </w:rPr>
              <w:t xml:space="preserve"> </w:t>
            </w:r>
          </w:p>
          <w:p w14:paraId="403331B3" w14:textId="77777777" w:rsidR="000B1959" w:rsidRPr="0071419D" w:rsidRDefault="0000313E" w:rsidP="000B1959">
            <w:pPr>
              <w:ind w:left="30" w:right="30"/>
              <w:rPr>
                <w:rFonts w:ascii="Calibri" w:eastAsia="Times New Roman" w:hAnsi="Calibri" w:cs="Calibri"/>
                <w:sz w:val="16"/>
              </w:rPr>
            </w:pPr>
            <w:hyperlink r:id="rId91" w:tgtFrame="_blank" w:history="1">
              <w:r w:rsidRPr="0071419D">
                <w:rPr>
                  <w:rFonts w:ascii="Calibri" w:eastAsia="Times New Roman" w:hAnsi="Calibri" w:cs="Calibri"/>
                  <w:color w:val="0000FF"/>
                  <w:sz w:val="16"/>
                  <w:u w:val="single"/>
                </w:rPr>
                <w:t>41_C_14</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0673BA" w14:textId="77777777" w:rsidR="000B1959"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Before you leave this course, take a moment to confirm that you understand your responsibilities related to Abbott’s Code of Business Conduct.</w:t>
            </w:r>
          </w:p>
          <w:p w14:paraId="1D9255ED" w14:textId="77777777" w:rsidR="000B1959"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 confirm that I understand my responsibilities regarding Abbott’s Code of Business Conduct and know where to locate and review applicable Policies and Procedures.</w:t>
            </w:r>
          </w:p>
          <w:p w14:paraId="11F73726" w14:textId="77777777" w:rsidR="000B1959"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Confirm</w:t>
            </w:r>
          </w:p>
        </w:tc>
        <w:tc>
          <w:tcPr>
            <w:tcW w:w="6000" w:type="dxa"/>
          </w:tcPr>
          <w:p w14:paraId="540B5C4F" w14:textId="77777777" w:rsidR="000B195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اس کورس سے نکلنے سے پہلے، ایک لمحہ نکالیں تاکہ اس بات کی تصدیق کر لیں کہ آپ </w:t>
            </w:r>
            <w:r w:rsidRPr="0071419D">
              <w:rPr>
                <w:rFonts w:ascii="Calibri" w:eastAsia="Calibri" w:hAnsi="Calibri" w:cs="Calibri"/>
                <w:lang w:bidi="ur-PK"/>
              </w:rPr>
              <w:t>Abbott</w:t>
            </w:r>
            <w:r w:rsidRPr="0071419D">
              <w:rPr>
                <w:rFonts w:ascii="Calibri" w:eastAsia="Calibri" w:hAnsi="Calibri" w:cs="Calibri"/>
                <w:rtl/>
                <w:lang w:bidi="ur-PK"/>
              </w:rPr>
              <w:t xml:space="preserve"> کے ضابطۂ اخلاقِ کاروبار سے متعلق اپنی ذمہ داریوں کو سمجھتے ہیں۔</w:t>
            </w:r>
          </w:p>
          <w:p w14:paraId="52E122AE" w14:textId="2CD924A1" w:rsidR="000B195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میں تصدیق کرتا/کرتی ہوں کہ میں </w:t>
            </w:r>
            <w:r w:rsidRPr="0071419D">
              <w:rPr>
                <w:rFonts w:ascii="Calibri" w:eastAsia="Calibri" w:hAnsi="Calibri" w:cs="Calibri"/>
                <w:lang w:bidi="ur-PK"/>
              </w:rPr>
              <w:t>Abbott</w:t>
            </w:r>
            <w:r w:rsidRPr="0071419D">
              <w:rPr>
                <w:rFonts w:ascii="Calibri" w:eastAsia="Calibri" w:hAnsi="Calibri" w:cs="Calibri"/>
                <w:rtl/>
                <w:lang w:bidi="ur-PK"/>
              </w:rPr>
              <w:t xml:space="preserve"> کے ضابطۂ اخلاقِ کاروبار سے متعلق اپنی ذمہ داریوں کو سمجھتا/سمجھتی ہوں اور جانتا/جانتی ہوں کہ</w:t>
            </w:r>
            <w:r w:rsidR="00171E0E">
              <w:rPr>
                <w:rFonts w:ascii="Calibri" w:eastAsia="Calibri" w:hAnsi="Calibri" w:cs="Calibri"/>
                <w:lang w:bidi="ur-PK"/>
              </w:rPr>
              <w:t> </w:t>
            </w:r>
            <w:r w:rsidRPr="0071419D">
              <w:rPr>
                <w:rFonts w:ascii="Calibri" w:eastAsia="Calibri" w:hAnsi="Calibri" w:cs="Calibri"/>
                <w:rtl/>
                <w:lang w:bidi="ur-PK"/>
              </w:rPr>
              <w:t>متعلقہ پالیسیوں اور طریقہ کار کو کہاں تلاش کرنا اور جائزہ لینا ہے۔</w:t>
            </w:r>
          </w:p>
          <w:p w14:paraId="21FC6134" w14:textId="77777777" w:rsidR="000B195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تصدیق کریں</w:t>
            </w:r>
          </w:p>
        </w:tc>
      </w:tr>
      <w:tr w:rsidR="003D306A" w:rsidRPr="0071419D" w14:paraId="26D0B30B" w14:textId="77777777" w:rsidTr="00694634">
        <w:tc>
          <w:tcPr>
            <w:tcW w:w="1353" w:type="dxa"/>
            <w:shd w:val="clear" w:color="auto" w:fill="C1E4F5"/>
            <w:tcMar>
              <w:top w:w="120" w:type="dxa"/>
              <w:left w:w="180" w:type="dxa"/>
              <w:bottom w:w="120" w:type="dxa"/>
              <w:right w:w="180" w:type="dxa"/>
            </w:tcMar>
            <w:hideMark/>
          </w:tcPr>
          <w:p w14:paraId="5F0E4AEC" w14:textId="77777777" w:rsidR="000B1959" w:rsidRPr="0071419D" w:rsidRDefault="0000313E" w:rsidP="000B1959">
            <w:pPr>
              <w:spacing w:before="30" w:after="30"/>
              <w:ind w:left="30" w:right="30"/>
              <w:rPr>
                <w:rFonts w:ascii="Calibri" w:eastAsia="Times New Roman" w:hAnsi="Calibri" w:cs="Calibri"/>
                <w:sz w:val="16"/>
              </w:rPr>
            </w:pPr>
            <w:hyperlink r:id="rId92" w:tgtFrame="_blank" w:history="1">
              <w:r w:rsidRPr="0071419D">
                <w:rPr>
                  <w:rFonts w:ascii="Calibri" w:eastAsia="Times New Roman" w:hAnsi="Calibri" w:cs="Calibri"/>
                  <w:color w:val="0000FF"/>
                  <w:sz w:val="16"/>
                  <w:u w:val="single"/>
                </w:rPr>
                <w:t>Screen 14</w:t>
              </w:r>
            </w:hyperlink>
            <w:r w:rsidRPr="0071419D">
              <w:rPr>
                <w:rFonts w:ascii="Calibri" w:eastAsia="Times New Roman" w:hAnsi="Calibri" w:cs="Calibri"/>
                <w:sz w:val="16"/>
              </w:rPr>
              <w:t xml:space="preserve"> </w:t>
            </w:r>
          </w:p>
          <w:p w14:paraId="425D1D9F" w14:textId="77777777" w:rsidR="000B1959" w:rsidRPr="0071419D" w:rsidRDefault="0000313E" w:rsidP="000B1959">
            <w:pPr>
              <w:ind w:left="30" w:right="30"/>
              <w:rPr>
                <w:rFonts w:ascii="Calibri" w:eastAsia="Times New Roman" w:hAnsi="Calibri" w:cs="Calibri"/>
                <w:sz w:val="16"/>
              </w:rPr>
            </w:pPr>
            <w:hyperlink r:id="rId93" w:tgtFrame="_blank" w:history="1">
              <w:r w:rsidRPr="0071419D">
                <w:rPr>
                  <w:rFonts w:ascii="Calibri" w:eastAsia="Times New Roman" w:hAnsi="Calibri" w:cs="Calibri"/>
                  <w:color w:val="0000FF"/>
                  <w:sz w:val="16"/>
                  <w:u w:val="single"/>
                </w:rPr>
                <w:t>42_C_15</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462718" w14:textId="77777777" w:rsidR="000B1959"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The Knowledge Check that follows consists of 10 questions. You must score 80% or higher to successfully complete this course.</w:t>
            </w:r>
          </w:p>
          <w:p w14:paraId="63567E63" w14:textId="77777777" w:rsidR="00022AA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WHEN YOU ARE READY, CLICK THE KNOWLEDGE CHECK BUTTON.</w:t>
            </w:r>
          </w:p>
        </w:tc>
        <w:tc>
          <w:tcPr>
            <w:tcW w:w="6000" w:type="dxa"/>
          </w:tcPr>
          <w:p w14:paraId="083B7E6D" w14:textId="77777777" w:rsidR="009E242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مندرجہ ذیل معلومات کی جانچ </w:t>
            </w:r>
            <w:r w:rsidRPr="0071419D">
              <w:rPr>
                <w:rFonts w:ascii="Calibri" w:eastAsia="Calibri" w:hAnsi="Calibri" w:cs="Calibri"/>
                <w:lang w:bidi="ur-PK"/>
              </w:rPr>
              <w:t>10</w:t>
            </w:r>
            <w:r w:rsidRPr="0071419D">
              <w:rPr>
                <w:rFonts w:ascii="Calibri" w:eastAsia="Calibri" w:hAnsi="Calibri" w:cs="Calibri"/>
                <w:rtl/>
                <w:lang w:bidi="ur-PK"/>
              </w:rPr>
              <w:t xml:space="preserve"> سوالات پر مشتمل ہے۔</w:t>
            </w:r>
            <w:r w:rsidRPr="0071419D">
              <w:rPr>
                <w:rFonts w:ascii="Calibri" w:eastAsia="Calibri" w:hAnsi="Calibri" w:cs="Calibri"/>
                <w:lang w:bidi="ur-PK"/>
              </w:rPr>
              <w:t xml:space="preserve"> </w:t>
            </w:r>
            <w:r w:rsidRPr="0071419D">
              <w:rPr>
                <w:rFonts w:ascii="Calibri" w:eastAsia="Calibri" w:hAnsi="Calibri" w:cs="Calibri"/>
                <w:rtl/>
                <w:lang w:bidi="ur-PK"/>
              </w:rPr>
              <w:t xml:space="preserve">اس کورس کو کامیابی کے ساتھ مکمل کرنے کے لیے آپ کا </w:t>
            </w:r>
            <w:r w:rsidRPr="0071419D">
              <w:rPr>
                <w:rFonts w:ascii="Calibri" w:eastAsia="Calibri" w:hAnsi="Calibri" w:cs="Calibri"/>
                <w:lang w:bidi="ur-PK"/>
              </w:rPr>
              <w:t>80</w:t>
            </w:r>
            <w:r w:rsidRPr="0071419D">
              <w:rPr>
                <w:rFonts w:ascii="Calibri" w:eastAsia="Calibri" w:hAnsi="Calibri" w:cs="Calibri"/>
                <w:rtl/>
                <w:lang w:bidi="ur-PK"/>
              </w:rPr>
              <w:t xml:space="preserve"> فیصد یا اس سے زیادہ اسکور حاصل کرنا ضروری ہے۔</w:t>
            </w:r>
          </w:p>
          <w:p w14:paraId="6D6DC2A2" w14:textId="77777777" w:rsidR="000B1959"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جب آپ تیار ہوں تو معلومات کی جانچ والے بٹن پر کلک کریں۔</w:t>
            </w:r>
          </w:p>
        </w:tc>
      </w:tr>
      <w:tr w:rsidR="003D306A" w:rsidRPr="0071419D" w14:paraId="7D361775" w14:textId="77777777" w:rsidTr="00694634">
        <w:tc>
          <w:tcPr>
            <w:tcW w:w="1353" w:type="dxa"/>
            <w:shd w:val="clear" w:color="auto" w:fill="C1E4F5"/>
            <w:tcMar>
              <w:top w:w="120" w:type="dxa"/>
              <w:left w:w="180" w:type="dxa"/>
              <w:bottom w:w="120" w:type="dxa"/>
              <w:right w:w="180" w:type="dxa"/>
            </w:tcMar>
            <w:hideMark/>
          </w:tcPr>
          <w:p w14:paraId="2F717FF1" w14:textId="77777777" w:rsidR="00FD6DAC" w:rsidRPr="0071419D" w:rsidRDefault="0000313E" w:rsidP="00FD6DAC">
            <w:pPr>
              <w:spacing w:before="30" w:after="30"/>
              <w:ind w:left="30" w:right="30"/>
              <w:rPr>
                <w:rFonts w:ascii="Calibri" w:eastAsia="Times New Roman" w:hAnsi="Calibri" w:cs="Calibri"/>
                <w:sz w:val="16"/>
              </w:rPr>
            </w:pPr>
            <w:hyperlink r:id="rId9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30461D50" w14:textId="77777777" w:rsidR="00FD6DAC" w:rsidRPr="0071419D" w:rsidRDefault="0000313E" w:rsidP="00FD6DAC">
            <w:pPr>
              <w:ind w:left="30" w:right="30"/>
              <w:rPr>
                <w:rFonts w:ascii="Calibri" w:eastAsia="Times New Roman" w:hAnsi="Calibri" w:cs="Calibri"/>
                <w:sz w:val="16"/>
              </w:rPr>
            </w:pPr>
            <w:hyperlink r:id="rId95" w:tgtFrame="_blank" w:history="1">
              <w:r w:rsidRPr="0071419D">
                <w:rPr>
                  <w:rFonts w:ascii="Calibri" w:eastAsia="Times New Roman" w:hAnsi="Calibri" w:cs="Calibri"/>
                  <w:color w:val="0000FF"/>
                  <w:sz w:val="16"/>
                  <w:u w:val="single"/>
                </w:rPr>
                <w:t>43_C_16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DF5AF6" w14:textId="77777777" w:rsidR="00FD6DAC"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Why is the Code of Business Conduct important?</w:t>
            </w:r>
          </w:p>
        </w:tc>
        <w:tc>
          <w:tcPr>
            <w:tcW w:w="6000" w:type="dxa"/>
          </w:tcPr>
          <w:p w14:paraId="6FB13B1F" w14:textId="77777777" w:rsidR="00FD6DAC"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کاروباری طریقہ کار کا ضابطہ کیوں اہم ہے؟</w:t>
            </w:r>
          </w:p>
        </w:tc>
      </w:tr>
      <w:tr w:rsidR="003D306A" w:rsidRPr="0071419D" w14:paraId="793DE713" w14:textId="77777777" w:rsidTr="00694634">
        <w:tc>
          <w:tcPr>
            <w:tcW w:w="1353" w:type="dxa"/>
            <w:shd w:val="clear" w:color="auto" w:fill="C1E4F5"/>
            <w:tcMar>
              <w:top w:w="120" w:type="dxa"/>
              <w:left w:w="180" w:type="dxa"/>
              <w:bottom w:w="120" w:type="dxa"/>
              <w:right w:w="180" w:type="dxa"/>
            </w:tcMar>
            <w:hideMark/>
          </w:tcPr>
          <w:p w14:paraId="1F2EE5CE" w14:textId="77777777" w:rsidR="00FD6DAC" w:rsidRPr="0071419D" w:rsidRDefault="0000313E" w:rsidP="00FD6DAC">
            <w:pPr>
              <w:spacing w:before="30" w:after="30"/>
              <w:ind w:left="30" w:right="30"/>
              <w:rPr>
                <w:rFonts w:ascii="Calibri" w:eastAsia="Times New Roman" w:hAnsi="Calibri" w:cs="Calibri"/>
                <w:sz w:val="16"/>
              </w:rPr>
            </w:pPr>
            <w:hyperlink r:id="rId9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6532E4E1" w14:textId="77777777" w:rsidR="00FD6DAC" w:rsidRPr="0071419D" w:rsidRDefault="0000313E" w:rsidP="00FD6DAC">
            <w:pPr>
              <w:ind w:left="30" w:right="30"/>
              <w:rPr>
                <w:rFonts w:ascii="Calibri" w:eastAsia="Times New Roman" w:hAnsi="Calibri" w:cs="Calibri"/>
                <w:sz w:val="16"/>
              </w:rPr>
            </w:pPr>
            <w:hyperlink r:id="rId97" w:tgtFrame="_blank" w:history="1">
              <w:r w:rsidRPr="0071419D">
                <w:rPr>
                  <w:rFonts w:ascii="Calibri" w:eastAsia="Times New Roman" w:hAnsi="Calibri" w:cs="Calibri"/>
                  <w:color w:val="0000FF"/>
                  <w:sz w:val="16"/>
                  <w:u w:val="single"/>
                </w:rPr>
                <w:t>44_C_16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836BCB" w14:textId="77777777" w:rsidR="00FD6DAC"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It provides specific advice for every situation we may face in our work.</w:t>
            </w:r>
          </w:p>
        </w:tc>
        <w:tc>
          <w:tcPr>
            <w:tcW w:w="6000" w:type="dxa"/>
          </w:tcPr>
          <w:p w14:paraId="08CB45B5" w14:textId="77777777" w:rsidR="00FD6DAC"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یہ ہمیں اپنے کام میں پیش آنے والی ہر صورتحال کے لیے مخصوص مشورہ فراہم کرتا ہے۔</w:t>
            </w:r>
          </w:p>
        </w:tc>
      </w:tr>
      <w:tr w:rsidR="003D306A" w:rsidRPr="0071419D" w14:paraId="088C3038" w14:textId="77777777" w:rsidTr="00694634">
        <w:tc>
          <w:tcPr>
            <w:tcW w:w="1353" w:type="dxa"/>
            <w:shd w:val="clear" w:color="auto" w:fill="C1E4F5"/>
            <w:tcMar>
              <w:top w:w="120" w:type="dxa"/>
              <w:left w:w="180" w:type="dxa"/>
              <w:bottom w:w="120" w:type="dxa"/>
              <w:right w:w="180" w:type="dxa"/>
            </w:tcMar>
            <w:hideMark/>
          </w:tcPr>
          <w:p w14:paraId="56D6B831" w14:textId="77777777" w:rsidR="00FD6DAC" w:rsidRPr="0071419D" w:rsidRDefault="0000313E" w:rsidP="00FD6DAC">
            <w:pPr>
              <w:spacing w:before="30" w:after="30"/>
              <w:ind w:left="30" w:right="30"/>
              <w:rPr>
                <w:rFonts w:ascii="Calibri" w:eastAsia="Times New Roman" w:hAnsi="Calibri" w:cs="Calibri"/>
                <w:sz w:val="16"/>
              </w:rPr>
            </w:pPr>
            <w:hyperlink r:id="rId9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0665060C" w14:textId="77777777" w:rsidR="00FD6DAC" w:rsidRPr="0071419D" w:rsidRDefault="0000313E" w:rsidP="00FD6DAC">
            <w:pPr>
              <w:ind w:left="30" w:right="30"/>
              <w:rPr>
                <w:rFonts w:ascii="Calibri" w:eastAsia="Times New Roman" w:hAnsi="Calibri" w:cs="Calibri"/>
                <w:sz w:val="16"/>
              </w:rPr>
            </w:pPr>
            <w:hyperlink r:id="rId99" w:tgtFrame="_blank" w:history="1">
              <w:r w:rsidRPr="0071419D">
                <w:rPr>
                  <w:rFonts w:ascii="Calibri" w:eastAsia="Times New Roman" w:hAnsi="Calibri" w:cs="Calibri"/>
                  <w:color w:val="0000FF"/>
                  <w:sz w:val="16"/>
                  <w:u w:val="single"/>
                </w:rPr>
                <w:t>45_C_16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A5B075" w14:textId="77777777" w:rsidR="00FD6DAC"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It provides a clear set of principles and values on which to base decisions when the best course of action is not immediately clear.</w:t>
            </w:r>
          </w:p>
          <w:p w14:paraId="2B6F57E4" w14:textId="77777777" w:rsidR="00FD6DAC"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698B8225" w14:textId="77777777" w:rsidR="00FD6DAC"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2</w:t>
            </w:r>
            <w:r w:rsidRPr="0071419D">
              <w:rPr>
                <w:rFonts w:ascii="Calibri" w:eastAsia="Calibri" w:hAnsi="Calibri" w:cs="Calibri"/>
                <w:rtl/>
                <w:lang w:bidi="ur-PK"/>
              </w:rPr>
              <w:t>] یہ اصولوں اور اقدار کا واضح مجموعہ فراہم کرتا ہے جس کی بنیاد پر ہم فیصلے کر سکتے ہیں جب بہترین راستہ فوراً واضح نہ ہو۔</w:t>
            </w:r>
          </w:p>
          <w:p w14:paraId="280CA7C0" w14:textId="77777777" w:rsidR="00FD6DAC"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560BCA9F" w14:textId="77777777" w:rsidTr="00694634">
        <w:tc>
          <w:tcPr>
            <w:tcW w:w="1353" w:type="dxa"/>
            <w:shd w:val="clear" w:color="auto" w:fill="C1E4F5"/>
            <w:tcMar>
              <w:top w:w="120" w:type="dxa"/>
              <w:left w:w="180" w:type="dxa"/>
              <w:bottom w:w="120" w:type="dxa"/>
              <w:right w:w="180" w:type="dxa"/>
            </w:tcMar>
            <w:hideMark/>
          </w:tcPr>
          <w:p w14:paraId="0522820E" w14:textId="77777777" w:rsidR="002117DA" w:rsidRPr="0071419D" w:rsidRDefault="0000313E" w:rsidP="002117DA">
            <w:pPr>
              <w:spacing w:before="30" w:after="30"/>
              <w:ind w:left="30" w:right="30"/>
              <w:rPr>
                <w:rFonts w:ascii="Calibri" w:eastAsia="Times New Roman" w:hAnsi="Calibri" w:cs="Calibri"/>
                <w:sz w:val="16"/>
              </w:rPr>
            </w:pPr>
            <w:r w:rsidRPr="0071419D">
              <w:rPr>
                <w:rFonts w:ascii="Calibri" w:eastAsia="Times New Roman" w:hAnsi="Calibri" w:cs="Calibri"/>
                <w:sz w:val="16"/>
              </w:rPr>
              <w:lastRenderedPageBreak/>
              <w:t>Screen 15</w:t>
            </w:r>
          </w:p>
          <w:p w14:paraId="17E3FEEC" w14:textId="77777777" w:rsidR="002117DA" w:rsidRPr="0071419D" w:rsidRDefault="0000313E" w:rsidP="002117DA">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t>Question 1: Feedback</w:t>
            </w:r>
          </w:p>
          <w:p w14:paraId="20B7612E" w14:textId="77777777" w:rsidR="002117DA" w:rsidRPr="0071419D" w:rsidRDefault="0000313E" w:rsidP="002117DA">
            <w:pPr>
              <w:ind w:left="30" w:right="30"/>
              <w:rPr>
                <w:rFonts w:ascii="Calibri" w:eastAsia="Times New Roman" w:hAnsi="Calibri" w:cs="Calibri"/>
                <w:sz w:val="16"/>
              </w:rPr>
            </w:pPr>
            <w:r w:rsidRPr="0071419D">
              <w:rPr>
                <w:rFonts w:ascii="Calibri" w:eastAsia="Times New Roman" w:hAnsi="Calibri" w:cs="Calibri"/>
                <w:sz w:val="16"/>
              </w:rPr>
              <w:t>46_C_16</w:t>
            </w:r>
          </w:p>
        </w:tc>
        <w:tc>
          <w:tcPr>
            <w:tcW w:w="6000" w:type="dxa"/>
            <w:tcMar>
              <w:top w:w="120" w:type="dxa"/>
              <w:left w:w="180" w:type="dxa"/>
              <w:bottom w:w="120" w:type="dxa"/>
              <w:right w:w="180" w:type="dxa"/>
            </w:tcMar>
            <w:hideMark/>
          </w:tcPr>
          <w:p w14:paraId="3617D317" w14:textId="77777777" w:rsidR="002117D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4B09E7BB" w14:textId="4B387DE9" w:rsidR="002117D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ضابطۂ اخلاقِ کاروبار ہمیں اصولوں اور اقدار کا واضح مجموعہ فراہم کرتا</w:t>
            </w:r>
            <w:r w:rsidR="001B188B">
              <w:rPr>
                <w:rFonts w:ascii="Calibri" w:eastAsia="Calibri" w:hAnsi="Calibri" w:cs="Calibri"/>
                <w:lang w:bidi="ur-PK"/>
              </w:rPr>
              <w:t> </w:t>
            </w:r>
            <w:r w:rsidRPr="0071419D">
              <w:rPr>
                <w:rFonts w:ascii="Calibri" w:eastAsia="Calibri" w:hAnsi="Calibri" w:cs="Calibri"/>
                <w:rtl/>
                <w:lang w:bidi="ur-PK"/>
              </w:rPr>
              <w:t>ہے تاکہ جب بہترین راستہ واضح نہ ہو تو ہم اس کی بنیاد پر فیصلے کر</w:t>
            </w:r>
            <w:r w:rsidR="00A40DBE">
              <w:rPr>
                <w:rFonts w:ascii="Calibri" w:eastAsia="Calibri" w:hAnsi="Calibri" w:cs="Calibri"/>
                <w:lang w:bidi="ur-PK"/>
              </w:rPr>
              <w:t> </w:t>
            </w:r>
            <w:r w:rsidRPr="0071419D">
              <w:rPr>
                <w:rFonts w:ascii="Calibri" w:eastAsia="Calibri" w:hAnsi="Calibri" w:cs="Calibri"/>
                <w:rtl/>
                <w:lang w:bidi="ur-PK"/>
              </w:rPr>
              <w:t>سکیں۔</w:t>
            </w:r>
          </w:p>
        </w:tc>
      </w:tr>
      <w:tr w:rsidR="003D306A" w:rsidRPr="0071419D" w14:paraId="36F7907F" w14:textId="77777777" w:rsidTr="00694634">
        <w:tc>
          <w:tcPr>
            <w:tcW w:w="1353" w:type="dxa"/>
            <w:shd w:val="clear" w:color="auto" w:fill="C1E4F5"/>
            <w:tcMar>
              <w:top w:w="120" w:type="dxa"/>
              <w:left w:w="180" w:type="dxa"/>
              <w:bottom w:w="120" w:type="dxa"/>
              <w:right w:w="180" w:type="dxa"/>
            </w:tcMar>
            <w:hideMark/>
          </w:tcPr>
          <w:p w14:paraId="1D691FDD" w14:textId="77777777" w:rsidR="002117DA" w:rsidRPr="0071419D" w:rsidRDefault="0000313E" w:rsidP="002117DA">
            <w:pPr>
              <w:spacing w:before="30" w:after="30"/>
              <w:ind w:left="30" w:right="30"/>
              <w:rPr>
                <w:rFonts w:ascii="Calibri" w:eastAsia="Times New Roman" w:hAnsi="Calibri" w:cs="Calibri"/>
                <w:sz w:val="16"/>
              </w:rPr>
            </w:pPr>
            <w:hyperlink r:id="rId10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64F81C8D" w14:textId="77777777" w:rsidR="002117DA" w:rsidRPr="0071419D" w:rsidRDefault="0000313E" w:rsidP="002117DA">
            <w:pPr>
              <w:ind w:left="30" w:right="30"/>
              <w:rPr>
                <w:rFonts w:ascii="Calibri" w:eastAsia="Times New Roman" w:hAnsi="Calibri" w:cs="Calibri"/>
                <w:sz w:val="16"/>
              </w:rPr>
            </w:pPr>
            <w:hyperlink r:id="rId101" w:tgtFrame="_blank" w:history="1">
              <w:r w:rsidRPr="0071419D">
                <w:rPr>
                  <w:rFonts w:ascii="Calibri" w:eastAsia="Times New Roman" w:hAnsi="Calibri" w:cs="Calibri"/>
                  <w:color w:val="0000FF"/>
                  <w:sz w:val="16"/>
                  <w:u w:val="single"/>
                </w:rPr>
                <w:t>47_C_16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6C4110" w14:textId="77777777" w:rsidR="002117D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[2] Which of the following is </w:t>
            </w:r>
            <w:r w:rsidRPr="0071419D">
              <w:rPr>
                <w:rFonts w:ascii="Calibri" w:eastAsia="Times New Roman" w:hAnsi="Calibri" w:cs="Calibri"/>
                <w:u w:val="single"/>
              </w:rPr>
              <w:t>never</w:t>
            </w:r>
            <w:r w:rsidRPr="0071419D">
              <w:rPr>
                <w:rFonts w:ascii="Calibri" w:eastAsia="Times New Roman" w:hAnsi="Calibri" w:cs="Calibri"/>
              </w:rPr>
              <w:t xml:space="preserve"> an appropriate business transaction?</w:t>
            </w:r>
          </w:p>
        </w:tc>
        <w:tc>
          <w:tcPr>
            <w:tcW w:w="6000" w:type="dxa"/>
          </w:tcPr>
          <w:p w14:paraId="5D08D59B" w14:textId="77777777" w:rsidR="002117D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2</w:t>
            </w:r>
            <w:r w:rsidRPr="0071419D">
              <w:rPr>
                <w:rFonts w:ascii="Calibri" w:eastAsia="Calibri" w:hAnsi="Calibri" w:cs="Calibri"/>
                <w:rtl/>
                <w:lang w:bidi="ur-PK"/>
              </w:rPr>
              <w:t xml:space="preserve">] درج ذیل میں سے کون سا کاروباری لین دین ایک مناسب کام </w:t>
            </w:r>
            <w:r w:rsidRPr="0071419D">
              <w:rPr>
                <w:rFonts w:ascii="Calibri" w:eastAsia="Calibri" w:hAnsi="Calibri" w:cs="Calibri"/>
                <w:u w:val="single"/>
                <w:rtl/>
                <w:lang w:bidi="ur-PK"/>
              </w:rPr>
              <w:t>ہرگز نہیں</w:t>
            </w:r>
            <w:r w:rsidRPr="0071419D">
              <w:rPr>
                <w:rFonts w:ascii="Calibri" w:eastAsia="Calibri" w:hAnsi="Calibri" w:cs="Calibri"/>
                <w:rtl/>
                <w:lang w:bidi="ur-PK"/>
              </w:rPr>
              <w:t xml:space="preserve"> ہے؟</w:t>
            </w:r>
          </w:p>
        </w:tc>
      </w:tr>
      <w:tr w:rsidR="003D306A" w:rsidRPr="0071419D" w14:paraId="7A1CB608" w14:textId="77777777" w:rsidTr="00694634">
        <w:tc>
          <w:tcPr>
            <w:tcW w:w="1353" w:type="dxa"/>
            <w:shd w:val="clear" w:color="auto" w:fill="C1E4F5"/>
            <w:tcMar>
              <w:top w:w="120" w:type="dxa"/>
              <w:left w:w="180" w:type="dxa"/>
              <w:bottom w:w="120" w:type="dxa"/>
              <w:right w:w="180" w:type="dxa"/>
            </w:tcMar>
            <w:hideMark/>
          </w:tcPr>
          <w:p w14:paraId="526F3546" w14:textId="77777777" w:rsidR="002117DA" w:rsidRPr="0071419D" w:rsidRDefault="0000313E" w:rsidP="002117DA">
            <w:pPr>
              <w:spacing w:before="30" w:after="30"/>
              <w:ind w:left="30" w:right="30"/>
              <w:rPr>
                <w:rFonts w:ascii="Calibri" w:eastAsia="Times New Roman" w:hAnsi="Calibri" w:cs="Calibri"/>
                <w:sz w:val="16"/>
              </w:rPr>
            </w:pPr>
            <w:hyperlink r:id="rId10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0F5B8FCE" w14:textId="77777777" w:rsidR="002117DA" w:rsidRPr="0071419D" w:rsidRDefault="0000313E" w:rsidP="002117DA">
            <w:pPr>
              <w:ind w:left="30" w:right="30"/>
              <w:rPr>
                <w:rFonts w:ascii="Calibri" w:eastAsia="Times New Roman" w:hAnsi="Calibri" w:cs="Calibri"/>
                <w:sz w:val="16"/>
              </w:rPr>
            </w:pPr>
            <w:hyperlink r:id="rId103" w:tgtFrame="_blank" w:history="1">
              <w:r w:rsidRPr="0071419D">
                <w:rPr>
                  <w:rFonts w:ascii="Calibri" w:eastAsia="Times New Roman" w:hAnsi="Calibri" w:cs="Calibri"/>
                  <w:color w:val="0000FF"/>
                  <w:sz w:val="16"/>
                  <w:u w:val="single"/>
                </w:rPr>
                <w:t>48_C_16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A88F5A" w14:textId="77777777" w:rsidR="002117D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Hiring an HCP to speak about a particular disease area due to their skills and expertise.</w:t>
            </w:r>
          </w:p>
        </w:tc>
        <w:tc>
          <w:tcPr>
            <w:tcW w:w="6000" w:type="dxa"/>
          </w:tcPr>
          <w:p w14:paraId="4B904E67" w14:textId="3C16FF9B" w:rsidR="002117D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xml:space="preserve">] کسی خاص بیماری کے شعبے میں مہارت رکھنے کی وجہ سے ایک </w:t>
            </w:r>
            <w:r w:rsidRPr="0071419D">
              <w:rPr>
                <w:rFonts w:ascii="Calibri" w:eastAsia="Calibri" w:hAnsi="Calibri" w:cs="Calibri"/>
                <w:lang w:bidi="ur-PK"/>
              </w:rPr>
              <w:t>HCP</w:t>
            </w:r>
            <w:r w:rsidRPr="0071419D">
              <w:rPr>
                <w:rFonts w:ascii="Calibri" w:eastAsia="Calibri" w:hAnsi="Calibri" w:cs="Calibri"/>
                <w:rtl/>
                <w:lang w:bidi="ur-PK"/>
              </w:rPr>
              <w:t xml:space="preserve"> کو</w:t>
            </w:r>
            <w:r w:rsidR="00EA29C5">
              <w:rPr>
                <w:rFonts w:ascii="Calibri" w:eastAsia="Calibri" w:hAnsi="Calibri" w:cs="Calibri"/>
                <w:lang w:bidi="ur-PK"/>
              </w:rPr>
              <w:t> </w:t>
            </w:r>
            <w:r w:rsidRPr="0071419D">
              <w:rPr>
                <w:rFonts w:ascii="Calibri" w:eastAsia="Calibri" w:hAnsi="Calibri" w:cs="Calibri"/>
                <w:rtl/>
                <w:lang w:bidi="ur-PK"/>
              </w:rPr>
              <w:t>لیکچر دینے کے لیے رکھنا۔</w:t>
            </w:r>
          </w:p>
        </w:tc>
      </w:tr>
      <w:tr w:rsidR="003D306A" w:rsidRPr="0071419D" w14:paraId="6FB3F111" w14:textId="77777777" w:rsidTr="00694634">
        <w:tc>
          <w:tcPr>
            <w:tcW w:w="1353" w:type="dxa"/>
            <w:shd w:val="clear" w:color="auto" w:fill="C1E4F5"/>
            <w:tcMar>
              <w:top w:w="120" w:type="dxa"/>
              <w:left w:w="180" w:type="dxa"/>
              <w:bottom w:w="120" w:type="dxa"/>
              <w:right w:w="180" w:type="dxa"/>
            </w:tcMar>
            <w:hideMark/>
          </w:tcPr>
          <w:p w14:paraId="3A805156" w14:textId="77777777" w:rsidR="002117DA" w:rsidRPr="0071419D" w:rsidRDefault="0000313E" w:rsidP="002117DA">
            <w:pPr>
              <w:spacing w:before="30" w:after="30"/>
              <w:ind w:left="30" w:right="30"/>
              <w:rPr>
                <w:rFonts w:ascii="Calibri" w:eastAsia="Times New Roman" w:hAnsi="Calibri" w:cs="Calibri"/>
                <w:sz w:val="16"/>
              </w:rPr>
            </w:pPr>
            <w:hyperlink r:id="rId10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67BD109A" w14:textId="77777777" w:rsidR="002117DA" w:rsidRPr="0071419D" w:rsidRDefault="0000313E" w:rsidP="002117DA">
            <w:pPr>
              <w:ind w:left="30" w:right="30"/>
              <w:rPr>
                <w:rFonts w:ascii="Calibri" w:eastAsia="Times New Roman" w:hAnsi="Calibri" w:cs="Calibri"/>
                <w:sz w:val="16"/>
              </w:rPr>
            </w:pPr>
            <w:hyperlink r:id="rId105" w:tgtFrame="_blank" w:history="1">
              <w:r w:rsidRPr="0071419D">
                <w:rPr>
                  <w:rFonts w:ascii="Calibri" w:eastAsia="Times New Roman" w:hAnsi="Calibri" w:cs="Calibri"/>
                  <w:color w:val="0000FF"/>
                  <w:sz w:val="16"/>
                  <w:u w:val="single"/>
                </w:rPr>
                <w:t>49_C_16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32E545" w14:textId="77777777" w:rsidR="002117D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Providing a reasonable meal to attendees of an Abbott-sponsored educational program.</w:t>
            </w:r>
          </w:p>
        </w:tc>
        <w:tc>
          <w:tcPr>
            <w:tcW w:w="6000" w:type="dxa"/>
          </w:tcPr>
          <w:p w14:paraId="4A927589" w14:textId="77777777" w:rsidR="002117DA"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[2] Abbott کی اسپانسر کردہ تعلیمی پروگرام کے شرکاء کو مناسب کھانا فراہم کرنا۔</w:t>
            </w:r>
          </w:p>
        </w:tc>
      </w:tr>
      <w:tr w:rsidR="003D306A" w:rsidRPr="0071419D" w14:paraId="1BBC1093" w14:textId="77777777" w:rsidTr="00694634">
        <w:tc>
          <w:tcPr>
            <w:tcW w:w="1353" w:type="dxa"/>
            <w:shd w:val="clear" w:color="auto" w:fill="C1E4F5"/>
            <w:tcMar>
              <w:top w:w="120" w:type="dxa"/>
              <w:left w:w="180" w:type="dxa"/>
              <w:bottom w:w="120" w:type="dxa"/>
              <w:right w:w="180" w:type="dxa"/>
            </w:tcMar>
            <w:hideMark/>
          </w:tcPr>
          <w:p w14:paraId="65341362" w14:textId="77777777" w:rsidR="002117DA" w:rsidRPr="0071419D" w:rsidRDefault="0000313E" w:rsidP="002117DA">
            <w:pPr>
              <w:spacing w:before="30" w:after="30"/>
              <w:ind w:left="30" w:right="30"/>
              <w:rPr>
                <w:rFonts w:ascii="Calibri" w:eastAsia="Times New Roman" w:hAnsi="Calibri" w:cs="Calibri"/>
                <w:sz w:val="16"/>
              </w:rPr>
            </w:pPr>
            <w:hyperlink r:id="rId10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19D87A55" w14:textId="77777777" w:rsidR="002117DA" w:rsidRPr="0071419D" w:rsidRDefault="0000313E" w:rsidP="002117DA">
            <w:pPr>
              <w:ind w:left="30" w:right="30"/>
              <w:rPr>
                <w:rFonts w:ascii="Calibri" w:eastAsia="Times New Roman" w:hAnsi="Calibri" w:cs="Calibri"/>
                <w:sz w:val="16"/>
              </w:rPr>
            </w:pPr>
            <w:hyperlink r:id="rId107" w:tgtFrame="_blank" w:history="1">
              <w:r w:rsidRPr="0071419D">
                <w:rPr>
                  <w:rFonts w:ascii="Calibri" w:eastAsia="Times New Roman" w:hAnsi="Calibri" w:cs="Calibri"/>
                  <w:color w:val="0000FF"/>
                  <w:sz w:val="16"/>
                  <w:u w:val="single"/>
                </w:rPr>
                <w:t>50_C_16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D9DFA7" w14:textId="77777777" w:rsidR="002117D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Arranging a charitable contribution for a local organization.</w:t>
            </w:r>
          </w:p>
        </w:tc>
        <w:tc>
          <w:tcPr>
            <w:tcW w:w="6000" w:type="dxa"/>
          </w:tcPr>
          <w:p w14:paraId="6165DC2A" w14:textId="77777777" w:rsidR="002117D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3</w:t>
            </w:r>
            <w:r w:rsidRPr="0071419D">
              <w:rPr>
                <w:rFonts w:ascii="Calibri" w:eastAsia="Calibri" w:hAnsi="Calibri" w:cs="Calibri"/>
                <w:rtl/>
                <w:lang w:bidi="ur-PK"/>
              </w:rPr>
              <w:t>] کسی مقامی تنظیم کے لیے خیراتی عطیہ کا انتظام کرنا۔</w:t>
            </w:r>
          </w:p>
        </w:tc>
      </w:tr>
      <w:tr w:rsidR="003D306A" w:rsidRPr="0071419D" w14:paraId="29B690FF" w14:textId="77777777" w:rsidTr="00694634">
        <w:tc>
          <w:tcPr>
            <w:tcW w:w="1353" w:type="dxa"/>
            <w:shd w:val="clear" w:color="auto" w:fill="C1E4F5"/>
            <w:tcMar>
              <w:top w:w="120" w:type="dxa"/>
              <w:left w:w="180" w:type="dxa"/>
              <w:bottom w:w="120" w:type="dxa"/>
              <w:right w:w="180" w:type="dxa"/>
            </w:tcMar>
            <w:hideMark/>
          </w:tcPr>
          <w:p w14:paraId="18D49EA9" w14:textId="77777777" w:rsidR="002117DA" w:rsidRPr="0071419D" w:rsidRDefault="0000313E" w:rsidP="002117DA">
            <w:pPr>
              <w:spacing w:before="30" w:after="30"/>
              <w:ind w:left="30" w:right="30"/>
              <w:rPr>
                <w:rFonts w:ascii="Calibri" w:eastAsia="Times New Roman" w:hAnsi="Calibri" w:cs="Calibri"/>
                <w:sz w:val="16"/>
              </w:rPr>
            </w:pPr>
            <w:hyperlink r:id="rId10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2FD78945" w14:textId="77777777" w:rsidR="002117DA" w:rsidRPr="0071419D" w:rsidRDefault="0000313E" w:rsidP="002117DA">
            <w:pPr>
              <w:ind w:left="30" w:right="30"/>
              <w:rPr>
                <w:rFonts w:ascii="Calibri" w:eastAsia="Times New Roman" w:hAnsi="Calibri" w:cs="Calibri"/>
                <w:sz w:val="16"/>
              </w:rPr>
            </w:pPr>
            <w:hyperlink r:id="rId109" w:tgtFrame="_blank" w:history="1">
              <w:r w:rsidRPr="0071419D">
                <w:rPr>
                  <w:rFonts w:ascii="Calibri" w:eastAsia="Times New Roman" w:hAnsi="Calibri" w:cs="Calibri"/>
                  <w:color w:val="0000FF"/>
                  <w:sz w:val="16"/>
                  <w:u w:val="single"/>
                </w:rPr>
                <w:t>51_C_16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B9E7AA" w14:textId="77777777" w:rsidR="002117D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Hiring an HCP to conduct an educational program to thank them for using Abbott products.</w:t>
            </w:r>
          </w:p>
          <w:p w14:paraId="48F96F86" w14:textId="77777777" w:rsidR="002117D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243850CE" w14:textId="77777777" w:rsidR="002117DA"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[4] Abbott کی مصنوعات استعمال کرنے پر شکریہ ادا کرنے کے لیے ایک HCP کو تعلیمی پروگرام انجام دینے کے لیے رکھنا۔</w:t>
            </w:r>
          </w:p>
          <w:p w14:paraId="1F80C29C" w14:textId="77777777" w:rsidR="002117D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78F84FD3" w14:textId="77777777" w:rsidTr="00694634">
        <w:tc>
          <w:tcPr>
            <w:tcW w:w="1353" w:type="dxa"/>
            <w:shd w:val="clear" w:color="auto" w:fill="C1E4F5"/>
            <w:tcMar>
              <w:top w:w="120" w:type="dxa"/>
              <w:left w:w="180" w:type="dxa"/>
              <w:bottom w:w="120" w:type="dxa"/>
              <w:right w:w="180" w:type="dxa"/>
            </w:tcMar>
            <w:hideMark/>
          </w:tcPr>
          <w:p w14:paraId="5BE55490" w14:textId="77777777" w:rsidR="00603700" w:rsidRPr="0071419D" w:rsidRDefault="0000313E" w:rsidP="00603700">
            <w:pPr>
              <w:spacing w:before="30" w:after="30"/>
              <w:ind w:left="30" w:right="30"/>
              <w:rPr>
                <w:rFonts w:ascii="Calibri" w:eastAsia="Times New Roman" w:hAnsi="Calibri" w:cs="Calibri"/>
                <w:sz w:val="16"/>
              </w:rPr>
            </w:pPr>
            <w:r w:rsidRPr="0071419D">
              <w:rPr>
                <w:rFonts w:ascii="Calibri" w:eastAsia="Times New Roman" w:hAnsi="Calibri" w:cs="Calibri"/>
                <w:sz w:val="16"/>
              </w:rPr>
              <w:t>Screen 15</w:t>
            </w:r>
          </w:p>
          <w:p w14:paraId="07E9EE8F" w14:textId="77777777" w:rsidR="00603700" w:rsidRPr="0071419D" w:rsidRDefault="0000313E" w:rsidP="00603700">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t>Question 2: Feedback</w:t>
            </w:r>
          </w:p>
          <w:p w14:paraId="34719A0C" w14:textId="77777777" w:rsidR="00603700" w:rsidRPr="0071419D" w:rsidRDefault="0000313E" w:rsidP="00603700">
            <w:pPr>
              <w:ind w:left="30" w:right="30"/>
              <w:rPr>
                <w:rFonts w:ascii="Calibri" w:eastAsia="Times New Roman" w:hAnsi="Calibri" w:cs="Calibri"/>
                <w:sz w:val="16"/>
              </w:rPr>
            </w:pPr>
            <w:r w:rsidRPr="0071419D">
              <w:rPr>
                <w:rFonts w:ascii="Calibri" w:eastAsia="Times New Roman" w:hAnsi="Calibri" w:cs="Calibri"/>
                <w:sz w:val="16"/>
              </w:rPr>
              <w:t>52_C_16</w:t>
            </w:r>
          </w:p>
        </w:tc>
        <w:tc>
          <w:tcPr>
            <w:tcW w:w="6000" w:type="dxa"/>
            <w:tcMar>
              <w:top w:w="120" w:type="dxa"/>
              <w:left w:w="180" w:type="dxa"/>
              <w:bottom w:w="120" w:type="dxa"/>
              <w:right w:w="180" w:type="dxa"/>
            </w:tcMar>
            <w:hideMark/>
          </w:tcPr>
          <w:p w14:paraId="052F9DBF" w14:textId="77777777" w:rsidR="0060370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0EC364A2" w14:textId="77777777" w:rsidR="0060370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مہارت کی بنیاد پر تعلیمی پروگرام انجام دینے کے لیے </w:t>
            </w:r>
            <w:r w:rsidRPr="0071419D">
              <w:rPr>
                <w:rFonts w:ascii="Calibri" w:eastAsia="Calibri" w:hAnsi="Calibri" w:cs="Calibri"/>
                <w:lang w:bidi="ur-PK"/>
              </w:rPr>
              <w:t>HCP</w:t>
            </w:r>
            <w:r w:rsidRPr="0071419D">
              <w:rPr>
                <w:rFonts w:ascii="Calibri" w:eastAsia="Calibri" w:hAnsi="Calibri" w:cs="Calibri"/>
                <w:rtl/>
                <w:lang w:bidi="ur-PK"/>
              </w:rPr>
              <w:t xml:space="preserve"> کو رکھنا درست ہے، لیکن </w:t>
            </w:r>
            <w:r w:rsidRPr="0071419D">
              <w:rPr>
                <w:rFonts w:ascii="Calibri" w:eastAsia="Calibri" w:hAnsi="Calibri" w:cs="Calibri"/>
                <w:lang w:bidi="ur-PK"/>
              </w:rPr>
              <w:t>Abbott</w:t>
            </w:r>
            <w:r w:rsidRPr="0071419D">
              <w:rPr>
                <w:rFonts w:ascii="Calibri" w:eastAsia="Calibri" w:hAnsi="Calibri" w:cs="Calibri"/>
                <w:rtl/>
                <w:lang w:bidi="ur-PK"/>
              </w:rPr>
              <w:t xml:space="preserve"> کی مصنوعات استعمال کرنے کا شکریہ ادا کرنے کے طور پر </w:t>
            </w:r>
            <w:r w:rsidRPr="0071419D">
              <w:rPr>
                <w:rFonts w:ascii="Calibri" w:eastAsia="Calibri" w:hAnsi="Calibri" w:cs="Calibri"/>
                <w:lang w:bidi="ur-PK"/>
              </w:rPr>
              <w:t>HCP</w:t>
            </w:r>
            <w:r w:rsidRPr="0071419D">
              <w:rPr>
                <w:rFonts w:ascii="Calibri" w:eastAsia="Calibri" w:hAnsi="Calibri" w:cs="Calibri"/>
                <w:rtl/>
                <w:lang w:bidi="ur-PK"/>
              </w:rPr>
              <w:t xml:space="preserve"> کو رکھنا نامناسب ہے کیونکہ اسے رشوت سمجھا جا سکتا ہے۔</w:t>
            </w:r>
          </w:p>
        </w:tc>
      </w:tr>
      <w:tr w:rsidR="003D306A" w:rsidRPr="0071419D" w14:paraId="74700360" w14:textId="77777777" w:rsidTr="00694634">
        <w:tc>
          <w:tcPr>
            <w:tcW w:w="1353" w:type="dxa"/>
            <w:shd w:val="clear" w:color="auto" w:fill="C1E4F5"/>
            <w:tcMar>
              <w:top w:w="120" w:type="dxa"/>
              <w:left w:w="180" w:type="dxa"/>
              <w:bottom w:w="120" w:type="dxa"/>
              <w:right w:w="180" w:type="dxa"/>
            </w:tcMar>
            <w:hideMark/>
          </w:tcPr>
          <w:p w14:paraId="691B3B99" w14:textId="77777777" w:rsidR="00603700" w:rsidRPr="0071419D" w:rsidRDefault="0000313E" w:rsidP="00603700">
            <w:pPr>
              <w:spacing w:before="30" w:after="30"/>
              <w:ind w:left="30" w:right="30"/>
              <w:rPr>
                <w:rFonts w:ascii="Calibri" w:eastAsia="Times New Roman" w:hAnsi="Calibri" w:cs="Calibri"/>
                <w:sz w:val="16"/>
              </w:rPr>
            </w:pPr>
            <w:hyperlink r:id="rId11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54CA56CA" w14:textId="77777777" w:rsidR="00603700" w:rsidRPr="0071419D" w:rsidRDefault="0000313E" w:rsidP="00603700">
            <w:pPr>
              <w:ind w:left="30" w:right="30"/>
              <w:rPr>
                <w:rFonts w:ascii="Calibri" w:eastAsia="Times New Roman" w:hAnsi="Calibri" w:cs="Calibri"/>
                <w:sz w:val="16"/>
              </w:rPr>
            </w:pPr>
            <w:hyperlink r:id="rId111" w:tgtFrame="_blank" w:history="1">
              <w:r w:rsidRPr="0071419D">
                <w:rPr>
                  <w:rFonts w:ascii="Calibri" w:eastAsia="Times New Roman" w:hAnsi="Calibri" w:cs="Calibri"/>
                  <w:color w:val="0000FF"/>
                  <w:sz w:val="16"/>
                  <w:u w:val="single"/>
                </w:rPr>
                <w:t>53_C_16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706709" w14:textId="77777777" w:rsidR="0060370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The consequences for individuals involved in bribery and corruption can include:</w:t>
            </w:r>
          </w:p>
        </w:tc>
        <w:tc>
          <w:tcPr>
            <w:tcW w:w="6000" w:type="dxa"/>
          </w:tcPr>
          <w:p w14:paraId="002DB471" w14:textId="77777777" w:rsidR="0060370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3</w:t>
            </w:r>
            <w:r w:rsidRPr="0071419D">
              <w:rPr>
                <w:rFonts w:ascii="Calibri" w:eastAsia="Calibri" w:hAnsi="Calibri" w:cs="Calibri"/>
                <w:rtl/>
                <w:lang w:bidi="ur-PK"/>
              </w:rPr>
              <w:t>] رشوت اور بدعنوانی میں ملوث افراد کے نتائج میں درج ذیل شامل ہو سکتے ہیں:</w:t>
            </w:r>
          </w:p>
        </w:tc>
      </w:tr>
      <w:tr w:rsidR="003D306A" w:rsidRPr="0071419D" w14:paraId="3D1450D9" w14:textId="77777777" w:rsidTr="00694634">
        <w:tc>
          <w:tcPr>
            <w:tcW w:w="1353" w:type="dxa"/>
            <w:shd w:val="clear" w:color="auto" w:fill="C1E4F5"/>
            <w:tcMar>
              <w:top w:w="120" w:type="dxa"/>
              <w:left w:w="180" w:type="dxa"/>
              <w:bottom w:w="120" w:type="dxa"/>
              <w:right w:w="180" w:type="dxa"/>
            </w:tcMar>
            <w:hideMark/>
          </w:tcPr>
          <w:p w14:paraId="083E8027" w14:textId="77777777" w:rsidR="00603700" w:rsidRPr="0071419D" w:rsidRDefault="0000313E" w:rsidP="00603700">
            <w:pPr>
              <w:spacing w:before="30" w:after="30"/>
              <w:ind w:left="30" w:right="30"/>
              <w:rPr>
                <w:rFonts w:ascii="Calibri" w:eastAsia="Times New Roman" w:hAnsi="Calibri" w:cs="Calibri"/>
                <w:sz w:val="16"/>
              </w:rPr>
            </w:pPr>
            <w:hyperlink r:id="rId11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60C706D9" w14:textId="77777777" w:rsidR="00603700" w:rsidRPr="0071419D" w:rsidRDefault="0000313E" w:rsidP="00603700">
            <w:pPr>
              <w:ind w:left="30" w:right="30"/>
              <w:rPr>
                <w:rFonts w:ascii="Calibri" w:eastAsia="Times New Roman" w:hAnsi="Calibri" w:cs="Calibri"/>
                <w:sz w:val="16"/>
              </w:rPr>
            </w:pPr>
            <w:hyperlink r:id="rId113" w:tgtFrame="_blank" w:history="1">
              <w:r w:rsidRPr="0071419D">
                <w:rPr>
                  <w:rFonts w:ascii="Calibri" w:eastAsia="Times New Roman" w:hAnsi="Calibri" w:cs="Calibri"/>
                  <w:color w:val="0000FF"/>
                  <w:sz w:val="16"/>
                  <w:u w:val="single"/>
                </w:rPr>
                <w:t>54_C_16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5E92E4" w14:textId="77777777" w:rsidR="0060370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Reputational damage.</w:t>
            </w:r>
          </w:p>
        </w:tc>
        <w:tc>
          <w:tcPr>
            <w:tcW w:w="6000" w:type="dxa"/>
          </w:tcPr>
          <w:p w14:paraId="1D36096D" w14:textId="77777777" w:rsidR="0060370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ساکھ کو نقصان۔</w:t>
            </w:r>
          </w:p>
        </w:tc>
      </w:tr>
      <w:tr w:rsidR="003D306A" w:rsidRPr="0071419D" w14:paraId="2D2FDC22" w14:textId="77777777" w:rsidTr="00694634">
        <w:tc>
          <w:tcPr>
            <w:tcW w:w="1353" w:type="dxa"/>
            <w:shd w:val="clear" w:color="auto" w:fill="C1E4F5"/>
            <w:tcMar>
              <w:top w:w="120" w:type="dxa"/>
              <w:left w:w="180" w:type="dxa"/>
              <w:bottom w:w="120" w:type="dxa"/>
              <w:right w:w="180" w:type="dxa"/>
            </w:tcMar>
            <w:hideMark/>
          </w:tcPr>
          <w:p w14:paraId="4F6E5BCA" w14:textId="77777777" w:rsidR="00603700" w:rsidRPr="0071419D" w:rsidRDefault="0000313E" w:rsidP="00603700">
            <w:pPr>
              <w:spacing w:before="30" w:after="30"/>
              <w:ind w:left="30" w:right="30"/>
              <w:rPr>
                <w:rFonts w:ascii="Calibri" w:eastAsia="Times New Roman" w:hAnsi="Calibri" w:cs="Calibri"/>
                <w:sz w:val="16"/>
              </w:rPr>
            </w:pPr>
            <w:hyperlink r:id="rId11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57C42EBF" w14:textId="77777777" w:rsidR="00603700" w:rsidRPr="0071419D" w:rsidRDefault="0000313E" w:rsidP="00603700">
            <w:pPr>
              <w:ind w:left="30" w:right="30"/>
              <w:rPr>
                <w:rFonts w:ascii="Calibri" w:eastAsia="Times New Roman" w:hAnsi="Calibri" w:cs="Calibri"/>
                <w:sz w:val="16"/>
              </w:rPr>
            </w:pPr>
            <w:hyperlink r:id="rId115" w:tgtFrame="_blank" w:history="1">
              <w:r w:rsidRPr="0071419D">
                <w:rPr>
                  <w:rFonts w:ascii="Calibri" w:eastAsia="Times New Roman" w:hAnsi="Calibri" w:cs="Calibri"/>
                  <w:color w:val="0000FF"/>
                  <w:sz w:val="16"/>
                  <w:u w:val="single"/>
                </w:rPr>
                <w:t>55_C_16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42317A" w14:textId="77777777" w:rsidR="0060370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Fines and penalties.</w:t>
            </w:r>
          </w:p>
        </w:tc>
        <w:tc>
          <w:tcPr>
            <w:tcW w:w="6000" w:type="dxa"/>
          </w:tcPr>
          <w:p w14:paraId="3270D1DD" w14:textId="77777777" w:rsidR="0060370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2</w:t>
            </w:r>
            <w:r w:rsidRPr="0071419D">
              <w:rPr>
                <w:rFonts w:ascii="Calibri" w:eastAsia="Calibri" w:hAnsi="Calibri" w:cs="Calibri"/>
                <w:rtl/>
                <w:lang w:bidi="ur-PK"/>
              </w:rPr>
              <w:t>] جرمانے اور سزائیں۔</w:t>
            </w:r>
          </w:p>
        </w:tc>
      </w:tr>
      <w:tr w:rsidR="003D306A" w:rsidRPr="0071419D" w14:paraId="4AC736EE" w14:textId="77777777" w:rsidTr="00694634">
        <w:tc>
          <w:tcPr>
            <w:tcW w:w="1353" w:type="dxa"/>
            <w:shd w:val="clear" w:color="auto" w:fill="C1E4F5"/>
            <w:tcMar>
              <w:top w:w="120" w:type="dxa"/>
              <w:left w:w="180" w:type="dxa"/>
              <w:bottom w:w="120" w:type="dxa"/>
              <w:right w:w="180" w:type="dxa"/>
            </w:tcMar>
            <w:hideMark/>
          </w:tcPr>
          <w:p w14:paraId="201CDDD1" w14:textId="77777777" w:rsidR="00603700" w:rsidRPr="0071419D" w:rsidRDefault="0000313E" w:rsidP="00603700">
            <w:pPr>
              <w:spacing w:before="30" w:after="30"/>
              <w:ind w:left="30" w:right="30"/>
              <w:rPr>
                <w:rFonts w:ascii="Calibri" w:eastAsia="Times New Roman" w:hAnsi="Calibri" w:cs="Calibri"/>
                <w:sz w:val="16"/>
              </w:rPr>
            </w:pPr>
            <w:hyperlink r:id="rId11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0E76701F" w14:textId="77777777" w:rsidR="00603700" w:rsidRPr="0071419D" w:rsidRDefault="0000313E" w:rsidP="00603700">
            <w:pPr>
              <w:ind w:left="30" w:right="30"/>
              <w:rPr>
                <w:rFonts w:ascii="Calibri" w:eastAsia="Times New Roman" w:hAnsi="Calibri" w:cs="Calibri"/>
                <w:sz w:val="16"/>
              </w:rPr>
            </w:pPr>
            <w:hyperlink r:id="rId117" w:tgtFrame="_blank" w:history="1">
              <w:r w:rsidRPr="0071419D">
                <w:rPr>
                  <w:rFonts w:ascii="Calibri" w:eastAsia="Times New Roman" w:hAnsi="Calibri" w:cs="Calibri"/>
                  <w:color w:val="0000FF"/>
                  <w:sz w:val="16"/>
                  <w:u w:val="single"/>
                </w:rPr>
                <w:t>56_C_16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B81CE4" w14:textId="77777777" w:rsidR="0060370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Termination of employment.</w:t>
            </w:r>
          </w:p>
        </w:tc>
        <w:tc>
          <w:tcPr>
            <w:tcW w:w="6000" w:type="dxa"/>
          </w:tcPr>
          <w:p w14:paraId="6239498B" w14:textId="77777777" w:rsidR="0060370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3</w:t>
            </w:r>
            <w:r w:rsidRPr="0071419D">
              <w:rPr>
                <w:rFonts w:ascii="Calibri" w:eastAsia="Calibri" w:hAnsi="Calibri" w:cs="Calibri"/>
                <w:rtl/>
                <w:lang w:bidi="ur-PK"/>
              </w:rPr>
              <w:t>] ملازمت کا خاتمہ۔</w:t>
            </w:r>
          </w:p>
        </w:tc>
      </w:tr>
      <w:tr w:rsidR="003D306A" w:rsidRPr="0071419D" w14:paraId="2F1A2F22" w14:textId="77777777" w:rsidTr="00694634">
        <w:tc>
          <w:tcPr>
            <w:tcW w:w="1353" w:type="dxa"/>
            <w:shd w:val="clear" w:color="auto" w:fill="C1E4F5"/>
            <w:tcMar>
              <w:top w:w="120" w:type="dxa"/>
              <w:left w:w="180" w:type="dxa"/>
              <w:bottom w:w="120" w:type="dxa"/>
              <w:right w:w="180" w:type="dxa"/>
            </w:tcMar>
            <w:hideMark/>
          </w:tcPr>
          <w:p w14:paraId="579335B5" w14:textId="77777777" w:rsidR="00603700" w:rsidRPr="0071419D" w:rsidRDefault="0000313E" w:rsidP="00603700">
            <w:pPr>
              <w:spacing w:before="30" w:after="30"/>
              <w:ind w:left="30" w:right="30"/>
              <w:rPr>
                <w:rFonts w:ascii="Calibri" w:eastAsia="Times New Roman" w:hAnsi="Calibri" w:cs="Calibri"/>
                <w:sz w:val="16"/>
              </w:rPr>
            </w:pPr>
            <w:hyperlink r:id="rId11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45803426" w14:textId="77777777" w:rsidR="00603700" w:rsidRPr="0071419D" w:rsidRDefault="0000313E" w:rsidP="00603700">
            <w:pPr>
              <w:ind w:left="30" w:right="30"/>
              <w:rPr>
                <w:rFonts w:ascii="Calibri" w:eastAsia="Times New Roman" w:hAnsi="Calibri" w:cs="Calibri"/>
                <w:sz w:val="16"/>
              </w:rPr>
            </w:pPr>
            <w:hyperlink r:id="rId119" w:tgtFrame="_blank" w:history="1">
              <w:r w:rsidRPr="0071419D">
                <w:rPr>
                  <w:rFonts w:ascii="Calibri" w:eastAsia="Times New Roman" w:hAnsi="Calibri" w:cs="Calibri"/>
                  <w:color w:val="0000FF"/>
                  <w:sz w:val="16"/>
                  <w:u w:val="single"/>
                </w:rPr>
                <w:t>57_C_16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5D7603" w14:textId="77777777" w:rsidR="0060370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Prison time.</w:t>
            </w:r>
          </w:p>
        </w:tc>
        <w:tc>
          <w:tcPr>
            <w:tcW w:w="6000" w:type="dxa"/>
          </w:tcPr>
          <w:p w14:paraId="3685339F" w14:textId="77777777" w:rsidR="0060370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4</w:t>
            </w:r>
            <w:r w:rsidRPr="0071419D">
              <w:rPr>
                <w:rFonts w:ascii="Calibri" w:eastAsia="Calibri" w:hAnsi="Calibri" w:cs="Calibri"/>
                <w:rtl/>
                <w:lang w:bidi="ur-PK"/>
              </w:rPr>
              <w:t>] قید۔</w:t>
            </w:r>
          </w:p>
        </w:tc>
      </w:tr>
      <w:tr w:rsidR="003D306A" w:rsidRPr="0071419D" w14:paraId="602604EE" w14:textId="77777777" w:rsidTr="00694634">
        <w:tc>
          <w:tcPr>
            <w:tcW w:w="1353" w:type="dxa"/>
            <w:shd w:val="clear" w:color="auto" w:fill="C1E4F5"/>
            <w:tcMar>
              <w:top w:w="120" w:type="dxa"/>
              <w:left w:w="180" w:type="dxa"/>
              <w:bottom w:w="120" w:type="dxa"/>
              <w:right w:w="180" w:type="dxa"/>
            </w:tcMar>
            <w:hideMark/>
          </w:tcPr>
          <w:p w14:paraId="1A8EF310" w14:textId="77777777" w:rsidR="00603700" w:rsidRPr="0071419D" w:rsidRDefault="0000313E" w:rsidP="00603700">
            <w:pPr>
              <w:spacing w:before="30" w:after="30"/>
              <w:ind w:left="30" w:right="30"/>
              <w:rPr>
                <w:rFonts w:ascii="Calibri" w:eastAsia="Times New Roman" w:hAnsi="Calibri" w:cs="Calibri"/>
                <w:sz w:val="16"/>
              </w:rPr>
            </w:pPr>
            <w:hyperlink r:id="rId12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790F59C4" w14:textId="77777777" w:rsidR="00603700" w:rsidRPr="0071419D" w:rsidRDefault="0000313E" w:rsidP="00603700">
            <w:pPr>
              <w:ind w:left="30" w:right="30"/>
              <w:rPr>
                <w:rFonts w:ascii="Calibri" w:eastAsia="Times New Roman" w:hAnsi="Calibri" w:cs="Calibri"/>
                <w:sz w:val="16"/>
              </w:rPr>
            </w:pPr>
            <w:hyperlink r:id="rId121" w:tgtFrame="_blank" w:history="1">
              <w:r w:rsidRPr="0071419D">
                <w:rPr>
                  <w:rFonts w:ascii="Calibri" w:eastAsia="Times New Roman" w:hAnsi="Calibri" w:cs="Calibri"/>
                  <w:color w:val="0000FF"/>
                  <w:sz w:val="16"/>
                  <w:u w:val="single"/>
                </w:rPr>
                <w:t>58_C_16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F3B3CE" w14:textId="77777777" w:rsidR="0060370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[5] All of the above.</w:t>
            </w:r>
          </w:p>
          <w:p w14:paraId="0C45CC91" w14:textId="77777777" w:rsidR="0060370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6CC58B46" w14:textId="77777777" w:rsidR="0060370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5</w:t>
            </w:r>
            <w:r w:rsidRPr="0071419D">
              <w:rPr>
                <w:rFonts w:ascii="Calibri" w:eastAsia="Calibri" w:hAnsi="Calibri" w:cs="Calibri"/>
                <w:rtl/>
                <w:lang w:bidi="ur-PK"/>
              </w:rPr>
              <w:t>] مذکورہ بالا سبھی۔</w:t>
            </w:r>
          </w:p>
          <w:p w14:paraId="717CE9E6" w14:textId="77777777" w:rsidR="0060370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745308FA" w14:textId="77777777" w:rsidTr="00694634">
        <w:tc>
          <w:tcPr>
            <w:tcW w:w="1353" w:type="dxa"/>
            <w:shd w:val="clear" w:color="auto" w:fill="C1E4F5"/>
            <w:tcMar>
              <w:top w:w="120" w:type="dxa"/>
              <w:left w:w="180" w:type="dxa"/>
              <w:bottom w:w="120" w:type="dxa"/>
              <w:right w:w="180" w:type="dxa"/>
            </w:tcMar>
            <w:hideMark/>
          </w:tcPr>
          <w:p w14:paraId="2D97F95A" w14:textId="77777777" w:rsidR="0094318D" w:rsidRPr="0071419D" w:rsidRDefault="0000313E" w:rsidP="0094318D">
            <w:pPr>
              <w:spacing w:before="30" w:after="30"/>
              <w:ind w:left="30" w:right="30"/>
              <w:rPr>
                <w:rFonts w:ascii="Calibri" w:eastAsia="Times New Roman" w:hAnsi="Calibri" w:cs="Calibri"/>
                <w:sz w:val="16"/>
              </w:rPr>
            </w:pPr>
            <w:r w:rsidRPr="0071419D">
              <w:rPr>
                <w:rFonts w:ascii="Calibri" w:eastAsia="Times New Roman" w:hAnsi="Calibri" w:cs="Calibri"/>
                <w:sz w:val="16"/>
              </w:rPr>
              <w:t>Screen 15</w:t>
            </w:r>
          </w:p>
          <w:p w14:paraId="3A45B1D6" w14:textId="77777777" w:rsidR="0094318D" w:rsidRPr="0071419D" w:rsidRDefault="0000313E" w:rsidP="0094318D">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t>Question 3: Feedback</w:t>
            </w:r>
          </w:p>
          <w:p w14:paraId="1EC424CD" w14:textId="77777777" w:rsidR="0094318D" w:rsidRPr="0071419D" w:rsidRDefault="0000313E" w:rsidP="0094318D">
            <w:pPr>
              <w:ind w:left="30" w:right="30"/>
              <w:rPr>
                <w:rFonts w:ascii="Calibri" w:eastAsia="Times New Roman" w:hAnsi="Calibri" w:cs="Calibri"/>
                <w:sz w:val="16"/>
              </w:rPr>
            </w:pPr>
            <w:r w:rsidRPr="0071419D">
              <w:rPr>
                <w:rFonts w:ascii="Calibri" w:eastAsia="Times New Roman" w:hAnsi="Calibri" w:cs="Calibri"/>
                <w:sz w:val="16"/>
              </w:rPr>
              <w:t>59_C_16</w:t>
            </w:r>
          </w:p>
        </w:tc>
        <w:tc>
          <w:tcPr>
            <w:tcW w:w="6000" w:type="dxa"/>
            <w:tcMar>
              <w:top w:w="120" w:type="dxa"/>
              <w:left w:w="180" w:type="dxa"/>
              <w:bottom w:w="120" w:type="dxa"/>
              <w:right w:w="180" w:type="dxa"/>
            </w:tcMar>
            <w:hideMark/>
          </w:tcPr>
          <w:p w14:paraId="65C49FF1"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4338C7BA" w14:textId="6A071EB2"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رشوت اور بدعنوانی میں ملوث افراد کو ساکھ کو نقصان، جرمانے و سزائیں،</w:t>
            </w:r>
            <w:r w:rsidR="00805B6C">
              <w:rPr>
                <w:rFonts w:ascii="Calibri" w:eastAsia="Calibri" w:hAnsi="Calibri" w:cs="Calibri"/>
                <w:lang w:bidi="ur-PK"/>
              </w:rPr>
              <w:t> </w:t>
            </w:r>
            <w:r w:rsidRPr="0071419D">
              <w:rPr>
                <w:rFonts w:ascii="Calibri" w:eastAsia="Calibri" w:hAnsi="Calibri" w:cs="Calibri"/>
                <w:rtl/>
                <w:lang w:bidi="ur-PK"/>
              </w:rPr>
              <w:t>ملازمت کا خاتمہ، اور یہاں تک کہ قید بھی ہو سکتی ہے۔</w:t>
            </w:r>
          </w:p>
        </w:tc>
      </w:tr>
      <w:tr w:rsidR="003D306A" w:rsidRPr="0071419D" w14:paraId="717C67B4" w14:textId="77777777" w:rsidTr="00694634">
        <w:tc>
          <w:tcPr>
            <w:tcW w:w="1353" w:type="dxa"/>
            <w:shd w:val="clear" w:color="auto" w:fill="C1E4F5"/>
            <w:tcMar>
              <w:top w:w="120" w:type="dxa"/>
              <w:left w:w="180" w:type="dxa"/>
              <w:bottom w:w="120" w:type="dxa"/>
              <w:right w:w="180" w:type="dxa"/>
            </w:tcMar>
            <w:hideMark/>
          </w:tcPr>
          <w:p w14:paraId="308C59EE" w14:textId="77777777" w:rsidR="0094318D" w:rsidRPr="0071419D" w:rsidRDefault="0000313E" w:rsidP="0094318D">
            <w:pPr>
              <w:spacing w:before="30" w:after="30"/>
              <w:ind w:left="30" w:right="30"/>
              <w:rPr>
                <w:rFonts w:ascii="Calibri" w:eastAsia="Times New Roman" w:hAnsi="Calibri" w:cs="Calibri"/>
                <w:sz w:val="16"/>
              </w:rPr>
            </w:pPr>
            <w:hyperlink r:id="rId12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1362C3B9" w14:textId="77777777" w:rsidR="0094318D" w:rsidRPr="0071419D" w:rsidRDefault="0000313E" w:rsidP="0094318D">
            <w:pPr>
              <w:ind w:left="30" w:right="30"/>
              <w:rPr>
                <w:rFonts w:ascii="Calibri" w:eastAsia="Times New Roman" w:hAnsi="Calibri" w:cs="Calibri"/>
                <w:sz w:val="16"/>
              </w:rPr>
            </w:pPr>
            <w:hyperlink r:id="rId123" w:tgtFrame="_blank" w:history="1">
              <w:r w:rsidRPr="0071419D">
                <w:rPr>
                  <w:rFonts w:ascii="Calibri" w:eastAsia="Times New Roman" w:hAnsi="Calibri" w:cs="Calibri"/>
                  <w:color w:val="0000FF"/>
                  <w:sz w:val="16"/>
                  <w:u w:val="single"/>
                </w:rPr>
                <w:t>60_C_16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FB55E4"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[4] A sales representative also owns a small </w:t>
            </w:r>
            <w:proofErr w:type="spellStart"/>
            <w:r w:rsidRPr="0071419D">
              <w:rPr>
                <w:rFonts w:ascii="Calibri" w:eastAsia="Times New Roman" w:hAnsi="Calibri" w:cs="Calibri"/>
              </w:rPr>
              <w:t>jewelry</w:t>
            </w:r>
            <w:proofErr w:type="spellEnd"/>
            <w:r w:rsidRPr="0071419D">
              <w:rPr>
                <w:rFonts w:ascii="Calibri" w:eastAsia="Times New Roman" w:hAnsi="Calibri" w:cs="Calibri"/>
              </w:rPr>
              <w:t xml:space="preserve"> shop. She decides it would be nice to provide small gifts from her shop to HCPs who have not prescribed Abbott product lately. Is </w:t>
            </w:r>
            <w:proofErr w:type="gramStart"/>
            <w:r w:rsidRPr="0071419D">
              <w:rPr>
                <w:rFonts w:ascii="Calibri" w:eastAsia="Times New Roman" w:hAnsi="Calibri" w:cs="Calibri"/>
              </w:rPr>
              <w:t>this</w:t>
            </w:r>
            <w:proofErr w:type="gramEnd"/>
            <w:r w:rsidRPr="0071419D">
              <w:rPr>
                <w:rFonts w:ascii="Calibri" w:eastAsia="Times New Roman" w:hAnsi="Calibri" w:cs="Calibri"/>
              </w:rPr>
              <w:t xml:space="preserve"> okay?</w:t>
            </w:r>
          </w:p>
        </w:tc>
        <w:tc>
          <w:tcPr>
            <w:tcW w:w="6000" w:type="dxa"/>
          </w:tcPr>
          <w:p w14:paraId="1B1AE2D3"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4</w:t>
            </w:r>
            <w:r w:rsidRPr="0071419D">
              <w:rPr>
                <w:rFonts w:ascii="Calibri" w:eastAsia="Calibri" w:hAnsi="Calibri" w:cs="Calibri"/>
                <w:rtl/>
                <w:lang w:bidi="ur-PK"/>
              </w:rPr>
              <w:t>] ایک سیلز نمائندہ کے پاس ایک چھوٹی جیولری کی دکان بھی ہے۔</w:t>
            </w:r>
            <w:r w:rsidRPr="0071419D">
              <w:rPr>
                <w:rFonts w:ascii="Calibri" w:eastAsia="Calibri" w:hAnsi="Calibri" w:cs="Calibri"/>
                <w:lang w:bidi="ur-PK"/>
              </w:rPr>
              <w:t xml:space="preserve"> </w:t>
            </w:r>
            <w:r w:rsidRPr="0071419D">
              <w:rPr>
                <w:rFonts w:ascii="Calibri" w:eastAsia="Calibri" w:hAnsi="Calibri" w:cs="Calibri"/>
                <w:rtl/>
                <w:lang w:bidi="ur-PK"/>
              </w:rPr>
              <w:t xml:space="preserve">وہ فیصلہ کرتی ہے کہ ایسے </w:t>
            </w:r>
            <w:r w:rsidRPr="0071419D">
              <w:rPr>
                <w:rFonts w:ascii="Calibri" w:eastAsia="Calibri" w:hAnsi="Calibri" w:cs="Calibri"/>
                <w:lang w:bidi="ur-PK"/>
              </w:rPr>
              <w:t>HCPs</w:t>
            </w:r>
            <w:r w:rsidRPr="0071419D">
              <w:rPr>
                <w:rFonts w:ascii="Calibri" w:eastAsia="Calibri" w:hAnsi="Calibri" w:cs="Calibri"/>
                <w:rtl/>
                <w:lang w:bidi="ur-PK"/>
              </w:rPr>
              <w:t xml:space="preserve"> کو اپنی دکان سے چھوٹے تحائف دینا اچھا ہوگا جنہوں نے حال ہی میں </w:t>
            </w:r>
            <w:r w:rsidRPr="0071419D">
              <w:rPr>
                <w:rFonts w:ascii="Calibri" w:eastAsia="Calibri" w:hAnsi="Calibri" w:cs="Calibri"/>
                <w:lang w:bidi="ur-PK"/>
              </w:rPr>
              <w:t>Abbott</w:t>
            </w:r>
            <w:r w:rsidRPr="0071419D">
              <w:rPr>
                <w:rFonts w:ascii="Calibri" w:eastAsia="Calibri" w:hAnsi="Calibri" w:cs="Calibri"/>
                <w:rtl/>
                <w:lang w:bidi="ur-PK"/>
              </w:rPr>
              <w:t xml:space="preserve"> کی مصنوعات تجویز نہیں کیں۔</w:t>
            </w:r>
            <w:r w:rsidRPr="0071419D">
              <w:rPr>
                <w:rFonts w:ascii="Calibri" w:eastAsia="Calibri" w:hAnsi="Calibri" w:cs="Calibri"/>
                <w:lang w:bidi="ur-PK"/>
              </w:rPr>
              <w:t xml:space="preserve"> </w:t>
            </w:r>
            <w:r w:rsidRPr="0071419D">
              <w:rPr>
                <w:rFonts w:ascii="Calibri" w:eastAsia="Calibri" w:hAnsi="Calibri" w:cs="Calibri"/>
                <w:rtl/>
                <w:lang w:bidi="ur-PK"/>
              </w:rPr>
              <w:t>کیا یہ ٹھیک ہے؟</w:t>
            </w:r>
          </w:p>
        </w:tc>
      </w:tr>
      <w:tr w:rsidR="003D306A" w:rsidRPr="0071419D" w14:paraId="001D3048" w14:textId="77777777" w:rsidTr="00694634">
        <w:tc>
          <w:tcPr>
            <w:tcW w:w="1353" w:type="dxa"/>
            <w:shd w:val="clear" w:color="auto" w:fill="C1E4F5"/>
            <w:tcMar>
              <w:top w:w="120" w:type="dxa"/>
              <w:left w:w="180" w:type="dxa"/>
              <w:bottom w:w="120" w:type="dxa"/>
              <w:right w:w="180" w:type="dxa"/>
            </w:tcMar>
            <w:hideMark/>
          </w:tcPr>
          <w:p w14:paraId="4CA3674A" w14:textId="77777777" w:rsidR="0094318D" w:rsidRPr="0071419D" w:rsidRDefault="0000313E" w:rsidP="0094318D">
            <w:pPr>
              <w:spacing w:before="30" w:after="30"/>
              <w:ind w:left="30" w:right="30"/>
              <w:rPr>
                <w:rFonts w:ascii="Calibri" w:eastAsia="Times New Roman" w:hAnsi="Calibri" w:cs="Calibri"/>
                <w:sz w:val="16"/>
              </w:rPr>
            </w:pPr>
            <w:hyperlink r:id="rId12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33BE6850" w14:textId="77777777" w:rsidR="0094318D" w:rsidRPr="0071419D" w:rsidRDefault="0000313E" w:rsidP="0094318D">
            <w:pPr>
              <w:ind w:left="30" w:right="30"/>
              <w:rPr>
                <w:rFonts w:ascii="Calibri" w:eastAsia="Times New Roman" w:hAnsi="Calibri" w:cs="Calibri"/>
                <w:sz w:val="16"/>
              </w:rPr>
            </w:pPr>
            <w:hyperlink r:id="rId125" w:tgtFrame="_blank" w:history="1">
              <w:r w:rsidRPr="0071419D">
                <w:rPr>
                  <w:rFonts w:ascii="Calibri" w:eastAsia="Times New Roman" w:hAnsi="Calibri" w:cs="Calibri"/>
                  <w:color w:val="0000FF"/>
                  <w:sz w:val="16"/>
                  <w:u w:val="single"/>
                </w:rPr>
                <w:t>61_C_16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B48427"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Yes</w:t>
            </w:r>
          </w:p>
        </w:tc>
        <w:tc>
          <w:tcPr>
            <w:tcW w:w="6000" w:type="dxa"/>
          </w:tcPr>
          <w:p w14:paraId="6A3EA3C2"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ہاں</w:t>
            </w:r>
          </w:p>
        </w:tc>
      </w:tr>
      <w:tr w:rsidR="003D306A" w:rsidRPr="0071419D" w14:paraId="2DF37499" w14:textId="77777777" w:rsidTr="00694634">
        <w:tc>
          <w:tcPr>
            <w:tcW w:w="1353" w:type="dxa"/>
            <w:shd w:val="clear" w:color="auto" w:fill="C1E4F5"/>
            <w:tcMar>
              <w:top w:w="120" w:type="dxa"/>
              <w:left w:w="180" w:type="dxa"/>
              <w:bottom w:w="120" w:type="dxa"/>
              <w:right w:w="180" w:type="dxa"/>
            </w:tcMar>
            <w:hideMark/>
          </w:tcPr>
          <w:p w14:paraId="7AD1F5B9" w14:textId="77777777" w:rsidR="0094318D" w:rsidRPr="0071419D" w:rsidRDefault="0000313E" w:rsidP="0094318D">
            <w:pPr>
              <w:spacing w:before="30" w:after="30"/>
              <w:ind w:left="30" w:right="30"/>
              <w:rPr>
                <w:rFonts w:ascii="Calibri" w:eastAsia="Times New Roman" w:hAnsi="Calibri" w:cs="Calibri"/>
                <w:sz w:val="16"/>
              </w:rPr>
            </w:pPr>
            <w:hyperlink r:id="rId12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63CCA38E" w14:textId="77777777" w:rsidR="0094318D" w:rsidRPr="0071419D" w:rsidRDefault="0000313E" w:rsidP="0094318D">
            <w:pPr>
              <w:ind w:left="30" w:right="30"/>
              <w:rPr>
                <w:rFonts w:ascii="Calibri" w:eastAsia="Times New Roman" w:hAnsi="Calibri" w:cs="Calibri"/>
                <w:sz w:val="16"/>
              </w:rPr>
            </w:pPr>
            <w:hyperlink r:id="rId127" w:tgtFrame="_blank" w:history="1">
              <w:r w:rsidRPr="0071419D">
                <w:rPr>
                  <w:rFonts w:ascii="Calibri" w:eastAsia="Times New Roman" w:hAnsi="Calibri" w:cs="Calibri"/>
                  <w:color w:val="0000FF"/>
                  <w:sz w:val="16"/>
                  <w:u w:val="single"/>
                </w:rPr>
                <w:t>62_C_16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AB75A6"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No</w:t>
            </w:r>
          </w:p>
          <w:p w14:paraId="18CD2CD6"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123DC4D1"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2</w:t>
            </w:r>
            <w:r w:rsidRPr="0071419D">
              <w:rPr>
                <w:rFonts w:ascii="Calibri" w:eastAsia="Calibri" w:hAnsi="Calibri" w:cs="Calibri"/>
                <w:rtl/>
                <w:lang w:bidi="ur-PK"/>
              </w:rPr>
              <w:t>] نہیں</w:t>
            </w:r>
          </w:p>
          <w:p w14:paraId="66B44CCE"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0B17EF25" w14:textId="77777777" w:rsidTr="00694634">
        <w:tc>
          <w:tcPr>
            <w:tcW w:w="1353" w:type="dxa"/>
            <w:shd w:val="clear" w:color="auto" w:fill="C1E4F5"/>
            <w:tcMar>
              <w:top w:w="120" w:type="dxa"/>
              <w:left w:w="180" w:type="dxa"/>
              <w:bottom w:w="120" w:type="dxa"/>
              <w:right w:w="180" w:type="dxa"/>
            </w:tcMar>
            <w:hideMark/>
          </w:tcPr>
          <w:p w14:paraId="6FCCCB6D" w14:textId="77777777" w:rsidR="0094318D" w:rsidRPr="0071419D" w:rsidRDefault="0000313E" w:rsidP="0094318D">
            <w:pPr>
              <w:spacing w:before="30" w:after="30"/>
              <w:ind w:left="30" w:right="30"/>
              <w:rPr>
                <w:rFonts w:ascii="Calibri" w:eastAsia="Times New Roman" w:hAnsi="Calibri" w:cs="Calibri"/>
                <w:sz w:val="16"/>
              </w:rPr>
            </w:pPr>
            <w:r w:rsidRPr="0071419D">
              <w:rPr>
                <w:rFonts w:ascii="Calibri" w:eastAsia="Times New Roman" w:hAnsi="Calibri" w:cs="Calibri"/>
                <w:sz w:val="16"/>
              </w:rPr>
              <w:lastRenderedPageBreak/>
              <w:t>Screen 15</w:t>
            </w:r>
          </w:p>
          <w:p w14:paraId="1EA4F721" w14:textId="77777777" w:rsidR="0094318D" w:rsidRPr="0071419D" w:rsidRDefault="0000313E" w:rsidP="0094318D">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t>Question 4: Feedback</w:t>
            </w:r>
          </w:p>
          <w:p w14:paraId="39A9816F" w14:textId="77777777" w:rsidR="0094318D" w:rsidRPr="0071419D" w:rsidRDefault="0000313E" w:rsidP="0094318D">
            <w:pPr>
              <w:ind w:left="30" w:right="30"/>
              <w:rPr>
                <w:rFonts w:ascii="Calibri" w:eastAsia="Times New Roman" w:hAnsi="Calibri" w:cs="Calibri"/>
                <w:sz w:val="16"/>
              </w:rPr>
            </w:pPr>
            <w:r w:rsidRPr="0071419D">
              <w:rPr>
                <w:rFonts w:ascii="Calibri" w:eastAsia="Times New Roman" w:hAnsi="Calibri" w:cs="Calibri"/>
                <w:sz w:val="16"/>
              </w:rPr>
              <w:t>63_C_16</w:t>
            </w:r>
          </w:p>
        </w:tc>
        <w:tc>
          <w:tcPr>
            <w:tcW w:w="6000" w:type="dxa"/>
            <w:tcMar>
              <w:top w:w="120" w:type="dxa"/>
              <w:left w:w="180" w:type="dxa"/>
              <w:bottom w:w="120" w:type="dxa"/>
              <w:right w:w="180" w:type="dxa"/>
            </w:tcMar>
            <w:hideMark/>
          </w:tcPr>
          <w:p w14:paraId="36D74E00"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7CD82532" w14:textId="2A27FD1E" w:rsidR="0094318D"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Abbott کی پالیسی HCPs کو تحائف دینے سے منع کرتی ہے کیونکہ سیلز نمائندہ Abbott کے نمائندے کے طور پر کام کر رہی ہے۔ تحائف ممنوع ہیں</w:t>
            </w:r>
            <w:r w:rsidR="00F6285F">
              <w:rPr>
                <w:rFonts w:ascii="Calibri" w:eastAsia="Calibri" w:hAnsi="Calibri" w:cs="Calibri"/>
                <w:lang w:bidi="ur-PK"/>
              </w:rPr>
              <w:t> </w:t>
            </w:r>
            <w:r w:rsidRPr="0071419D">
              <w:rPr>
                <w:rFonts w:ascii="Calibri" w:eastAsia="Calibri" w:hAnsi="Calibri" w:cs="Calibri"/>
                <w:rtl/>
                <w:lang w:bidi="ur-PK"/>
              </w:rPr>
              <w:t>چاہے وہ اپنی جیب سے ادائیگی کر رہی ہو۔ تحائف فراہم کرنا مستقبل کے کاروبار کے لیے رشوت کے طور پر بھی سمجھا جا سکتا ہے۔</w:t>
            </w:r>
          </w:p>
        </w:tc>
      </w:tr>
      <w:tr w:rsidR="003D306A" w:rsidRPr="0071419D" w14:paraId="6CFECE4E" w14:textId="77777777" w:rsidTr="00694634">
        <w:tc>
          <w:tcPr>
            <w:tcW w:w="1353" w:type="dxa"/>
            <w:shd w:val="clear" w:color="auto" w:fill="C1E4F5"/>
            <w:tcMar>
              <w:top w:w="120" w:type="dxa"/>
              <w:left w:w="180" w:type="dxa"/>
              <w:bottom w:w="120" w:type="dxa"/>
              <w:right w:w="180" w:type="dxa"/>
            </w:tcMar>
            <w:hideMark/>
          </w:tcPr>
          <w:p w14:paraId="303E1B36" w14:textId="77777777" w:rsidR="0094318D" w:rsidRPr="0071419D" w:rsidRDefault="0000313E" w:rsidP="0094318D">
            <w:pPr>
              <w:spacing w:before="30" w:after="30"/>
              <w:ind w:left="30" w:right="30"/>
              <w:rPr>
                <w:rFonts w:ascii="Calibri" w:eastAsia="Times New Roman" w:hAnsi="Calibri" w:cs="Calibri"/>
                <w:sz w:val="16"/>
              </w:rPr>
            </w:pPr>
            <w:hyperlink r:id="rId12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59A6A601" w14:textId="77777777" w:rsidR="0094318D" w:rsidRPr="0071419D" w:rsidRDefault="0000313E" w:rsidP="0094318D">
            <w:pPr>
              <w:ind w:left="30" w:right="30"/>
              <w:rPr>
                <w:rFonts w:ascii="Calibri" w:eastAsia="Times New Roman" w:hAnsi="Calibri" w:cs="Calibri"/>
                <w:sz w:val="16"/>
              </w:rPr>
            </w:pPr>
            <w:hyperlink r:id="rId129" w:tgtFrame="_blank" w:history="1">
              <w:r w:rsidRPr="0071419D">
                <w:rPr>
                  <w:rFonts w:ascii="Calibri" w:eastAsia="Times New Roman" w:hAnsi="Calibri" w:cs="Calibri"/>
                  <w:color w:val="0000FF"/>
                  <w:sz w:val="16"/>
                  <w:u w:val="single"/>
                </w:rPr>
                <w:t>64_C_16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3B67D3"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270B0656" w14:textId="15965B07" w:rsidR="0094318D"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[5] ایک سیلز مینیجر کو ایک مقابل کمپنی کے رابطہ کار کی طرف سے کال موصول ہوتی ہے۔ مقابل کمپنی بتاتی ہے کہ ایک تیسرے فریق کی سیلز ٹیم، جسے Abbott نے ایک نئی مارکیٹ میں کنٹریکٹ کیا ہے، مبینہ طور پر</w:t>
            </w:r>
            <w:r w:rsidR="0040050F">
              <w:rPr>
                <w:rFonts w:ascii="Calibri" w:eastAsia="Calibri" w:hAnsi="Calibri" w:cs="Calibri"/>
                <w:lang w:bidi="ur-PK"/>
              </w:rPr>
              <w:t> </w:t>
            </w:r>
            <w:r w:rsidRPr="0071419D">
              <w:rPr>
                <w:rFonts w:ascii="Calibri" w:eastAsia="Calibri" w:hAnsi="Calibri" w:cs="Calibri"/>
                <w:rtl/>
                <w:lang w:bidi="ur-PK"/>
              </w:rPr>
              <w:t>ان گاہکوں کو شاندار کھانے پیش کر رہی ہے جو حریفوں کی بجائے Abbott کی مصنوعات کا انتخاب کرتے ہیں۔ مناسب کارروائی کیا ہے؟</w:t>
            </w:r>
          </w:p>
        </w:tc>
      </w:tr>
      <w:tr w:rsidR="003D306A" w:rsidRPr="0071419D" w14:paraId="0479533F" w14:textId="77777777" w:rsidTr="00694634">
        <w:tc>
          <w:tcPr>
            <w:tcW w:w="1353" w:type="dxa"/>
            <w:shd w:val="clear" w:color="auto" w:fill="C1E4F5"/>
            <w:tcMar>
              <w:top w:w="120" w:type="dxa"/>
              <w:left w:w="180" w:type="dxa"/>
              <w:bottom w:w="120" w:type="dxa"/>
              <w:right w:w="180" w:type="dxa"/>
            </w:tcMar>
            <w:hideMark/>
          </w:tcPr>
          <w:p w14:paraId="063D87F7" w14:textId="77777777" w:rsidR="0094318D" w:rsidRPr="0071419D" w:rsidRDefault="0000313E" w:rsidP="0094318D">
            <w:pPr>
              <w:spacing w:before="30" w:after="30"/>
              <w:ind w:left="30" w:right="30"/>
              <w:rPr>
                <w:rFonts w:ascii="Calibri" w:eastAsia="Times New Roman" w:hAnsi="Calibri" w:cs="Calibri"/>
                <w:sz w:val="16"/>
              </w:rPr>
            </w:pPr>
            <w:hyperlink r:id="rId13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0195CB80" w14:textId="77777777" w:rsidR="0094318D" w:rsidRPr="0071419D" w:rsidRDefault="0000313E" w:rsidP="0094318D">
            <w:pPr>
              <w:ind w:left="30" w:right="30"/>
              <w:rPr>
                <w:rFonts w:ascii="Calibri" w:eastAsia="Times New Roman" w:hAnsi="Calibri" w:cs="Calibri"/>
                <w:sz w:val="16"/>
              </w:rPr>
            </w:pPr>
            <w:hyperlink r:id="rId131" w:tgtFrame="_blank" w:history="1">
              <w:r w:rsidRPr="0071419D">
                <w:rPr>
                  <w:rFonts w:ascii="Calibri" w:eastAsia="Times New Roman" w:hAnsi="Calibri" w:cs="Calibri"/>
                  <w:color w:val="0000FF"/>
                  <w:sz w:val="16"/>
                  <w:u w:val="single"/>
                </w:rPr>
                <w:t>65_C_16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ACACE3"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Do nothing, since the information came from a competitor.</w:t>
            </w:r>
          </w:p>
        </w:tc>
        <w:tc>
          <w:tcPr>
            <w:tcW w:w="6000" w:type="dxa"/>
          </w:tcPr>
          <w:p w14:paraId="7D7173ED"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کچھ نہ کریں، کیونکہ معلومات ایک مقابل کمپنی سے آئی ہے۔</w:t>
            </w:r>
          </w:p>
        </w:tc>
      </w:tr>
      <w:tr w:rsidR="003D306A" w:rsidRPr="0071419D" w14:paraId="5141C2BE" w14:textId="77777777" w:rsidTr="00694634">
        <w:tc>
          <w:tcPr>
            <w:tcW w:w="1353" w:type="dxa"/>
            <w:shd w:val="clear" w:color="auto" w:fill="C1E4F5"/>
            <w:tcMar>
              <w:top w:w="120" w:type="dxa"/>
              <w:left w:w="180" w:type="dxa"/>
              <w:bottom w:w="120" w:type="dxa"/>
              <w:right w:w="180" w:type="dxa"/>
            </w:tcMar>
            <w:hideMark/>
          </w:tcPr>
          <w:p w14:paraId="3D7B4D03" w14:textId="77777777" w:rsidR="0094318D" w:rsidRPr="0071419D" w:rsidRDefault="0000313E" w:rsidP="0094318D">
            <w:pPr>
              <w:spacing w:before="30" w:after="30"/>
              <w:ind w:left="30" w:right="30"/>
              <w:rPr>
                <w:rFonts w:ascii="Calibri" w:eastAsia="Times New Roman" w:hAnsi="Calibri" w:cs="Calibri"/>
                <w:sz w:val="16"/>
              </w:rPr>
            </w:pPr>
            <w:hyperlink r:id="rId13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3E463D9D" w14:textId="77777777" w:rsidR="0094318D" w:rsidRPr="0071419D" w:rsidRDefault="0000313E" w:rsidP="0094318D">
            <w:pPr>
              <w:ind w:left="30" w:right="30"/>
              <w:rPr>
                <w:rFonts w:ascii="Calibri" w:eastAsia="Times New Roman" w:hAnsi="Calibri" w:cs="Calibri"/>
                <w:sz w:val="16"/>
              </w:rPr>
            </w:pPr>
            <w:hyperlink r:id="rId133" w:tgtFrame="_blank" w:history="1">
              <w:r w:rsidRPr="0071419D">
                <w:rPr>
                  <w:rFonts w:ascii="Calibri" w:eastAsia="Times New Roman" w:hAnsi="Calibri" w:cs="Calibri"/>
                  <w:color w:val="0000FF"/>
                  <w:sz w:val="16"/>
                  <w:u w:val="single"/>
                </w:rPr>
                <w:t>66_C_16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B67B7D"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Do nothing, because lavish meals are common in that market.</w:t>
            </w:r>
          </w:p>
        </w:tc>
        <w:tc>
          <w:tcPr>
            <w:tcW w:w="6000" w:type="dxa"/>
          </w:tcPr>
          <w:p w14:paraId="1EAC40E1"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2</w:t>
            </w:r>
            <w:r w:rsidRPr="0071419D">
              <w:rPr>
                <w:rFonts w:ascii="Calibri" w:eastAsia="Calibri" w:hAnsi="Calibri" w:cs="Calibri"/>
                <w:rtl/>
                <w:lang w:bidi="ur-PK"/>
              </w:rPr>
              <w:t>] کچھ نہ کریں، کیونکہ شاندار کھانے اس مارکیٹ میں عام ہیں۔</w:t>
            </w:r>
          </w:p>
        </w:tc>
      </w:tr>
      <w:tr w:rsidR="003D306A" w:rsidRPr="0071419D" w14:paraId="74B3EB9E" w14:textId="77777777" w:rsidTr="00694634">
        <w:tc>
          <w:tcPr>
            <w:tcW w:w="1353" w:type="dxa"/>
            <w:shd w:val="clear" w:color="auto" w:fill="C1E4F5"/>
            <w:tcMar>
              <w:top w:w="120" w:type="dxa"/>
              <w:left w:w="180" w:type="dxa"/>
              <w:bottom w:w="120" w:type="dxa"/>
              <w:right w:w="180" w:type="dxa"/>
            </w:tcMar>
            <w:hideMark/>
          </w:tcPr>
          <w:p w14:paraId="62D8C60B" w14:textId="77777777" w:rsidR="0094318D" w:rsidRPr="0071419D" w:rsidRDefault="0000313E" w:rsidP="0094318D">
            <w:pPr>
              <w:spacing w:before="30" w:after="30"/>
              <w:ind w:left="30" w:right="30"/>
              <w:rPr>
                <w:rFonts w:ascii="Calibri" w:eastAsia="Times New Roman" w:hAnsi="Calibri" w:cs="Calibri"/>
                <w:sz w:val="16"/>
              </w:rPr>
            </w:pPr>
            <w:hyperlink r:id="rId13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313277BA" w14:textId="77777777" w:rsidR="0094318D" w:rsidRPr="0071419D" w:rsidRDefault="0000313E" w:rsidP="0094318D">
            <w:pPr>
              <w:ind w:left="30" w:right="30"/>
              <w:rPr>
                <w:rFonts w:ascii="Calibri" w:eastAsia="Times New Roman" w:hAnsi="Calibri" w:cs="Calibri"/>
                <w:sz w:val="16"/>
              </w:rPr>
            </w:pPr>
            <w:hyperlink r:id="rId135" w:tgtFrame="_blank" w:history="1">
              <w:r w:rsidRPr="0071419D">
                <w:rPr>
                  <w:rFonts w:ascii="Calibri" w:eastAsia="Times New Roman" w:hAnsi="Calibri" w:cs="Calibri"/>
                  <w:color w:val="0000FF"/>
                  <w:sz w:val="16"/>
                  <w:u w:val="single"/>
                </w:rPr>
                <w:t>67_C_16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27EB57"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Report the matter immediately to the Office of Ethics and Compliance (OEC).</w:t>
            </w:r>
          </w:p>
        </w:tc>
        <w:tc>
          <w:tcPr>
            <w:tcW w:w="6000" w:type="dxa"/>
          </w:tcPr>
          <w:p w14:paraId="2E7C6177"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3</w:t>
            </w:r>
            <w:r w:rsidRPr="0071419D">
              <w:rPr>
                <w:rFonts w:ascii="Calibri" w:eastAsia="Calibri" w:hAnsi="Calibri" w:cs="Calibri"/>
                <w:rtl/>
                <w:lang w:bidi="ur-PK"/>
              </w:rPr>
              <w:t>] معاملے کو فوراً دفترِ اخلاقیات و تعمیل (</w:t>
            </w:r>
            <w:r w:rsidRPr="0071419D">
              <w:rPr>
                <w:rFonts w:ascii="Calibri" w:eastAsia="Calibri" w:hAnsi="Calibri" w:cs="Calibri"/>
                <w:lang w:bidi="ur-PK"/>
              </w:rPr>
              <w:t>OEC</w:t>
            </w:r>
            <w:r w:rsidRPr="0071419D">
              <w:rPr>
                <w:rFonts w:ascii="Calibri" w:eastAsia="Calibri" w:hAnsi="Calibri" w:cs="Calibri"/>
                <w:rtl/>
                <w:lang w:bidi="ur-PK"/>
              </w:rPr>
              <w:t>) کو رپورٹ کریں۔</w:t>
            </w:r>
          </w:p>
        </w:tc>
      </w:tr>
      <w:tr w:rsidR="003D306A" w:rsidRPr="0071419D" w14:paraId="1B2E0B59" w14:textId="77777777" w:rsidTr="00694634">
        <w:tc>
          <w:tcPr>
            <w:tcW w:w="1353" w:type="dxa"/>
            <w:shd w:val="clear" w:color="auto" w:fill="C1E4F5"/>
            <w:tcMar>
              <w:top w:w="120" w:type="dxa"/>
              <w:left w:w="180" w:type="dxa"/>
              <w:bottom w:w="120" w:type="dxa"/>
              <w:right w:w="180" w:type="dxa"/>
            </w:tcMar>
            <w:hideMark/>
          </w:tcPr>
          <w:p w14:paraId="356300FD" w14:textId="77777777" w:rsidR="0094318D" w:rsidRPr="0071419D" w:rsidRDefault="0000313E" w:rsidP="0094318D">
            <w:pPr>
              <w:spacing w:before="30" w:after="30"/>
              <w:ind w:left="30" w:right="30"/>
              <w:rPr>
                <w:rFonts w:ascii="Calibri" w:eastAsia="Times New Roman" w:hAnsi="Calibri" w:cs="Calibri"/>
                <w:sz w:val="16"/>
              </w:rPr>
            </w:pPr>
            <w:hyperlink r:id="rId13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3229B5AA" w14:textId="77777777" w:rsidR="0094318D" w:rsidRPr="0071419D" w:rsidRDefault="0000313E" w:rsidP="0094318D">
            <w:pPr>
              <w:ind w:left="30" w:right="30"/>
              <w:rPr>
                <w:rFonts w:ascii="Calibri" w:eastAsia="Times New Roman" w:hAnsi="Calibri" w:cs="Calibri"/>
                <w:sz w:val="16"/>
              </w:rPr>
            </w:pPr>
            <w:hyperlink r:id="rId137" w:tgtFrame="_blank" w:history="1">
              <w:r w:rsidRPr="0071419D">
                <w:rPr>
                  <w:rFonts w:ascii="Calibri" w:eastAsia="Times New Roman" w:hAnsi="Calibri" w:cs="Calibri"/>
                  <w:color w:val="0000FF"/>
                  <w:sz w:val="16"/>
                  <w:u w:val="single"/>
                </w:rPr>
                <w:t>68_C_16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2B06BD"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Research alternative distributors in case the claim is true.</w:t>
            </w:r>
          </w:p>
          <w:p w14:paraId="5EAE3B2D" w14:textId="77777777" w:rsidR="0094318D"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5D21283B"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4</w:t>
            </w:r>
            <w:r w:rsidRPr="0071419D">
              <w:rPr>
                <w:rFonts w:ascii="Calibri" w:eastAsia="Calibri" w:hAnsi="Calibri" w:cs="Calibri"/>
                <w:rtl/>
                <w:lang w:bidi="ur-PK"/>
              </w:rPr>
              <w:t>] متبادل ڈسٹریبیوٹرز کی تحقیق کریں اگر دعویٰ درست ہو۔</w:t>
            </w:r>
          </w:p>
          <w:p w14:paraId="5C113513" w14:textId="77777777" w:rsidR="0094318D"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2598A675" w14:textId="77777777" w:rsidTr="00694634">
        <w:tc>
          <w:tcPr>
            <w:tcW w:w="1353" w:type="dxa"/>
            <w:shd w:val="clear" w:color="auto" w:fill="C1E4F5"/>
            <w:tcMar>
              <w:top w:w="120" w:type="dxa"/>
              <w:left w:w="180" w:type="dxa"/>
              <w:bottom w:w="120" w:type="dxa"/>
              <w:right w:w="180" w:type="dxa"/>
            </w:tcMar>
            <w:hideMark/>
          </w:tcPr>
          <w:p w14:paraId="507608F5" w14:textId="77777777" w:rsidR="00807D7F" w:rsidRPr="0071419D" w:rsidRDefault="0000313E" w:rsidP="00807D7F">
            <w:pPr>
              <w:spacing w:before="30" w:after="30"/>
              <w:ind w:left="30" w:right="30"/>
              <w:rPr>
                <w:rFonts w:ascii="Calibri" w:eastAsia="Times New Roman" w:hAnsi="Calibri" w:cs="Calibri"/>
                <w:sz w:val="16"/>
              </w:rPr>
            </w:pPr>
            <w:r w:rsidRPr="0071419D">
              <w:rPr>
                <w:rFonts w:ascii="Calibri" w:eastAsia="Times New Roman" w:hAnsi="Calibri" w:cs="Calibri"/>
                <w:sz w:val="16"/>
              </w:rPr>
              <w:t>Screen 15</w:t>
            </w:r>
          </w:p>
          <w:p w14:paraId="5B427E9C" w14:textId="77777777" w:rsidR="00807D7F" w:rsidRPr="0071419D" w:rsidRDefault="0000313E" w:rsidP="00807D7F">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lastRenderedPageBreak/>
              <w:t>Question 5: Feedback</w:t>
            </w:r>
          </w:p>
          <w:p w14:paraId="21001E2F" w14:textId="77777777" w:rsidR="00807D7F" w:rsidRPr="0071419D" w:rsidRDefault="0000313E" w:rsidP="00807D7F">
            <w:pPr>
              <w:ind w:left="30" w:right="30"/>
              <w:rPr>
                <w:rFonts w:ascii="Calibri" w:eastAsia="Times New Roman" w:hAnsi="Calibri" w:cs="Calibri"/>
                <w:sz w:val="16"/>
              </w:rPr>
            </w:pPr>
            <w:r w:rsidRPr="0071419D">
              <w:rPr>
                <w:rFonts w:ascii="Calibri" w:eastAsia="Times New Roman" w:hAnsi="Calibri" w:cs="Calibri"/>
                <w:sz w:val="16"/>
              </w:rPr>
              <w:t>69_C_16</w:t>
            </w:r>
          </w:p>
        </w:tc>
        <w:tc>
          <w:tcPr>
            <w:tcW w:w="6000" w:type="dxa"/>
            <w:tcMar>
              <w:top w:w="120" w:type="dxa"/>
              <w:left w:w="180" w:type="dxa"/>
              <w:bottom w:w="120" w:type="dxa"/>
              <w:right w:w="180" w:type="dxa"/>
            </w:tcMar>
            <w:hideMark/>
          </w:tcPr>
          <w:p w14:paraId="1C92C00D" w14:textId="77777777" w:rsidR="00807D7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 xml:space="preserve">You should immediately report the allegation to the Office of Ethics and Compliance (OEC) so it can be </w:t>
            </w:r>
            <w:r w:rsidRPr="0071419D">
              <w:rPr>
                <w:rFonts w:ascii="Calibri" w:eastAsia="Times New Roman" w:hAnsi="Calibri" w:cs="Calibri"/>
              </w:rPr>
              <w:lastRenderedPageBreak/>
              <w:t>properly investigated, even if the information comes from a competitor.</w:t>
            </w:r>
          </w:p>
        </w:tc>
        <w:tc>
          <w:tcPr>
            <w:tcW w:w="6000" w:type="dxa"/>
          </w:tcPr>
          <w:p w14:paraId="44DE776F" w14:textId="77777777" w:rsidR="00807D7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آپ کو الزام کو فوراً دفترِ اخلاقیات و تعمیل (</w:t>
            </w:r>
            <w:r w:rsidRPr="0071419D">
              <w:rPr>
                <w:rFonts w:ascii="Calibri" w:eastAsia="Calibri" w:hAnsi="Calibri" w:cs="Calibri"/>
                <w:lang w:bidi="ur-PK"/>
              </w:rPr>
              <w:t>OEC</w:t>
            </w:r>
            <w:r w:rsidRPr="0071419D">
              <w:rPr>
                <w:rFonts w:ascii="Calibri" w:eastAsia="Calibri" w:hAnsi="Calibri" w:cs="Calibri"/>
                <w:rtl/>
                <w:lang w:bidi="ur-PK"/>
              </w:rPr>
              <w:t>) کو رپورٹ کرنا چاہیے تاکہ اس کی مناسب تحقیقات ہو سکے، چاہے معلومات کسی مقابل سے آئی ہو۔</w:t>
            </w:r>
          </w:p>
        </w:tc>
      </w:tr>
      <w:tr w:rsidR="003D306A" w:rsidRPr="0071419D" w14:paraId="66240A84" w14:textId="77777777" w:rsidTr="00694634">
        <w:tc>
          <w:tcPr>
            <w:tcW w:w="1353" w:type="dxa"/>
            <w:shd w:val="clear" w:color="auto" w:fill="C1E4F5"/>
            <w:tcMar>
              <w:top w:w="120" w:type="dxa"/>
              <w:left w:w="180" w:type="dxa"/>
              <w:bottom w:w="120" w:type="dxa"/>
              <w:right w:w="180" w:type="dxa"/>
            </w:tcMar>
            <w:hideMark/>
          </w:tcPr>
          <w:p w14:paraId="6C3694C4" w14:textId="77777777" w:rsidR="00807D7F" w:rsidRPr="0071419D" w:rsidRDefault="0000313E" w:rsidP="00807D7F">
            <w:pPr>
              <w:spacing w:before="30" w:after="30"/>
              <w:ind w:left="30" w:right="30"/>
              <w:rPr>
                <w:rFonts w:ascii="Calibri" w:eastAsia="Times New Roman" w:hAnsi="Calibri" w:cs="Calibri"/>
                <w:sz w:val="16"/>
              </w:rPr>
            </w:pPr>
            <w:hyperlink r:id="rId13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04F6213D" w14:textId="77777777" w:rsidR="00807D7F" w:rsidRPr="0071419D" w:rsidRDefault="0000313E" w:rsidP="00807D7F">
            <w:pPr>
              <w:ind w:left="30" w:right="30"/>
              <w:rPr>
                <w:rFonts w:ascii="Calibri" w:eastAsia="Times New Roman" w:hAnsi="Calibri" w:cs="Calibri"/>
                <w:sz w:val="16"/>
              </w:rPr>
            </w:pPr>
            <w:hyperlink r:id="rId139" w:tgtFrame="_blank" w:history="1">
              <w:r w:rsidRPr="0071419D">
                <w:rPr>
                  <w:rFonts w:ascii="Calibri" w:eastAsia="Times New Roman" w:hAnsi="Calibri" w:cs="Calibri"/>
                  <w:color w:val="0000FF"/>
                  <w:sz w:val="16"/>
                  <w:u w:val="single"/>
                </w:rPr>
                <w:t>70_C_16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65C25A" w14:textId="77777777" w:rsidR="00807D7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67DDE271" w14:textId="77777777" w:rsidR="00807D7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What is the appropriate action?</w:t>
            </w:r>
          </w:p>
        </w:tc>
        <w:tc>
          <w:tcPr>
            <w:tcW w:w="6000" w:type="dxa"/>
          </w:tcPr>
          <w:p w14:paraId="4644EAAF" w14:textId="77777777" w:rsidR="00807D7F"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[6] ایک ٹریول ایجنسی ان ہیلتھ کیئر پروفیشنلز (HCPs) کے لیے سفر کا انتظام کر رہی ہے جو Abbott کے لیے پرکٹرنگ خدمات فراہم کرتے ہیں۔ جمع کرائی گئی رسیدوں کا جائزہ لینے پر تضادات پائے جاتے ہیں—کل رقم ادائیگی کی درخواست سے مطابقت نہیں رکھتی، اور کچھ رسیدوں میں سفر کی تاریخوں جیسی اہم تفصیلات غائب ہیں۔</w:t>
            </w:r>
          </w:p>
          <w:p w14:paraId="5CEC090C" w14:textId="77777777" w:rsidR="00807D7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مناسب کارروائی کیا ہے؟</w:t>
            </w:r>
          </w:p>
        </w:tc>
      </w:tr>
      <w:tr w:rsidR="003D306A" w:rsidRPr="0071419D" w14:paraId="53F9661C" w14:textId="77777777" w:rsidTr="00694634">
        <w:tc>
          <w:tcPr>
            <w:tcW w:w="1353" w:type="dxa"/>
            <w:shd w:val="clear" w:color="auto" w:fill="C1E4F5"/>
            <w:tcMar>
              <w:top w:w="120" w:type="dxa"/>
              <w:left w:w="180" w:type="dxa"/>
              <w:bottom w:w="120" w:type="dxa"/>
              <w:right w:w="180" w:type="dxa"/>
            </w:tcMar>
            <w:hideMark/>
          </w:tcPr>
          <w:p w14:paraId="0FB45F25" w14:textId="77777777" w:rsidR="00807D7F" w:rsidRPr="0071419D" w:rsidRDefault="0000313E" w:rsidP="00807D7F">
            <w:pPr>
              <w:spacing w:before="30" w:after="30"/>
              <w:ind w:left="30" w:right="30"/>
              <w:rPr>
                <w:rFonts w:ascii="Calibri" w:eastAsia="Times New Roman" w:hAnsi="Calibri" w:cs="Calibri"/>
                <w:sz w:val="16"/>
              </w:rPr>
            </w:pPr>
            <w:hyperlink r:id="rId14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15B2C538" w14:textId="77777777" w:rsidR="00807D7F" w:rsidRPr="0071419D" w:rsidRDefault="0000313E" w:rsidP="00807D7F">
            <w:pPr>
              <w:ind w:left="30" w:right="30"/>
              <w:rPr>
                <w:rFonts w:ascii="Calibri" w:eastAsia="Times New Roman" w:hAnsi="Calibri" w:cs="Calibri"/>
                <w:sz w:val="16"/>
              </w:rPr>
            </w:pPr>
            <w:hyperlink r:id="rId141" w:tgtFrame="_blank" w:history="1">
              <w:r w:rsidRPr="0071419D">
                <w:rPr>
                  <w:rFonts w:ascii="Calibri" w:eastAsia="Times New Roman" w:hAnsi="Calibri" w:cs="Calibri"/>
                  <w:color w:val="0000FF"/>
                  <w:sz w:val="16"/>
                  <w:u w:val="single"/>
                </w:rPr>
                <w:t>71_C_16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44A05B" w14:textId="77777777" w:rsidR="00807D7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Inform the travel agency that Abbott cannot process payment without complete and accurate documentation.</w:t>
            </w:r>
          </w:p>
        </w:tc>
        <w:tc>
          <w:tcPr>
            <w:tcW w:w="6000" w:type="dxa"/>
          </w:tcPr>
          <w:p w14:paraId="11C88094" w14:textId="77777777" w:rsidR="00807D7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xml:space="preserve">] ٹریول ایجنسی کو مطلع کریں کہ مکمل اور درست دستاویزات کے بغیر </w:t>
            </w:r>
            <w:r w:rsidRPr="0071419D">
              <w:rPr>
                <w:rFonts w:ascii="Calibri" w:eastAsia="Calibri" w:hAnsi="Calibri" w:cs="Calibri"/>
                <w:lang w:bidi="ur-PK"/>
              </w:rPr>
              <w:t>Abbott</w:t>
            </w:r>
            <w:r w:rsidRPr="0071419D">
              <w:rPr>
                <w:rFonts w:ascii="Calibri" w:eastAsia="Calibri" w:hAnsi="Calibri" w:cs="Calibri"/>
                <w:rtl/>
                <w:lang w:bidi="ur-PK"/>
              </w:rPr>
              <w:t xml:space="preserve"> ادائیگی پر عمل نہیں کر سکتا۔</w:t>
            </w:r>
          </w:p>
        </w:tc>
      </w:tr>
      <w:tr w:rsidR="003D306A" w:rsidRPr="0071419D" w14:paraId="76BF8052" w14:textId="77777777" w:rsidTr="00694634">
        <w:tc>
          <w:tcPr>
            <w:tcW w:w="1353" w:type="dxa"/>
            <w:shd w:val="clear" w:color="auto" w:fill="C1E4F5"/>
            <w:tcMar>
              <w:top w:w="120" w:type="dxa"/>
              <w:left w:w="180" w:type="dxa"/>
              <w:bottom w:w="120" w:type="dxa"/>
              <w:right w:w="180" w:type="dxa"/>
            </w:tcMar>
            <w:hideMark/>
          </w:tcPr>
          <w:p w14:paraId="21CF30CB" w14:textId="77777777" w:rsidR="00807D7F" w:rsidRPr="0071419D" w:rsidRDefault="0000313E" w:rsidP="00807D7F">
            <w:pPr>
              <w:spacing w:before="30" w:after="30"/>
              <w:ind w:left="30" w:right="30"/>
              <w:rPr>
                <w:rFonts w:ascii="Calibri" w:eastAsia="Times New Roman" w:hAnsi="Calibri" w:cs="Calibri"/>
                <w:sz w:val="16"/>
              </w:rPr>
            </w:pPr>
            <w:hyperlink r:id="rId14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248F8F73" w14:textId="77777777" w:rsidR="00807D7F" w:rsidRPr="0071419D" w:rsidRDefault="0000313E" w:rsidP="00807D7F">
            <w:pPr>
              <w:ind w:left="30" w:right="30"/>
              <w:rPr>
                <w:rFonts w:ascii="Calibri" w:eastAsia="Times New Roman" w:hAnsi="Calibri" w:cs="Calibri"/>
                <w:sz w:val="16"/>
              </w:rPr>
            </w:pPr>
            <w:hyperlink r:id="rId143" w:tgtFrame="_blank" w:history="1">
              <w:r w:rsidRPr="0071419D">
                <w:rPr>
                  <w:rFonts w:ascii="Calibri" w:eastAsia="Times New Roman" w:hAnsi="Calibri" w:cs="Calibri"/>
                  <w:color w:val="0000FF"/>
                  <w:sz w:val="16"/>
                  <w:u w:val="single"/>
                </w:rPr>
                <w:t>72_C_16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7EEEFE" w14:textId="77777777" w:rsidR="00807D7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Process the receipts since only some information is missing.</w:t>
            </w:r>
          </w:p>
        </w:tc>
        <w:tc>
          <w:tcPr>
            <w:tcW w:w="6000" w:type="dxa"/>
          </w:tcPr>
          <w:p w14:paraId="4AA3534D" w14:textId="77777777" w:rsidR="00807D7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2</w:t>
            </w:r>
            <w:r w:rsidRPr="0071419D">
              <w:rPr>
                <w:rFonts w:ascii="Calibri" w:eastAsia="Calibri" w:hAnsi="Calibri" w:cs="Calibri"/>
                <w:rtl/>
                <w:lang w:bidi="ur-PK"/>
              </w:rPr>
              <w:t>] رسیدوں پر عمل کریں کیونکہ کچھ معلومات ہی غائب ہیں۔</w:t>
            </w:r>
          </w:p>
        </w:tc>
      </w:tr>
      <w:tr w:rsidR="003D306A" w:rsidRPr="0071419D" w14:paraId="0EAC4113" w14:textId="77777777" w:rsidTr="00694634">
        <w:tc>
          <w:tcPr>
            <w:tcW w:w="1353" w:type="dxa"/>
            <w:shd w:val="clear" w:color="auto" w:fill="C1E4F5"/>
            <w:tcMar>
              <w:top w:w="120" w:type="dxa"/>
              <w:left w:w="180" w:type="dxa"/>
              <w:bottom w:w="120" w:type="dxa"/>
              <w:right w:w="180" w:type="dxa"/>
            </w:tcMar>
            <w:hideMark/>
          </w:tcPr>
          <w:p w14:paraId="2BAAB157" w14:textId="77777777" w:rsidR="00807D7F" w:rsidRPr="0071419D" w:rsidRDefault="0000313E" w:rsidP="00807D7F">
            <w:pPr>
              <w:spacing w:before="30" w:after="30"/>
              <w:ind w:left="30" w:right="30"/>
              <w:rPr>
                <w:rFonts w:ascii="Calibri" w:eastAsia="Times New Roman" w:hAnsi="Calibri" w:cs="Calibri"/>
                <w:sz w:val="16"/>
              </w:rPr>
            </w:pPr>
            <w:hyperlink r:id="rId14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4E6231A5" w14:textId="77777777" w:rsidR="00807D7F" w:rsidRPr="0071419D" w:rsidRDefault="0000313E" w:rsidP="00807D7F">
            <w:pPr>
              <w:ind w:left="30" w:right="30"/>
              <w:rPr>
                <w:rFonts w:ascii="Calibri" w:eastAsia="Times New Roman" w:hAnsi="Calibri" w:cs="Calibri"/>
                <w:sz w:val="16"/>
              </w:rPr>
            </w:pPr>
            <w:hyperlink r:id="rId145" w:tgtFrame="_blank" w:history="1">
              <w:r w:rsidRPr="0071419D">
                <w:rPr>
                  <w:rFonts w:ascii="Calibri" w:eastAsia="Times New Roman" w:hAnsi="Calibri" w:cs="Calibri"/>
                  <w:color w:val="0000FF"/>
                  <w:sz w:val="16"/>
                  <w:u w:val="single"/>
                </w:rPr>
                <w:t>73_C_16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175505" w14:textId="77777777" w:rsidR="00807D7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Advise the agency to be more accurate next time.</w:t>
            </w:r>
          </w:p>
        </w:tc>
        <w:tc>
          <w:tcPr>
            <w:tcW w:w="6000" w:type="dxa"/>
          </w:tcPr>
          <w:p w14:paraId="22255EA2" w14:textId="77777777" w:rsidR="00807D7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3</w:t>
            </w:r>
            <w:r w:rsidRPr="0071419D">
              <w:rPr>
                <w:rFonts w:ascii="Calibri" w:eastAsia="Calibri" w:hAnsi="Calibri" w:cs="Calibri"/>
                <w:rtl/>
                <w:lang w:bidi="ur-PK"/>
              </w:rPr>
              <w:t>] ایجنسی کو مشورہ دیں کہ اگلی بار زیادہ درست ہو۔</w:t>
            </w:r>
          </w:p>
        </w:tc>
      </w:tr>
      <w:tr w:rsidR="003D306A" w:rsidRPr="0071419D" w14:paraId="6AFF7F1E" w14:textId="77777777" w:rsidTr="00694634">
        <w:tc>
          <w:tcPr>
            <w:tcW w:w="1353" w:type="dxa"/>
            <w:shd w:val="clear" w:color="auto" w:fill="C1E4F5"/>
            <w:tcMar>
              <w:top w:w="120" w:type="dxa"/>
              <w:left w:w="180" w:type="dxa"/>
              <w:bottom w:w="120" w:type="dxa"/>
              <w:right w:w="180" w:type="dxa"/>
            </w:tcMar>
            <w:hideMark/>
          </w:tcPr>
          <w:p w14:paraId="01492FAD" w14:textId="77777777" w:rsidR="00807D7F" w:rsidRPr="0071419D" w:rsidRDefault="0000313E" w:rsidP="00807D7F">
            <w:pPr>
              <w:spacing w:before="30" w:after="30"/>
              <w:ind w:left="30" w:right="30"/>
              <w:rPr>
                <w:rFonts w:ascii="Calibri" w:eastAsia="Times New Roman" w:hAnsi="Calibri" w:cs="Calibri"/>
                <w:sz w:val="16"/>
              </w:rPr>
            </w:pPr>
            <w:hyperlink r:id="rId14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6FB6B50B" w14:textId="77777777" w:rsidR="00807D7F" w:rsidRPr="0071419D" w:rsidRDefault="0000313E" w:rsidP="00807D7F">
            <w:pPr>
              <w:ind w:left="30" w:right="30"/>
              <w:rPr>
                <w:rFonts w:ascii="Calibri" w:eastAsia="Times New Roman" w:hAnsi="Calibri" w:cs="Calibri"/>
                <w:sz w:val="16"/>
              </w:rPr>
            </w:pPr>
            <w:hyperlink r:id="rId147" w:tgtFrame="_blank" w:history="1">
              <w:r w:rsidRPr="0071419D">
                <w:rPr>
                  <w:rFonts w:ascii="Calibri" w:eastAsia="Times New Roman" w:hAnsi="Calibri" w:cs="Calibri"/>
                  <w:color w:val="0000FF"/>
                  <w:sz w:val="16"/>
                  <w:u w:val="single"/>
                </w:rPr>
                <w:t>74_C_16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4C65DA" w14:textId="77777777" w:rsidR="00807D7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Do nothing, since the agency is new.</w:t>
            </w:r>
          </w:p>
          <w:p w14:paraId="40EC2F24" w14:textId="77777777" w:rsidR="00807D7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3FD954D7" w14:textId="77777777" w:rsidR="00807D7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4</w:t>
            </w:r>
            <w:r w:rsidRPr="0071419D">
              <w:rPr>
                <w:rFonts w:ascii="Calibri" w:eastAsia="Calibri" w:hAnsi="Calibri" w:cs="Calibri"/>
                <w:rtl/>
                <w:lang w:bidi="ur-PK"/>
              </w:rPr>
              <w:t>] کچھ نہ کریں، کیونکہ ایجنسی نئی ہے۔</w:t>
            </w:r>
          </w:p>
          <w:p w14:paraId="0F989101" w14:textId="77777777" w:rsidR="00807D7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7BE01E6D" w14:textId="77777777" w:rsidTr="00694634">
        <w:tc>
          <w:tcPr>
            <w:tcW w:w="1353" w:type="dxa"/>
            <w:shd w:val="clear" w:color="auto" w:fill="C1E4F5"/>
            <w:tcMar>
              <w:top w:w="120" w:type="dxa"/>
              <w:left w:w="180" w:type="dxa"/>
              <w:bottom w:w="120" w:type="dxa"/>
              <w:right w:w="180" w:type="dxa"/>
            </w:tcMar>
            <w:hideMark/>
          </w:tcPr>
          <w:p w14:paraId="66BCA519" w14:textId="77777777" w:rsidR="00E90AF1" w:rsidRPr="0071419D" w:rsidRDefault="0000313E" w:rsidP="00E90AF1">
            <w:pPr>
              <w:spacing w:before="30" w:after="30"/>
              <w:ind w:left="30" w:right="30"/>
              <w:rPr>
                <w:rFonts w:ascii="Calibri" w:eastAsia="Times New Roman" w:hAnsi="Calibri" w:cs="Calibri"/>
                <w:sz w:val="16"/>
              </w:rPr>
            </w:pPr>
            <w:r w:rsidRPr="0071419D">
              <w:rPr>
                <w:rFonts w:ascii="Calibri" w:eastAsia="Times New Roman" w:hAnsi="Calibri" w:cs="Calibri"/>
                <w:sz w:val="16"/>
              </w:rPr>
              <w:t>Screen 15</w:t>
            </w:r>
          </w:p>
          <w:p w14:paraId="6E168C04" w14:textId="77777777" w:rsidR="00E90AF1" w:rsidRPr="0071419D" w:rsidRDefault="0000313E" w:rsidP="00E90AF1">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lastRenderedPageBreak/>
              <w:t>Question 6: Feedback</w:t>
            </w:r>
          </w:p>
          <w:p w14:paraId="720670C8" w14:textId="77777777" w:rsidR="00E90AF1" w:rsidRPr="0071419D" w:rsidRDefault="0000313E" w:rsidP="00E90AF1">
            <w:pPr>
              <w:ind w:left="30" w:right="30"/>
              <w:rPr>
                <w:rFonts w:ascii="Calibri" w:eastAsia="Times New Roman" w:hAnsi="Calibri" w:cs="Calibri"/>
                <w:sz w:val="16"/>
              </w:rPr>
            </w:pPr>
            <w:r w:rsidRPr="0071419D">
              <w:rPr>
                <w:rFonts w:ascii="Calibri" w:eastAsia="Times New Roman" w:hAnsi="Calibri" w:cs="Calibri"/>
                <w:sz w:val="16"/>
              </w:rPr>
              <w:t>75_C_16</w:t>
            </w:r>
          </w:p>
        </w:tc>
        <w:tc>
          <w:tcPr>
            <w:tcW w:w="6000" w:type="dxa"/>
            <w:tcMar>
              <w:top w:w="120" w:type="dxa"/>
              <w:left w:w="180" w:type="dxa"/>
              <w:bottom w:w="120" w:type="dxa"/>
              <w:right w:w="180" w:type="dxa"/>
            </w:tcMar>
            <w:hideMark/>
          </w:tcPr>
          <w:p w14:paraId="7C21A841" w14:textId="77777777" w:rsidR="00E90AF1"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 xml:space="preserve">Abbott’s books and records must completely and accurately reflect all transactions. Therefore, it’s critical that third parties performing services for Abbott provide </w:t>
            </w:r>
            <w:r w:rsidRPr="0071419D">
              <w:rPr>
                <w:rFonts w:ascii="Calibri" w:eastAsia="Times New Roman" w:hAnsi="Calibri" w:cs="Calibri"/>
              </w:rPr>
              <w:lastRenderedPageBreak/>
              <w:t>complete documentation that accurately reflects the actual purpose and details of the transactions.</w:t>
            </w:r>
          </w:p>
        </w:tc>
        <w:tc>
          <w:tcPr>
            <w:tcW w:w="6000" w:type="dxa"/>
          </w:tcPr>
          <w:p w14:paraId="3240D2B4" w14:textId="77777777" w:rsidR="00E90AF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lastRenderedPageBreak/>
              <w:t>Abbott</w:t>
            </w:r>
            <w:r w:rsidRPr="0071419D">
              <w:rPr>
                <w:rFonts w:ascii="Calibri" w:eastAsia="Calibri" w:hAnsi="Calibri" w:cs="Calibri"/>
                <w:rtl/>
                <w:lang w:bidi="ur-PK"/>
              </w:rPr>
              <w:t xml:space="preserve"> کے بہی کھاتوں اور ریکارڈز میں تمام لین دین کا مکمل اور درست اندراج کرنا ضروری ہے۔</w:t>
            </w:r>
            <w:r w:rsidRPr="0071419D">
              <w:rPr>
                <w:rFonts w:ascii="Calibri" w:eastAsia="Calibri" w:hAnsi="Calibri" w:cs="Calibri"/>
                <w:lang w:bidi="ur-PK"/>
              </w:rPr>
              <w:t xml:space="preserve"> </w:t>
            </w:r>
            <w:r w:rsidRPr="0071419D">
              <w:rPr>
                <w:rFonts w:ascii="Calibri" w:eastAsia="Calibri" w:hAnsi="Calibri" w:cs="Calibri"/>
                <w:rtl/>
                <w:lang w:bidi="ur-PK"/>
              </w:rPr>
              <w:t xml:space="preserve">لہٰذا، یہ ضروری ہے کہ وہ تیسرے فریق جو </w:t>
            </w:r>
            <w:r w:rsidRPr="0071419D">
              <w:rPr>
                <w:rFonts w:ascii="Calibri" w:eastAsia="Calibri" w:hAnsi="Calibri" w:cs="Calibri"/>
                <w:lang w:bidi="ur-PK"/>
              </w:rPr>
              <w:lastRenderedPageBreak/>
              <w:t>Abbott</w:t>
            </w:r>
            <w:r w:rsidRPr="0071419D">
              <w:rPr>
                <w:rFonts w:ascii="Calibri" w:eastAsia="Calibri" w:hAnsi="Calibri" w:cs="Calibri"/>
                <w:rtl/>
                <w:lang w:bidi="ur-PK"/>
              </w:rPr>
              <w:t xml:space="preserve"> کے لیے خدمات انجام دیتے ہیں مکمل دستاویزات فراہم کریں جو لین دین کے اصل مقصد اور تفصیلات کی درست عکاسی کرتی ہوں۔</w:t>
            </w:r>
          </w:p>
        </w:tc>
      </w:tr>
      <w:tr w:rsidR="003D306A" w:rsidRPr="0071419D" w14:paraId="0765278A" w14:textId="77777777" w:rsidTr="00694634">
        <w:tc>
          <w:tcPr>
            <w:tcW w:w="1353" w:type="dxa"/>
            <w:shd w:val="clear" w:color="auto" w:fill="C1E4F5"/>
            <w:tcMar>
              <w:top w:w="120" w:type="dxa"/>
              <w:left w:w="180" w:type="dxa"/>
              <w:bottom w:w="120" w:type="dxa"/>
              <w:right w:w="180" w:type="dxa"/>
            </w:tcMar>
            <w:hideMark/>
          </w:tcPr>
          <w:p w14:paraId="5FFC3009" w14:textId="77777777" w:rsidR="00E90AF1" w:rsidRPr="0071419D" w:rsidRDefault="0000313E" w:rsidP="00E90AF1">
            <w:pPr>
              <w:spacing w:before="30" w:after="30"/>
              <w:ind w:left="30" w:right="30"/>
              <w:rPr>
                <w:rFonts w:ascii="Calibri" w:eastAsia="Times New Roman" w:hAnsi="Calibri" w:cs="Calibri"/>
                <w:sz w:val="16"/>
              </w:rPr>
            </w:pPr>
            <w:hyperlink r:id="rId14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68CBAD99" w14:textId="77777777" w:rsidR="00E90AF1" w:rsidRPr="0071419D" w:rsidRDefault="0000313E" w:rsidP="00E90AF1">
            <w:pPr>
              <w:ind w:left="30" w:right="30"/>
              <w:rPr>
                <w:rFonts w:ascii="Calibri" w:eastAsia="Times New Roman" w:hAnsi="Calibri" w:cs="Calibri"/>
                <w:sz w:val="16"/>
              </w:rPr>
            </w:pPr>
            <w:hyperlink r:id="rId149" w:tgtFrame="_blank" w:history="1">
              <w:r w:rsidRPr="0071419D">
                <w:rPr>
                  <w:rFonts w:ascii="Calibri" w:eastAsia="Times New Roman" w:hAnsi="Calibri" w:cs="Calibri"/>
                  <w:color w:val="0000FF"/>
                  <w:sz w:val="16"/>
                  <w:u w:val="single"/>
                </w:rPr>
                <w:t>76_C_16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CFA8BC" w14:textId="77777777" w:rsidR="00E90AF1"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0189328E" w14:textId="77777777" w:rsidR="00E90AF1"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[7] آپ ایک الحاق یافتہ کمپنی میں کام کر رہے ہیں جہاں تعلیمی کانفرنسوں میں HCPs کی شرکت کے لیے ان کی کفالت کرنے کی اجازت ہے۔ کسی کانفرنس میں شرکت کے لیے آپ ایچ سی پیز (HCPs) کے انتخاب کے عمل میں شامل ہیں۔ وہ معیار جو آپ انتخاب کے لیے استعمال کرتے ہیں یہ ہیں: (1) آیا کانفرنس کا موضوع HCP کے دائرہ مہارت کے اندر آتا ہے؛ (2) آیا Abbott نے گزشتہ سال HCP کی کفالت کی ہے؛ اور (3) آیا HCP کے تقریب میں شامل ہونے کے بعد Abbott کی مصنوعات کی سفارش کرنے یا Abbott کے آلات استعمال کرنے کی سفارش کرنے کا امکان ہے۔ کیا یہ معیارات مناسب ہیں؟</w:t>
            </w:r>
          </w:p>
        </w:tc>
      </w:tr>
      <w:tr w:rsidR="003D306A" w:rsidRPr="0071419D" w14:paraId="166486E9" w14:textId="77777777" w:rsidTr="00694634">
        <w:tc>
          <w:tcPr>
            <w:tcW w:w="1353" w:type="dxa"/>
            <w:shd w:val="clear" w:color="auto" w:fill="C1E4F5"/>
            <w:tcMar>
              <w:top w:w="120" w:type="dxa"/>
              <w:left w:w="180" w:type="dxa"/>
              <w:bottom w:w="120" w:type="dxa"/>
              <w:right w:w="180" w:type="dxa"/>
            </w:tcMar>
            <w:hideMark/>
          </w:tcPr>
          <w:p w14:paraId="4EAA8438" w14:textId="77777777" w:rsidR="00E90AF1" w:rsidRPr="0071419D" w:rsidRDefault="0000313E" w:rsidP="00E90AF1">
            <w:pPr>
              <w:spacing w:before="30" w:after="30"/>
              <w:ind w:left="30" w:right="30"/>
              <w:rPr>
                <w:rFonts w:ascii="Calibri" w:eastAsia="Times New Roman" w:hAnsi="Calibri" w:cs="Calibri"/>
                <w:sz w:val="16"/>
              </w:rPr>
            </w:pPr>
            <w:hyperlink r:id="rId15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7E9F2854" w14:textId="77777777" w:rsidR="00E90AF1" w:rsidRPr="0071419D" w:rsidRDefault="0000313E" w:rsidP="00E90AF1">
            <w:pPr>
              <w:ind w:left="30" w:right="30"/>
              <w:rPr>
                <w:rFonts w:ascii="Calibri" w:eastAsia="Times New Roman" w:hAnsi="Calibri" w:cs="Calibri"/>
                <w:sz w:val="16"/>
              </w:rPr>
            </w:pPr>
            <w:hyperlink r:id="rId151" w:tgtFrame="_blank" w:history="1">
              <w:r w:rsidRPr="0071419D">
                <w:rPr>
                  <w:rFonts w:ascii="Calibri" w:eastAsia="Times New Roman" w:hAnsi="Calibri" w:cs="Calibri"/>
                  <w:color w:val="0000FF"/>
                  <w:sz w:val="16"/>
                  <w:u w:val="single"/>
                </w:rPr>
                <w:t>77_C_16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DB07B7" w14:textId="77777777" w:rsidR="00E90AF1"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7FC3D237" w14:textId="77777777" w:rsidR="00E90AF1"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[1] ہاں۔ دو اہم کسوٹیاں جنہیں لوگوں کی کفالت کرتے وقت پورا کرنا ضروری ہے وہ یہ ہیں کہ کفالت: (a) HCP کے دائرہ مہارت سے متعلق ہو، اور (b) کاروبار کے لیے انعام یا لالچ کے طور پر اس کا استعمال نہ کیا جا رہا ہو۔ دوسری کسوٹی کو یقینی بنانے میں یہ حقیقت مدد کرتی ہے کہ آپ اس بات کو یقینی بنانے کے لیے جانچ کررہے ہیں کہ Abbott نے گزشتہ سال HCP کی کفالت نہیں کی ہے۔</w:t>
            </w:r>
          </w:p>
        </w:tc>
      </w:tr>
      <w:tr w:rsidR="003D306A" w:rsidRPr="0071419D" w14:paraId="29D9C9D9" w14:textId="77777777" w:rsidTr="00694634">
        <w:tc>
          <w:tcPr>
            <w:tcW w:w="1353" w:type="dxa"/>
            <w:shd w:val="clear" w:color="auto" w:fill="C1E4F5"/>
            <w:tcMar>
              <w:top w:w="120" w:type="dxa"/>
              <w:left w:w="180" w:type="dxa"/>
              <w:bottom w:w="120" w:type="dxa"/>
              <w:right w:w="180" w:type="dxa"/>
            </w:tcMar>
            <w:hideMark/>
          </w:tcPr>
          <w:p w14:paraId="29986719" w14:textId="77777777" w:rsidR="00E90AF1" w:rsidRPr="0071419D" w:rsidRDefault="0000313E" w:rsidP="00E90AF1">
            <w:pPr>
              <w:spacing w:before="30" w:after="30"/>
              <w:ind w:left="30" w:right="30"/>
              <w:rPr>
                <w:rFonts w:ascii="Calibri" w:eastAsia="Times New Roman" w:hAnsi="Calibri" w:cs="Calibri"/>
                <w:sz w:val="16"/>
              </w:rPr>
            </w:pPr>
            <w:hyperlink r:id="rId15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56B7E460" w14:textId="77777777" w:rsidR="00E90AF1" w:rsidRPr="0071419D" w:rsidRDefault="0000313E" w:rsidP="00E90AF1">
            <w:pPr>
              <w:ind w:left="30" w:right="30"/>
              <w:rPr>
                <w:rFonts w:ascii="Calibri" w:eastAsia="Times New Roman" w:hAnsi="Calibri" w:cs="Calibri"/>
                <w:sz w:val="16"/>
              </w:rPr>
            </w:pPr>
            <w:hyperlink r:id="rId153" w:tgtFrame="_blank" w:history="1">
              <w:r w:rsidRPr="0071419D">
                <w:rPr>
                  <w:rFonts w:ascii="Calibri" w:eastAsia="Times New Roman" w:hAnsi="Calibri" w:cs="Calibri"/>
                  <w:color w:val="0000FF"/>
                  <w:sz w:val="16"/>
                  <w:u w:val="single"/>
                </w:rPr>
                <w:t>78_C_16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C11CDA" w14:textId="77777777" w:rsidR="00E90AF1"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767CB933" w14:textId="77777777" w:rsidR="00E90AF1"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[2] ہاں۔ جب تک HCP کی کفالت کرنے کی وجہ کسی فرد کو متاثر کرنا یا اسے انعام دینا نہ ہو، آپ اپنی سرمایہ کاری کے منافع پر غور کر سکتے ہیں - آیا وہ فرد Abbott کی مصنوعات مریضوں کو تجویز کرنا جاری رکھے گا یا نہیں۔</w:t>
            </w:r>
          </w:p>
        </w:tc>
      </w:tr>
      <w:tr w:rsidR="003D306A" w:rsidRPr="0071419D" w14:paraId="21FB4A55" w14:textId="77777777" w:rsidTr="00694634">
        <w:tc>
          <w:tcPr>
            <w:tcW w:w="1353" w:type="dxa"/>
            <w:shd w:val="clear" w:color="auto" w:fill="C1E4F5"/>
            <w:tcMar>
              <w:top w:w="120" w:type="dxa"/>
              <w:left w:w="180" w:type="dxa"/>
              <w:bottom w:w="120" w:type="dxa"/>
              <w:right w:w="180" w:type="dxa"/>
            </w:tcMar>
            <w:hideMark/>
          </w:tcPr>
          <w:p w14:paraId="23214819" w14:textId="77777777" w:rsidR="00E90AF1" w:rsidRPr="0071419D" w:rsidRDefault="0000313E" w:rsidP="00E90AF1">
            <w:pPr>
              <w:spacing w:before="30" w:after="30"/>
              <w:ind w:left="30" w:right="30"/>
              <w:rPr>
                <w:rFonts w:ascii="Calibri" w:eastAsia="Times New Roman" w:hAnsi="Calibri" w:cs="Calibri"/>
                <w:sz w:val="16"/>
              </w:rPr>
            </w:pPr>
            <w:hyperlink r:id="rId15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4ED7BEBF" w14:textId="77777777" w:rsidR="00E90AF1" w:rsidRPr="0071419D" w:rsidRDefault="0000313E" w:rsidP="00E90AF1">
            <w:pPr>
              <w:ind w:left="30" w:right="30"/>
              <w:rPr>
                <w:rFonts w:ascii="Calibri" w:eastAsia="Times New Roman" w:hAnsi="Calibri" w:cs="Calibri"/>
                <w:sz w:val="16"/>
              </w:rPr>
            </w:pPr>
            <w:hyperlink r:id="rId155" w:tgtFrame="_blank" w:history="1">
              <w:r w:rsidRPr="0071419D">
                <w:rPr>
                  <w:rFonts w:ascii="Calibri" w:eastAsia="Times New Roman" w:hAnsi="Calibri" w:cs="Calibri"/>
                  <w:color w:val="0000FF"/>
                  <w:sz w:val="16"/>
                  <w:u w:val="single"/>
                </w:rPr>
                <w:t>79_C_16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BD9328" w14:textId="77777777" w:rsidR="00E90AF1"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14C34358" w14:textId="77777777" w:rsidR="00E90AF1"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[3] نہیں۔ کفالت سے متعلق فیصلے اس کسوٹی کی بنیاد پر نہیں کیے جا سکتے ہیں کہ HCP کے کسی کفالت کردہ پروگرام میں شرکت کرنے کے بعد اس کے ذریعے Abbott کی مصنوعات کی سفارش کرنے یا Abbott کے آلات استعمال کرنے کی سفارش کرنے کا امکان ہے۔</w:t>
            </w:r>
          </w:p>
        </w:tc>
      </w:tr>
      <w:tr w:rsidR="003D306A" w:rsidRPr="0071419D" w14:paraId="4E905A88" w14:textId="77777777" w:rsidTr="00694634">
        <w:tc>
          <w:tcPr>
            <w:tcW w:w="1353" w:type="dxa"/>
            <w:shd w:val="clear" w:color="auto" w:fill="C1E4F5"/>
            <w:tcMar>
              <w:top w:w="120" w:type="dxa"/>
              <w:left w:w="180" w:type="dxa"/>
              <w:bottom w:w="120" w:type="dxa"/>
              <w:right w:w="180" w:type="dxa"/>
            </w:tcMar>
            <w:hideMark/>
          </w:tcPr>
          <w:p w14:paraId="405F5DAB" w14:textId="77777777" w:rsidR="00E90AF1" w:rsidRPr="0071419D" w:rsidRDefault="0000313E" w:rsidP="00E90AF1">
            <w:pPr>
              <w:spacing w:before="30" w:after="30"/>
              <w:ind w:left="30" w:right="30"/>
              <w:rPr>
                <w:rFonts w:ascii="Calibri" w:eastAsia="Times New Roman" w:hAnsi="Calibri" w:cs="Calibri"/>
                <w:sz w:val="16"/>
              </w:rPr>
            </w:pPr>
            <w:hyperlink r:id="rId15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25994B34" w14:textId="77777777" w:rsidR="00E90AF1" w:rsidRPr="0071419D" w:rsidRDefault="0000313E" w:rsidP="00E90AF1">
            <w:pPr>
              <w:ind w:left="30" w:right="30"/>
              <w:rPr>
                <w:rFonts w:ascii="Calibri" w:eastAsia="Times New Roman" w:hAnsi="Calibri" w:cs="Calibri"/>
                <w:sz w:val="16"/>
              </w:rPr>
            </w:pPr>
            <w:hyperlink r:id="rId157" w:tgtFrame="_blank" w:history="1">
              <w:r w:rsidRPr="0071419D">
                <w:rPr>
                  <w:rFonts w:ascii="Calibri" w:eastAsia="Times New Roman" w:hAnsi="Calibri" w:cs="Calibri"/>
                  <w:color w:val="0000FF"/>
                  <w:sz w:val="16"/>
                  <w:u w:val="single"/>
                </w:rPr>
                <w:t>80_C_16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E6DAD1" w14:textId="77777777" w:rsidR="00E90AF1"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Yes. As long as at least one of the criteria is appropriate, the presence of additional inappropriate criteria is not relevant.</w:t>
            </w:r>
          </w:p>
          <w:p w14:paraId="27653DFF" w14:textId="77777777" w:rsidR="00E90AF1"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720830B5" w14:textId="77777777" w:rsidR="00E90AF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4</w:t>
            </w:r>
            <w:r w:rsidRPr="0071419D">
              <w:rPr>
                <w:rFonts w:ascii="Calibri" w:eastAsia="Calibri" w:hAnsi="Calibri" w:cs="Calibri"/>
                <w:rtl/>
                <w:lang w:bidi="ur-PK"/>
              </w:rPr>
              <w:t>] ہاں۔</w:t>
            </w:r>
            <w:r w:rsidRPr="0071419D">
              <w:rPr>
                <w:rFonts w:ascii="Calibri" w:eastAsia="Calibri" w:hAnsi="Calibri" w:cs="Calibri"/>
                <w:lang w:bidi="ur-PK"/>
              </w:rPr>
              <w:t xml:space="preserve"> </w:t>
            </w:r>
            <w:r w:rsidRPr="0071419D">
              <w:rPr>
                <w:rFonts w:ascii="Calibri" w:eastAsia="Calibri" w:hAnsi="Calibri" w:cs="Calibri"/>
                <w:rtl/>
                <w:lang w:bidi="ur-PK"/>
              </w:rPr>
              <w:t>جب تک کم از کم ایک معیار مناسب ہو، اضافی نامناسب معیار کی موجودگی متعلقہ نہیں ہے۔</w:t>
            </w:r>
          </w:p>
          <w:p w14:paraId="3F417E20" w14:textId="77777777" w:rsidR="00E90AF1"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2FC273D5" w14:textId="77777777" w:rsidTr="00694634">
        <w:tc>
          <w:tcPr>
            <w:tcW w:w="1353" w:type="dxa"/>
            <w:shd w:val="clear" w:color="auto" w:fill="C1E4F5"/>
            <w:tcMar>
              <w:top w:w="120" w:type="dxa"/>
              <w:left w:w="180" w:type="dxa"/>
              <w:bottom w:w="120" w:type="dxa"/>
              <w:right w:w="180" w:type="dxa"/>
            </w:tcMar>
            <w:hideMark/>
          </w:tcPr>
          <w:p w14:paraId="12EDE322" w14:textId="77777777" w:rsidR="00BD044A" w:rsidRPr="0071419D" w:rsidRDefault="0000313E" w:rsidP="00BD044A">
            <w:pPr>
              <w:spacing w:before="30" w:after="30"/>
              <w:ind w:left="30" w:right="30"/>
              <w:rPr>
                <w:rFonts w:ascii="Calibri" w:eastAsia="Times New Roman" w:hAnsi="Calibri" w:cs="Calibri"/>
                <w:sz w:val="16"/>
              </w:rPr>
            </w:pPr>
            <w:r w:rsidRPr="0071419D">
              <w:rPr>
                <w:rFonts w:ascii="Calibri" w:eastAsia="Times New Roman" w:hAnsi="Calibri" w:cs="Calibri"/>
                <w:sz w:val="16"/>
              </w:rPr>
              <w:t>Screen 15</w:t>
            </w:r>
          </w:p>
          <w:p w14:paraId="4B2F4D04" w14:textId="77777777" w:rsidR="00BD044A" w:rsidRPr="0071419D" w:rsidRDefault="0000313E" w:rsidP="00BD044A">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t>Question 7: Feedback</w:t>
            </w:r>
          </w:p>
          <w:p w14:paraId="70AA7F19" w14:textId="77777777" w:rsidR="00BD044A" w:rsidRPr="0071419D" w:rsidRDefault="0000313E" w:rsidP="00BD044A">
            <w:pPr>
              <w:ind w:left="30" w:right="30"/>
              <w:rPr>
                <w:rFonts w:ascii="Calibri" w:eastAsia="Times New Roman" w:hAnsi="Calibri" w:cs="Calibri"/>
                <w:sz w:val="16"/>
              </w:rPr>
            </w:pPr>
            <w:r w:rsidRPr="0071419D">
              <w:rPr>
                <w:rFonts w:ascii="Calibri" w:eastAsia="Times New Roman" w:hAnsi="Calibri" w:cs="Calibri"/>
                <w:sz w:val="16"/>
              </w:rPr>
              <w:t>81_C_16</w:t>
            </w:r>
          </w:p>
        </w:tc>
        <w:tc>
          <w:tcPr>
            <w:tcW w:w="6000" w:type="dxa"/>
            <w:tcMar>
              <w:top w:w="120" w:type="dxa"/>
              <w:left w:w="180" w:type="dxa"/>
              <w:bottom w:w="120" w:type="dxa"/>
              <w:right w:w="180" w:type="dxa"/>
            </w:tcMar>
            <w:hideMark/>
          </w:tcPr>
          <w:p w14:paraId="57DACA75" w14:textId="77777777" w:rsidR="00BD044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Sponsorship decisions may never be made as a reward for prior use, or as an inducement to use more of our products or devices in the future. Keep in mind, in many </w:t>
            </w:r>
            <w:proofErr w:type="gramStart"/>
            <w:r w:rsidRPr="0071419D">
              <w:rPr>
                <w:rFonts w:ascii="Calibri" w:eastAsia="Times New Roman" w:hAnsi="Calibri" w:cs="Calibri"/>
              </w:rPr>
              <w:t>jurisdictions</w:t>
            </w:r>
            <w:proofErr w:type="gramEnd"/>
            <w:r w:rsidRPr="0071419D">
              <w:rPr>
                <w:rFonts w:ascii="Calibri" w:eastAsia="Times New Roman" w:hAnsi="Calibri" w:cs="Calibri"/>
              </w:rPr>
              <w:t xml:space="preserve"> sponsorships are prohibited. Always consult your affiliate procedures before providing a sponsorship.</w:t>
            </w:r>
          </w:p>
        </w:tc>
        <w:tc>
          <w:tcPr>
            <w:tcW w:w="6000" w:type="dxa"/>
          </w:tcPr>
          <w:p w14:paraId="7F95C563" w14:textId="77777777" w:rsidR="00BD044A"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کفالت سے متعلق فیصلے ہماری مصنوعات یا آلات کے ماقبل استعمال کے لیے ایک انعام کے طور پر یا مستقبل میں زیادہ استعمال کے لیے ایک لالچ کے طور پر کبھی نہیں کیے جانے چاہئیں۔ یہ بات یاد رکھیں کہ بہت سے علاقوں میں اسپانسرشپ پر پابندی عائد ہے۔ اسپانسرشپ فراہم کرنے سے پہلے ہمیشہ اپنے متعلقہ طریق کار کو مدنظر رکھیں۔</w:t>
            </w:r>
          </w:p>
        </w:tc>
      </w:tr>
      <w:tr w:rsidR="003D306A" w:rsidRPr="0071419D" w14:paraId="4BDE6124" w14:textId="77777777" w:rsidTr="00694634">
        <w:tc>
          <w:tcPr>
            <w:tcW w:w="1353" w:type="dxa"/>
            <w:shd w:val="clear" w:color="auto" w:fill="C1E4F5"/>
            <w:tcMar>
              <w:top w:w="120" w:type="dxa"/>
              <w:left w:w="180" w:type="dxa"/>
              <w:bottom w:w="120" w:type="dxa"/>
              <w:right w:w="180" w:type="dxa"/>
            </w:tcMar>
            <w:hideMark/>
          </w:tcPr>
          <w:p w14:paraId="51E27870" w14:textId="77777777" w:rsidR="00BD044A" w:rsidRPr="0071419D" w:rsidRDefault="0000313E" w:rsidP="00BD044A">
            <w:pPr>
              <w:spacing w:before="30" w:after="30"/>
              <w:ind w:left="30" w:right="30"/>
              <w:rPr>
                <w:rFonts w:ascii="Calibri" w:eastAsia="Times New Roman" w:hAnsi="Calibri" w:cs="Calibri"/>
                <w:sz w:val="16"/>
              </w:rPr>
            </w:pPr>
            <w:hyperlink r:id="rId15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78333428" w14:textId="77777777" w:rsidR="00BD044A" w:rsidRPr="0071419D" w:rsidRDefault="0000313E" w:rsidP="00BD044A">
            <w:pPr>
              <w:ind w:left="30" w:right="30"/>
              <w:rPr>
                <w:rFonts w:ascii="Calibri" w:eastAsia="Times New Roman" w:hAnsi="Calibri" w:cs="Calibri"/>
                <w:sz w:val="16"/>
              </w:rPr>
            </w:pPr>
            <w:hyperlink r:id="rId159" w:tgtFrame="_blank" w:history="1">
              <w:r w:rsidRPr="0071419D">
                <w:rPr>
                  <w:rFonts w:ascii="Calibri" w:eastAsia="Times New Roman" w:hAnsi="Calibri" w:cs="Calibri"/>
                  <w:color w:val="0000FF"/>
                  <w:sz w:val="16"/>
                  <w:u w:val="single"/>
                </w:rPr>
                <w:t>82_C_16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64C9B5" w14:textId="77777777" w:rsidR="00BD044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389B033D" w14:textId="77777777" w:rsidR="00BD044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What is the appropriate action?</w:t>
            </w:r>
          </w:p>
        </w:tc>
        <w:tc>
          <w:tcPr>
            <w:tcW w:w="6000" w:type="dxa"/>
          </w:tcPr>
          <w:p w14:paraId="2DD816E0" w14:textId="31FB1F75" w:rsidR="00BD044A"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[8] ایک Abbott سیلز رپریزنٹیٹو ایک صحت کے پیشہ ور (HCP) کو کسی</w:t>
            </w:r>
            <w:r w:rsidR="00D3412B">
              <w:rPr>
                <w:rFonts w:ascii="Calibri" w:eastAsia="Calibri" w:hAnsi="Calibri" w:cs="Calibri"/>
                <w:lang w:bidi="ur-PK"/>
              </w:rPr>
              <w:t> </w:t>
            </w:r>
            <w:r w:rsidRPr="0071419D">
              <w:rPr>
                <w:rFonts w:ascii="Calibri" w:eastAsia="Calibri" w:hAnsi="Calibri" w:cs="Calibri"/>
                <w:rtl/>
                <w:lang w:bidi="ur-PK"/>
              </w:rPr>
              <w:t>پروڈکٹ کے بارے میں معلومات فراہم کرتا ہے۔ گفتگو کے بعد، HCP</w:t>
            </w:r>
            <w:r w:rsidR="00175353">
              <w:rPr>
                <w:rFonts w:ascii="Calibri" w:eastAsia="Calibri" w:hAnsi="Calibri" w:cs="Calibri"/>
                <w:lang w:bidi="ur-PK"/>
              </w:rPr>
              <w:t> </w:t>
            </w:r>
            <w:r w:rsidRPr="0071419D">
              <w:rPr>
                <w:rFonts w:ascii="Calibri" w:eastAsia="Calibri" w:hAnsi="Calibri" w:cs="Calibri"/>
                <w:rtl/>
                <w:lang w:bidi="ur-PK"/>
              </w:rPr>
              <w:t>بتاتا ہے کہ ایک حریف نے فروخت بڑھانے میں مدد کے بدلے ایک نیا آئی پیڈ پیش کیا ہے۔</w:t>
            </w:r>
          </w:p>
          <w:p w14:paraId="55F24F70" w14:textId="77777777" w:rsidR="00BD044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مناسب کارروائی کیا ہے؟</w:t>
            </w:r>
          </w:p>
        </w:tc>
      </w:tr>
      <w:tr w:rsidR="003D306A" w:rsidRPr="0071419D" w14:paraId="1FACC97C" w14:textId="77777777" w:rsidTr="00694634">
        <w:tc>
          <w:tcPr>
            <w:tcW w:w="1353" w:type="dxa"/>
            <w:shd w:val="clear" w:color="auto" w:fill="C1E4F5"/>
            <w:tcMar>
              <w:top w:w="120" w:type="dxa"/>
              <w:left w:w="180" w:type="dxa"/>
              <w:bottom w:w="120" w:type="dxa"/>
              <w:right w:w="180" w:type="dxa"/>
            </w:tcMar>
            <w:hideMark/>
          </w:tcPr>
          <w:p w14:paraId="2D4179AC" w14:textId="77777777" w:rsidR="00BD044A" w:rsidRPr="0071419D" w:rsidRDefault="0000313E" w:rsidP="00BD044A">
            <w:pPr>
              <w:spacing w:before="30" w:after="30"/>
              <w:ind w:left="30" w:right="30"/>
              <w:rPr>
                <w:rFonts w:ascii="Calibri" w:eastAsia="Times New Roman" w:hAnsi="Calibri" w:cs="Calibri"/>
                <w:sz w:val="16"/>
              </w:rPr>
            </w:pPr>
            <w:hyperlink r:id="rId16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43E57BEC" w14:textId="77777777" w:rsidR="00BD044A" w:rsidRPr="0071419D" w:rsidRDefault="0000313E" w:rsidP="00BD044A">
            <w:pPr>
              <w:ind w:left="30" w:right="30"/>
              <w:rPr>
                <w:rFonts w:ascii="Calibri" w:eastAsia="Times New Roman" w:hAnsi="Calibri" w:cs="Calibri"/>
                <w:sz w:val="16"/>
              </w:rPr>
            </w:pPr>
            <w:hyperlink r:id="rId161" w:tgtFrame="_blank" w:history="1">
              <w:r w:rsidRPr="0071419D">
                <w:rPr>
                  <w:rFonts w:ascii="Calibri" w:eastAsia="Times New Roman" w:hAnsi="Calibri" w:cs="Calibri"/>
                  <w:color w:val="0000FF"/>
                  <w:sz w:val="16"/>
                  <w:u w:val="single"/>
                </w:rPr>
                <w:t>83_C_16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CFEEAA" w14:textId="77777777" w:rsidR="00BD044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Offer the same incentive to remain competitive.</w:t>
            </w:r>
          </w:p>
        </w:tc>
        <w:tc>
          <w:tcPr>
            <w:tcW w:w="6000" w:type="dxa"/>
          </w:tcPr>
          <w:p w14:paraId="2503D91C" w14:textId="77777777" w:rsidR="00BD044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وہی ترغیب پیش کریں تاکہ مقابلہ برقرار رہے۔</w:t>
            </w:r>
          </w:p>
        </w:tc>
      </w:tr>
      <w:tr w:rsidR="003D306A" w:rsidRPr="0071419D" w14:paraId="0B42682A" w14:textId="77777777" w:rsidTr="00694634">
        <w:tc>
          <w:tcPr>
            <w:tcW w:w="1353" w:type="dxa"/>
            <w:shd w:val="clear" w:color="auto" w:fill="C1E4F5"/>
            <w:tcMar>
              <w:top w:w="120" w:type="dxa"/>
              <w:left w:w="180" w:type="dxa"/>
              <w:bottom w:w="120" w:type="dxa"/>
              <w:right w:w="180" w:type="dxa"/>
            </w:tcMar>
            <w:hideMark/>
          </w:tcPr>
          <w:p w14:paraId="42BA6A5F" w14:textId="77777777" w:rsidR="00BD044A" w:rsidRPr="0071419D" w:rsidRDefault="0000313E" w:rsidP="00BD044A">
            <w:pPr>
              <w:spacing w:before="30" w:after="30"/>
              <w:ind w:left="30" w:right="30"/>
              <w:rPr>
                <w:rFonts w:ascii="Calibri" w:eastAsia="Times New Roman" w:hAnsi="Calibri" w:cs="Calibri"/>
                <w:sz w:val="16"/>
              </w:rPr>
            </w:pPr>
            <w:hyperlink r:id="rId16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048F8D91" w14:textId="77777777" w:rsidR="00BD044A" w:rsidRPr="0071419D" w:rsidRDefault="0000313E" w:rsidP="00BD044A">
            <w:pPr>
              <w:ind w:left="30" w:right="30"/>
              <w:rPr>
                <w:rFonts w:ascii="Calibri" w:eastAsia="Times New Roman" w:hAnsi="Calibri" w:cs="Calibri"/>
                <w:sz w:val="16"/>
              </w:rPr>
            </w:pPr>
            <w:hyperlink r:id="rId163" w:tgtFrame="_blank" w:history="1">
              <w:r w:rsidRPr="0071419D">
                <w:rPr>
                  <w:rFonts w:ascii="Calibri" w:eastAsia="Times New Roman" w:hAnsi="Calibri" w:cs="Calibri"/>
                  <w:color w:val="0000FF"/>
                  <w:sz w:val="16"/>
                  <w:u w:val="single"/>
                </w:rPr>
                <w:t>84_C_16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3698FE" w14:textId="77777777" w:rsidR="00BD044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Decline the iPad offer but suggest an expensive dinner to continue the conversation.</w:t>
            </w:r>
          </w:p>
        </w:tc>
        <w:tc>
          <w:tcPr>
            <w:tcW w:w="6000" w:type="dxa"/>
          </w:tcPr>
          <w:p w14:paraId="53980D48" w14:textId="77777777" w:rsidR="00BD044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2</w:t>
            </w:r>
            <w:r w:rsidRPr="0071419D">
              <w:rPr>
                <w:rFonts w:ascii="Calibri" w:eastAsia="Calibri" w:hAnsi="Calibri" w:cs="Calibri"/>
                <w:rtl/>
                <w:lang w:bidi="ur-PK"/>
              </w:rPr>
              <w:t>] آئی پیڈ کی پیشکش کو مسترد کریں لیکن گفتگو جاری رکھنے کے لیے مہنگے کھانے کی تجویز دیں۔</w:t>
            </w:r>
          </w:p>
        </w:tc>
      </w:tr>
      <w:tr w:rsidR="003D306A" w:rsidRPr="0071419D" w14:paraId="1DEE4224" w14:textId="77777777" w:rsidTr="00694634">
        <w:tc>
          <w:tcPr>
            <w:tcW w:w="1353" w:type="dxa"/>
            <w:shd w:val="clear" w:color="auto" w:fill="C1E4F5"/>
            <w:tcMar>
              <w:top w:w="120" w:type="dxa"/>
              <w:left w:w="180" w:type="dxa"/>
              <w:bottom w:w="120" w:type="dxa"/>
              <w:right w:w="180" w:type="dxa"/>
            </w:tcMar>
            <w:hideMark/>
          </w:tcPr>
          <w:p w14:paraId="0DA2C10B" w14:textId="77777777" w:rsidR="00BD044A" w:rsidRPr="0071419D" w:rsidRDefault="0000313E" w:rsidP="00BD044A">
            <w:pPr>
              <w:spacing w:before="30" w:after="30"/>
              <w:ind w:left="30" w:right="30"/>
              <w:rPr>
                <w:rFonts w:ascii="Calibri" w:eastAsia="Times New Roman" w:hAnsi="Calibri" w:cs="Calibri"/>
                <w:sz w:val="16"/>
              </w:rPr>
            </w:pPr>
            <w:hyperlink r:id="rId16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37D475CC" w14:textId="77777777" w:rsidR="00BD044A" w:rsidRPr="0071419D" w:rsidRDefault="0000313E" w:rsidP="00BD044A">
            <w:pPr>
              <w:ind w:left="30" w:right="30"/>
              <w:rPr>
                <w:rFonts w:ascii="Calibri" w:eastAsia="Times New Roman" w:hAnsi="Calibri" w:cs="Calibri"/>
                <w:sz w:val="16"/>
              </w:rPr>
            </w:pPr>
            <w:hyperlink r:id="rId165" w:tgtFrame="_blank" w:history="1">
              <w:r w:rsidRPr="0071419D">
                <w:rPr>
                  <w:rFonts w:ascii="Calibri" w:eastAsia="Times New Roman" w:hAnsi="Calibri" w:cs="Calibri"/>
                  <w:color w:val="0000FF"/>
                  <w:sz w:val="16"/>
                  <w:u w:val="single"/>
                </w:rPr>
                <w:t>85_C_16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B7F2CA" w14:textId="77777777" w:rsidR="00BD044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67EA2DDC" w14:textId="76711A8B" w:rsidR="00BD044A"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[3] وضاحت کریں کہ Abbott صحیح طریقے سے کاروبار کرتا ہے اور فیصلہ</w:t>
            </w:r>
            <w:r w:rsidR="00572A2D">
              <w:rPr>
                <w:rFonts w:ascii="Calibri" w:eastAsia="Calibri" w:hAnsi="Calibri" w:cs="Calibri"/>
                <w:lang w:bidi="ur-PK"/>
              </w:rPr>
              <w:t> </w:t>
            </w:r>
            <w:r w:rsidRPr="0071419D">
              <w:rPr>
                <w:rFonts w:ascii="Calibri" w:eastAsia="Calibri" w:hAnsi="Calibri" w:cs="Calibri"/>
                <w:rtl/>
                <w:lang w:bidi="ur-PK"/>
              </w:rPr>
              <w:t>سازی پر غلط اثر ڈالنے والی کوئی بھی قیمتی چیز پیش نہیں کر سکتا۔ پھر، معاملے کو فوراً دفترِ اخلاقیات و تعمیل (OEC) کو رپورٹ کریں۔</w:t>
            </w:r>
          </w:p>
        </w:tc>
      </w:tr>
      <w:tr w:rsidR="003D306A" w:rsidRPr="0071419D" w14:paraId="654C5C26" w14:textId="77777777" w:rsidTr="00694634">
        <w:tc>
          <w:tcPr>
            <w:tcW w:w="1353" w:type="dxa"/>
            <w:shd w:val="clear" w:color="auto" w:fill="C1E4F5"/>
            <w:tcMar>
              <w:top w:w="120" w:type="dxa"/>
              <w:left w:w="180" w:type="dxa"/>
              <w:bottom w:w="120" w:type="dxa"/>
              <w:right w:w="180" w:type="dxa"/>
            </w:tcMar>
            <w:hideMark/>
          </w:tcPr>
          <w:p w14:paraId="586C2429" w14:textId="77777777" w:rsidR="00BD044A" w:rsidRPr="0071419D" w:rsidRDefault="0000313E" w:rsidP="00BD044A">
            <w:pPr>
              <w:spacing w:before="30" w:after="30"/>
              <w:ind w:left="30" w:right="30"/>
              <w:rPr>
                <w:rFonts w:ascii="Calibri" w:eastAsia="Times New Roman" w:hAnsi="Calibri" w:cs="Calibri"/>
                <w:sz w:val="16"/>
              </w:rPr>
            </w:pPr>
            <w:hyperlink r:id="rId16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47B424DE" w14:textId="77777777" w:rsidR="00BD044A" w:rsidRPr="0071419D" w:rsidRDefault="0000313E" w:rsidP="00BD044A">
            <w:pPr>
              <w:ind w:left="30" w:right="30"/>
              <w:rPr>
                <w:rFonts w:ascii="Calibri" w:eastAsia="Times New Roman" w:hAnsi="Calibri" w:cs="Calibri"/>
                <w:sz w:val="16"/>
              </w:rPr>
            </w:pPr>
            <w:hyperlink r:id="rId167" w:tgtFrame="_blank" w:history="1">
              <w:r w:rsidRPr="0071419D">
                <w:rPr>
                  <w:rFonts w:ascii="Calibri" w:eastAsia="Times New Roman" w:hAnsi="Calibri" w:cs="Calibri"/>
                  <w:color w:val="0000FF"/>
                  <w:sz w:val="16"/>
                  <w:u w:val="single"/>
                </w:rPr>
                <w:t>86_C_16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F728AC" w14:textId="77777777" w:rsidR="00BD044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Thank the HCP for the information and promise you will think about it.</w:t>
            </w:r>
          </w:p>
          <w:p w14:paraId="78E02805" w14:textId="77777777" w:rsidR="00BD044A"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4A6C4A57" w14:textId="77777777" w:rsidR="00BD044A"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[4] HCP کا معلومات دینے پر شکریہ ادا کریں اور وعدہ کریں کہ آپ اس پر غور کریں گے۔</w:t>
            </w:r>
          </w:p>
          <w:p w14:paraId="376CD5A1" w14:textId="77777777" w:rsidR="00BD044A"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47047526" w14:textId="77777777" w:rsidTr="00694634">
        <w:tc>
          <w:tcPr>
            <w:tcW w:w="1353" w:type="dxa"/>
            <w:shd w:val="clear" w:color="auto" w:fill="C1E4F5"/>
            <w:tcMar>
              <w:top w:w="120" w:type="dxa"/>
              <w:left w:w="180" w:type="dxa"/>
              <w:bottom w:w="120" w:type="dxa"/>
              <w:right w:w="180" w:type="dxa"/>
            </w:tcMar>
            <w:hideMark/>
          </w:tcPr>
          <w:p w14:paraId="3D7815C4" w14:textId="77777777" w:rsidR="00E5633E" w:rsidRPr="0071419D" w:rsidRDefault="0000313E" w:rsidP="00E5633E">
            <w:pPr>
              <w:spacing w:before="30" w:after="30"/>
              <w:ind w:left="30" w:right="30"/>
              <w:rPr>
                <w:rFonts w:ascii="Calibri" w:eastAsia="Times New Roman" w:hAnsi="Calibri" w:cs="Calibri"/>
                <w:sz w:val="16"/>
              </w:rPr>
            </w:pPr>
            <w:r w:rsidRPr="0071419D">
              <w:rPr>
                <w:rFonts w:ascii="Calibri" w:eastAsia="Times New Roman" w:hAnsi="Calibri" w:cs="Calibri"/>
                <w:sz w:val="16"/>
              </w:rPr>
              <w:t>Screen 15</w:t>
            </w:r>
          </w:p>
          <w:p w14:paraId="42E7D2A0" w14:textId="77777777" w:rsidR="00E5633E" w:rsidRPr="0071419D" w:rsidRDefault="0000313E" w:rsidP="00E5633E">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t>Question 8: Feedback</w:t>
            </w:r>
          </w:p>
          <w:p w14:paraId="52881678" w14:textId="77777777" w:rsidR="00E5633E" w:rsidRPr="0071419D" w:rsidRDefault="0000313E" w:rsidP="00E5633E">
            <w:pPr>
              <w:ind w:left="30" w:right="30"/>
              <w:rPr>
                <w:rFonts w:ascii="Calibri" w:eastAsia="Times New Roman" w:hAnsi="Calibri" w:cs="Calibri"/>
                <w:sz w:val="16"/>
              </w:rPr>
            </w:pPr>
            <w:r w:rsidRPr="0071419D">
              <w:rPr>
                <w:rFonts w:ascii="Calibri" w:eastAsia="Times New Roman" w:hAnsi="Calibri" w:cs="Calibri"/>
                <w:sz w:val="16"/>
              </w:rPr>
              <w:t>87_C_16</w:t>
            </w:r>
          </w:p>
        </w:tc>
        <w:tc>
          <w:tcPr>
            <w:tcW w:w="6000" w:type="dxa"/>
            <w:tcMar>
              <w:top w:w="120" w:type="dxa"/>
              <w:left w:w="180" w:type="dxa"/>
              <w:bottom w:w="120" w:type="dxa"/>
              <w:right w:w="180" w:type="dxa"/>
            </w:tcMar>
            <w:hideMark/>
          </w:tcPr>
          <w:p w14:paraId="49D2EB56" w14:textId="77777777" w:rsidR="00E5633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3B9B11BE" w14:textId="77777777" w:rsidR="00E5633E"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کاروبار کا غلط فائدہ اٹھانے کے لیے یا کاروبار حاصل کرنے کے لیے یا اسے برقرار رکھنے کے لیے آپ کو ہرگز کسی قیمتی چیز کی پیشکش، وعدہ، اور وصول نہیں کرنا چاہیے۔ آپ کے حریف جو بھی کریں، آپ کے لیے قابل اطلاق قانون اور Abbott کی پالیسی کی پابندی ضروری ہے، جس میں Abbott کی عالمی انسداد بدعنوانی پالیسی (GLB-ANTI-CORRUPTION) کی شرائط بھی شامل ہیں۔ شک کی صورت میں ہمیشہ قانونی شعبہ (Legal) یا او ای سی سے مشورہ کریں۔</w:t>
            </w:r>
          </w:p>
        </w:tc>
      </w:tr>
      <w:tr w:rsidR="003D306A" w:rsidRPr="0071419D" w14:paraId="7E8340FA" w14:textId="77777777" w:rsidTr="00694634">
        <w:tc>
          <w:tcPr>
            <w:tcW w:w="1353" w:type="dxa"/>
            <w:shd w:val="clear" w:color="auto" w:fill="C1E4F5"/>
            <w:tcMar>
              <w:top w:w="120" w:type="dxa"/>
              <w:left w:w="180" w:type="dxa"/>
              <w:bottom w:w="120" w:type="dxa"/>
              <w:right w:w="180" w:type="dxa"/>
            </w:tcMar>
            <w:hideMark/>
          </w:tcPr>
          <w:p w14:paraId="110F0574" w14:textId="77777777" w:rsidR="00E5633E" w:rsidRPr="0071419D" w:rsidRDefault="0000313E" w:rsidP="00E5633E">
            <w:pPr>
              <w:spacing w:before="30" w:after="30"/>
              <w:ind w:left="30" w:right="30"/>
              <w:rPr>
                <w:rFonts w:ascii="Calibri" w:eastAsia="Times New Roman" w:hAnsi="Calibri" w:cs="Calibri"/>
                <w:sz w:val="16"/>
              </w:rPr>
            </w:pPr>
            <w:hyperlink r:id="rId16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0850F408" w14:textId="77777777" w:rsidR="00E5633E" w:rsidRPr="0071419D" w:rsidRDefault="0000313E" w:rsidP="00E5633E">
            <w:pPr>
              <w:ind w:left="30" w:right="30"/>
              <w:rPr>
                <w:rFonts w:ascii="Calibri" w:eastAsia="Times New Roman" w:hAnsi="Calibri" w:cs="Calibri"/>
                <w:sz w:val="16"/>
              </w:rPr>
            </w:pPr>
            <w:hyperlink r:id="rId169" w:tgtFrame="_blank" w:history="1">
              <w:r w:rsidRPr="0071419D">
                <w:rPr>
                  <w:rFonts w:ascii="Calibri" w:eastAsia="Times New Roman" w:hAnsi="Calibri" w:cs="Calibri"/>
                  <w:color w:val="0000FF"/>
                  <w:sz w:val="16"/>
                  <w:u w:val="single"/>
                </w:rPr>
                <w:t>88_C_16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AE95EC" w14:textId="77777777" w:rsidR="00E5633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[9] Which of the following are examples of items of value that must not be given to win business?</w:t>
            </w:r>
          </w:p>
        </w:tc>
        <w:tc>
          <w:tcPr>
            <w:tcW w:w="6000" w:type="dxa"/>
          </w:tcPr>
          <w:p w14:paraId="58BA4F5B" w14:textId="77777777" w:rsidR="00E5633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9</w:t>
            </w:r>
            <w:r w:rsidRPr="0071419D">
              <w:rPr>
                <w:rFonts w:ascii="Calibri" w:eastAsia="Calibri" w:hAnsi="Calibri" w:cs="Calibri"/>
                <w:rtl/>
                <w:lang w:bidi="ur-PK"/>
              </w:rPr>
              <w:t>] درج ذیل میں سے کون سی مثالیں ایسی قیمتی چیزوں کی ہیں جو کاروبار حاصل کرنے کے لیے نہیں دی جانی چاہئیں؟</w:t>
            </w:r>
          </w:p>
        </w:tc>
      </w:tr>
      <w:tr w:rsidR="003D306A" w:rsidRPr="0071419D" w14:paraId="4A022BD3" w14:textId="77777777" w:rsidTr="00694634">
        <w:tc>
          <w:tcPr>
            <w:tcW w:w="1353" w:type="dxa"/>
            <w:shd w:val="clear" w:color="auto" w:fill="C1E4F5"/>
            <w:tcMar>
              <w:top w:w="120" w:type="dxa"/>
              <w:left w:w="180" w:type="dxa"/>
              <w:bottom w:w="120" w:type="dxa"/>
              <w:right w:w="180" w:type="dxa"/>
            </w:tcMar>
            <w:hideMark/>
          </w:tcPr>
          <w:p w14:paraId="0C60BEBE" w14:textId="77777777" w:rsidR="00E5633E" w:rsidRPr="0071419D" w:rsidRDefault="0000313E" w:rsidP="00E5633E">
            <w:pPr>
              <w:spacing w:before="30" w:after="30"/>
              <w:ind w:left="30" w:right="30"/>
              <w:rPr>
                <w:rFonts w:ascii="Calibri" w:eastAsia="Times New Roman" w:hAnsi="Calibri" w:cs="Calibri"/>
                <w:sz w:val="16"/>
              </w:rPr>
            </w:pPr>
            <w:hyperlink r:id="rId17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768245AE" w14:textId="77777777" w:rsidR="00E5633E" w:rsidRPr="0071419D" w:rsidRDefault="0000313E" w:rsidP="00E5633E">
            <w:pPr>
              <w:ind w:left="30" w:right="30"/>
              <w:rPr>
                <w:rFonts w:ascii="Calibri" w:eastAsia="Times New Roman" w:hAnsi="Calibri" w:cs="Calibri"/>
                <w:sz w:val="16"/>
              </w:rPr>
            </w:pPr>
            <w:hyperlink r:id="rId171" w:tgtFrame="_blank" w:history="1">
              <w:r w:rsidRPr="0071419D">
                <w:rPr>
                  <w:rFonts w:ascii="Calibri" w:eastAsia="Times New Roman" w:hAnsi="Calibri" w:cs="Calibri"/>
                  <w:color w:val="0000FF"/>
                  <w:sz w:val="16"/>
                  <w:u w:val="single"/>
                </w:rPr>
                <w:t>89_C_16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B80910" w14:textId="77777777" w:rsidR="00E5633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Trips to HCPs and their families to visit spas, casinos or other venues known for entertainment.</w:t>
            </w:r>
          </w:p>
        </w:tc>
        <w:tc>
          <w:tcPr>
            <w:tcW w:w="6000" w:type="dxa"/>
          </w:tcPr>
          <w:p w14:paraId="75409788" w14:textId="77777777" w:rsidR="00E5633E"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[1] HCPs اور ان کے خاندانوں کو اسپا، کیسینو یا دیگر تفریحی مقامات کے دوروں پر لے جانا۔</w:t>
            </w:r>
          </w:p>
        </w:tc>
      </w:tr>
      <w:tr w:rsidR="003D306A" w:rsidRPr="0071419D" w14:paraId="011EEDC2" w14:textId="77777777" w:rsidTr="00694634">
        <w:tc>
          <w:tcPr>
            <w:tcW w:w="1353" w:type="dxa"/>
            <w:shd w:val="clear" w:color="auto" w:fill="C1E4F5"/>
            <w:tcMar>
              <w:top w:w="120" w:type="dxa"/>
              <w:left w:w="180" w:type="dxa"/>
              <w:bottom w:w="120" w:type="dxa"/>
              <w:right w:w="180" w:type="dxa"/>
            </w:tcMar>
            <w:hideMark/>
          </w:tcPr>
          <w:p w14:paraId="50581B63" w14:textId="77777777" w:rsidR="00E5633E" w:rsidRPr="0071419D" w:rsidRDefault="0000313E" w:rsidP="00E5633E">
            <w:pPr>
              <w:spacing w:before="30" w:after="30"/>
              <w:ind w:left="30" w:right="30"/>
              <w:rPr>
                <w:rFonts w:ascii="Calibri" w:eastAsia="Times New Roman" w:hAnsi="Calibri" w:cs="Calibri"/>
                <w:sz w:val="16"/>
              </w:rPr>
            </w:pPr>
            <w:hyperlink r:id="rId17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5F1F87B8" w14:textId="77777777" w:rsidR="00E5633E" w:rsidRPr="0071419D" w:rsidRDefault="0000313E" w:rsidP="00E5633E">
            <w:pPr>
              <w:ind w:left="30" w:right="30"/>
              <w:rPr>
                <w:rFonts w:ascii="Calibri" w:eastAsia="Times New Roman" w:hAnsi="Calibri" w:cs="Calibri"/>
                <w:sz w:val="16"/>
              </w:rPr>
            </w:pPr>
            <w:hyperlink r:id="rId173" w:tgtFrame="_blank" w:history="1">
              <w:r w:rsidRPr="0071419D">
                <w:rPr>
                  <w:rFonts w:ascii="Calibri" w:eastAsia="Times New Roman" w:hAnsi="Calibri" w:cs="Calibri"/>
                  <w:color w:val="0000FF"/>
                  <w:sz w:val="16"/>
                  <w:u w:val="single"/>
                </w:rPr>
                <w:t>90_C_16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A6871E" w14:textId="77777777" w:rsidR="00E5633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Grants for future research or educational projects.</w:t>
            </w:r>
          </w:p>
        </w:tc>
        <w:tc>
          <w:tcPr>
            <w:tcW w:w="6000" w:type="dxa"/>
          </w:tcPr>
          <w:p w14:paraId="2A9A6B9B" w14:textId="77777777" w:rsidR="00E5633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2</w:t>
            </w:r>
            <w:r w:rsidRPr="0071419D">
              <w:rPr>
                <w:rFonts w:ascii="Calibri" w:eastAsia="Calibri" w:hAnsi="Calibri" w:cs="Calibri"/>
                <w:rtl/>
                <w:lang w:bidi="ur-PK"/>
              </w:rPr>
              <w:t>] مستقبل کی تحقیق یا تعلیمی منصوبوں کے لیے گرانٹس۔</w:t>
            </w:r>
          </w:p>
        </w:tc>
      </w:tr>
      <w:tr w:rsidR="003D306A" w:rsidRPr="0071419D" w14:paraId="4DDCA42D" w14:textId="77777777" w:rsidTr="00694634">
        <w:tc>
          <w:tcPr>
            <w:tcW w:w="1353" w:type="dxa"/>
            <w:shd w:val="clear" w:color="auto" w:fill="C1E4F5"/>
            <w:tcMar>
              <w:top w:w="120" w:type="dxa"/>
              <w:left w:w="180" w:type="dxa"/>
              <w:bottom w:w="120" w:type="dxa"/>
              <w:right w:w="180" w:type="dxa"/>
            </w:tcMar>
            <w:hideMark/>
          </w:tcPr>
          <w:p w14:paraId="1A93D3CA" w14:textId="77777777" w:rsidR="00E5633E" w:rsidRPr="0071419D" w:rsidRDefault="0000313E" w:rsidP="00E5633E">
            <w:pPr>
              <w:spacing w:before="30" w:after="30"/>
              <w:ind w:left="30" w:right="30"/>
              <w:rPr>
                <w:rFonts w:ascii="Calibri" w:eastAsia="Times New Roman" w:hAnsi="Calibri" w:cs="Calibri"/>
                <w:sz w:val="16"/>
              </w:rPr>
            </w:pPr>
            <w:hyperlink r:id="rId17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3430BB96" w14:textId="77777777" w:rsidR="00E5633E" w:rsidRPr="0071419D" w:rsidRDefault="0000313E" w:rsidP="00E5633E">
            <w:pPr>
              <w:ind w:left="30" w:right="30"/>
              <w:rPr>
                <w:rFonts w:ascii="Calibri" w:eastAsia="Times New Roman" w:hAnsi="Calibri" w:cs="Calibri"/>
                <w:sz w:val="16"/>
              </w:rPr>
            </w:pPr>
            <w:hyperlink r:id="rId175" w:tgtFrame="_blank" w:history="1">
              <w:r w:rsidRPr="0071419D">
                <w:rPr>
                  <w:rFonts w:ascii="Calibri" w:eastAsia="Times New Roman" w:hAnsi="Calibri" w:cs="Calibri"/>
                  <w:color w:val="0000FF"/>
                  <w:sz w:val="16"/>
                  <w:u w:val="single"/>
                </w:rPr>
                <w:t>91_C_16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99283F" w14:textId="77777777" w:rsidR="00E5633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[3] Donations to government officials’ </w:t>
            </w:r>
            <w:proofErr w:type="spellStart"/>
            <w:r w:rsidRPr="0071419D">
              <w:rPr>
                <w:rFonts w:ascii="Calibri" w:eastAsia="Times New Roman" w:hAnsi="Calibri" w:cs="Calibri"/>
              </w:rPr>
              <w:t>favorite</w:t>
            </w:r>
            <w:proofErr w:type="spellEnd"/>
            <w:r w:rsidRPr="0071419D">
              <w:rPr>
                <w:rFonts w:ascii="Calibri" w:eastAsia="Times New Roman" w:hAnsi="Calibri" w:cs="Calibri"/>
              </w:rPr>
              <w:t xml:space="preserve"> charities.</w:t>
            </w:r>
          </w:p>
        </w:tc>
        <w:tc>
          <w:tcPr>
            <w:tcW w:w="6000" w:type="dxa"/>
          </w:tcPr>
          <w:p w14:paraId="2AA9C44E" w14:textId="77777777" w:rsidR="00E5633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3</w:t>
            </w:r>
            <w:r w:rsidRPr="0071419D">
              <w:rPr>
                <w:rFonts w:ascii="Calibri" w:eastAsia="Calibri" w:hAnsi="Calibri" w:cs="Calibri"/>
                <w:rtl/>
                <w:lang w:bidi="ur-PK"/>
              </w:rPr>
              <w:t>] سرکاری اہلکاروں کی پسندیدہ چیریٹی اداروں کو عطیات۔</w:t>
            </w:r>
          </w:p>
        </w:tc>
      </w:tr>
      <w:tr w:rsidR="003D306A" w:rsidRPr="0071419D" w14:paraId="68FC45C7" w14:textId="77777777" w:rsidTr="00694634">
        <w:tc>
          <w:tcPr>
            <w:tcW w:w="1353" w:type="dxa"/>
            <w:shd w:val="clear" w:color="auto" w:fill="C1E4F5"/>
            <w:tcMar>
              <w:top w:w="120" w:type="dxa"/>
              <w:left w:w="180" w:type="dxa"/>
              <w:bottom w:w="120" w:type="dxa"/>
              <w:right w:w="180" w:type="dxa"/>
            </w:tcMar>
            <w:hideMark/>
          </w:tcPr>
          <w:p w14:paraId="249322E6" w14:textId="77777777" w:rsidR="00E5633E" w:rsidRPr="0071419D" w:rsidRDefault="0000313E" w:rsidP="00E5633E">
            <w:pPr>
              <w:spacing w:before="30" w:after="30"/>
              <w:ind w:left="30" w:right="30"/>
              <w:rPr>
                <w:rFonts w:ascii="Calibri" w:eastAsia="Times New Roman" w:hAnsi="Calibri" w:cs="Calibri"/>
                <w:sz w:val="16"/>
              </w:rPr>
            </w:pPr>
            <w:hyperlink r:id="rId17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3BAE8F25" w14:textId="77777777" w:rsidR="00E5633E" w:rsidRPr="0071419D" w:rsidRDefault="0000313E" w:rsidP="00E5633E">
            <w:pPr>
              <w:ind w:left="30" w:right="30"/>
              <w:rPr>
                <w:rFonts w:ascii="Calibri" w:eastAsia="Times New Roman" w:hAnsi="Calibri" w:cs="Calibri"/>
                <w:sz w:val="16"/>
              </w:rPr>
            </w:pPr>
            <w:hyperlink r:id="rId177" w:tgtFrame="_blank" w:history="1">
              <w:r w:rsidRPr="0071419D">
                <w:rPr>
                  <w:rFonts w:ascii="Calibri" w:eastAsia="Times New Roman" w:hAnsi="Calibri" w:cs="Calibri"/>
                  <w:color w:val="0000FF"/>
                  <w:sz w:val="16"/>
                  <w:u w:val="single"/>
                </w:rPr>
                <w:t>92_C_16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B6641F" w14:textId="77777777" w:rsidR="00E5633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All of the above.</w:t>
            </w:r>
          </w:p>
          <w:p w14:paraId="1A2BBF66" w14:textId="77777777" w:rsidR="00E5633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Next</w:t>
            </w:r>
          </w:p>
        </w:tc>
        <w:tc>
          <w:tcPr>
            <w:tcW w:w="6000" w:type="dxa"/>
          </w:tcPr>
          <w:p w14:paraId="1B5A6022" w14:textId="77777777" w:rsidR="00E5633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4</w:t>
            </w:r>
            <w:r w:rsidRPr="0071419D">
              <w:rPr>
                <w:rFonts w:ascii="Calibri" w:eastAsia="Calibri" w:hAnsi="Calibri" w:cs="Calibri"/>
                <w:rtl/>
                <w:lang w:bidi="ur-PK"/>
              </w:rPr>
              <w:t>] مذکورہ بالا سبھی۔</w:t>
            </w:r>
          </w:p>
          <w:p w14:paraId="7526B50A" w14:textId="77777777" w:rsidR="00E5633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اگلا</w:t>
            </w:r>
          </w:p>
        </w:tc>
      </w:tr>
      <w:tr w:rsidR="003D306A" w:rsidRPr="0071419D" w14:paraId="0A577424" w14:textId="77777777" w:rsidTr="00694634">
        <w:tc>
          <w:tcPr>
            <w:tcW w:w="1353" w:type="dxa"/>
            <w:shd w:val="clear" w:color="auto" w:fill="C1E4F5"/>
            <w:tcMar>
              <w:top w:w="120" w:type="dxa"/>
              <w:left w:w="180" w:type="dxa"/>
              <w:bottom w:w="120" w:type="dxa"/>
              <w:right w:w="180" w:type="dxa"/>
            </w:tcMar>
            <w:hideMark/>
          </w:tcPr>
          <w:p w14:paraId="310DDAF4" w14:textId="77777777" w:rsidR="001C3170" w:rsidRPr="0071419D" w:rsidRDefault="0000313E" w:rsidP="001C3170">
            <w:pPr>
              <w:spacing w:before="30" w:after="30"/>
              <w:ind w:left="30" w:right="30"/>
              <w:rPr>
                <w:rFonts w:ascii="Calibri" w:eastAsia="Times New Roman" w:hAnsi="Calibri" w:cs="Calibri"/>
                <w:sz w:val="16"/>
              </w:rPr>
            </w:pPr>
            <w:r w:rsidRPr="0071419D">
              <w:rPr>
                <w:rFonts w:ascii="Calibri" w:eastAsia="Times New Roman" w:hAnsi="Calibri" w:cs="Calibri"/>
                <w:sz w:val="16"/>
              </w:rPr>
              <w:t>Screen 15</w:t>
            </w:r>
          </w:p>
          <w:p w14:paraId="7B959F8C" w14:textId="77777777" w:rsidR="001C3170" w:rsidRPr="0071419D" w:rsidRDefault="0000313E" w:rsidP="001C3170">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t>Question 9: Feedback</w:t>
            </w:r>
          </w:p>
          <w:p w14:paraId="3616C70E" w14:textId="77777777" w:rsidR="001C3170" w:rsidRPr="0071419D" w:rsidRDefault="0000313E" w:rsidP="001C3170">
            <w:pPr>
              <w:ind w:left="30" w:right="30"/>
              <w:rPr>
                <w:rFonts w:ascii="Calibri" w:eastAsia="Times New Roman" w:hAnsi="Calibri" w:cs="Calibri"/>
                <w:sz w:val="16"/>
              </w:rPr>
            </w:pPr>
            <w:r w:rsidRPr="0071419D">
              <w:rPr>
                <w:rFonts w:ascii="Calibri" w:eastAsia="Times New Roman" w:hAnsi="Calibri" w:cs="Calibri"/>
                <w:sz w:val="16"/>
              </w:rPr>
              <w:t>93_C_16</w:t>
            </w:r>
          </w:p>
        </w:tc>
        <w:tc>
          <w:tcPr>
            <w:tcW w:w="6000" w:type="dxa"/>
            <w:tcMar>
              <w:top w:w="120" w:type="dxa"/>
              <w:left w:w="180" w:type="dxa"/>
              <w:bottom w:w="120" w:type="dxa"/>
              <w:right w:w="180" w:type="dxa"/>
            </w:tcMar>
            <w:hideMark/>
          </w:tcPr>
          <w:p w14:paraId="22DF2E0B" w14:textId="77777777" w:rsidR="001C317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66F61A2F" w14:textId="77777777" w:rsidR="001C317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رشوت خوری اور بدعنوانی سے متعلق عالمی انسداد بدعنوانی میں موجود Abbott کے معیارات ایمانداری، غیر جانبداری اور دیانت داری کے ساتھ کاروبار کرنے کے لیے ہمارے عہد کے مطابق ہے۔ اس کا مطلب یہ ہے کہ کاروباری کامیابی حاصل کرنے کے لیے قیمتی اشیا دینے یا پیشکش کرنے کی اجازت نہیں ہے۔</w:t>
            </w:r>
          </w:p>
        </w:tc>
      </w:tr>
      <w:tr w:rsidR="003D306A" w:rsidRPr="0071419D" w14:paraId="5CE13126" w14:textId="77777777" w:rsidTr="00694634">
        <w:tc>
          <w:tcPr>
            <w:tcW w:w="1353" w:type="dxa"/>
            <w:shd w:val="clear" w:color="auto" w:fill="C1E4F5"/>
            <w:tcMar>
              <w:top w:w="120" w:type="dxa"/>
              <w:left w:w="180" w:type="dxa"/>
              <w:bottom w:w="120" w:type="dxa"/>
              <w:right w:w="180" w:type="dxa"/>
            </w:tcMar>
            <w:hideMark/>
          </w:tcPr>
          <w:p w14:paraId="580F2E3E" w14:textId="77777777" w:rsidR="001C3170" w:rsidRPr="0071419D" w:rsidRDefault="0000313E" w:rsidP="001C3170">
            <w:pPr>
              <w:spacing w:before="30" w:after="30"/>
              <w:ind w:left="30" w:right="30"/>
              <w:rPr>
                <w:rFonts w:ascii="Calibri" w:eastAsia="Times New Roman" w:hAnsi="Calibri" w:cs="Calibri"/>
                <w:sz w:val="16"/>
              </w:rPr>
            </w:pPr>
            <w:hyperlink r:id="rId178"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596DDDF5" w14:textId="77777777" w:rsidR="001C3170" w:rsidRPr="0071419D" w:rsidRDefault="0000313E" w:rsidP="001C3170">
            <w:pPr>
              <w:ind w:left="30" w:right="30"/>
              <w:rPr>
                <w:rFonts w:ascii="Calibri" w:eastAsia="Times New Roman" w:hAnsi="Calibri" w:cs="Calibri"/>
                <w:sz w:val="16"/>
              </w:rPr>
            </w:pPr>
            <w:hyperlink r:id="rId179" w:tgtFrame="_blank" w:history="1">
              <w:r w:rsidRPr="0071419D">
                <w:rPr>
                  <w:rFonts w:ascii="Calibri" w:eastAsia="Times New Roman" w:hAnsi="Calibri" w:cs="Calibri"/>
                  <w:color w:val="0000FF"/>
                  <w:sz w:val="16"/>
                  <w:u w:val="single"/>
                </w:rPr>
                <w:t>94_C_16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E8ED3F" w14:textId="77777777" w:rsidR="001C317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10E283A6" w14:textId="77777777" w:rsidR="001C317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[10] ایک HCP جو ایک اہم رائے ساز ہے، پوچھتا ہے کہ آیا آپ Abbott کے لیے اضافی کاروباری مواقع کے بدلے اس کے لیے اس تعلیمی پروگرام کے لیے کچھ مدد کا انتظام کر سکتے ہیں جس میں وہ شرکت کرنا چاہتا ہے ۔ کون سا آپشن سب سے زیادہ مناسب ہے؟</w:t>
            </w:r>
          </w:p>
        </w:tc>
      </w:tr>
      <w:tr w:rsidR="003D306A" w:rsidRPr="0071419D" w14:paraId="1B228715" w14:textId="77777777" w:rsidTr="00694634">
        <w:tc>
          <w:tcPr>
            <w:tcW w:w="1353" w:type="dxa"/>
            <w:shd w:val="clear" w:color="auto" w:fill="C1E4F5"/>
            <w:tcMar>
              <w:top w:w="120" w:type="dxa"/>
              <w:left w:w="180" w:type="dxa"/>
              <w:bottom w:w="120" w:type="dxa"/>
              <w:right w:w="180" w:type="dxa"/>
            </w:tcMar>
            <w:hideMark/>
          </w:tcPr>
          <w:p w14:paraId="46276156" w14:textId="77777777" w:rsidR="001C3170" w:rsidRPr="0071419D" w:rsidRDefault="0000313E" w:rsidP="001C3170">
            <w:pPr>
              <w:spacing w:before="30" w:after="30"/>
              <w:ind w:left="30" w:right="30"/>
              <w:rPr>
                <w:rFonts w:ascii="Calibri" w:eastAsia="Times New Roman" w:hAnsi="Calibri" w:cs="Calibri"/>
                <w:sz w:val="16"/>
              </w:rPr>
            </w:pPr>
            <w:hyperlink r:id="rId180"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6FCDF49C" w14:textId="77777777" w:rsidR="001C3170" w:rsidRPr="0071419D" w:rsidRDefault="0000313E" w:rsidP="001C3170">
            <w:pPr>
              <w:ind w:left="30" w:right="30"/>
              <w:rPr>
                <w:rFonts w:ascii="Calibri" w:eastAsia="Times New Roman" w:hAnsi="Calibri" w:cs="Calibri"/>
                <w:sz w:val="16"/>
              </w:rPr>
            </w:pPr>
            <w:hyperlink r:id="rId181" w:tgtFrame="_blank" w:history="1">
              <w:r w:rsidRPr="0071419D">
                <w:rPr>
                  <w:rFonts w:ascii="Calibri" w:eastAsia="Times New Roman" w:hAnsi="Calibri" w:cs="Calibri"/>
                  <w:color w:val="0000FF"/>
                  <w:sz w:val="16"/>
                  <w:u w:val="single"/>
                </w:rPr>
                <w:t>95_C_16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2DF2BE" w14:textId="77777777" w:rsidR="001C317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[1] Firmly reject the request on the basis that it violates Abbott’s Anti-corruption Policy.</w:t>
            </w:r>
          </w:p>
        </w:tc>
        <w:tc>
          <w:tcPr>
            <w:tcW w:w="6000" w:type="dxa"/>
          </w:tcPr>
          <w:p w14:paraId="3CC6366B" w14:textId="77777777" w:rsidR="001C317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1</w:t>
            </w:r>
            <w:r w:rsidRPr="0071419D">
              <w:rPr>
                <w:rFonts w:ascii="Calibri" w:eastAsia="Calibri" w:hAnsi="Calibri" w:cs="Calibri"/>
                <w:rtl/>
                <w:lang w:bidi="ur-PK"/>
              </w:rPr>
              <w:t xml:space="preserve">] درخواست کو سختی سے مسترد کریں کیونکہ یہ </w:t>
            </w:r>
            <w:r w:rsidRPr="0071419D">
              <w:rPr>
                <w:rFonts w:ascii="Calibri" w:eastAsia="Calibri" w:hAnsi="Calibri" w:cs="Calibri"/>
                <w:lang w:bidi="ur-PK"/>
              </w:rPr>
              <w:t>Abbott</w:t>
            </w:r>
            <w:r w:rsidRPr="0071419D">
              <w:rPr>
                <w:rFonts w:ascii="Calibri" w:eastAsia="Calibri" w:hAnsi="Calibri" w:cs="Calibri"/>
                <w:rtl/>
                <w:lang w:bidi="ur-PK"/>
              </w:rPr>
              <w:t xml:space="preserve"> کی اینٹی کرپشن پالیسی کی خلاف ورزی ہے۔</w:t>
            </w:r>
          </w:p>
        </w:tc>
      </w:tr>
      <w:tr w:rsidR="003D306A" w:rsidRPr="0071419D" w14:paraId="0E7AFC8C" w14:textId="77777777" w:rsidTr="00694634">
        <w:tc>
          <w:tcPr>
            <w:tcW w:w="1353" w:type="dxa"/>
            <w:shd w:val="clear" w:color="auto" w:fill="C1E4F5"/>
            <w:tcMar>
              <w:top w:w="120" w:type="dxa"/>
              <w:left w:w="180" w:type="dxa"/>
              <w:bottom w:w="120" w:type="dxa"/>
              <w:right w:w="180" w:type="dxa"/>
            </w:tcMar>
            <w:hideMark/>
          </w:tcPr>
          <w:p w14:paraId="16A4ECCD" w14:textId="77777777" w:rsidR="001C3170" w:rsidRPr="0071419D" w:rsidRDefault="0000313E" w:rsidP="001C3170">
            <w:pPr>
              <w:spacing w:before="30" w:after="30"/>
              <w:ind w:left="30" w:right="30"/>
              <w:rPr>
                <w:rFonts w:ascii="Calibri" w:eastAsia="Times New Roman" w:hAnsi="Calibri" w:cs="Calibri"/>
                <w:sz w:val="16"/>
              </w:rPr>
            </w:pPr>
            <w:hyperlink r:id="rId182"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501D227A" w14:textId="77777777" w:rsidR="001C3170" w:rsidRPr="0071419D" w:rsidRDefault="0000313E" w:rsidP="001C3170">
            <w:pPr>
              <w:ind w:left="30" w:right="30"/>
              <w:rPr>
                <w:rFonts w:ascii="Calibri" w:eastAsia="Times New Roman" w:hAnsi="Calibri" w:cs="Calibri"/>
                <w:sz w:val="16"/>
              </w:rPr>
            </w:pPr>
            <w:hyperlink r:id="rId183" w:tgtFrame="_blank" w:history="1">
              <w:r w:rsidRPr="0071419D">
                <w:rPr>
                  <w:rFonts w:ascii="Calibri" w:eastAsia="Times New Roman" w:hAnsi="Calibri" w:cs="Calibri"/>
                  <w:color w:val="0000FF"/>
                  <w:sz w:val="16"/>
                  <w:u w:val="single"/>
                </w:rPr>
                <w:t>96_C_16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C09065" w14:textId="77777777" w:rsidR="001C317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[2] Tell the HCP that you will ask your manager.</w:t>
            </w:r>
          </w:p>
        </w:tc>
        <w:tc>
          <w:tcPr>
            <w:tcW w:w="6000" w:type="dxa"/>
          </w:tcPr>
          <w:p w14:paraId="5E701FA6" w14:textId="77777777" w:rsidR="001C317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[2] HCP کو بتائیں کہ آپ اپنے مینیجر سے پوچھیں گے۔</w:t>
            </w:r>
          </w:p>
        </w:tc>
      </w:tr>
      <w:tr w:rsidR="003D306A" w:rsidRPr="0071419D" w14:paraId="48136515" w14:textId="77777777" w:rsidTr="00694634">
        <w:tc>
          <w:tcPr>
            <w:tcW w:w="1353" w:type="dxa"/>
            <w:shd w:val="clear" w:color="auto" w:fill="C1E4F5"/>
            <w:tcMar>
              <w:top w:w="120" w:type="dxa"/>
              <w:left w:w="180" w:type="dxa"/>
              <w:bottom w:w="120" w:type="dxa"/>
              <w:right w:w="180" w:type="dxa"/>
            </w:tcMar>
            <w:hideMark/>
          </w:tcPr>
          <w:p w14:paraId="1F374726" w14:textId="77777777" w:rsidR="001C3170" w:rsidRPr="0071419D" w:rsidRDefault="0000313E" w:rsidP="001C3170">
            <w:pPr>
              <w:spacing w:before="30" w:after="30"/>
              <w:ind w:left="30" w:right="30"/>
              <w:rPr>
                <w:rFonts w:ascii="Calibri" w:eastAsia="Times New Roman" w:hAnsi="Calibri" w:cs="Calibri"/>
                <w:sz w:val="16"/>
              </w:rPr>
            </w:pPr>
            <w:hyperlink r:id="rId184"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26B150CD" w14:textId="77777777" w:rsidR="001C3170" w:rsidRPr="0071419D" w:rsidRDefault="0000313E" w:rsidP="001C3170">
            <w:pPr>
              <w:ind w:left="30" w:right="30"/>
              <w:rPr>
                <w:rFonts w:ascii="Calibri" w:eastAsia="Times New Roman" w:hAnsi="Calibri" w:cs="Calibri"/>
                <w:sz w:val="16"/>
              </w:rPr>
            </w:pPr>
            <w:hyperlink r:id="rId185" w:tgtFrame="_blank" w:history="1">
              <w:r w:rsidRPr="0071419D">
                <w:rPr>
                  <w:rFonts w:ascii="Calibri" w:eastAsia="Times New Roman" w:hAnsi="Calibri" w:cs="Calibri"/>
                  <w:color w:val="0000FF"/>
                  <w:sz w:val="16"/>
                  <w:u w:val="single"/>
                </w:rPr>
                <w:t>97_C_16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7593B3" w14:textId="77777777" w:rsidR="001C317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Agree to the request, as the HCP is a key opinion leader with a lot of influence.</w:t>
            </w:r>
          </w:p>
        </w:tc>
        <w:tc>
          <w:tcPr>
            <w:tcW w:w="6000" w:type="dxa"/>
          </w:tcPr>
          <w:p w14:paraId="68B021F3" w14:textId="77777777" w:rsidR="001C317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[3] درخواست سے اتفاق کریں، کیونکہ HCP ایک اہم رائے ساز ہے اور بہت اثر رکھتا ہے۔</w:t>
            </w:r>
          </w:p>
        </w:tc>
      </w:tr>
      <w:tr w:rsidR="003D306A" w:rsidRPr="0071419D" w14:paraId="4F0101F5" w14:textId="77777777" w:rsidTr="00694634">
        <w:tc>
          <w:tcPr>
            <w:tcW w:w="1353" w:type="dxa"/>
            <w:shd w:val="clear" w:color="auto" w:fill="C1E4F5"/>
            <w:tcMar>
              <w:top w:w="120" w:type="dxa"/>
              <w:left w:w="180" w:type="dxa"/>
              <w:bottom w:w="120" w:type="dxa"/>
              <w:right w:w="180" w:type="dxa"/>
            </w:tcMar>
            <w:hideMark/>
          </w:tcPr>
          <w:p w14:paraId="2B19AF7F" w14:textId="77777777" w:rsidR="001C3170" w:rsidRPr="0071419D" w:rsidRDefault="0000313E" w:rsidP="001C3170">
            <w:pPr>
              <w:spacing w:before="30" w:after="30"/>
              <w:ind w:left="30" w:right="30"/>
              <w:rPr>
                <w:rFonts w:ascii="Calibri" w:eastAsia="Times New Roman" w:hAnsi="Calibri" w:cs="Calibri"/>
                <w:sz w:val="16"/>
              </w:rPr>
            </w:pPr>
            <w:hyperlink r:id="rId186" w:tgtFrame="_blank" w:history="1">
              <w:r w:rsidRPr="0071419D">
                <w:rPr>
                  <w:rFonts w:ascii="Calibri" w:eastAsia="Times New Roman" w:hAnsi="Calibri" w:cs="Calibri"/>
                  <w:color w:val="0000FF"/>
                  <w:sz w:val="16"/>
                  <w:u w:val="single"/>
                </w:rPr>
                <w:t>Screen 15</w:t>
              </w:r>
            </w:hyperlink>
            <w:r w:rsidRPr="0071419D">
              <w:rPr>
                <w:rFonts w:ascii="Calibri" w:eastAsia="Times New Roman" w:hAnsi="Calibri" w:cs="Calibri"/>
                <w:sz w:val="16"/>
              </w:rPr>
              <w:t xml:space="preserve"> </w:t>
            </w:r>
          </w:p>
          <w:p w14:paraId="136E5EF3" w14:textId="77777777" w:rsidR="001C3170" w:rsidRPr="0071419D" w:rsidRDefault="0000313E" w:rsidP="001C3170">
            <w:pPr>
              <w:ind w:left="30" w:right="30"/>
              <w:rPr>
                <w:rFonts w:ascii="Calibri" w:eastAsia="Times New Roman" w:hAnsi="Calibri" w:cs="Calibri"/>
                <w:sz w:val="16"/>
              </w:rPr>
            </w:pPr>
            <w:hyperlink r:id="rId187" w:tgtFrame="_blank" w:history="1">
              <w:r w:rsidRPr="0071419D">
                <w:rPr>
                  <w:rFonts w:ascii="Calibri" w:eastAsia="Times New Roman" w:hAnsi="Calibri" w:cs="Calibri"/>
                  <w:color w:val="0000FF"/>
                  <w:sz w:val="16"/>
                  <w:u w:val="single"/>
                </w:rPr>
                <w:t>98_C_16</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3D5284" w14:textId="77777777" w:rsidR="001C317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[4] None of the above.</w:t>
            </w:r>
          </w:p>
          <w:p w14:paraId="27935B4F" w14:textId="77777777" w:rsidR="001C317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Submit</w:t>
            </w:r>
          </w:p>
        </w:tc>
        <w:tc>
          <w:tcPr>
            <w:tcW w:w="6000" w:type="dxa"/>
          </w:tcPr>
          <w:p w14:paraId="5B22B8DE" w14:textId="77777777" w:rsidR="001C317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w:t>
            </w:r>
            <w:r w:rsidRPr="0071419D">
              <w:rPr>
                <w:rFonts w:ascii="Calibri" w:eastAsia="Calibri" w:hAnsi="Calibri" w:cs="Calibri"/>
                <w:lang w:bidi="ur-PK"/>
              </w:rPr>
              <w:t>4</w:t>
            </w:r>
            <w:r w:rsidRPr="0071419D">
              <w:rPr>
                <w:rFonts w:ascii="Calibri" w:eastAsia="Calibri" w:hAnsi="Calibri" w:cs="Calibri"/>
                <w:rtl/>
                <w:lang w:bidi="ur-PK"/>
              </w:rPr>
              <w:t>] ان میں سے کوئی نہیں۔</w:t>
            </w:r>
          </w:p>
          <w:p w14:paraId="5E1B0E50" w14:textId="77777777" w:rsidR="001C317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جمع کریں</w:t>
            </w:r>
          </w:p>
        </w:tc>
      </w:tr>
      <w:tr w:rsidR="003D306A" w:rsidRPr="0071419D" w14:paraId="6BC866AF" w14:textId="77777777" w:rsidTr="00694634">
        <w:tc>
          <w:tcPr>
            <w:tcW w:w="1353" w:type="dxa"/>
            <w:shd w:val="clear" w:color="auto" w:fill="C1E4F5"/>
            <w:tcMar>
              <w:top w:w="120" w:type="dxa"/>
              <w:left w:w="180" w:type="dxa"/>
              <w:bottom w:w="120" w:type="dxa"/>
              <w:right w:w="180" w:type="dxa"/>
            </w:tcMar>
            <w:hideMark/>
          </w:tcPr>
          <w:p w14:paraId="74B4E73F" w14:textId="77777777" w:rsidR="00A551B5" w:rsidRPr="0071419D" w:rsidRDefault="0000313E" w:rsidP="00A551B5">
            <w:pPr>
              <w:spacing w:before="30" w:after="30"/>
              <w:ind w:left="30" w:right="30"/>
              <w:rPr>
                <w:rFonts w:ascii="Calibri" w:eastAsia="Times New Roman" w:hAnsi="Calibri" w:cs="Calibri"/>
                <w:sz w:val="16"/>
              </w:rPr>
            </w:pPr>
            <w:r w:rsidRPr="0071419D">
              <w:rPr>
                <w:rFonts w:ascii="Calibri" w:eastAsia="Times New Roman" w:hAnsi="Calibri" w:cs="Calibri"/>
                <w:sz w:val="16"/>
              </w:rPr>
              <w:lastRenderedPageBreak/>
              <w:t>Screen 15</w:t>
            </w:r>
          </w:p>
          <w:p w14:paraId="5B185485" w14:textId="77777777" w:rsidR="00A551B5" w:rsidRPr="0071419D" w:rsidRDefault="0000313E" w:rsidP="00A551B5">
            <w:pPr>
              <w:spacing w:before="100" w:beforeAutospacing="1" w:after="100" w:afterAutospacing="1"/>
              <w:ind w:left="30" w:right="30"/>
              <w:rPr>
                <w:rFonts w:ascii="Calibri" w:eastAsia="Times New Roman" w:hAnsi="Calibri" w:cs="Calibri"/>
                <w:sz w:val="16"/>
              </w:rPr>
            </w:pPr>
            <w:r w:rsidRPr="0071419D">
              <w:rPr>
                <w:rFonts w:ascii="Calibri" w:eastAsia="Times New Roman" w:hAnsi="Calibri" w:cs="Calibri"/>
                <w:sz w:val="16"/>
              </w:rPr>
              <w:t>Question 10: Feedback</w:t>
            </w:r>
          </w:p>
          <w:p w14:paraId="4F6F5D3D" w14:textId="77777777" w:rsidR="00A551B5" w:rsidRPr="0071419D" w:rsidRDefault="0000313E" w:rsidP="00A551B5">
            <w:pPr>
              <w:ind w:left="30" w:right="30"/>
              <w:rPr>
                <w:rFonts w:ascii="Calibri" w:eastAsia="Times New Roman" w:hAnsi="Calibri" w:cs="Calibri"/>
                <w:sz w:val="16"/>
              </w:rPr>
            </w:pPr>
            <w:r w:rsidRPr="0071419D">
              <w:rPr>
                <w:rFonts w:ascii="Calibri" w:eastAsia="Times New Roman" w:hAnsi="Calibri" w:cs="Calibri"/>
                <w:sz w:val="16"/>
              </w:rPr>
              <w:t>99_C_16</w:t>
            </w:r>
          </w:p>
        </w:tc>
        <w:tc>
          <w:tcPr>
            <w:tcW w:w="6000" w:type="dxa"/>
            <w:tcMar>
              <w:top w:w="120" w:type="dxa"/>
              <w:left w:w="180" w:type="dxa"/>
              <w:bottom w:w="120" w:type="dxa"/>
              <w:right w:w="180" w:type="dxa"/>
            </w:tcMar>
            <w:hideMark/>
          </w:tcPr>
          <w:p w14:paraId="7E58CEB7" w14:textId="77777777" w:rsidR="00A551B5"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 do not offer or provide anything of value to gain a business advantage, directly or indirectly, in line with anti-bribery principles.</w:t>
            </w:r>
          </w:p>
        </w:tc>
        <w:tc>
          <w:tcPr>
            <w:tcW w:w="6000" w:type="dxa"/>
          </w:tcPr>
          <w:p w14:paraId="2FFF2F5A" w14:textId="77777777" w:rsidR="00A551B5"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ہم انسداد رشوت ستانی کے اصولوں کے مطابق کاروباری فائدہ حاصل کرنے کے لیے، براہ راست یا بالواسطہ، کسی بھی قیمتی چیز کی پیشکش یا فراہمی نہیں کرتے۔</w:t>
            </w:r>
          </w:p>
        </w:tc>
      </w:tr>
      <w:tr w:rsidR="003D306A" w:rsidRPr="0071419D" w14:paraId="1A9C00DC" w14:textId="77777777" w:rsidTr="00694634">
        <w:tc>
          <w:tcPr>
            <w:tcW w:w="1353" w:type="dxa"/>
            <w:shd w:val="clear" w:color="auto" w:fill="C1E4F5"/>
            <w:tcMar>
              <w:top w:w="120" w:type="dxa"/>
              <w:left w:w="180" w:type="dxa"/>
              <w:bottom w:w="120" w:type="dxa"/>
              <w:right w:w="180" w:type="dxa"/>
            </w:tcMar>
            <w:hideMark/>
          </w:tcPr>
          <w:p w14:paraId="0218435C" w14:textId="77777777" w:rsidR="003C2A50" w:rsidRPr="0071419D" w:rsidRDefault="0000313E" w:rsidP="003C2A50">
            <w:pPr>
              <w:spacing w:before="30" w:after="30"/>
              <w:ind w:left="30" w:right="30"/>
              <w:rPr>
                <w:rFonts w:ascii="Calibri" w:eastAsia="Times New Roman" w:hAnsi="Calibri" w:cs="Calibri"/>
                <w:sz w:val="16"/>
              </w:rPr>
            </w:pPr>
            <w:hyperlink r:id="rId188" w:tgtFrame="_blank" w:history="1">
              <w:r w:rsidRPr="0071419D">
                <w:rPr>
                  <w:rFonts w:ascii="Calibri" w:eastAsia="Times New Roman" w:hAnsi="Calibri" w:cs="Calibri"/>
                  <w:color w:val="0000FF"/>
                  <w:sz w:val="16"/>
                  <w:u w:val="single"/>
                </w:rPr>
                <w:t>Screen 16</w:t>
              </w:r>
            </w:hyperlink>
            <w:r w:rsidRPr="0071419D">
              <w:rPr>
                <w:rFonts w:ascii="Calibri" w:eastAsia="Times New Roman" w:hAnsi="Calibri" w:cs="Calibri"/>
                <w:sz w:val="16"/>
              </w:rPr>
              <w:t xml:space="preserve"> </w:t>
            </w:r>
          </w:p>
          <w:p w14:paraId="77DCD698" w14:textId="77777777" w:rsidR="003C2A50" w:rsidRPr="0071419D" w:rsidRDefault="0000313E" w:rsidP="003C2A50">
            <w:pPr>
              <w:ind w:left="30" w:right="30"/>
              <w:rPr>
                <w:rFonts w:ascii="Calibri" w:eastAsia="Times New Roman" w:hAnsi="Calibri" w:cs="Calibri"/>
                <w:sz w:val="16"/>
              </w:rPr>
            </w:pPr>
            <w:hyperlink r:id="rId189" w:tgtFrame="_blank" w:history="1">
              <w:r w:rsidRPr="0071419D">
                <w:rPr>
                  <w:rFonts w:ascii="Calibri" w:eastAsia="Times New Roman" w:hAnsi="Calibri" w:cs="Calibri"/>
                  <w:color w:val="0000FF"/>
                  <w:sz w:val="16"/>
                  <w:u w:val="single"/>
                </w:rPr>
                <w:t>100_C_17</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216B92"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No results are available, as you have not completed the Knowledge Check.</w:t>
            </w:r>
          </w:p>
          <w:p w14:paraId="1328B59B"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Congratulations! You have successfully passed the Knowledge Check.</w:t>
            </w:r>
          </w:p>
          <w:p w14:paraId="1BCBAEA3"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Please review your results below by clicking on each question.</w:t>
            </w:r>
          </w:p>
          <w:p w14:paraId="6FF766F3"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Once you’re done, click the forward arrow to take a short survey.</w:t>
            </w:r>
          </w:p>
          <w:p w14:paraId="013559EA"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Sorry, you did not pass the Knowledge Check. Take a few minutes to review your results below by clicking on each question.</w:t>
            </w:r>
          </w:p>
          <w:p w14:paraId="76C70D31"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When you are done, click the Retake button.</w:t>
            </w:r>
          </w:p>
        </w:tc>
        <w:tc>
          <w:tcPr>
            <w:tcW w:w="6000" w:type="dxa"/>
          </w:tcPr>
          <w:p w14:paraId="4D5210EE" w14:textId="77777777" w:rsidR="003C2A5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کوئی نتائج دستیاب نہیں ہیں کیونکہ آپ نے معلومات کی جانچ مکمل نہیں کی ہے۔</w:t>
            </w:r>
          </w:p>
          <w:p w14:paraId="606050B4" w14:textId="77777777" w:rsidR="003C2A5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مبارک ہو! آپ نے کامیابی کے ساتھ معلومات کی جانچ پاس کرلی ہے۔</w:t>
            </w:r>
          </w:p>
          <w:p w14:paraId="6A04E5DA" w14:textId="77777777" w:rsidR="003C2A5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براہ مہربانی ہر سوال پر کلک کر کے نیچے اپنے نتائج کا جائزہ لیں۔</w:t>
            </w:r>
          </w:p>
          <w:p w14:paraId="58F2BB94" w14:textId="77777777" w:rsidR="003C2A5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جب آپ مکمل کر لیں، تو ایک مختصر سروے لینے کے لیے فارورڈ تیر پر کلک کریں۔</w:t>
            </w:r>
          </w:p>
          <w:p w14:paraId="7312FF5E" w14:textId="77777777" w:rsidR="003C2A5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معذرت، آپ معلومات کی جانچ میں کامیاب نہیں ہوئے۔ کچھ وقت نکال کر ہر سوال پر کلک کرکے نیچے اپنے نتائج کا جائزہ لیں۔</w:t>
            </w:r>
          </w:p>
          <w:p w14:paraId="3ADBBADA" w14:textId="77777777" w:rsidR="003C2A50"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جب آپ مکمل کرلیں تو دوبارہ کریں بٹن پر کلک کریں۔</w:t>
            </w:r>
          </w:p>
        </w:tc>
      </w:tr>
      <w:tr w:rsidR="003D306A" w:rsidRPr="0071419D" w14:paraId="4FE722D9" w14:textId="77777777" w:rsidTr="00694634">
        <w:tc>
          <w:tcPr>
            <w:tcW w:w="1353" w:type="dxa"/>
            <w:shd w:val="clear" w:color="auto" w:fill="C1E4F5"/>
            <w:tcMar>
              <w:top w:w="120" w:type="dxa"/>
              <w:left w:w="180" w:type="dxa"/>
              <w:bottom w:w="120" w:type="dxa"/>
              <w:right w:w="180" w:type="dxa"/>
            </w:tcMar>
            <w:hideMark/>
          </w:tcPr>
          <w:p w14:paraId="6DD9AC38" w14:textId="77777777" w:rsidR="003C2A50" w:rsidRPr="0071419D" w:rsidRDefault="0000313E" w:rsidP="003C2A50">
            <w:pPr>
              <w:spacing w:before="30" w:after="30"/>
              <w:ind w:left="30" w:right="30"/>
              <w:rPr>
                <w:rFonts w:ascii="Calibri" w:eastAsia="Times New Roman" w:hAnsi="Calibri" w:cs="Calibri"/>
                <w:sz w:val="16"/>
              </w:rPr>
            </w:pPr>
            <w:hyperlink r:id="rId190" w:tgtFrame="_blank" w:history="1">
              <w:r w:rsidRPr="0071419D">
                <w:rPr>
                  <w:rFonts w:ascii="Calibri" w:eastAsia="Times New Roman" w:hAnsi="Calibri" w:cs="Calibri"/>
                  <w:color w:val="0000FF"/>
                  <w:sz w:val="16"/>
                  <w:u w:val="single"/>
                </w:rPr>
                <w:t>Screen 17</w:t>
              </w:r>
            </w:hyperlink>
            <w:r w:rsidRPr="0071419D">
              <w:rPr>
                <w:rFonts w:ascii="Calibri" w:eastAsia="Times New Roman" w:hAnsi="Calibri" w:cs="Calibri"/>
                <w:sz w:val="16"/>
              </w:rPr>
              <w:t xml:space="preserve"> </w:t>
            </w:r>
          </w:p>
          <w:p w14:paraId="52B0D84E" w14:textId="77777777" w:rsidR="003C2A50" w:rsidRPr="0071419D" w:rsidRDefault="0000313E" w:rsidP="003C2A50">
            <w:pPr>
              <w:ind w:left="30" w:right="30"/>
              <w:rPr>
                <w:rFonts w:ascii="Calibri" w:eastAsia="Times New Roman" w:hAnsi="Calibri" w:cs="Calibri"/>
                <w:sz w:val="16"/>
              </w:rPr>
            </w:pPr>
            <w:hyperlink r:id="rId191" w:tgtFrame="_blank" w:history="1">
              <w:r w:rsidRPr="0071419D">
                <w:rPr>
                  <w:rFonts w:ascii="Calibri" w:eastAsia="Times New Roman" w:hAnsi="Calibri" w:cs="Calibri"/>
                  <w:color w:val="0000FF"/>
                  <w:sz w:val="16"/>
                  <w:u w:val="single"/>
                </w:rPr>
                <w:t>104_C_199</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66FAD4"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[3] As a result of this session, I have a better understanding of Abbott's Code of Business Conduct.</w:t>
            </w:r>
          </w:p>
          <w:p w14:paraId="3AB196B2"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Strongly Disagree</w:t>
            </w:r>
          </w:p>
          <w:p w14:paraId="49EEF1EC"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Disagree</w:t>
            </w:r>
          </w:p>
          <w:p w14:paraId="6EC3BA9B"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Neutral</w:t>
            </w:r>
          </w:p>
          <w:p w14:paraId="65DABE46"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Agree</w:t>
            </w:r>
          </w:p>
          <w:p w14:paraId="13C267E9" w14:textId="77777777" w:rsidR="003C2A50"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Strongly Agree</w:t>
            </w:r>
          </w:p>
        </w:tc>
        <w:tc>
          <w:tcPr>
            <w:tcW w:w="6000" w:type="dxa"/>
          </w:tcPr>
          <w:p w14:paraId="24191F60" w14:textId="77777777" w:rsidR="00466D12"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lastRenderedPageBreak/>
              <w:t>[3] اس سیشن کے نتیجے میں، مجھے Abbott کے کوڈ آف بزنس کنڈکٹ کی بہتر سمجھ حاصل ہوئی ہے۔</w:t>
            </w:r>
          </w:p>
          <w:p w14:paraId="72D57585" w14:textId="77777777" w:rsidR="00466D12"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مکمل غیر متفق</w:t>
            </w:r>
          </w:p>
          <w:p w14:paraId="020A72BF" w14:textId="77777777" w:rsidR="00466D12"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lastRenderedPageBreak/>
              <w:t>غیر متفق</w:t>
            </w:r>
          </w:p>
          <w:p w14:paraId="65E0AD93" w14:textId="77777777" w:rsidR="00466D12"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غیر جانبدار</w:t>
            </w:r>
          </w:p>
          <w:p w14:paraId="776FD657" w14:textId="77777777" w:rsidR="00466D12"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متفق</w:t>
            </w:r>
          </w:p>
          <w:p w14:paraId="187EB4B4" w14:textId="77777777" w:rsidR="003C2A50"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مکمل متفق</w:t>
            </w:r>
          </w:p>
        </w:tc>
      </w:tr>
      <w:tr w:rsidR="003D306A" w:rsidRPr="0071419D" w14:paraId="29B59DD6" w14:textId="77777777" w:rsidTr="00694634">
        <w:tc>
          <w:tcPr>
            <w:tcW w:w="1353" w:type="dxa"/>
            <w:shd w:val="clear" w:color="auto" w:fill="C1E4F5"/>
            <w:tcMar>
              <w:top w:w="120" w:type="dxa"/>
              <w:left w:w="180" w:type="dxa"/>
              <w:bottom w:w="120" w:type="dxa"/>
              <w:right w:w="180" w:type="dxa"/>
            </w:tcMar>
            <w:hideMark/>
          </w:tcPr>
          <w:p w14:paraId="7130C748" w14:textId="77777777" w:rsidR="00764DBF" w:rsidRPr="0071419D" w:rsidRDefault="0000313E" w:rsidP="00764DBF">
            <w:pPr>
              <w:spacing w:before="30" w:after="30"/>
              <w:ind w:left="30" w:right="30"/>
              <w:rPr>
                <w:rFonts w:ascii="Calibri" w:eastAsia="Times New Roman" w:hAnsi="Calibri" w:cs="Calibri"/>
                <w:sz w:val="16"/>
              </w:rPr>
            </w:pPr>
            <w:hyperlink r:id="rId192" w:tgtFrame="_blank" w:history="1">
              <w:r w:rsidRPr="0071419D">
                <w:rPr>
                  <w:rFonts w:ascii="Calibri" w:eastAsia="Times New Roman" w:hAnsi="Calibri" w:cs="Calibri"/>
                  <w:color w:val="0000FF"/>
                  <w:sz w:val="16"/>
                  <w:u w:val="single"/>
                </w:rPr>
                <w:t>Screen 18</w:t>
              </w:r>
            </w:hyperlink>
            <w:r w:rsidRPr="0071419D">
              <w:rPr>
                <w:rFonts w:ascii="Calibri" w:eastAsia="Times New Roman" w:hAnsi="Calibri" w:cs="Calibri"/>
                <w:sz w:val="16"/>
              </w:rPr>
              <w:t xml:space="preserve"> </w:t>
            </w:r>
          </w:p>
          <w:p w14:paraId="7759F6EF" w14:textId="77777777" w:rsidR="00764DBF" w:rsidRPr="0071419D" w:rsidRDefault="0000313E" w:rsidP="00764DBF">
            <w:pPr>
              <w:ind w:left="30" w:right="30"/>
              <w:rPr>
                <w:rFonts w:ascii="Calibri" w:eastAsia="Times New Roman" w:hAnsi="Calibri" w:cs="Calibri"/>
                <w:sz w:val="16"/>
              </w:rPr>
            </w:pPr>
            <w:hyperlink r:id="rId193" w:tgtFrame="_blank" w:history="1">
              <w:r w:rsidRPr="0071419D">
                <w:rPr>
                  <w:rFonts w:ascii="Calibri" w:eastAsia="Times New Roman" w:hAnsi="Calibri" w:cs="Calibri"/>
                  <w:color w:val="0000FF"/>
                  <w:sz w:val="16"/>
                  <w:u w:val="single"/>
                </w:rPr>
                <w:t>107_C_200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6330AD"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Where to go for Support</w:t>
            </w:r>
          </w:p>
        </w:tc>
        <w:tc>
          <w:tcPr>
            <w:tcW w:w="6000" w:type="dxa"/>
          </w:tcPr>
          <w:p w14:paraId="654F2E71"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معاونت کے لیے کہاں جائیں</w:t>
            </w:r>
          </w:p>
        </w:tc>
      </w:tr>
      <w:tr w:rsidR="003D306A" w:rsidRPr="0071419D" w14:paraId="5645EB59" w14:textId="77777777" w:rsidTr="00694634">
        <w:tc>
          <w:tcPr>
            <w:tcW w:w="1353" w:type="dxa"/>
            <w:shd w:val="clear" w:color="auto" w:fill="C1E4F5"/>
            <w:tcMar>
              <w:top w:w="120" w:type="dxa"/>
              <w:left w:w="180" w:type="dxa"/>
              <w:bottom w:w="120" w:type="dxa"/>
              <w:right w:w="180" w:type="dxa"/>
            </w:tcMar>
            <w:hideMark/>
          </w:tcPr>
          <w:p w14:paraId="3774ED17" w14:textId="77777777" w:rsidR="00764DBF" w:rsidRPr="0071419D" w:rsidRDefault="0000313E" w:rsidP="00764DBF">
            <w:pPr>
              <w:spacing w:before="30" w:after="30"/>
              <w:ind w:left="30" w:right="30"/>
              <w:rPr>
                <w:rFonts w:ascii="Calibri" w:eastAsia="Times New Roman" w:hAnsi="Calibri" w:cs="Calibri"/>
                <w:sz w:val="16"/>
              </w:rPr>
            </w:pPr>
            <w:hyperlink r:id="rId194" w:tgtFrame="_blank" w:history="1">
              <w:r w:rsidRPr="0071419D">
                <w:rPr>
                  <w:rFonts w:ascii="Calibri" w:eastAsia="Times New Roman" w:hAnsi="Calibri" w:cs="Calibri"/>
                  <w:color w:val="0000FF"/>
                  <w:sz w:val="16"/>
                  <w:u w:val="single"/>
                </w:rPr>
                <w:t>Screen 18</w:t>
              </w:r>
            </w:hyperlink>
            <w:r w:rsidRPr="0071419D">
              <w:rPr>
                <w:rFonts w:ascii="Calibri" w:eastAsia="Times New Roman" w:hAnsi="Calibri" w:cs="Calibri"/>
                <w:sz w:val="16"/>
              </w:rPr>
              <w:t xml:space="preserve"> </w:t>
            </w:r>
          </w:p>
          <w:p w14:paraId="1BB856BC" w14:textId="77777777" w:rsidR="00764DBF" w:rsidRPr="0071419D" w:rsidRDefault="0000313E" w:rsidP="00764DBF">
            <w:pPr>
              <w:ind w:left="30" w:right="30"/>
              <w:rPr>
                <w:rFonts w:ascii="Calibri" w:eastAsia="Times New Roman" w:hAnsi="Calibri" w:cs="Calibri"/>
                <w:sz w:val="16"/>
              </w:rPr>
            </w:pPr>
            <w:hyperlink r:id="rId195" w:tgtFrame="_blank" w:history="1">
              <w:r w:rsidRPr="0071419D">
                <w:rPr>
                  <w:rFonts w:ascii="Calibri" w:eastAsia="Times New Roman" w:hAnsi="Calibri" w:cs="Calibri"/>
                  <w:color w:val="0000FF"/>
                  <w:sz w:val="16"/>
                  <w:u w:val="single"/>
                </w:rPr>
                <w:t>108_C_200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E439CD"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Manager</w:t>
            </w:r>
          </w:p>
          <w:p w14:paraId="138A163D"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If you have questions about your interactions with those outside of Abbott, the best place to start is with your manager</w:t>
            </w:r>
          </w:p>
        </w:tc>
        <w:tc>
          <w:tcPr>
            <w:tcW w:w="6000" w:type="dxa"/>
          </w:tcPr>
          <w:p w14:paraId="3383CE72"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مینیجر</w:t>
            </w:r>
          </w:p>
          <w:p w14:paraId="6293AC4D"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اگر آپ کے پاس </w:t>
            </w:r>
            <w:r w:rsidRPr="0071419D">
              <w:rPr>
                <w:rFonts w:ascii="Calibri" w:eastAsia="Calibri" w:hAnsi="Calibri" w:cs="Calibri"/>
                <w:lang w:bidi="ur-PK"/>
              </w:rPr>
              <w:t>Abbott</w:t>
            </w:r>
            <w:r w:rsidRPr="0071419D">
              <w:rPr>
                <w:rFonts w:ascii="Calibri" w:eastAsia="Calibri" w:hAnsi="Calibri" w:cs="Calibri"/>
                <w:rtl/>
                <w:lang w:bidi="ur-PK"/>
              </w:rPr>
              <w:t xml:space="preserve"> سے باہر دیگر لوگوں کے ساتھ اپنے میل جول کے بارے میں سوالات ہوں تو سب سے پہلے اپنے مینیجر سے پوچھیں۔</w:t>
            </w:r>
          </w:p>
        </w:tc>
      </w:tr>
      <w:tr w:rsidR="003D306A" w:rsidRPr="0071419D" w14:paraId="274EDE32" w14:textId="77777777" w:rsidTr="00694634">
        <w:tc>
          <w:tcPr>
            <w:tcW w:w="1353" w:type="dxa"/>
            <w:shd w:val="clear" w:color="auto" w:fill="C1E4F5"/>
            <w:tcMar>
              <w:top w:w="120" w:type="dxa"/>
              <w:left w:w="180" w:type="dxa"/>
              <w:bottom w:w="120" w:type="dxa"/>
              <w:right w:w="180" w:type="dxa"/>
            </w:tcMar>
            <w:hideMark/>
          </w:tcPr>
          <w:p w14:paraId="5362AC51" w14:textId="77777777" w:rsidR="00764DBF" w:rsidRPr="0071419D" w:rsidRDefault="0000313E" w:rsidP="00764DBF">
            <w:pPr>
              <w:spacing w:before="30" w:after="30"/>
              <w:ind w:left="30" w:right="30"/>
              <w:rPr>
                <w:rFonts w:ascii="Calibri" w:eastAsia="Times New Roman" w:hAnsi="Calibri" w:cs="Calibri"/>
                <w:sz w:val="16"/>
              </w:rPr>
            </w:pPr>
            <w:hyperlink r:id="rId196" w:tgtFrame="_blank" w:history="1">
              <w:r w:rsidRPr="0071419D">
                <w:rPr>
                  <w:rFonts w:ascii="Calibri" w:eastAsia="Times New Roman" w:hAnsi="Calibri" w:cs="Calibri"/>
                  <w:color w:val="0000FF"/>
                  <w:sz w:val="16"/>
                  <w:u w:val="single"/>
                </w:rPr>
                <w:t>Screen 18</w:t>
              </w:r>
            </w:hyperlink>
            <w:r w:rsidRPr="0071419D">
              <w:rPr>
                <w:rFonts w:ascii="Calibri" w:eastAsia="Times New Roman" w:hAnsi="Calibri" w:cs="Calibri"/>
                <w:sz w:val="16"/>
              </w:rPr>
              <w:t xml:space="preserve"> </w:t>
            </w:r>
          </w:p>
          <w:p w14:paraId="0B798A5A" w14:textId="77777777" w:rsidR="00764DBF" w:rsidRPr="0071419D" w:rsidRDefault="0000313E" w:rsidP="00764DBF">
            <w:pPr>
              <w:ind w:left="30" w:right="30"/>
              <w:rPr>
                <w:rFonts w:ascii="Calibri" w:eastAsia="Times New Roman" w:hAnsi="Calibri" w:cs="Calibri"/>
                <w:sz w:val="16"/>
              </w:rPr>
            </w:pPr>
            <w:hyperlink r:id="rId197" w:tgtFrame="_blank" w:history="1">
              <w:r w:rsidRPr="0071419D">
                <w:rPr>
                  <w:rFonts w:ascii="Calibri" w:eastAsia="Times New Roman" w:hAnsi="Calibri" w:cs="Calibri"/>
                  <w:color w:val="0000FF"/>
                  <w:sz w:val="16"/>
                  <w:u w:val="single"/>
                </w:rPr>
                <w:t>109_C_200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BD59E3"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Written Standards</w:t>
            </w:r>
          </w:p>
          <w:p w14:paraId="0B2E4657" w14:textId="77777777" w:rsidR="00764DBF" w:rsidRPr="0071419D" w:rsidRDefault="0000313E" w:rsidP="00694634">
            <w:pPr>
              <w:numPr>
                <w:ilvl w:val="0"/>
                <w:numId w:val="4"/>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 xml:space="preserve">For our company’s fundamental set of expectations about interactions with others, consult our </w:t>
            </w:r>
            <w:hyperlink r:id="rId198" w:tgtFrame="_blank" w:history="1">
              <w:r w:rsidRPr="0071419D">
                <w:rPr>
                  <w:rFonts w:ascii="Calibri" w:eastAsia="Times New Roman" w:hAnsi="Calibri" w:cs="Calibri"/>
                  <w:color w:val="0000FF"/>
                  <w:u w:val="single"/>
                </w:rPr>
                <w:t>Code of Business Conduct</w:t>
              </w:r>
            </w:hyperlink>
            <w:r w:rsidRPr="0071419D">
              <w:rPr>
                <w:rFonts w:ascii="Calibri" w:eastAsia="Times New Roman" w:hAnsi="Calibri" w:cs="Calibri"/>
              </w:rPr>
              <w:t>.</w:t>
            </w:r>
          </w:p>
          <w:p w14:paraId="094D282A" w14:textId="77777777" w:rsidR="00764DBF" w:rsidRPr="0071419D" w:rsidRDefault="0000313E" w:rsidP="00694634">
            <w:pPr>
              <w:numPr>
                <w:ilvl w:val="0"/>
                <w:numId w:val="4"/>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 xml:space="preserve">For our corporate policies and procedures applicable companywide, visit the </w:t>
            </w:r>
            <w:hyperlink r:id="rId199" w:tgtFrame="_blank" w:history="1">
              <w:r w:rsidRPr="0071419D">
                <w:rPr>
                  <w:rFonts w:ascii="Calibri" w:eastAsia="Times New Roman" w:hAnsi="Calibri" w:cs="Calibri"/>
                  <w:color w:val="0000FF"/>
                  <w:u w:val="single"/>
                </w:rPr>
                <w:t>Global Policy Portal.</w:t>
              </w:r>
            </w:hyperlink>
          </w:p>
        </w:tc>
        <w:tc>
          <w:tcPr>
            <w:tcW w:w="6000" w:type="dxa"/>
          </w:tcPr>
          <w:p w14:paraId="700A7B58"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تحریری معیارات</w:t>
            </w:r>
          </w:p>
          <w:p w14:paraId="5D2ABFA0" w14:textId="77777777" w:rsidR="00AF4AEE" w:rsidRPr="0071419D" w:rsidRDefault="0000313E" w:rsidP="00694634">
            <w:pPr>
              <w:numPr>
                <w:ilvl w:val="0"/>
                <w:numId w:val="4"/>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t xml:space="preserve">دوسروں کے ساتھ میل جول کے بارے میں ہماری کمپنی کی بنیادی توقعات کے لیے، ہمارے </w:t>
            </w:r>
            <w:hyperlink r:id="rId200" w:tgtFrame="_blank" w:history="1">
              <w:r w:rsidRPr="0071419D">
                <w:rPr>
                  <w:rFonts w:ascii="Calibri" w:eastAsia="Calibri" w:hAnsi="Calibri" w:cs="Calibri"/>
                  <w:color w:val="0000FF"/>
                  <w:u w:val="single"/>
                  <w:rtl/>
                  <w:lang w:bidi="ur-PK"/>
                </w:rPr>
                <w:t>کاروباری ضابطہ اخلاق</w:t>
              </w:r>
            </w:hyperlink>
            <w:r w:rsidRPr="0071419D">
              <w:rPr>
                <w:rFonts w:ascii="Calibri" w:eastAsia="Calibri" w:hAnsi="Calibri" w:cs="Calibri"/>
                <w:rtl/>
                <w:lang w:bidi="ur-PK"/>
              </w:rPr>
              <w:t>ملاحظہ فرمائیں۔</w:t>
            </w:r>
          </w:p>
          <w:p w14:paraId="4C064340" w14:textId="77777777" w:rsidR="00764DBF" w:rsidRPr="0071419D" w:rsidRDefault="0000313E" w:rsidP="00694634">
            <w:pPr>
              <w:numPr>
                <w:ilvl w:val="0"/>
                <w:numId w:val="4"/>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rtl/>
                <w:lang w:bidi="ur-PK"/>
              </w:rPr>
              <w:t xml:space="preserve">کمپنی بھر میں قابل اطلاق ہماری کارپوریٹ پالیسی اور طریقۂ کار کے لیے، </w:t>
            </w:r>
            <w:hyperlink r:id="rId201" w:tgtFrame="_blank" w:history="1">
              <w:r w:rsidRPr="0071419D">
                <w:rPr>
                  <w:rFonts w:ascii="Calibri" w:eastAsia="Calibri" w:hAnsi="Calibri" w:cs="Calibri"/>
                  <w:color w:val="0000FF"/>
                  <w:u w:val="single"/>
                  <w:rtl/>
                  <w:lang w:bidi="ur-PK"/>
                </w:rPr>
                <w:t>عالمی پالیسی پورٹل</w:t>
              </w:r>
            </w:hyperlink>
            <w:r w:rsidRPr="0071419D">
              <w:rPr>
                <w:rFonts w:ascii="Calibri" w:eastAsia="Calibri" w:hAnsi="Calibri" w:cs="Calibri"/>
                <w:rtl/>
                <w:lang w:bidi="ur-PK"/>
              </w:rPr>
              <w:t xml:space="preserve"> پر جائیں۔</w:t>
            </w:r>
          </w:p>
        </w:tc>
      </w:tr>
      <w:tr w:rsidR="003D306A" w:rsidRPr="0071419D" w14:paraId="2AF2B170" w14:textId="77777777" w:rsidTr="00694634">
        <w:tc>
          <w:tcPr>
            <w:tcW w:w="1353" w:type="dxa"/>
            <w:shd w:val="clear" w:color="auto" w:fill="C1E4F5"/>
            <w:tcMar>
              <w:top w:w="120" w:type="dxa"/>
              <w:left w:w="180" w:type="dxa"/>
              <w:bottom w:w="120" w:type="dxa"/>
              <w:right w:w="180" w:type="dxa"/>
            </w:tcMar>
            <w:hideMark/>
          </w:tcPr>
          <w:p w14:paraId="17AEE5E1" w14:textId="77777777" w:rsidR="00764DBF" w:rsidRPr="0071419D" w:rsidRDefault="0000313E" w:rsidP="00764DBF">
            <w:pPr>
              <w:spacing w:before="30" w:after="30"/>
              <w:ind w:left="30" w:right="30"/>
              <w:rPr>
                <w:rFonts w:ascii="Calibri" w:eastAsia="Times New Roman" w:hAnsi="Calibri" w:cs="Calibri"/>
                <w:sz w:val="16"/>
              </w:rPr>
            </w:pPr>
            <w:hyperlink r:id="rId202" w:tgtFrame="_blank" w:history="1">
              <w:r w:rsidRPr="0071419D">
                <w:rPr>
                  <w:rFonts w:ascii="Calibri" w:eastAsia="Times New Roman" w:hAnsi="Calibri" w:cs="Calibri"/>
                  <w:color w:val="0000FF"/>
                  <w:sz w:val="16"/>
                  <w:u w:val="single"/>
                </w:rPr>
                <w:t>Screen 18</w:t>
              </w:r>
            </w:hyperlink>
            <w:r w:rsidRPr="0071419D">
              <w:rPr>
                <w:rFonts w:ascii="Calibri" w:eastAsia="Times New Roman" w:hAnsi="Calibri" w:cs="Calibri"/>
                <w:sz w:val="16"/>
              </w:rPr>
              <w:t xml:space="preserve"> </w:t>
            </w:r>
          </w:p>
          <w:p w14:paraId="2BB5A7AE" w14:textId="77777777" w:rsidR="00764DBF" w:rsidRPr="0071419D" w:rsidRDefault="0000313E" w:rsidP="00764DBF">
            <w:pPr>
              <w:ind w:left="30" w:right="30"/>
              <w:rPr>
                <w:rFonts w:ascii="Calibri" w:eastAsia="Times New Roman" w:hAnsi="Calibri" w:cs="Calibri"/>
                <w:sz w:val="16"/>
              </w:rPr>
            </w:pPr>
            <w:hyperlink r:id="rId203" w:tgtFrame="_blank" w:history="1">
              <w:r w:rsidRPr="0071419D">
                <w:rPr>
                  <w:rFonts w:ascii="Calibri" w:eastAsia="Times New Roman" w:hAnsi="Calibri" w:cs="Calibri"/>
                  <w:color w:val="0000FF"/>
                  <w:sz w:val="16"/>
                  <w:u w:val="single"/>
                </w:rPr>
                <w:t>110_C_200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EE87DD"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Office of Ethics and Compliance (OEC)</w:t>
            </w:r>
          </w:p>
          <w:p w14:paraId="43DF1854"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The OEC is a global resource available to address your questions or concerns about our company’s values and standards of conduct.</w:t>
            </w:r>
          </w:p>
          <w:p w14:paraId="60B52FD9" w14:textId="77777777" w:rsidR="00764DBF" w:rsidRPr="0071419D" w:rsidRDefault="0000313E" w:rsidP="00694634">
            <w:pPr>
              <w:numPr>
                <w:ilvl w:val="0"/>
                <w:numId w:val="5"/>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 xml:space="preserve">Visit the </w:t>
            </w:r>
            <w:hyperlink r:id="rId204" w:tgtFrame="_blank" w:history="1">
              <w:r w:rsidRPr="0071419D">
                <w:rPr>
                  <w:rFonts w:ascii="Calibri" w:eastAsia="Times New Roman" w:hAnsi="Calibri" w:cs="Calibri"/>
                  <w:color w:val="0000FF"/>
                  <w:u w:val="single"/>
                </w:rPr>
                <w:t>OEC webpage</w:t>
              </w:r>
            </w:hyperlink>
            <w:r w:rsidRPr="0071419D">
              <w:rPr>
                <w:rFonts w:ascii="Calibri" w:eastAsia="Times New Roman" w:hAnsi="Calibri" w:cs="Calibri"/>
              </w:rPr>
              <w:t xml:space="preserve"> on Abbott World.</w:t>
            </w:r>
          </w:p>
          <w:p w14:paraId="21F96FCD" w14:textId="77777777" w:rsidR="00764DBF" w:rsidRPr="0071419D" w:rsidRDefault="0000313E" w:rsidP="00694634">
            <w:pPr>
              <w:numPr>
                <w:ilvl w:val="0"/>
                <w:numId w:val="5"/>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5" w:tgtFrame="_blank" w:history="1">
              <w:r w:rsidRPr="0071419D">
                <w:rPr>
                  <w:rFonts w:ascii="Calibri" w:eastAsia="Times New Roman" w:hAnsi="Calibri" w:cs="Calibri"/>
                  <w:color w:val="0000FF"/>
                  <w:u w:val="single"/>
                </w:rPr>
                <w:t>investigations@abbott.com</w:t>
              </w:r>
            </w:hyperlink>
            <w:r w:rsidRPr="0071419D">
              <w:rPr>
                <w:rFonts w:ascii="Calibri" w:eastAsia="Times New Roman" w:hAnsi="Calibri" w:cs="Calibri"/>
              </w:rPr>
              <w:t xml:space="preserve">) or Legal, or call our multilingual </w:t>
            </w:r>
            <w:hyperlink r:id="rId206" w:tgtFrame="_blank" w:history="1">
              <w:proofErr w:type="spellStart"/>
              <w:r w:rsidRPr="0071419D">
                <w:rPr>
                  <w:rFonts w:ascii="Calibri" w:eastAsia="Times New Roman" w:hAnsi="Calibri" w:cs="Calibri"/>
                  <w:color w:val="0000FF"/>
                  <w:u w:val="single"/>
                </w:rPr>
                <w:t>SpeakUp</w:t>
              </w:r>
              <w:proofErr w:type="spellEnd"/>
            </w:hyperlink>
            <w:r w:rsidRPr="0071419D">
              <w:rPr>
                <w:rFonts w:ascii="Calibri" w:eastAsia="Times New Roman" w:hAnsi="Calibri" w:cs="Calibri"/>
              </w:rPr>
              <w:t xml:space="preserve"> available globally 24/7.</w:t>
            </w:r>
          </w:p>
          <w:p w14:paraId="7942C863" w14:textId="77777777" w:rsidR="00764DBF" w:rsidRPr="0071419D" w:rsidRDefault="0000313E" w:rsidP="00694634">
            <w:pPr>
              <w:numPr>
                <w:ilvl w:val="0"/>
                <w:numId w:val="5"/>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t xml:space="preserve">iComply – Visit </w:t>
            </w:r>
            <w:hyperlink r:id="rId207" w:tgtFrame="_blank" w:history="1">
              <w:r w:rsidRPr="0071419D">
                <w:rPr>
                  <w:rFonts w:ascii="Calibri" w:eastAsia="Times New Roman" w:hAnsi="Calibri" w:cs="Calibri"/>
                  <w:color w:val="0000FF"/>
                  <w:u w:val="single"/>
                </w:rPr>
                <w:t>iComply</w:t>
              </w:r>
            </w:hyperlink>
            <w:r w:rsidRPr="0071419D">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120E71A8"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اخلاقیات اور تعمیل کا دفتر (او ای سی)</w:t>
            </w:r>
          </w:p>
          <w:p w14:paraId="4F2AFEE4"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او ای سی ایک عالمی ذریعہ ہے جو ہماری کمپنی کی اقدار اور کنڈکٹ کے معیار کے بارے میں آپ کے سوالات کا جواب دینے کے لیے دستیاب ہے۔</w:t>
            </w:r>
          </w:p>
          <w:p w14:paraId="3F8147E5" w14:textId="77777777" w:rsidR="00764DBF" w:rsidRPr="0071419D" w:rsidRDefault="0000313E" w:rsidP="00694634">
            <w:pPr>
              <w:numPr>
                <w:ilvl w:val="0"/>
                <w:numId w:val="5"/>
              </w:numPr>
              <w:bidi/>
              <w:spacing w:before="100" w:beforeAutospacing="1" w:after="100" w:afterAutospacing="1"/>
              <w:ind w:left="750" w:right="30"/>
              <w:rPr>
                <w:rFonts w:ascii="Calibri" w:eastAsia="Times New Roman" w:hAnsi="Calibri" w:cs="Calibri"/>
                <w:rtl/>
              </w:rPr>
            </w:pPr>
            <w:r w:rsidRPr="0071419D">
              <w:rPr>
                <w:rFonts w:ascii="Calibri" w:eastAsia="Calibri" w:hAnsi="Calibri" w:cs="Calibri"/>
                <w:rtl/>
                <w:lang w:bidi="ur-PK"/>
              </w:rPr>
              <w:t xml:space="preserve">Abbott World پر </w:t>
            </w:r>
            <w:hyperlink r:id="rId208" w:tgtFrame="_blank" w:history="1">
              <w:r w:rsidRPr="0071419D">
                <w:rPr>
                  <w:rFonts w:ascii="Calibri" w:eastAsia="Calibri" w:hAnsi="Calibri" w:cs="Calibri"/>
                  <w:color w:val="0000FF"/>
                  <w:u w:val="single"/>
                  <w:rtl/>
                  <w:lang w:bidi="ur-PK"/>
                </w:rPr>
                <w:t>OEC ویب پیج</w:t>
              </w:r>
            </w:hyperlink>
            <w:r w:rsidRPr="0071419D">
              <w:rPr>
                <w:rFonts w:ascii="Calibri" w:eastAsia="Calibri" w:hAnsi="Calibri" w:cs="Calibri"/>
                <w:rtl/>
                <w:lang w:bidi="ur-PK"/>
              </w:rPr>
              <w:t xml:space="preserve"> ملاحظہ کریں۔</w:t>
            </w:r>
          </w:p>
          <w:p w14:paraId="5DAFF894" w14:textId="20F89F79" w:rsidR="006E5FE6" w:rsidRPr="0071419D" w:rsidRDefault="0000313E" w:rsidP="00694634">
            <w:pPr>
              <w:numPr>
                <w:ilvl w:val="0"/>
                <w:numId w:val="5"/>
              </w:numPr>
              <w:bidi/>
              <w:spacing w:before="100" w:beforeAutospacing="1" w:after="100" w:afterAutospacing="1"/>
              <w:ind w:left="750" w:right="30"/>
              <w:rPr>
                <w:rFonts w:ascii="Calibri" w:eastAsia="Times New Roman" w:hAnsi="Calibri" w:cs="Calibri"/>
                <w:rtl/>
              </w:rPr>
            </w:pPr>
            <w:r w:rsidRPr="0071419D">
              <w:rPr>
                <w:rFonts w:ascii="Calibri" w:eastAsia="Calibri" w:hAnsi="Calibri" w:cs="Calibri"/>
                <w:rtl/>
                <w:lang w:bidi="ur-PK"/>
              </w:rPr>
              <w:t>اگر بدعنوان کاروباری سرگرمیوں کے بارے میں آپ کی کوئی تشویش ہو، خواہ کمپنی کے اندر یا گاہکوں یا دیگر فریقین ثالث کے</w:t>
            </w:r>
            <w:r w:rsidR="00651F6A">
              <w:rPr>
                <w:rFonts w:ascii="Calibri" w:eastAsia="Calibri" w:hAnsi="Calibri" w:cs="Calibri"/>
                <w:lang w:bidi="ur-PK"/>
              </w:rPr>
              <w:t> </w:t>
            </w:r>
            <w:r w:rsidRPr="0071419D">
              <w:rPr>
                <w:rFonts w:ascii="Calibri" w:eastAsia="Calibri" w:hAnsi="Calibri" w:cs="Calibri"/>
                <w:rtl/>
                <w:lang w:bidi="ur-PK"/>
              </w:rPr>
              <w:t>ساتھ آپ کے معاملات میں، تو اپنے خدشات کی رپورٹ او ای سی کو (</w:t>
            </w:r>
            <w:r w:rsidRPr="0071419D">
              <w:rPr>
                <w:rtl/>
              </w:rPr>
              <w:fldChar w:fldCharType="begin"/>
            </w:r>
            <w:r w:rsidRPr="0071419D">
              <w:rPr>
                <w:rtl/>
              </w:rPr>
              <w:instrText xml:space="preserve"> HYPERLINK "mailto:investigations@abbott.com" \t "_blank" </w:instrText>
            </w:r>
            <w:r w:rsidRPr="0071419D">
              <w:rPr>
                <w:rtl/>
              </w:rPr>
            </w:r>
            <w:r w:rsidRPr="0071419D">
              <w:rPr>
                <w:rtl/>
              </w:rPr>
              <w:fldChar w:fldCharType="separate"/>
            </w:r>
            <w:r w:rsidRPr="0071419D">
              <w:rPr>
                <w:rFonts w:ascii="Calibri" w:eastAsia="Calibri" w:hAnsi="Calibri" w:cs="Calibri"/>
                <w:color w:val="0000FF"/>
                <w:u w:val="single"/>
                <w:rtl/>
                <w:lang w:bidi="ur-PK"/>
              </w:rPr>
              <w:t>investigations@abbott.com</w:t>
            </w:r>
            <w:r w:rsidRPr="0071419D">
              <w:rPr>
                <w:rFonts w:ascii="Calibri" w:eastAsia="Calibri" w:hAnsi="Calibri" w:cs="Calibri"/>
                <w:color w:val="0000FF"/>
                <w:u w:val="single"/>
                <w:rtl/>
                <w:lang w:bidi="ur-PK"/>
              </w:rPr>
              <w:fldChar w:fldCharType="end"/>
            </w:r>
            <w:r w:rsidRPr="0071419D">
              <w:rPr>
                <w:rFonts w:ascii="Calibri" w:eastAsia="Calibri" w:hAnsi="Calibri" w:cs="Calibri"/>
                <w:rtl/>
                <w:lang w:bidi="ur-PK"/>
              </w:rPr>
              <w:t>) پر یا قانونی شعبہ کو</w:t>
            </w:r>
            <w:r w:rsidR="00924658">
              <w:rPr>
                <w:rFonts w:ascii="Calibri" w:eastAsia="Calibri" w:hAnsi="Calibri" w:cs="Calibri"/>
                <w:lang w:bidi="ur-PK"/>
              </w:rPr>
              <w:t> </w:t>
            </w:r>
            <w:r w:rsidRPr="0071419D">
              <w:rPr>
                <w:rFonts w:ascii="Calibri" w:eastAsia="Calibri" w:hAnsi="Calibri" w:cs="Calibri"/>
                <w:rtl/>
                <w:lang w:bidi="ur-PK"/>
              </w:rPr>
              <w:t xml:space="preserve">دیں یا ہماری کثیر لسانی </w:t>
            </w:r>
            <w:hyperlink r:id="rId209" w:tgtFrame="_blank" w:history="1">
              <w:r w:rsidRPr="0071419D">
                <w:rPr>
                  <w:rFonts w:ascii="Calibri" w:eastAsia="Calibri" w:hAnsi="Calibri" w:cs="Calibri"/>
                  <w:color w:val="0000FF"/>
                  <w:u w:val="single"/>
                  <w:rtl/>
                  <w:lang w:bidi="ur-PK"/>
                </w:rPr>
                <w:t>اسپیک اپ</w:t>
              </w:r>
            </w:hyperlink>
            <w:r w:rsidRPr="0071419D">
              <w:rPr>
                <w:rFonts w:ascii="Calibri" w:eastAsia="Calibri" w:hAnsi="Calibri" w:cs="Calibri"/>
                <w:rtl/>
                <w:lang w:bidi="ur-PK"/>
              </w:rPr>
              <w:t xml:space="preserve"> پر فون کریں جو </w:t>
            </w:r>
            <w:r w:rsidRPr="0071419D">
              <w:rPr>
                <w:rFonts w:ascii="Calibri" w:eastAsia="Calibri" w:hAnsi="Calibri" w:cs="Calibri"/>
                <w:lang w:bidi="ur-PK"/>
              </w:rPr>
              <w:t>24/7</w:t>
            </w:r>
            <w:r w:rsidRPr="0071419D">
              <w:rPr>
                <w:rFonts w:ascii="Calibri" w:eastAsia="Calibri" w:hAnsi="Calibri" w:cs="Calibri"/>
                <w:rtl/>
                <w:lang w:bidi="ur-PK"/>
              </w:rPr>
              <w:t xml:space="preserve"> دنیا بھر میں دستیاب ہے۔</w:t>
            </w:r>
          </w:p>
          <w:p w14:paraId="42E01E2E" w14:textId="77777777" w:rsidR="00764DBF" w:rsidRPr="0071419D" w:rsidRDefault="0000313E" w:rsidP="00694634">
            <w:pPr>
              <w:numPr>
                <w:ilvl w:val="0"/>
                <w:numId w:val="5"/>
              </w:numPr>
              <w:bidi/>
              <w:spacing w:before="100" w:beforeAutospacing="1" w:after="100" w:afterAutospacing="1"/>
              <w:ind w:left="750" w:right="30"/>
              <w:rPr>
                <w:rFonts w:ascii="Calibri" w:eastAsia="Times New Roman" w:hAnsi="Calibri" w:cs="Calibri"/>
                <w:rtl/>
              </w:rPr>
            </w:pPr>
            <w:r w:rsidRPr="0071419D">
              <w:rPr>
                <w:rFonts w:ascii="Calibri" w:eastAsia="Calibri" w:hAnsi="Calibri" w:cs="Calibri"/>
                <w:rtl/>
                <w:lang w:bidi="ur-PK"/>
              </w:rPr>
              <w:t xml:space="preserve">iComply –نگہداشت صحت کے پیشہ ور اور نگہداشت صحت کے اداروں، اور فریق ثالث کے ساتھ تعامل کے لیے تیار کردہ تعمیل سے متعلق ایپلی کیشنز اور وسائل تک رسائی کے لیے </w:t>
            </w:r>
            <w:hyperlink r:id="rId210" w:tgtFrame="_blank" w:history="1">
              <w:r w:rsidRPr="0071419D">
                <w:rPr>
                  <w:rFonts w:ascii="Calibri" w:eastAsia="Calibri" w:hAnsi="Calibri" w:cs="Calibri"/>
                  <w:color w:val="0000FF"/>
                  <w:u w:val="single"/>
                  <w:rtl/>
                  <w:lang w:bidi="ur-PK"/>
                </w:rPr>
                <w:t>iComply</w:t>
              </w:r>
            </w:hyperlink>
            <w:r w:rsidRPr="0071419D">
              <w:rPr>
                <w:rFonts w:ascii="Calibri" w:eastAsia="Calibri" w:hAnsi="Calibri" w:cs="Calibri"/>
                <w:rtl/>
                <w:lang w:bidi="ur-PK"/>
              </w:rPr>
              <w:t xml:space="preserve"> ملاحظہ فرمائیں۔</w:t>
            </w:r>
          </w:p>
        </w:tc>
      </w:tr>
      <w:tr w:rsidR="003D306A" w:rsidRPr="0071419D" w14:paraId="0AA75EC0" w14:textId="77777777" w:rsidTr="00694634">
        <w:tc>
          <w:tcPr>
            <w:tcW w:w="1353" w:type="dxa"/>
            <w:shd w:val="clear" w:color="auto" w:fill="C1E4F5"/>
            <w:tcMar>
              <w:top w:w="120" w:type="dxa"/>
              <w:left w:w="180" w:type="dxa"/>
              <w:bottom w:w="120" w:type="dxa"/>
              <w:right w:w="180" w:type="dxa"/>
            </w:tcMar>
            <w:hideMark/>
          </w:tcPr>
          <w:p w14:paraId="3B8DF0A7" w14:textId="77777777" w:rsidR="00764DBF" w:rsidRPr="0071419D" w:rsidRDefault="0000313E" w:rsidP="00764DBF">
            <w:pPr>
              <w:spacing w:before="30" w:after="30"/>
              <w:ind w:left="30" w:right="30"/>
              <w:rPr>
                <w:rFonts w:ascii="Calibri" w:eastAsia="Times New Roman" w:hAnsi="Calibri" w:cs="Calibri"/>
                <w:sz w:val="16"/>
              </w:rPr>
            </w:pPr>
            <w:hyperlink r:id="rId211" w:tgtFrame="_blank" w:history="1">
              <w:r w:rsidRPr="0071419D">
                <w:rPr>
                  <w:rFonts w:ascii="Calibri" w:eastAsia="Times New Roman" w:hAnsi="Calibri" w:cs="Calibri"/>
                  <w:color w:val="0000FF"/>
                  <w:sz w:val="16"/>
                  <w:u w:val="single"/>
                </w:rPr>
                <w:t>Screen 18</w:t>
              </w:r>
            </w:hyperlink>
            <w:r w:rsidRPr="0071419D">
              <w:rPr>
                <w:rFonts w:ascii="Calibri" w:eastAsia="Times New Roman" w:hAnsi="Calibri" w:cs="Calibri"/>
                <w:sz w:val="16"/>
              </w:rPr>
              <w:t xml:space="preserve"> </w:t>
            </w:r>
          </w:p>
          <w:p w14:paraId="4F55FDC6" w14:textId="77777777" w:rsidR="00764DBF" w:rsidRPr="0071419D" w:rsidRDefault="0000313E" w:rsidP="00764DBF">
            <w:pPr>
              <w:ind w:left="30" w:right="30"/>
              <w:rPr>
                <w:rFonts w:ascii="Calibri" w:eastAsia="Times New Roman" w:hAnsi="Calibri" w:cs="Calibri"/>
                <w:sz w:val="16"/>
              </w:rPr>
            </w:pPr>
            <w:hyperlink r:id="rId212" w:tgtFrame="_blank" w:history="1">
              <w:r w:rsidRPr="0071419D">
                <w:rPr>
                  <w:rFonts w:ascii="Calibri" w:eastAsia="Times New Roman" w:hAnsi="Calibri" w:cs="Calibri"/>
                  <w:color w:val="0000FF"/>
                  <w:sz w:val="16"/>
                  <w:u w:val="single"/>
                </w:rPr>
                <w:t>111_C_200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F57D3B"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Human Resources</w:t>
            </w:r>
          </w:p>
          <w:p w14:paraId="54D21447"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For employee-related issues, such as concerns involving management and/or other employees, contact your local </w:t>
            </w:r>
            <w:hyperlink r:id="rId213" w:tgtFrame="_blank" w:history="1">
              <w:r w:rsidRPr="0071419D">
                <w:rPr>
                  <w:rFonts w:ascii="Calibri" w:eastAsia="Times New Roman" w:hAnsi="Calibri" w:cs="Calibri"/>
                  <w:color w:val="0000FF"/>
                  <w:u w:val="single"/>
                </w:rPr>
                <w:t>Human Resources representative</w:t>
              </w:r>
            </w:hyperlink>
            <w:r w:rsidRPr="0071419D">
              <w:rPr>
                <w:rFonts w:ascii="Calibri" w:eastAsia="Times New Roman" w:hAnsi="Calibri" w:cs="Calibri"/>
              </w:rPr>
              <w:t>.</w:t>
            </w:r>
          </w:p>
        </w:tc>
        <w:tc>
          <w:tcPr>
            <w:tcW w:w="6000" w:type="dxa"/>
          </w:tcPr>
          <w:p w14:paraId="1A60CB73"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انسانی وسائل</w:t>
            </w:r>
          </w:p>
          <w:p w14:paraId="0E69C496"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ملازم سے متعلق مسائل کے لیے جیسے کہ مینجمنٹ اور/یا دیگر ملازمین سے متعلق مسائل کے لیے، اپنے مقامی </w:t>
            </w:r>
            <w:hyperlink r:id="rId214" w:tgtFrame="_blank" w:history="1">
              <w:r w:rsidRPr="0071419D">
                <w:rPr>
                  <w:rFonts w:ascii="Calibri" w:eastAsia="Calibri" w:hAnsi="Calibri" w:cs="Calibri"/>
                  <w:color w:val="0000FF"/>
                  <w:u w:val="single"/>
                  <w:rtl/>
                  <w:lang w:bidi="ur-PK"/>
                </w:rPr>
                <w:t>انسانی وسائل کے نمائندے</w:t>
              </w:r>
            </w:hyperlink>
            <w:r w:rsidRPr="0071419D">
              <w:rPr>
                <w:rFonts w:ascii="Calibri" w:eastAsia="Calibri" w:hAnsi="Calibri" w:cs="Calibri"/>
                <w:rtl/>
                <w:lang w:bidi="ur-PK"/>
              </w:rPr>
              <w:t xml:space="preserve"> سے رابطہ کریں۔</w:t>
            </w:r>
          </w:p>
        </w:tc>
      </w:tr>
      <w:tr w:rsidR="003D306A" w:rsidRPr="0071419D" w14:paraId="25C11254" w14:textId="77777777" w:rsidTr="00694634">
        <w:tc>
          <w:tcPr>
            <w:tcW w:w="1353" w:type="dxa"/>
            <w:shd w:val="clear" w:color="auto" w:fill="C1E4F5"/>
            <w:tcMar>
              <w:top w:w="120" w:type="dxa"/>
              <w:left w:w="180" w:type="dxa"/>
              <w:bottom w:w="120" w:type="dxa"/>
              <w:right w:w="180" w:type="dxa"/>
            </w:tcMar>
            <w:hideMark/>
          </w:tcPr>
          <w:p w14:paraId="51EA9E53" w14:textId="77777777" w:rsidR="00764DBF" w:rsidRPr="0071419D" w:rsidRDefault="0000313E" w:rsidP="00764DBF">
            <w:pPr>
              <w:spacing w:before="30" w:after="30"/>
              <w:ind w:left="30" w:right="30"/>
              <w:rPr>
                <w:rFonts w:ascii="Calibri" w:eastAsia="Times New Roman" w:hAnsi="Calibri" w:cs="Calibri"/>
                <w:sz w:val="16"/>
              </w:rPr>
            </w:pPr>
            <w:hyperlink r:id="rId215" w:tgtFrame="_blank" w:history="1">
              <w:r w:rsidRPr="0071419D">
                <w:rPr>
                  <w:rFonts w:ascii="Calibri" w:eastAsia="Times New Roman" w:hAnsi="Calibri" w:cs="Calibri"/>
                  <w:color w:val="0000FF"/>
                  <w:sz w:val="16"/>
                  <w:u w:val="single"/>
                </w:rPr>
                <w:t>Screen 18</w:t>
              </w:r>
            </w:hyperlink>
            <w:r w:rsidRPr="0071419D">
              <w:rPr>
                <w:rFonts w:ascii="Calibri" w:eastAsia="Times New Roman" w:hAnsi="Calibri" w:cs="Calibri"/>
                <w:sz w:val="16"/>
              </w:rPr>
              <w:t xml:space="preserve"> </w:t>
            </w:r>
          </w:p>
          <w:p w14:paraId="30C8C74C" w14:textId="77777777" w:rsidR="00764DBF" w:rsidRPr="0071419D" w:rsidRDefault="0000313E" w:rsidP="00764DBF">
            <w:pPr>
              <w:ind w:left="30" w:right="30"/>
              <w:rPr>
                <w:rFonts w:ascii="Calibri" w:eastAsia="Times New Roman" w:hAnsi="Calibri" w:cs="Calibri"/>
                <w:sz w:val="16"/>
              </w:rPr>
            </w:pPr>
            <w:hyperlink r:id="rId216" w:tgtFrame="_blank" w:history="1">
              <w:r w:rsidRPr="0071419D">
                <w:rPr>
                  <w:rFonts w:ascii="Calibri" w:eastAsia="Times New Roman" w:hAnsi="Calibri" w:cs="Calibri"/>
                  <w:color w:val="0000FF"/>
                  <w:sz w:val="16"/>
                  <w:u w:val="single"/>
                </w:rPr>
                <w:t>112_C_200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926CBA"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Legal Division</w:t>
            </w:r>
          </w:p>
          <w:p w14:paraId="0961E54E"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Contact the Legal Division with questions or concerns about legal implications of bribery and corruption.</w:t>
            </w:r>
          </w:p>
          <w:p w14:paraId="0BA68AA0" w14:textId="77777777" w:rsidR="00764DBF" w:rsidRPr="0071419D" w:rsidRDefault="0000313E" w:rsidP="00694634">
            <w:pPr>
              <w:numPr>
                <w:ilvl w:val="0"/>
                <w:numId w:val="6"/>
              </w:numPr>
              <w:spacing w:before="100" w:beforeAutospacing="1" w:after="100" w:afterAutospacing="1"/>
              <w:ind w:left="750" w:right="30"/>
              <w:rPr>
                <w:rFonts w:ascii="Calibri" w:eastAsia="Times New Roman" w:hAnsi="Calibri" w:cs="Calibri"/>
              </w:rPr>
            </w:pPr>
            <w:r w:rsidRPr="0071419D">
              <w:rPr>
                <w:rFonts w:ascii="Calibri" w:eastAsia="Times New Roman" w:hAnsi="Calibri" w:cs="Calibri"/>
              </w:rPr>
              <w:lastRenderedPageBreak/>
              <w:t>Click here to access the Legal home page on Abbott World.</w:t>
            </w:r>
          </w:p>
        </w:tc>
        <w:tc>
          <w:tcPr>
            <w:tcW w:w="6000" w:type="dxa"/>
          </w:tcPr>
          <w:p w14:paraId="0F20D2D3"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قانونی شعبہ</w:t>
            </w:r>
          </w:p>
          <w:p w14:paraId="7944B30E"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رشوت خوری اور بدعنوانی کے قانونی مضمرات کے بارے میں سوالات اور مسائل کے لیے قانونی شعبے سے رابطہ کریں۔</w:t>
            </w:r>
          </w:p>
          <w:p w14:paraId="5B960816" w14:textId="097C9CE4" w:rsidR="00764DBF" w:rsidRPr="0071419D" w:rsidRDefault="0000313E" w:rsidP="00694634">
            <w:pPr>
              <w:numPr>
                <w:ilvl w:val="0"/>
                <w:numId w:val="6"/>
              </w:numPr>
              <w:bidi/>
              <w:spacing w:before="100" w:beforeAutospacing="1" w:after="100" w:afterAutospacing="1"/>
              <w:ind w:left="750" w:right="30"/>
              <w:rPr>
                <w:rFonts w:ascii="Calibri" w:eastAsia="Times New Roman" w:hAnsi="Calibri" w:cs="Calibri"/>
              </w:rPr>
            </w:pPr>
            <w:r w:rsidRPr="0071419D">
              <w:rPr>
                <w:rFonts w:ascii="Calibri" w:eastAsia="Calibri" w:hAnsi="Calibri" w:cs="Calibri"/>
                <w:lang w:bidi="ur-PK"/>
              </w:rPr>
              <w:lastRenderedPageBreak/>
              <w:t>Abbott World</w:t>
            </w:r>
            <w:r w:rsidRPr="0071419D">
              <w:rPr>
                <w:rFonts w:ascii="Calibri" w:eastAsia="Calibri" w:hAnsi="Calibri" w:cs="Calibri"/>
                <w:rtl/>
                <w:lang w:bidi="ur-PK"/>
              </w:rPr>
              <w:t xml:space="preserve"> میں قانونی ہوم پیج تک رسائی کے لیے یہاں کلک</w:t>
            </w:r>
            <w:r w:rsidR="0083420E">
              <w:rPr>
                <w:rFonts w:ascii="Calibri" w:eastAsia="Calibri" w:hAnsi="Calibri" w:cs="Calibri"/>
                <w:lang w:bidi="ur-PK"/>
              </w:rPr>
              <w:t> </w:t>
            </w:r>
            <w:r w:rsidRPr="0071419D">
              <w:rPr>
                <w:rFonts w:ascii="Calibri" w:eastAsia="Calibri" w:hAnsi="Calibri" w:cs="Calibri"/>
                <w:rtl/>
                <w:lang w:bidi="ur-PK"/>
              </w:rPr>
              <w:t>کریں۔</w:t>
            </w:r>
          </w:p>
        </w:tc>
      </w:tr>
      <w:tr w:rsidR="003D306A" w:rsidRPr="0071419D" w14:paraId="489B7A98" w14:textId="77777777" w:rsidTr="00694634">
        <w:tc>
          <w:tcPr>
            <w:tcW w:w="1353" w:type="dxa"/>
            <w:shd w:val="clear" w:color="auto" w:fill="C1E4F5"/>
            <w:tcMar>
              <w:top w:w="120" w:type="dxa"/>
              <w:left w:w="180" w:type="dxa"/>
              <w:bottom w:w="120" w:type="dxa"/>
              <w:right w:w="180" w:type="dxa"/>
            </w:tcMar>
            <w:hideMark/>
          </w:tcPr>
          <w:p w14:paraId="7AE8EE4A" w14:textId="77777777" w:rsidR="00764DBF" w:rsidRPr="0071419D" w:rsidRDefault="0000313E" w:rsidP="00764DBF">
            <w:pPr>
              <w:spacing w:before="30" w:after="30"/>
              <w:ind w:left="30" w:right="30"/>
              <w:rPr>
                <w:rFonts w:ascii="Calibri" w:eastAsia="Times New Roman" w:hAnsi="Calibri" w:cs="Calibri"/>
                <w:sz w:val="16"/>
              </w:rPr>
            </w:pPr>
            <w:hyperlink r:id="rId217" w:tgtFrame="_blank" w:history="1">
              <w:r w:rsidRPr="0071419D">
                <w:rPr>
                  <w:rFonts w:ascii="Calibri" w:eastAsia="Times New Roman" w:hAnsi="Calibri" w:cs="Calibri"/>
                  <w:color w:val="0000FF"/>
                  <w:sz w:val="16"/>
                  <w:u w:val="single"/>
                </w:rPr>
                <w:t>Screen 18</w:t>
              </w:r>
            </w:hyperlink>
            <w:r w:rsidRPr="0071419D">
              <w:rPr>
                <w:rFonts w:ascii="Calibri" w:eastAsia="Times New Roman" w:hAnsi="Calibri" w:cs="Calibri"/>
                <w:sz w:val="16"/>
              </w:rPr>
              <w:t xml:space="preserve"> </w:t>
            </w:r>
          </w:p>
          <w:p w14:paraId="550A7B8D" w14:textId="77777777" w:rsidR="00764DBF" w:rsidRPr="0071419D" w:rsidRDefault="0000313E" w:rsidP="00764DBF">
            <w:pPr>
              <w:ind w:left="30" w:right="30"/>
              <w:rPr>
                <w:rFonts w:ascii="Calibri" w:eastAsia="Times New Roman" w:hAnsi="Calibri" w:cs="Calibri"/>
                <w:sz w:val="16"/>
              </w:rPr>
            </w:pPr>
            <w:hyperlink r:id="rId218" w:tgtFrame="_blank" w:history="1">
              <w:r w:rsidRPr="0071419D">
                <w:rPr>
                  <w:rFonts w:ascii="Calibri" w:eastAsia="Times New Roman" w:hAnsi="Calibri" w:cs="Calibri"/>
                  <w:color w:val="0000FF"/>
                  <w:sz w:val="16"/>
                  <w:u w:val="single"/>
                </w:rPr>
                <w:t>113_C_200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32B501"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OTHER RESOURCES</w:t>
            </w:r>
          </w:p>
          <w:p w14:paraId="4A56A69A"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There are many other resources available to you:</w:t>
            </w:r>
          </w:p>
          <w:p w14:paraId="79424778"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Finance – If your question is about accounting or finance, contact your local Finance department.</w:t>
            </w:r>
          </w:p>
          <w:p w14:paraId="7EBCCB83"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Corporate Audit – If you have specific concerns regarding accounting, internal accounting controls, or auditing matters, promptly report them to Corporate Audit or the OEC.</w:t>
            </w:r>
          </w:p>
          <w:p w14:paraId="2BD869C9"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Abbott Quality and Regulatory – If you have questions about the quality and safety of our products, contact your local Quality or Regulatory department.</w:t>
            </w:r>
          </w:p>
          <w:p w14:paraId="285F0DFA"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Global Environment, Health, and Safety – Contact a Global Environment, Health, and Safety representative if you have questions about a physical site and potential dangers.</w:t>
            </w:r>
          </w:p>
          <w:p w14:paraId="61A7EE02"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Global Procurement – If you have questions about supplier relations, contact Global Procurement.</w:t>
            </w:r>
          </w:p>
        </w:tc>
        <w:tc>
          <w:tcPr>
            <w:tcW w:w="6000" w:type="dxa"/>
          </w:tcPr>
          <w:p w14:paraId="0262B9CB"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دیگر وسائل</w:t>
            </w:r>
          </w:p>
          <w:p w14:paraId="207E45EA"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آپ کے لئے دیگر بہت سے وسائل دستیاب ہیں:</w:t>
            </w:r>
          </w:p>
          <w:p w14:paraId="274CD916"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مالیات – اگر آپ کا سوال حساب یا مالیات کے بارے میں ہے تو اپنے مقامی مالیات محکمہ سے رابطہ کریں۔</w:t>
            </w:r>
          </w:p>
          <w:p w14:paraId="4A30D884"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کارپوریٹ آڈٹ – اگر آپ کو حساب کتاب، داخلی اکاؤنٹنگ کنٹرولز یا آڈٹنگ معاملات کے بارے میں تشویشات ہیں تو فوراً اس کی اطلاع کارپوریٹ آڈٹ یا او ای سی کو دیں۔</w:t>
            </w:r>
          </w:p>
          <w:p w14:paraId="4EEF0A48"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معیار اور انضباط – اگر آپ کے پاس ہماری مصنوعات کے معیار اور سلامتی کے بارے میں سوالات ہوں تو اپنے مقامی معیار یا انضباط محکمہ سے رابطہ کریں۔</w:t>
            </w:r>
          </w:p>
          <w:p w14:paraId="436A4D30" w14:textId="1C7475B3"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عالمی ماحولیاتی صحت اور سلامتی – اگر آپ کے پاس کسی فزیکل سائٹ یا</w:t>
            </w:r>
            <w:r w:rsidR="00AC7BB4">
              <w:rPr>
                <w:rFonts w:ascii="Calibri" w:eastAsia="Calibri" w:hAnsi="Calibri" w:cs="Calibri"/>
                <w:lang w:bidi="ur-PK"/>
              </w:rPr>
              <w:t> </w:t>
            </w:r>
            <w:r w:rsidRPr="0071419D">
              <w:rPr>
                <w:rFonts w:ascii="Calibri" w:eastAsia="Calibri" w:hAnsi="Calibri" w:cs="Calibri"/>
                <w:rtl/>
                <w:lang w:bidi="ur-PK"/>
              </w:rPr>
              <w:t>ممکنہ خطرات کے بارے میں سوالات ہوں تو عالمی ماحولیاتی صحت اور سلامتی کے نمائندہ سے رابطہ کریں۔</w:t>
            </w:r>
          </w:p>
          <w:p w14:paraId="60200CE4"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عالمی حصولیابی - اگر آپ کے پاس سپلائر کے تعلقات سے متعلق سوالات ہیں تو عالمی حصولیابی سے رابطہ کریں۔</w:t>
            </w:r>
          </w:p>
        </w:tc>
      </w:tr>
      <w:tr w:rsidR="003D306A" w:rsidRPr="0071419D" w14:paraId="150D6CBE" w14:textId="77777777" w:rsidTr="00694634">
        <w:tc>
          <w:tcPr>
            <w:tcW w:w="1353" w:type="dxa"/>
            <w:shd w:val="clear" w:color="auto" w:fill="C1E4F5"/>
            <w:tcMar>
              <w:top w:w="120" w:type="dxa"/>
              <w:left w:w="180" w:type="dxa"/>
              <w:bottom w:w="120" w:type="dxa"/>
              <w:right w:w="180" w:type="dxa"/>
            </w:tcMar>
            <w:hideMark/>
          </w:tcPr>
          <w:p w14:paraId="0FBAE50D" w14:textId="77777777" w:rsidR="00764DBF" w:rsidRPr="0071419D" w:rsidRDefault="0000313E" w:rsidP="00764DBF">
            <w:pPr>
              <w:spacing w:before="30" w:after="30"/>
              <w:ind w:left="30" w:right="30"/>
              <w:rPr>
                <w:rFonts w:ascii="Calibri" w:eastAsia="Times New Roman" w:hAnsi="Calibri" w:cs="Calibri"/>
                <w:sz w:val="16"/>
              </w:rPr>
            </w:pPr>
            <w:hyperlink r:id="rId219" w:tgtFrame="_blank" w:history="1">
              <w:r w:rsidRPr="0071419D">
                <w:rPr>
                  <w:rFonts w:ascii="Calibri" w:eastAsia="Times New Roman" w:hAnsi="Calibri" w:cs="Calibri"/>
                  <w:color w:val="0000FF"/>
                  <w:sz w:val="16"/>
                  <w:u w:val="single"/>
                </w:rPr>
                <w:t>Screen 18</w:t>
              </w:r>
            </w:hyperlink>
            <w:r w:rsidRPr="0071419D">
              <w:rPr>
                <w:rFonts w:ascii="Calibri" w:eastAsia="Times New Roman" w:hAnsi="Calibri" w:cs="Calibri"/>
                <w:sz w:val="16"/>
              </w:rPr>
              <w:t xml:space="preserve"> </w:t>
            </w:r>
          </w:p>
          <w:p w14:paraId="0FF1D04F" w14:textId="77777777" w:rsidR="00764DBF" w:rsidRPr="0071419D" w:rsidRDefault="0000313E" w:rsidP="00764DBF">
            <w:pPr>
              <w:ind w:left="30" w:right="30"/>
              <w:rPr>
                <w:rFonts w:ascii="Calibri" w:eastAsia="Times New Roman" w:hAnsi="Calibri" w:cs="Calibri"/>
                <w:sz w:val="16"/>
              </w:rPr>
            </w:pPr>
            <w:hyperlink r:id="rId220" w:tgtFrame="_blank" w:history="1">
              <w:r w:rsidRPr="0071419D">
                <w:rPr>
                  <w:rFonts w:ascii="Calibri" w:eastAsia="Times New Roman" w:hAnsi="Calibri" w:cs="Calibri"/>
                  <w:color w:val="0000FF"/>
                  <w:sz w:val="16"/>
                  <w:u w:val="single"/>
                </w:rPr>
                <w:t>114_C_200</w:t>
              </w:r>
            </w:hyperlink>
            <w:r w:rsidRPr="0071419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D11D19"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Course Resources</w:t>
            </w:r>
          </w:p>
          <w:p w14:paraId="53561CFA" w14:textId="77777777"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lastRenderedPageBreak/>
              <w:t>Transcript</w:t>
            </w:r>
          </w:p>
          <w:p w14:paraId="29A274F2" w14:textId="2599DF59" w:rsidR="00764DBF"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Click </w:t>
            </w:r>
            <w:hyperlink r:id="rId221" w:tgtFrame="_blank" w:history="1">
              <w:r w:rsidRPr="007D7C98">
                <w:rPr>
                  <w:rStyle w:val="Hyperlink"/>
                  <w:rFonts w:ascii="Calibri" w:eastAsia="Times New Roman" w:hAnsi="Calibri" w:cs="Calibri"/>
                </w:rPr>
                <w:t>here</w:t>
              </w:r>
            </w:hyperlink>
            <w:r w:rsidRPr="0071419D">
              <w:rPr>
                <w:rFonts w:ascii="Calibri" w:eastAsia="Times New Roman" w:hAnsi="Calibri" w:cs="Calibri"/>
              </w:rPr>
              <w:t xml:space="preserve"> for a full transcript of the course</w:t>
            </w:r>
          </w:p>
        </w:tc>
        <w:tc>
          <w:tcPr>
            <w:tcW w:w="6000" w:type="dxa"/>
          </w:tcPr>
          <w:p w14:paraId="586D1E63"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کورس کے وسائل</w:t>
            </w:r>
          </w:p>
          <w:p w14:paraId="6D3397D3" w14:textId="77777777"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lastRenderedPageBreak/>
              <w:t>ٹرانسکرپٹ</w:t>
            </w:r>
          </w:p>
          <w:p w14:paraId="6F546E03" w14:textId="69532CBD" w:rsidR="00764DBF"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 xml:space="preserve">کورس کی ایک مکمل تحریری نقل کے لیے </w:t>
            </w:r>
            <w:r w:rsidR="009913E5">
              <w:rPr>
                <w:rFonts w:ascii="Calibri" w:eastAsia="Calibri" w:hAnsi="Calibri" w:cs="Calibri"/>
                <w:color w:val="0000FF"/>
                <w:u w:val="single"/>
                <w:rtl/>
                <w:lang w:bidi="ur-PK"/>
              </w:rPr>
              <w:fldChar w:fldCharType="begin"/>
            </w:r>
            <w:r w:rsidR="009913E5">
              <w:rPr>
                <w:rFonts w:ascii="Calibri" w:eastAsia="Calibri" w:hAnsi="Calibri" w:cs="Calibri"/>
                <w:color w:val="0000FF"/>
                <w:u w:val="single"/>
                <w:rtl/>
                <w:lang w:bidi="ur-PK"/>
              </w:rPr>
              <w:instrText xml:space="preserve"> </w:instrText>
            </w:r>
            <w:r w:rsidR="009913E5">
              <w:rPr>
                <w:rFonts w:ascii="Calibri" w:eastAsia="Calibri" w:hAnsi="Calibri" w:cs="Calibri"/>
                <w:color w:val="0000FF"/>
                <w:u w:val="single"/>
                <w:lang w:bidi="ur-PK"/>
              </w:rPr>
              <w:instrText>HYPERLINK</w:instrText>
            </w:r>
            <w:r w:rsidR="009913E5">
              <w:rPr>
                <w:rFonts w:ascii="Calibri" w:eastAsia="Calibri" w:hAnsi="Calibri" w:cs="Calibri"/>
                <w:color w:val="0000FF"/>
                <w:u w:val="single"/>
                <w:rtl/>
                <w:lang w:bidi="ur-PK"/>
              </w:rPr>
              <w:instrText xml:space="preserve"> "</w:instrText>
            </w:r>
            <w:r w:rsidR="009913E5">
              <w:rPr>
                <w:rFonts w:ascii="Calibri" w:eastAsia="Calibri" w:hAnsi="Calibri" w:cs="Calibri"/>
                <w:color w:val="0000FF"/>
                <w:u w:val="single"/>
                <w:lang w:bidi="ur-PK"/>
              </w:rPr>
              <w:instrText>https://rusnakassociates.com/content/AbbottCOBCCourse/courses/EN-US/course/reference/Transcript.pdf</w:instrText>
            </w:r>
            <w:r w:rsidR="009913E5">
              <w:rPr>
                <w:rFonts w:ascii="Calibri" w:eastAsia="Calibri" w:hAnsi="Calibri" w:cs="Calibri"/>
                <w:color w:val="0000FF"/>
                <w:u w:val="single"/>
                <w:rtl/>
                <w:lang w:bidi="ur-PK"/>
              </w:rPr>
              <w:instrText>" \</w:instrText>
            </w:r>
            <w:r w:rsidR="009913E5">
              <w:rPr>
                <w:rFonts w:ascii="Calibri" w:eastAsia="Calibri" w:hAnsi="Calibri" w:cs="Calibri"/>
                <w:color w:val="0000FF"/>
                <w:u w:val="single"/>
                <w:lang w:bidi="ur-PK"/>
              </w:rPr>
              <w:instrText>t</w:instrText>
            </w:r>
            <w:r w:rsidR="009913E5">
              <w:rPr>
                <w:rFonts w:ascii="Calibri" w:eastAsia="Calibri" w:hAnsi="Calibri" w:cs="Calibri"/>
                <w:color w:val="0000FF"/>
                <w:u w:val="single"/>
                <w:rtl/>
                <w:lang w:bidi="ur-PK"/>
              </w:rPr>
              <w:instrText xml:space="preserve"> "_</w:instrText>
            </w:r>
            <w:r w:rsidR="009913E5">
              <w:rPr>
                <w:rFonts w:ascii="Calibri" w:eastAsia="Calibri" w:hAnsi="Calibri" w:cs="Calibri"/>
                <w:color w:val="0000FF"/>
                <w:u w:val="single"/>
                <w:lang w:bidi="ur-PK"/>
              </w:rPr>
              <w:instrText>blank</w:instrText>
            </w:r>
            <w:r w:rsidR="009913E5">
              <w:rPr>
                <w:rFonts w:ascii="Calibri" w:eastAsia="Calibri" w:hAnsi="Calibri" w:cs="Calibri"/>
                <w:color w:val="0000FF"/>
                <w:u w:val="single"/>
                <w:rtl/>
                <w:lang w:bidi="ur-PK"/>
              </w:rPr>
              <w:instrText xml:space="preserve">" </w:instrText>
            </w:r>
            <w:r w:rsidR="009913E5">
              <w:rPr>
                <w:rFonts w:ascii="Calibri" w:eastAsia="Calibri" w:hAnsi="Calibri" w:cs="Calibri"/>
                <w:color w:val="0000FF"/>
                <w:u w:val="single"/>
                <w:rtl/>
                <w:lang w:bidi="ur-PK"/>
              </w:rPr>
            </w:r>
            <w:r w:rsidR="009913E5">
              <w:rPr>
                <w:rFonts w:ascii="Calibri" w:eastAsia="Calibri" w:hAnsi="Calibri" w:cs="Calibri"/>
                <w:color w:val="0000FF"/>
                <w:u w:val="single"/>
                <w:rtl/>
                <w:lang w:bidi="ur-PK"/>
              </w:rPr>
              <w:fldChar w:fldCharType="separate"/>
            </w:r>
            <w:r w:rsidRPr="009913E5">
              <w:rPr>
                <w:rStyle w:val="Hyperlink"/>
                <w:rFonts w:ascii="Calibri" w:eastAsia="Calibri" w:hAnsi="Calibri" w:cs="Calibri"/>
                <w:rtl/>
                <w:lang w:bidi="ur-PK"/>
              </w:rPr>
              <w:t>یہاں</w:t>
            </w:r>
            <w:r w:rsidR="009913E5">
              <w:rPr>
                <w:rFonts w:ascii="Calibri" w:eastAsia="Calibri" w:hAnsi="Calibri" w:cs="Calibri"/>
                <w:color w:val="0000FF"/>
                <w:u w:val="single"/>
                <w:rtl/>
                <w:lang w:bidi="ur-PK"/>
              </w:rPr>
              <w:fldChar w:fldCharType="end"/>
            </w:r>
            <w:r w:rsidRPr="0071419D">
              <w:rPr>
                <w:rFonts w:ascii="Calibri" w:eastAsia="Calibri" w:hAnsi="Calibri" w:cs="Calibri"/>
                <w:rtl/>
                <w:lang w:bidi="ur-PK"/>
              </w:rPr>
              <w:t xml:space="preserve"> کلک کریں</w:t>
            </w:r>
          </w:p>
        </w:tc>
      </w:tr>
      <w:tr w:rsidR="003D306A" w:rsidRPr="0071419D" w14:paraId="40B7751B" w14:textId="77777777" w:rsidTr="00694634">
        <w:tc>
          <w:tcPr>
            <w:tcW w:w="1353" w:type="dxa"/>
            <w:shd w:val="clear" w:color="auto" w:fill="C1E4F5"/>
            <w:tcMar>
              <w:top w:w="120" w:type="dxa"/>
              <w:left w:w="180" w:type="dxa"/>
              <w:bottom w:w="120" w:type="dxa"/>
              <w:right w:w="180" w:type="dxa"/>
            </w:tcMar>
            <w:hideMark/>
          </w:tcPr>
          <w:p w14:paraId="3F116E0B"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lastRenderedPageBreak/>
              <w:t>115_toc_1</w:t>
            </w:r>
          </w:p>
        </w:tc>
        <w:tc>
          <w:tcPr>
            <w:tcW w:w="6000" w:type="dxa"/>
            <w:tcMar>
              <w:top w:w="120" w:type="dxa"/>
              <w:left w:w="180" w:type="dxa"/>
              <w:bottom w:w="120" w:type="dxa"/>
              <w:right w:w="180" w:type="dxa"/>
            </w:tcMar>
            <w:hideMark/>
          </w:tcPr>
          <w:p w14:paraId="1AB77E9B"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Welcome</w:t>
            </w:r>
          </w:p>
        </w:tc>
        <w:tc>
          <w:tcPr>
            <w:tcW w:w="6000" w:type="dxa"/>
          </w:tcPr>
          <w:p w14:paraId="0C80B549"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خوش آمدید</w:t>
            </w:r>
          </w:p>
        </w:tc>
      </w:tr>
      <w:tr w:rsidR="003D306A" w:rsidRPr="0071419D" w14:paraId="58253C4A" w14:textId="77777777" w:rsidTr="00694634">
        <w:tc>
          <w:tcPr>
            <w:tcW w:w="1353" w:type="dxa"/>
            <w:shd w:val="clear" w:color="auto" w:fill="C1E4F5"/>
            <w:tcMar>
              <w:top w:w="120" w:type="dxa"/>
              <w:left w:w="180" w:type="dxa"/>
              <w:bottom w:w="120" w:type="dxa"/>
              <w:right w:w="180" w:type="dxa"/>
            </w:tcMar>
            <w:hideMark/>
          </w:tcPr>
          <w:p w14:paraId="59146081"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116_toc_2</w:t>
            </w:r>
          </w:p>
        </w:tc>
        <w:tc>
          <w:tcPr>
            <w:tcW w:w="6000" w:type="dxa"/>
            <w:tcMar>
              <w:top w:w="120" w:type="dxa"/>
              <w:left w:w="180" w:type="dxa"/>
              <w:bottom w:w="120" w:type="dxa"/>
              <w:right w:w="180" w:type="dxa"/>
            </w:tcMar>
            <w:hideMark/>
          </w:tcPr>
          <w:p w14:paraId="7DC70A94"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Code of Business Conduct</w:t>
            </w:r>
          </w:p>
        </w:tc>
        <w:tc>
          <w:tcPr>
            <w:tcW w:w="6000" w:type="dxa"/>
          </w:tcPr>
          <w:p w14:paraId="57EDC82D"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کاروباری طریقہ کار کا ضابطہ</w:t>
            </w:r>
          </w:p>
        </w:tc>
      </w:tr>
      <w:tr w:rsidR="003D306A" w:rsidRPr="0071419D" w14:paraId="58E546B2" w14:textId="77777777" w:rsidTr="00694634">
        <w:tc>
          <w:tcPr>
            <w:tcW w:w="1353" w:type="dxa"/>
            <w:shd w:val="clear" w:color="auto" w:fill="C1E4F5"/>
            <w:tcMar>
              <w:top w:w="120" w:type="dxa"/>
              <w:left w:w="180" w:type="dxa"/>
              <w:bottom w:w="120" w:type="dxa"/>
              <w:right w:w="180" w:type="dxa"/>
            </w:tcMar>
            <w:hideMark/>
          </w:tcPr>
          <w:p w14:paraId="2786C9D6"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117_toc_3</w:t>
            </w:r>
          </w:p>
        </w:tc>
        <w:tc>
          <w:tcPr>
            <w:tcW w:w="6000" w:type="dxa"/>
            <w:tcMar>
              <w:top w:w="120" w:type="dxa"/>
              <w:left w:w="180" w:type="dxa"/>
              <w:bottom w:w="120" w:type="dxa"/>
              <w:right w:w="180" w:type="dxa"/>
            </w:tcMar>
            <w:hideMark/>
          </w:tcPr>
          <w:p w14:paraId="78F9E03E"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Philosophy</w:t>
            </w:r>
          </w:p>
        </w:tc>
        <w:tc>
          <w:tcPr>
            <w:tcW w:w="6000" w:type="dxa"/>
          </w:tcPr>
          <w:p w14:paraId="251CB1FF"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ہمارا فلسفہ</w:t>
            </w:r>
          </w:p>
        </w:tc>
      </w:tr>
      <w:tr w:rsidR="003D306A" w:rsidRPr="0071419D" w14:paraId="7974D4FE" w14:textId="77777777" w:rsidTr="00694634">
        <w:tc>
          <w:tcPr>
            <w:tcW w:w="1353" w:type="dxa"/>
            <w:shd w:val="clear" w:color="auto" w:fill="C1E4F5"/>
            <w:tcMar>
              <w:top w:w="120" w:type="dxa"/>
              <w:left w:w="180" w:type="dxa"/>
              <w:bottom w:w="120" w:type="dxa"/>
              <w:right w:w="180" w:type="dxa"/>
            </w:tcMar>
            <w:hideMark/>
          </w:tcPr>
          <w:p w14:paraId="6ED60A4E"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118_toc_4</w:t>
            </w:r>
          </w:p>
        </w:tc>
        <w:tc>
          <w:tcPr>
            <w:tcW w:w="6000" w:type="dxa"/>
            <w:tcMar>
              <w:top w:w="120" w:type="dxa"/>
              <w:left w:w="180" w:type="dxa"/>
              <w:bottom w:w="120" w:type="dxa"/>
              <w:right w:w="180" w:type="dxa"/>
            </w:tcMar>
            <w:hideMark/>
          </w:tcPr>
          <w:p w14:paraId="245644E7"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Objectives</w:t>
            </w:r>
          </w:p>
        </w:tc>
        <w:tc>
          <w:tcPr>
            <w:tcW w:w="6000" w:type="dxa"/>
          </w:tcPr>
          <w:p w14:paraId="1C9E216B"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مقاصد</w:t>
            </w:r>
          </w:p>
        </w:tc>
      </w:tr>
      <w:tr w:rsidR="003D306A" w:rsidRPr="0071419D" w14:paraId="6AEF4868" w14:textId="77777777" w:rsidTr="00694634">
        <w:tc>
          <w:tcPr>
            <w:tcW w:w="1353" w:type="dxa"/>
            <w:shd w:val="clear" w:color="auto" w:fill="C1E4F5"/>
            <w:tcMar>
              <w:top w:w="120" w:type="dxa"/>
              <w:left w:w="180" w:type="dxa"/>
              <w:bottom w:w="120" w:type="dxa"/>
              <w:right w:w="180" w:type="dxa"/>
            </w:tcMar>
            <w:hideMark/>
          </w:tcPr>
          <w:p w14:paraId="121C0D49"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119_toc_5</w:t>
            </w:r>
          </w:p>
        </w:tc>
        <w:tc>
          <w:tcPr>
            <w:tcW w:w="6000" w:type="dxa"/>
            <w:tcMar>
              <w:top w:w="120" w:type="dxa"/>
              <w:left w:w="180" w:type="dxa"/>
              <w:bottom w:w="120" w:type="dxa"/>
              <w:right w:w="180" w:type="dxa"/>
            </w:tcMar>
            <w:hideMark/>
          </w:tcPr>
          <w:p w14:paraId="59366A7B"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Table of Contents</w:t>
            </w:r>
          </w:p>
        </w:tc>
        <w:tc>
          <w:tcPr>
            <w:tcW w:w="6000" w:type="dxa"/>
          </w:tcPr>
          <w:p w14:paraId="179FDD08"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مشمولات کی فہرست</w:t>
            </w:r>
          </w:p>
        </w:tc>
      </w:tr>
      <w:tr w:rsidR="003D306A" w:rsidRPr="0071419D" w14:paraId="1CC648D3" w14:textId="77777777" w:rsidTr="00694634">
        <w:tc>
          <w:tcPr>
            <w:tcW w:w="1353" w:type="dxa"/>
            <w:shd w:val="clear" w:color="auto" w:fill="C1E4F5"/>
            <w:tcMar>
              <w:top w:w="120" w:type="dxa"/>
              <w:left w:w="180" w:type="dxa"/>
              <w:bottom w:w="120" w:type="dxa"/>
              <w:right w:w="180" w:type="dxa"/>
            </w:tcMar>
            <w:hideMark/>
          </w:tcPr>
          <w:p w14:paraId="78B9A913"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120_toc_6</w:t>
            </w:r>
          </w:p>
        </w:tc>
        <w:tc>
          <w:tcPr>
            <w:tcW w:w="6000" w:type="dxa"/>
            <w:tcMar>
              <w:top w:w="120" w:type="dxa"/>
              <w:left w:w="180" w:type="dxa"/>
              <w:bottom w:w="120" w:type="dxa"/>
              <w:right w:w="180" w:type="dxa"/>
            </w:tcMar>
            <w:hideMark/>
          </w:tcPr>
          <w:p w14:paraId="0598424E"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The Importance of Abbott’s Code of Business Conduct </w:t>
            </w:r>
          </w:p>
        </w:tc>
        <w:tc>
          <w:tcPr>
            <w:tcW w:w="6000" w:type="dxa"/>
          </w:tcPr>
          <w:p w14:paraId="3D345C50"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lang w:bidi="ur-PK"/>
              </w:rPr>
              <w:t>Abbott</w:t>
            </w:r>
            <w:r w:rsidRPr="0071419D">
              <w:rPr>
                <w:rFonts w:ascii="Calibri" w:eastAsia="Calibri" w:hAnsi="Calibri" w:cs="Calibri"/>
                <w:rtl/>
                <w:lang w:bidi="ur-PK"/>
              </w:rPr>
              <w:t xml:space="preserve"> کے کاروباری طریقہ کار کے ضابطہ کی اہمیت</w:t>
            </w:r>
            <w:r w:rsidRPr="0071419D">
              <w:rPr>
                <w:rFonts w:ascii="Calibri" w:eastAsia="Calibri" w:hAnsi="Calibri" w:cs="Calibri"/>
                <w:lang w:bidi="ur-PK"/>
              </w:rPr>
              <w:t xml:space="preserve"> </w:t>
            </w:r>
          </w:p>
        </w:tc>
      </w:tr>
      <w:tr w:rsidR="003D306A" w:rsidRPr="0071419D" w14:paraId="671E5470" w14:textId="77777777" w:rsidTr="00694634">
        <w:tc>
          <w:tcPr>
            <w:tcW w:w="1353" w:type="dxa"/>
            <w:shd w:val="clear" w:color="auto" w:fill="C1E4F5"/>
            <w:tcMar>
              <w:top w:w="120" w:type="dxa"/>
              <w:left w:w="180" w:type="dxa"/>
              <w:bottom w:w="120" w:type="dxa"/>
              <w:right w:w="180" w:type="dxa"/>
            </w:tcMar>
            <w:hideMark/>
          </w:tcPr>
          <w:p w14:paraId="7DE47F5F"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121_toc_7</w:t>
            </w:r>
          </w:p>
        </w:tc>
        <w:tc>
          <w:tcPr>
            <w:tcW w:w="6000" w:type="dxa"/>
            <w:tcMar>
              <w:top w:w="120" w:type="dxa"/>
              <w:left w:w="180" w:type="dxa"/>
              <w:bottom w:w="120" w:type="dxa"/>
              <w:right w:w="180" w:type="dxa"/>
            </w:tcMar>
            <w:hideMark/>
          </w:tcPr>
          <w:p w14:paraId="41F74C9C"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Everyday Commitments</w:t>
            </w:r>
          </w:p>
        </w:tc>
        <w:tc>
          <w:tcPr>
            <w:tcW w:w="6000" w:type="dxa"/>
          </w:tcPr>
          <w:p w14:paraId="4742C221"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ہماری روزمرہ کی وابستگیاں</w:t>
            </w:r>
          </w:p>
        </w:tc>
      </w:tr>
      <w:tr w:rsidR="003D306A" w:rsidRPr="0071419D" w14:paraId="0F27A9BC" w14:textId="77777777" w:rsidTr="00694634">
        <w:tc>
          <w:tcPr>
            <w:tcW w:w="1353" w:type="dxa"/>
            <w:shd w:val="clear" w:color="auto" w:fill="C1E4F5"/>
            <w:tcMar>
              <w:top w:w="120" w:type="dxa"/>
              <w:left w:w="180" w:type="dxa"/>
              <w:bottom w:w="120" w:type="dxa"/>
              <w:right w:w="180" w:type="dxa"/>
            </w:tcMar>
            <w:hideMark/>
          </w:tcPr>
          <w:p w14:paraId="119A2E79"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122_toc_8</w:t>
            </w:r>
          </w:p>
        </w:tc>
        <w:tc>
          <w:tcPr>
            <w:tcW w:w="6000" w:type="dxa"/>
            <w:tcMar>
              <w:top w:w="120" w:type="dxa"/>
              <w:left w:w="180" w:type="dxa"/>
              <w:bottom w:w="120" w:type="dxa"/>
              <w:right w:w="180" w:type="dxa"/>
            </w:tcMar>
            <w:hideMark/>
          </w:tcPr>
          <w:p w14:paraId="62F58D01"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The Importance of the Code to Our Business</w:t>
            </w:r>
          </w:p>
        </w:tc>
        <w:tc>
          <w:tcPr>
            <w:tcW w:w="6000" w:type="dxa"/>
          </w:tcPr>
          <w:p w14:paraId="012F5049"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ہمارے کاروبار کے ضابطہ کی اہمیت</w:t>
            </w:r>
          </w:p>
        </w:tc>
      </w:tr>
      <w:tr w:rsidR="003D306A" w:rsidRPr="0071419D" w14:paraId="73B0877A" w14:textId="77777777" w:rsidTr="00694634">
        <w:tc>
          <w:tcPr>
            <w:tcW w:w="1353" w:type="dxa"/>
            <w:shd w:val="clear" w:color="auto" w:fill="C1E4F5"/>
            <w:tcMar>
              <w:top w:w="120" w:type="dxa"/>
              <w:left w:w="180" w:type="dxa"/>
              <w:bottom w:w="120" w:type="dxa"/>
              <w:right w:w="180" w:type="dxa"/>
            </w:tcMar>
            <w:hideMark/>
          </w:tcPr>
          <w:p w14:paraId="7FA74106"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123_toc_9</w:t>
            </w:r>
          </w:p>
        </w:tc>
        <w:tc>
          <w:tcPr>
            <w:tcW w:w="6000" w:type="dxa"/>
            <w:tcMar>
              <w:top w:w="120" w:type="dxa"/>
              <w:left w:w="180" w:type="dxa"/>
              <w:bottom w:w="120" w:type="dxa"/>
              <w:right w:w="180" w:type="dxa"/>
            </w:tcMar>
            <w:hideMark/>
          </w:tcPr>
          <w:p w14:paraId="4E768392"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Code</w:t>
            </w:r>
          </w:p>
        </w:tc>
        <w:tc>
          <w:tcPr>
            <w:tcW w:w="6000" w:type="dxa"/>
          </w:tcPr>
          <w:p w14:paraId="33A247FD"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ہمارا ضابطہ اخلاق</w:t>
            </w:r>
          </w:p>
        </w:tc>
      </w:tr>
      <w:tr w:rsidR="003D306A" w:rsidRPr="0071419D" w14:paraId="403CE88C" w14:textId="77777777" w:rsidTr="00694634">
        <w:tc>
          <w:tcPr>
            <w:tcW w:w="1353" w:type="dxa"/>
            <w:shd w:val="clear" w:color="auto" w:fill="C1E4F5"/>
            <w:tcMar>
              <w:top w:w="120" w:type="dxa"/>
              <w:left w:w="180" w:type="dxa"/>
              <w:bottom w:w="120" w:type="dxa"/>
              <w:right w:w="180" w:type="dxa"/>
            </w:tcMar>
            <w:hideMark/>
          </w:tcPr>
          <w:p w14:paraId="564A59F7"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124_toc_10</w:t>
            </w:r>
          </w:p>
        </w:tc>
        <w:tc>
          <w:tcPr>
            <w:tcW w:w="6000" w:type="dxa"/>
            <w:tcMar>
              <w:top w:w="120" w:type="dxa"/>
              <w:left w:w="180" w:type="dxa"/>
              <w:bottom w:w="120" w:type="dxa"/>
              <w:right w:w="180" w:type="dxa"/>
            </w:tcMar>
            <w:hideMark/>
          </w:tcPr>
          <w:p w14:paraId="7D6A424D"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Overview</w:t>
            </w:r>
          </w:p>
        </w:tc>
        <w:tc>
          <w:tcPr>
            <w:tcW w:w="6000" w:type="dxa"/>
          </w:tcPr>
          <w:p w14:paraId="707E818D"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عمومی جائزہ</w:t>
            </w:r>
          </w:p>
        </w:tc>
      </w:tr>
      <w:tr w:rsidR="003D306A" w:rsidRPr="0071419D" w14:paraId="4C7A48F5" w14:textId="77777777" w:rsidTr="00694634">
        <w:tc>
          <w:tcPr>
            <w:tcW w:w="1353" w:type="dxa"/>
            <w:shd w:val="clear" w:color="auto" w:fill="C1E4F5"/>
            <w:tcMar>
              <w:top w:w="120" w:type="dxa"/>
              <w:left w:w="180" w:type="dxa"/>
              <w:bottom w:w="120" w:type="dxa"/>
              <w:right w:w="180" w:type="dxa"/>
            </w:tcMar>
            <w:hideMark/>
          </w:tcPr>
          <w:p w14:paraId="7BB2131B"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125_toc_11</w:t>
            </w:r>
          </w:p>
        </w:tc>
        <w:tc>
          <w:tcPr>
            <w:tcW w:w="6000" w:type="dxa"/>
            <w:tcMar>
              <w:top w:w="120" w:type="dxa"/>
              <w:left w:w="180" w:type="dxa"/>
              <w:bottom w:w="120" w:type="dxa"/>
              <w:right w:w="180" w:type="dxa"/>
            </w:tcMar>
            <w:hideMark/>
          </w:tcPr>
          <w:p w14:paraId="7993E140"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Our </w:t>
            </w:r>
            <w:proofErr w:type="gramStart"/>
            <w:r w:rsidRPr="0071419D">
              <w:rPr>
                <w:rFonts w:ascii="Calibri" w:eastAsia="Times New Roman" w:hAnsi="Calibri" w:cs="Calibri"/>
              </w:rPr>
              <w:t>Customers</w:t>
            </w:r>
            <w:proofErr w:type="gramEnd"/>
          </w:p>
        </w:tc>
        <w:tc>
          <w:tcPr>
            <w:tcW w:w="6000" w:type="dxa"/>
          </w:tcPr>
          <w:p w14:paraId="39354A90"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ہمارے گاہک</w:t>
            </w:r>
          </w:p>
        </w:tc>
      </w:tr>
      <w:tr w:rsidR="003D306A" w:rsidRPr="0071419D" w14:paraId="0A7EAC1E" w14:textId="77777777" w:rsidTr="00694634">
        <w:tc>
          <w:tcPr>
            <w:tcW w:w="1353" w:type="dxa"/>
            <w:shd w:val="clear" w:color="auto" w:fill="C1E4F5"/>
            <w:tcMar>
              <w:top w:w="120" w:type="dxa"/>
              <w:left w:w="180" w:type="dxa"/>
              <w:bottom w:w="120" w:type="dxa"/>
              <w:right w:w="180" w:type="dxa"/>
            </w:tcMar>
            <w:hideMark/>
          </w:tcPr>
          <w:p w14:paraId="0A4DC642"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126_toc_12</w:t>
            </w:r>
          </w:p>
        </w:tc>
        <w:tc>
          <w:tcPr>
            <w:tcW w:w="6000" w:type="dxa"/>
            <w:tcMar>
              <w:top w:w="120" w:type="dxa"/>
              <w:left w:w="180" w:type="dxa"/>
              <w:bottom w:w="120" w:type="dxa"/>
              <w:right w:w="180" w:type="dxa"/>
            </w:tcMar>
            <w:hideMark/>
          </w:tcPr>
          <w:p w14:paraId="64BB90FD"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Products</w:t>
            </w:r>
          </w:p>
        </w:tc>
        <w:tc>
          <w:tcPr>
            <w:tcW w:w="6000" w:type="dxa"/>
          </w:tcPr>
          <w:p w14:paraId="0AB630E6"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ہماری مصنوعات</w:t>
            </w:r>
          </w:p>
        </w:tc>
      </w:tr>
      <w:tr w:rsidR="003D306A" w:rsidRPr="0071419D" w14:paraId="2E50E85D" w14:textId="77777777" w:rsidTr="00694634">
        <w:tc>
          <w:tcPr>
            <w:tcW w:w="1353" w:type="dxa"/>
            <w:shd w:val="clear" w:color="auto" w:fill="C1E4F5"/>
            <w:tcMar>
              <w:top w:w="120" w:type="dxa"/>
              <w:left w:w="180" w:type="dxa"/>
              <w:bottom w:w="120" w:type="dxa"/>
              <w:right w:w="180" w:type="dxa"/>
            </w:tcMar>
            <w:hideMark/>
          </w:tcPr>
          <w:p w14:paraId="389DB618"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127_toc_13</w:t>
            </w:r>
          </w:p>
        </w:tc>
        <w:tc>
          <w:tcPr>
            <w:tcW w:w="6000" w:type="dxa"/>
            <w:tcMar>
              <w:top w:w="120" w:type="dxa"/>
              <w:left w:w="180" w:type="dxa"/>
              <w:bottom w:w="120" w:type="dxa"/>
              <w:right w:w="180" w:type="dxa"/>
            </w:tcMar>
            <w:hideMark/>
          </w:tcPr>
          <w:p w14:paraId="155F7D3B"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Advancing Science</w:t>
            </w:r>
          </w:p>
        </w:tc>
        <w:tc>
          <w:tcPr>
            <w:tcW w:w="6000" w:type="dxa"/>
          </w:tcPr>
          <w:p w14:paraId="0B53F0FE"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سائنس کو ترقی دینا</w:t>
            </w:r>
          </w:p>
        </w:tc>
      </w:tr>
      <w:tr w:rsidR="003D306A" w:rsidRPr="0071419D" w14:paraId="6B008E3B" w14:textId="77777777" w:rsidTr="00694634">
        <w:tc>
          <w:tcPr>
            <w:tcW w:w="1353" w:type="dxa"/>
            <w:shd w:val="clear" w:color="auto" w:fill="C1E4F5"/>
            <w:tcMar>
              <w:top w:w="120" w:type="dxa"/>
              <w:left w:w="180" w:type="dxa"/>
              <w:bottom w:w="120" w:type="dxa"/>
              <w:right w:w="180" w:type="dxa"/>
            </w:tcMar>
            <w:hideMark/>
          </w:tcPr>
          <w:p w14:paraId="70EEF214"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128_toc_14</w:t>
            </w:r>
          </w:p>
        </w:tc>
        <w:tc>
          <w:tcPr>
            <w:tcW w:w="6000" w:type="dxa"/>
            <w:tcMar>
              <w:top w:w="120" w:type="dxa"/>
              <w:left w:w="180" w:type="dxa"/>
              <w:bottom w:w="120" w:type="dxa"/>
              <w:right w:w="180" w:type="dxa"/>
            </w:tcMar>
            <w:hideMark/>
          </w:tcPr>
          <w:p w14:paraId="19C9CF3F"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Our People</w:t>
            </w:r>
          </w:p>
        </w:tc>
        <w:tc>
          <w:tcPr>
            <w:tcW w:w="6000" w:type="dxa"/>
          </w:tcPr>
          <w:p w14:paraId="6E205F9A"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ہمارے لوگ</w:t>
            </w:r>
          </w:p>
        </w:tc>
      </w:tr>
      <w:tr w:rsidR="003D306A" w:rsidRPr="0071419D" w14:paraId="19E24BB4" w14:textId="77777777" w:rsidTr="00694634">
        <w:tc>
          <w:tcPr>
            <w:tcW w:w="1353" w:type="dxa"/>
            <w:shd w:val="clear" w:color="auto" w:fill="C1E4F5"/>
            <w:tcMar>
              <w:top w:w="120" w:type="dxa"/>
              <w:left w:w="180" w:type="dxa"/>
              <w:bottom w:w="120" w:type="dxa"/>
              <w:right w:w="180" w:type="dxa"/>
            </w:tcMar>
            <w:hideMark/>
          </w:tcPr>
          <w:p w14:paraId="0F5D4DDF"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lastRenderedPageBreak/>
              <w:t>129_toc_15</w:t>
            </w:r>
          </w:p>
        </w:tc>
        <w:tc>
          <w:tcPr>
            <w:tcW w:w="6000" w:type="dxa"/>
            <w:tcMar>
              <w:top w:w="120" w:type="dxa"/>
              <w:left w:w="180" w:type="dxa"/>
              <w:bottom w:w="120" w:type="dxa"/>
              <w:right w:w="180" w:type="dxa"/>
            </w:tcMar>
            <w:hideMark/>
          </w:tcPr>
          <w:p w14:paraId="09810ECD"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Our </w:t>
            </w:r>
            <w:proofErr w:type="gramStart"/>
            <w:r w:rsidRPr="0071419D">
              <w:rPr>
                <w:rFonts w:ascii="Calibri" w:eastAsia="Times New Roman" w:hAnsi="Calibri" w:cs="Calibri"/>
              </w:rPr>
              <w:t>Communities</w:t>
            </w:r>
            <w:proofErr w:type="gramEnd"/>
          </w:p>
        </w:tc>
        <w:tc>
          <w:tcPr>
            <w:tcW w:w="6000" w:type="dxa"/>
          </w:tcPr>
          <w:p w14:paraId="37217716"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ہماری معاشرتیں</w:t>
            </w:r>
          </w:p>
        </w:tc>
      </w:tr>
      <w:tr w:rsidR="003D306A" w:rsidRPr="0071419D" w14:paraId="070DD18A" w14:textId="77777777" w:rsidTr="00694634">
        <w:tc>
          <w:tcPr>
            <w:tcW w:w="1353" w:type="dxa"/>
            <w:shd w:val="clear" w:color="auto" w:fill="C1E4F5"/>
            <w:tcMar>
              <w:top w:w="120" w:type="dxa"/>
              <w:left w:w="180" w:type="dxa"/>
              <w:bottom w:w="120" w:type="dxa"/>
              <w:right w:w="180" w:type="dxa"/>
            </w:tcMar>
            <w:hideMark/>
          </w:tcPr>
          <w:p w14:paraId="197F0186"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130_toc_16</w:t>
            </w:r>
          </w:p>
        </w:tc>
        <w:tc>
          <w:tcPr>
            <w:tcW w:w="6000" w:type="dxa"/>
            <w:tcMar>
              <w:top w:w="120" w:type="dxa"/>
              <w:left w:w="180" w:type="dxa"/>
              <w:bottom w:w="120" w:type="dxa"/>
              <w:right w:w="180" w:type="dxa"/>
            </w:tcMar>
            <w:hideMark/>
          </w:tcPr>
          <w:p w14:paraId="386A2FF2"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How we Operate</w:t>
            </w:r>
          </w:p>
        </w:tc>
        <w:tc>
          <w:tcPr>
            <w:tcW w:w="6000" w:type="dxa"/>
          </w:tcPr>
          <w:p w14:paraId="5CBE2E94"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ہمارا طریقہ کار</w:t>
            </w:r>
          </w:p>
        </w:tc>
      </w:tr>
      <w:tr w:rsidR="003D306A" w:rsidRPr="0071419D" w14:paraId="55D53F65" w14:textId="77777777" w:rsidTr="00694634">
        <w:tc>
          <w:tcPr>
            <w:tcW w:w="1353" w:type="dxa"/>
            <w:shd w:val="clear" w:color="auto" w:fill="C1E4F5"/>
            <w:tcMar>
              <w:top w:w="120" w:type="dxa"/>
              <w:left w:w="180" w:type="dxa"/>
              <w:bottom w:w="120" w:type="dxa"/>
              <w:right w:w="180" w:type="dxa"/>
            </w:tcMar>
            <w:hideMark/>
          </w:tcPr>
          <w:p w14:paraId="382C5295"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131_toc_17</w:t>
            </w:r>
          </w:p>
        </w:tc>
        <w:tc>
          <w:tcPr>
            <w:tcW w:w="6000" w:type="dxa"/>
            <w:tcMar>
              <w:top w:w="120" w:type="dxa"/>
              <w:left w:w="180" w:type="dxa"/>
              <w:bottom w:w="120" w:type="dxa"/>
              <w:right w:w="180" w:type="dxa"/>
            </w:tcMar>
            <w:hideMark/>
          </w:tcPr>
          <w:p w14:paraId="1768E17E"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Your Commitment </w:t>
            </w:r>
          </w:p>
        </w:tc>
        <w:tc>
          <w:tcPr>
            <w:tcW w:w="6000" w:type="dxa"/>
          </w:tcPr>
          <w:p w14:paraId="2D9F5D91"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آپ کا عزم</w:t>
            </w:r>
            <w:r w:rsidRPr="0071419D">
              <w:rPr>
                <w:rFonts w:ascii="Calibri" w:eastAsia="Calibri" w:hAnsi="Calibri" w:cs="Calibri"/>
                <w:lang w:bidi="ur-PK"/>
              </w:rPr>
              <w:t xml:space="preserve"> </w:t>
            </w:r>
          </w:p>
        </w:tc>
      </w:tr>
      <w:tr w:rsidR="003D306A" w:rsidRPr="0071419D" w14:paraId="76167112" w14:textId="77777777" w:rsidTr="00694634">
        <w:tc>
          <w:tcPr>
            <w:tcW w:w="1353" w:type="dxa"/>
            <w:shd w:val="clear" w:color="auto" w:fill="C1E4F5"/>
            <w:tcMar>
              <w:top w:w="120" w:type="dxa"/>
              <w:left w:w="180" w:type="dxa"/>
              <w:bottom w:w="120" w:type="dxa"/>
              <w:right w:w="180" w:type="dxa"/>
            </w:tcMar>
            <w:hideMark/>
          </w:tcPr>
          <w:p w14:paraId="70EDD69C"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132_toc_18</w:t>
            </w:r>
          </w:p>
        </w:tc>
        <w:tc>
          <w:tcPr>
            <w:tcW w:w="6000" w:type="dxa"/>
            <w:tcMar>
              <w:top w:w="120" w:type="dxa"/>
              <w:left w:w="180" w:type="dxa"/>
              <w:bottom w:w="120" w:type="dxa"/>
              <w:right w:w="180" w:type="dxa"/>
            </w:tcMar>
            <w:hideMark/>
          </w:tcPr>
          <w:p w14:paraId="6F4F2577"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Your Commitment</w:t>
            </w:r>
          </w:p>
        </w:tc>
        <w:tc>
          <w:tcPr>
            <w:tcW w:w="6000" w:type="dxa"/>
          </w:tcPr>
          <w:p w14:paraId="4A5D3DBE"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آپ کا عزم</w:t>
            </w:r>
          </w:p>
        </w:tc>
      </w:tr>
      <w:tr w:rsidR="003D306A" w:rsidRPr="0071419D" w14:paraId="58B907C5" w14:textId="77777777" w:rsidTr="00694634">
        <w:tc>
          <w:tcPr>
            <w:tcW w:w="1353" w:type="dxa"/>
            <w:shd w:val="clear" w:color="auto" w:fill="C1E4F5"/>
            <w:tcMar>
              <w:top w:w="120" w:type="dxa"/>
              <w:left w:w="180" w:type="dxa"/>
              <w:bottom w:w="120" w:type="dxa"/>
              <w:right w:w="180" w:type="dxa"/>
            </w:tcMar>
            <w:hideMark/>
          </w:tcPr>
          <w:p w14:paraId="55FCB194"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133_toc_19</w:t>
            </w:r>
          </w:p>
        </w:tc>
        <w:tc>
          <w:tcPr>
            <w:tcW w:w="6000" w:type="dxa"/>
            <w:tcMar>
              <w:top w:w="120" w:type="dxa"/>
              <w:left w:w="180" w:type="dxa"/>
              <w:bottom w:w="120" w:type="dxa"/>
              <w:right w:w="180" w:type="dxa"/>
            </w:tcMar>
            <w:hideMark/>
          </w:tcPr>
          <w:p w14:paraId="5A356649"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Knowledge Check</w:t>
            </w:r>
          </w:p>
        </w:tc>
        <w:tc>
          <w:tcPr>
            <w:tcW w:w="6000" w:type="dxa"/>
          </w:tcPr>
          <w:p w14:paraId="4DA1F176"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معلومات کی جانچ</w:t>
            </w:r>
          </w:p>
        </w:tc>
      </w:tr>
      <w:tr w:rsidR="003D306A" w:rsidRPr="0071419D" w14:paraId="3F6E5FD6" w14:textId="77777777" w:rsidTr="00694634">
        <w:tc>
          <w:tcPr>
            <w:tcW w:w="1353" w:type="dxa"/>
            <w:shd w:val="clear" w:color="auto" w:fill="C1E4F5"/>
            <w:tcMar>
              <w:top w:w="120" w:type="dxa"/>
              <w:left w:w="180" w:type="dxa"/>
              <w:bottom w:w="120" w:type="dxa"/>
              <w:right w:w="180" w:type="dxa"/>
            </w:tcMar>
            <w:hideMark/>
          </w:tcPr>
          <w:p w14:paraId="4D6BEA7B"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134_toc_20</w:t>
            </w:r>
          </w:p>
        </w:tc>
        <w:tc>
          <w:tcPr>
            <w:tcW w:w="6000" w:type="dxa"/>
            <w:tcMar>
              <w:top w:w="120" w:type="dxa"/>
              <w:left w:w="180" w:type="dxa"/>
              <w:bottom w:w="120" w:type="dxa"/>
              <w:right w:w="180" w:type="dxa"/>
            </w:tcMar>
            <w:hideMark/>
          </w:tcPr>
          <w:p w14:paraId="400F4953"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Introduction</w:t>
            </w:r>
          </w:p>
        </w:tc>
        <w:tc>
          <w:tcPr>
            <w:tcW w:w="6000" w:type="dxa"/>
          </w:tcPr>
          <w:p w14:paraId="257CCA6C"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تعارف</w:t>
            </w:r>
          </w:p>
        </w:tc>
      </w:tr>
      <w:tr w:rsidR="003D306A" w:rsidRPr="0071419D" w14:paraId="28302CDD" w14:textId="77777777" w:rsidTr="00694634">
        <w:tc>
          <w:tcPr>
            <w:tcW w:w="1353" w:type="dxa"/>
            <w:shd w:val="clear" w:color="auto" w:fill="C1E4F5"/>
            <w:tcMar>
              <w:top w:w="120" w:type="dxa"/>
              <w:left w:w="180" w:type="dxa"/>
              <w:bottom w:w="120" w:type="dxa"/>
              <w:right w:w="180" w:type="dxa"/>
            </w:tcMar>
            <w:hideMark/>
          </w:tcPr>
          <w:p w14:paraId="085F5CFA"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135_toc_21</w:t>
            </w:r>
          </w:p>
        </w:tc>
        <w:tc>
          <w:tcPr>
            <w:tcW w:w="6000" w:type="dxa"/>
            <w:tcMar>
              <w:top w:w="120" w:type="dxa"/>
              <w:left w:w="180" w:type="dxa"/>
              <w:bottom w:w="120" w:type="dxa"/>
              <w:right w:w="180" w:type="dxa"/>
            </w:tcMar>
            <w:hideMark/>
          </w:tcPr>
          <w:p w14:paraId="4D7E9A31"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Assessment</w:t>
            </w:r>
          </w:p>
        </w:tc>
        <w:tc>
          <w:tcPr>
            <w:tcW w:w="6000" w:type="dxa"/>
          </w:tcPr>
          <w:p w14:paraId="0CEE2C8F"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جائزہ</w:t>
            </w:r>
          </w:p>
        </w:tc>
      </w:tr>
      <w:tr w:rsidR="003D306A" w:rsidRPr="0071419D" w14:paraId="3D007DB3" w14:textId="77777777" w:rsidTr="00694634">
        <w:tc>
          <w:tcPr>
            <w:tcW w:w="1353" w:type="dxa"/>
            <w:shd w:val="clear" w:color="auto" w:fill="C1E4F5"/>
            <w:tcMar>
              <w:top w:w="120" w:type="dxa"/>
              <w:left w:w="180" w:type="dxa"/>
              <w:bottom w:w="120" w:type="dxa"/>
              <w:right w:w="180" w:type="dxa"/>
            </w:tcMar>
            <w:hideMark/>
          </w:tcPr>
          <w:p w14:paraId="5B35D5A1"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136_toc_22</w:t>
            </w:r>
          </w:p>
        </w:tc>
        <w:tc>
          <w:tcPr>
            <w:tcW w:w="6000" w:type="dxa"/>
            <w:tcMar>
              <w:top w:w="120" w:type="dxa"/>
              <w:left w:w="180" w:type="dxa"/>
              <w:bottom w:w="120" w:type="dxa"/>
              <w:right w:w="180" w:type="dxa"/>
            </w:tcMar>
            <w:hideMark/>
          </w:tcPr>
          <w:p w14:paraId="3B5155EF"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Feedback</w:t>
            </w:r>
          </w:p>
        </w:tc>
        <w:tc>
          <w:tcPr>
            <w:tcW w:w="6000" w:type="dxa"/>
          </w:tcPr>
          <w:p w14:paraId="3A5A8080"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تاثرات</w:t>
            </w:r>
          </w:p>
        </w:tc>
      </w:tr>
      <w:tr w:rsidR="003D306A" w:rsidRPr="0071419D" w14:paraId="55C72854" w14:textId="77777777" w:rsidTr="00694634">
        <w:tc>
          <w:tcPr>
            <w:tcW w:w="1353" w:type="dxa"/>
            <w:shd w:val="clear" w:color="auto" w:fill="C1E4F5"/>
            <w:tcMar>
              <w:top w:w="120" w:type="dxa"/>
              <w:left w:w="180" w:type="dxa"/>
              <w:bottom w:w="120" w:type="dxa"/>
              <w:right w:w="180" w:type="dxa"/>
            </w:tcMar>
            <w:hideMark/>
          </w:tcPr>
          <w:p w14:paraId="56E315A4"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137_toc_23</w:t>
            </w:r>
          </w:p>
        </w:tc>
        <w:tc>
          <w:tcPr>
            <w:tcW w:w="6000" w:type="dxa"/>
            <w:tcMar>
              <w:top w:w="120" w:type="dxa"/>
              <w:left w:w="180" w:type="dxa"/>
              <w:bottom w:w="120" w:type="dxa"/>
              <w:right w:w="180" w:type="dxa"/>
            </w:tcMar>
            <w:hideMark/>
          </w:tcPr>
          <w:p w14:paraId="60C217B5"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Survey</w:t>
            </w:r>
          </w:p>
        </w:tc>
        <w:tc>
          <w:tcPr>
            <w:tcW w:w="6000" w:type="dxa"/>
          </w:tcPr>
          <w:p w14:paraId="11146082"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سروے</w:t>
            </w:r>
          </w:p>
        </w:tc>
      </w:tr>
      <w:tr w:rsidR="003D306A" w:rsidRPr="0071419D" w14:paraId="2A217400" w14:textId="77777777" w:rsidTr="00694634">
        <w:tc>
          <w:tcPr>
            <w:tcW w:w="1353" w:type="dxa"/>
            <w:shd w:val="clear" w:color="auto" w:fill="C1E4F5"/>
            <w:tcMar>
              <w:top w:w="120" w:type="dxa"/>
              <w:left w:w="180" w:type="dxa"/>
              <w:bottom w:w="120" w:type="dxa"/>
              <w:right w:w="180" w:type="dxa"/>
            </w:tcMar>
            <w:hideMark/>
          </w:tcPr>
          <w:p w14:paraId="5462F4D5"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735772CE"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7CDC4A75" w14:textId="77777777" w:rsidR="00315D6E"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 xml:space="preserve">کورس LMS سے رابطہ نہیں کر سکتا۔ کورس کو جاری رکھنے اور جائزہ لینے کے لیے 'اوکے' پر کلک کریں۔ نوٹ، کورس سرٹیفیکیشن ہو سکتا ہے دستیاب نہ ہو۔ باہر نکلنے کے لیے 'منسوخ' پر کلک کریں۔ </w:t>
            </w:r>
          </w:p>
        </w:tc>
      </w:tr>
      <w:tr w:rsidR="003D306A" w:rsidRPr="0071419D" w14:paraId="59DFE16D" w14:textId="77777777" w:rsidTr="00694634">
        <w:tc>
          <w:tcPr>
            <w:tcW w:w="1353" w:type="dxa"/>
            <w:shd w:val="clear" w:color="auto" w:fill="C1E4F5"/>
            <w:tcMar>
              <w:top w:w="120" w:type="dxa"/>
              <w:left w:w="180" w:type="dxa"/>
              <w:bottom w:w="120" w:type="dxa"/>
              <w:right w:w="180" w:type="dxa"/>
            </w:tcMar>
            <w:hideMark/>
          </w:tcPr>
          <w:p w14:paraId="606BE376"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2602204D"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All questions remain unanswered</w:t>
            </w:r>
          </w:p>
        </w:tc>
        <w:tc>
          <w:tcPr>
            <w:tcW w:w="6000" w:type="dxa"/>
          </w:tcPr>
          <w:p w14:paraId="3A9DFC2B"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تمام سوالات بغیر جواب کے ہیں</w:t>
            </w:r>
          </w:p>
        </w:tc>
      </w:tr>
      <w:tr w:rsidR="003D306A" w:rsidRPr="0071419D" w14:paraId="3B1953DB" w14:textId="77777777" w:rsidTr="00694634">
        <w:tc>
          <w:tcPr>
            <w:tcW w:w="1353" w:type="dxa"/>
            <w:shd w:val="clear" w:color="auto" w:fill="C1E4F5"/>
            <w:tcMar>
              <w:top w:w="120" w:type="dxa"/>
              <w:left w:w="180" w:type="dxa"/>
              <w:bottom w:w="120" w:type="dxa"/>
              <w:right w:w="180" w:type="dxa"/>
            </w:tcMar>
            <w:hideMark/>
          </w:tcPr>
          <w:p w14:paraId="7CD7EA56"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0245D9FC"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Questions</w:t>
            </w:r>
          </w:p>
        </w:tc>
        <w:tc>
          <w:tcPr>
            <w:tcW w:w="6000" w:type="dxa"/>
          </w:tcPr>
          <w:p w14:paraId="4CC84C06"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سوالات</w:t>
            </w:r>
          </w:p>
        </w:tc>
      </w:tr>
      <w:tr w:rsidR="003D306A" w:rsidRPr="0071419D" w14:paraId="3136ECCF" w14:textId="77777777" w:rsidTr="00694634">
        <w:tc>
          <w:tcPr>
            <w:tcW w:w="1353" w:type="dxa"/>
            <w:shd w:val="clear" w:color="auto" w:fill="C1E4F5"/>
            <w:tcMar>
              <w:top w:w="120" w:type="dxa"/>
              <w:left w:w="180" w:type="dxa"/>
              <w:bottom w:w="120" w:type="dxa"/>
              <w:right w:w="180" w:type="dxa"/>
            </w:tcMar>
            <w:hideMark/>
          </w:tcPr>
          <w:p w14:paraId="55B2C296"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45DFE004"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Question</w:t>
            </w:r>
          </w:p>
        </w:tc>
        <w:tc>
          <w:tcPr>
            <w:tcW w:w="6000" w:type="dxa"/>
          </w:tcPr>
          <w:p w14:paraId="38A1C608"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سوال</w:t>
            </w:r>
          </w:p>
        </w:tc>
      </w:tr>
      <w:tr w:rsidR="003D306A" w:rsidRPr="0071419D" w14:paraId="3B9D6300" w14:textId="77777777" w:rsidTr="00694634">
        <w:tc>
          <w:tcPr>
            <w:tcW w:w="1353" w:type="dxa"/>
            <w:shd w:val="clear" w:color="auto" w:fill="C1E4F5"/>
            <w:tcMar>
              <w:top w:w="120" w:type="dxa"/>
              <w:left w:w="180" w:type="dxa"/>
              <w:bottom w:w="120" w:type="dxa"/>
              <w:right w:w="180" w:type="dxa"/>
            </w:tcMar>
            <w:hideMark/>
          </w:tcPr>
          <w:p w14:paraId="23279B1E"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4176802D"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not answered</w:t>
            </w:r>
          </w:p>
        </w:tc>
        <w:tc>
          <w:tcPr>
            <w:tcW w:w="6000" w:type="dxa"/>
          </w:tcPr>
          <w:p w14:paraId="7A20139D"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جواب نہیں دیا گیا</w:t>
            </w:r>
          </w:p>
        </w:tc>
      </w:tr>
      <w:tr w:rsidR="003D306A" w:rsidRPr="0071419D" w14:paraId="6263F85A" w14:textId="77777777" w:rsidTr="00694634">
        <w:tc>
          <w:tcPr>
            <w:tcW w:w="1353" w:type="dxa"/>
            <w:shd w:val="clear" w:color="auto" w:fill="C1E4F5"/>
            <w:tcMar>
              <w:top w:w="120" w:type="dxa"/>
              <w:left w:w="180" w:type="dxa"/>
              <w:bottom w:w="120" w:type="dxa"/>
              <w:right w:w="180" w:type="dxa"/>
            </w:tcMar>
            <w:hideMark/>
          </w:tcPr>
          <w:p w14:paraId="1FEBBF4F"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3216F80A"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That's correct!</w:t>
            </w:r>
          </w:p>
        </w:tc>
        <w:tc>
          <w:tcPr>
            <w:tcW w:w="6000" w:type="dxa"/>
          </w:tcPr>
          <w:p w14:paraId="36367645"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یہ درست ہے!</w:t>
            </w:r>
          </w:p>
        </w:tc>
      </w:tr>
      <w:tr w:rsidR="003D306A" w:rsidRPr="0071419D" w14:paraId="7BE6981C" w14:textId="77777777" w:rsidTr="00694634">
        <w:tc>
          <w:tcPr>
            <w:tcW w:w="1353" w:type="dxa"/>
            <w:shd w:val="clear" w:color="auto" w:fill="C1E4F5"/>
            <w:tcMar>
              <w:top w:w="120" w:type="dxa"/>
              <w:left w:w="180" w:type="dxa"/>
              <w:bottom w:w="120" w:type="dxa"/>
              <w:right w:w="180" w:type="dxa"/>
            </w:tcMar>
            <w:hideMark/>
          </w:tcPr>
          <w:p w14:paraId="303B72E2"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lastRenderedPageBreak/>
              <w:t>144_string_7</w:t>
            </w:r>
          </w:p>
        </w:tc>
        <w:tc>
          <w:tcPr>
            <w:tcW w:w="6000" w:type="dxa"/>
            <w:tcMar>
              <w:top w:w="120" w:type="dxa"/>
              <w:left w:w="180" w:type="dxa"/>
              <w:bottom w:w="120" w:type="dxa"/>
              <w:right w:w="180" w:type="dxa"/>
            </w:tcMar>
            <w:hideMark/>
          </w:tcPr>
          <w:p w14:paraId="73B307F0"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That's not correct!</w:t>
            </w:r>
          </w:p>
        </w:tc>
        <w:tc>
          <w:tcPr>
            <w:tcW w:w="6000" w:type="dxa"/>
          </w:tcPr>
          <w:p w14:paraId="3644791A"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یہ درست نہیں ہے!</w:t>
            </w:r>
          </w:p>
        </w:tc>
      </w:tr>
      <w:tr w:rsidR="003D306A" w:rsidRPr="0071419D" w14:paraId="40275E56" w14:textId="77777777" w:rsidTr="00694634">
        <w:tc>
          <w:tcPr>
            <w:tcW w:w="1353" w:type="dxa"/>
            <w:shd w:val="clear" w:color="auto" w:fill="C1E4F5"/>
            <w:tcMar>
              <w:top w:w="120" w:type="dxa"/>
              <w:left w:w="180" w:type="dxa"/>
              <w:bottom w:w="120" w:type="dxa"/>
              <w:right w:w="180" w:type="dxa"/>
            </w:tcMar>
            <w:hideMark/>
          </w:tcPr>
          <w:p w14:paraId="586656D1"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691D7873"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Feedback: </w:t>
            </w:r>
          </w:p>
        </w:tc>
        <w:tc>
          <w:tcPr>
            <w:tcW w:w="6000" w:type="dxa"/>
          </w:tcPr>
          <w:p w14:paraId="2AA2BC87"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تاثرات:</w:t>
            </w:r>
            <w:r w:rsidRPr="0071419D">
              <w:rPr>
                <w:rFonts w:ascii="Calibri" w:eastAsia="Calibri" w:hAnsi="Calibri" w:cs="Calibri"/>
                <w:lang w:bidi="ur-PK"/>
              </w:rPr>
              <w:t xml:space="preserve"> </w:t>
            </w:r>
          </w:p>
        </w:tc>
      </w:tr>
      <w:tr w:rsidR="003D306A" w:rsidRPr="0071419D" w14:paraId="3458BAA9" w14:textId="77777777" w:rsidTr="00694634">
        <w:tc>
          <w:tcPr>
            <w:tcW w:w="1353" w:type="dxa"/>
            <w:shd w:val="clear" w:color="auto" w:fill="C1E4F5"/>
            <w:tcMar>
              <w:top w:w="120" w:type="dxa"/>
              <w:left w:w="180" w:type="dxa"/>
              <w:bottom w:w="120" w:type="dxa"/>
              <w:right w:w="180" w:type="dxa"/>
            </w:tcMar>
            <w:hideMark/>
          </w:tcPr>
          <w:p w14:paraId="415AD42C"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548A6809"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Code of Business Conduct</w:t>
            </w:r>
          </w:p>
        </w:tc>
        <w:tc>
          <w:tcPr>
            <w:tcW w:w="6000" w:type="dxa"/>
          </w:tcPr>
          <w:p w14:paraId="5CC6091E"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کاروباری طریقہ کار کا ضابطہ</w:t>
            </w:r>
          </w:p>
        </w:tc>
      </w:tr>
      <w:tr w:rsidR="003D306A" w:rsidRPr="0071419D" w14:paraId="50C8DD6F" w14:textId="77777777" w:rsidTr="00694634">
        <w:tc>
          <w:tcPr>
            <w:tcW w:w="1353" w:type="dxa"/>
            <w:shd w:val="clear" w:color="auto" w:fill="C1E4F5"/>
            <w:tcMar>
              <w:top w:w="120" w:type="dxa"/>
              <w:left w:w="180" w:type="dxa"/>
              <w:bottom w:w="120" w:type="dxa"/>
              <w:right w:w="180" w:type="dxa"/>
            </w:tcMar>
            <w:hideMark/>
          </w:tcPr>
          <w:p w14:paraId="4AFDBB69"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030B9912"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Knowledge Check</w:t>
            </w:r>
          </w:p>
        </w:tc>
        <w:tc>
          <w:tcPr>
            <w:tcW w:w="6000" w:type="dxa"/>
          </w:tcPr>
          <w:p w14:paraId="6EFBE68F"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معلومات کی جانچ</w:t>
            </w:r>
          </w:p>
        </w:tc>
      </w:tr>
      <w:tr w:rsidR="003D306A" w:rsidRPr="0071419D" w14:paraId="09291C94" w14:textId="77777777" w:rsidTr="00694634">
        <w:tc>
          <w:tcPr>
            <w:tcW w:w="1353" w:type="dxa"/>
            <w:shd w:val="clear" w:color="auto" w:fill="C1E4F5"/>
            <w:tcMar>
              <w:top w:w="120" w:type="dxa"/>
              <w:left w:w="180" w:type="dxa"/>
              <w:bottom w:w="120" w:type="dxa"/>
              <w:right w:w="180" w:type="dxa"/>
            </w:tcMar>
            <w:hideMark/>
          </w:tcPr>
          <w:p w14:paraId="44E3C1DE"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7091339E"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Submit</w:t>
            </w:r>
          </w:p>
        </w:tc>
        <w:tc>
          <w:tcPr>
            <w:tcW w:w="6000" w:type="dxa"/>
          </w:tcPr>
          <w:p w14:paraId="0D7629AA"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جمع کریں</w:t>
            </w:r>
          </w:p>
        </w:tc>
      </w:tr>
      <w:tr w:rsidR="003D306A" w:rsidRPr="0071419D" w14:paraId="39666E9B" w14:textId="77777777" w:rsidTr="00694634">
        <w:tc>
          <w:tcPr>
            <w:tcW w:w="1353" w:type="dxa"/>
            <w:shd w:val="clear" w:color="auto" w:fill="C1E4F5"/>
            <w:tcMar>
              <w:top w:w="120" w:type="dxa"/>
              <w:left w:w="180" w:type="dxa"/>
              <w:bottom w:w="120" w:type="dxa"/>
              <w:right w:w="180" w:type="dxa"/>
            </w:tcMar>
            <w:hideMark/>
          </w:tcPr>
          <w:p w14:paraId="093A07A0" w14:textId="77777777" w:rsidR="00315D6E" w:rsidRPr="0071419D" w:rsidRDefault="0000313E" w:rsidP="00315D6E">
            <w:pPr>
              <w:spacing w:before="30" w:after="30"/>
              <w:ind w:left="30" w:right="30"/>
              <w:rPr>
                <w:rFonts w:ascii="Calibri" w:eastAsia="Times New Roman" w:hAnsi="Calibri" w:cs="Calibri"/>
                <w:sz w:val="16"/>
              </w:rPr>
            </w:pPr>
            <w:r w:rsidRPr="0071419D">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12433EE6" w14:textId="77777777" w:rsidR="00315D6E"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Retake</w:t>
            </w:r>
          </w:p>
        </w:tc>
        <w:tc>
          <w:tcPr>
            <w:tcW w:w="6000" w:type="dxa"/>
          </w:tcPr>
          <w:p w14:paraId="38D0B2C1" w14:textId="77777777" w:rsidR="00315D6E"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دوبارہ لیں</w:t>
            </w:r>
          </w:p>
        </w:tc>
      </w:tr>
      <w:tr w:rsidR="003D306A" w:rsidRPr="0071419D" w14:paraId="1531BC43" w14:textId="77777777" w:rsidTr="00694634">
        <w:tc>
          <w:tcPr>
            <w:tcW w:w="1353" w:type="dxa"/>
            <w:shd w:val="clear" w:color="auto" w:fill="C1E4F5"/>
            <w:tcMar>
              <w:top w:w="120" w:type="dxa"/>
              <w:left w:w="180" w:type="dxa"/>
              <w:bottom w:w="120" w:type="dxa"/>
              <w:right w:w="180" w:type="dxa"/>
            </w:tcMar>
            <w:hideMark/>
          </w:tcPr>
          <w:p w14:paraId="29ADF7A4"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1202256C"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71419D">
              <w:rPr>
                <w:rFonts w:ascii="Calibri" w:eastAsia="Times New Roman" w:hAnsi="Calibri" w:cs="Calibri"/>
              </w:rPr>
              <w:t>behaviors</w:t>
            </w:r>
            <w:proofErr w:type="spellEnd"/>
            <w:r w:rsidRPr="0071419D">
              <w:rPr>
                <w:rFonts w:ascii="Calibri" w:eastAsia="Times New Roman" w:hAnsi="Calibri" w:cs="Calibri"/>
              </w:rPr>
              <w:t xml:space="preserve"> that will help us make the best choices for Abbott, for ourselves, and for the many people we serve. This course provides a </w:t>
            </w:r>
            <w:proofErr w:type="gramStart"/>
            <w:r w:rsidRPr="0071419D">
              <w:rPr>
                <w:rFonts w:ascii="Calibri" w:eastAsia="Times New Roman" w:hAnsi="Calibri" w:cs="Calibri"/>
              </w:rPr>
              <w:t>high level</w:t>
            </w:r>
            <w:proofErr w:type="gramEnd"/>
            <w:r w:rsidRPr="0071419D">
              <w:rPr>
                <w:rFonts w:ascii="Calibri" w:eastAsia="Times New Roman" w:hAnsi="Calibri" w:cs="Calibri"/>
              </w:rPr>
              <w:t xml:space="preserve"> overview of the Code, outlines our company's expectations and your obligations, and provides practical advice on what to do when the best path forward is hard to determine. The course will take 35-45 minutes to complete.</w:t>
            </w:r>
          </w:p>
        </w:tc>
        <w:tc>
          <w:tcPr>
            <w:tcW w:w="6000" w:type="dxa"/>
          </w:tcPr>
          <w:p w14:paraId="776267B7" w14:textId="77777777" w:rsidR="005B5C04" w:rsidRPr="0071419D" w:rsidRDefault="0000313E" w:rsidP="00694634">
            <w:pPr>
              <w:bidi/>
              <w:spacing w:before="100" w:beforeAutospacing="1" w:after="100" w:afterAutospacing="1"/>
              <w:ind w:left="30" w:right="30"/>
              <w:rPr>
                <w:rFonts w:ascii="Calibri" w:eastAsia="Times New Roman" w:hAnsi="Calibri" w:cs="Calibri"/>
                <w:rtl/>
              </w:rPr>
            </w:pPr>
            <w:r w:rsidRPr="0071419D">
              <w:rPr>
                <w:rFonts w:ascii="Calibri" w:eastAsia="Calibri" w:hAnsi="Calibri" w:cs="Calibri"/>
                <w:rtl/>
                <w:lang w:bidi="ur-PK"/>
              </w:rPr>
              <w:t>کورس کی تفصیل: ہمارے کاروبار کا ضابطہ اخلاق ایک انتہائی اہم دستاویز ہے جو ہر ملازم سے وابستہ ہماری کمپنی کی توقعات کو بیان کرتا ہے کیونکہ ہم اپنے روز مرّہ کے کام میں Abbott کی نمائندگی کرتے ہیں۔ یہ ہماری ذمہ داریوں اور برتاؤ کے لیے بنیاد فراہم کرتا ہے جو Abbott کے لیے، ہمارے اپنے لیے اور ان بہت سارے لوگوں کے لیے، بہترین فیصلے کرنے میں ہماری مدد کرتا ہے، جن کی ہم خدمت کرتے ہیں۔ یہ کورس کوڈ کا اعلیٰ سطحی جائزہ فراہم کرتا ہے، ہماری کمپنی کی توقعات اور آپ کے فرائض کی وضاحت کرتا ہے، اور عملی مشورہ دیتا ہے کہ جب آگے کا بہترین راستہ طے کرنا مشکل ہو تو کیا کرنا چاہئے۔ کورس کو مکمل کرنے میں 35-45 منٹ لگیں گے۔</w:t>
            </w:r>
          </w:p>
        </w:tc>
      </w:tr>
      <w:tr w:rsidR="003D306A" w:rsidRPr="0071419D" w14:paraId="3A8534CB" w14:textId="77777777" w:rsidTr="00694634">
        <w:tc>
          <w:tcPr>
            <w:tcW w:w="1353" w:type="dxa"/>
            <w:shd w:val="clear" w:color="auto" w:fill="C1E4F5"/>
            <w:tcMar>
              <w:top w:w="120" w:type="dxa"/>
              <w:left w:w="180" w:type="dxa"/>
              <w:bottom w:w="120" w:type="dxa"/>
              <w:right w:w="180" w:type="dxa"/>
            </w:tcMar>
            <w:hideMark/>
          </w:tcPr>
          <w:p w14:paraId="301015A8"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741B9429"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Menu</w:t>
            </w:r>
          </w:p>
        </w:tc>
        <w:tc>
          <w:tcPr>
            <w:tcW w:w="6000" w:type="dxa"/>
          </w:tcPr>
          <w:p w14:paraId="610FE9B2" w14:textId="77777777" w:rsidR="005B5C0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مینو</w:t>
            </w:r>
          </w:p>
        </w:tc>
      </w:tr>
      <w:tr w:rsidR="003D306A" w:rsidRPr="0071419D" w14:paraId="7A160BC4" w14:textId="77777777" w:rsidTr="00694634">
        <w:tc>
          <w:tcPr>
            <w:tcW w:w="1353" w:type="dxa"/>
            <w:shd w:val="clear" w:color="auto" w:fill="C1E4F5"/>
            <w:tcMar>
              <w:top w:w="120" w:type="dxa"/>
              <w:left w:w="180" w:type="dxa"/>
              <w:bottom w:w="120" w:type="dxa"/>
              <w:right w:w="180" w:type="dxa"/>
            </w:tcMar>
            <w:hideMark/>
          </w:tcPr>
          <w:p w14:paraId="23473580"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7DDC3C99"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Resources</w:t>
            </w:r>
          </w:p>
        </w:tc>
        <w:tc>
          <w:tcPr>
            <w:tcW w:w="6000" w:type="dxa"/>
          </w:tcPr>
          <w:p w14:paraId="050DB644" w14:textId="77777777" w:rsidR="005B5C0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وسائل</w:t>
            </w:r>
          </w:p>
        </w:tc>
      </w:tr>
      <w:tr w:rsidR="003D306A" w:rsidRPr="0071419D" w14:paraId="00E51B45" w14:textId="77777777" w:rsidTr="00694634">
        <w:tc>
          <w:tcPr>
            <w:tcW w:w="1353" w:type="dxa"/>
            <w:shd w:val="clear" w:color="auto" w:fill="C1E4F5"/>
            <w:tcMar>
              <w:top w:w="120" w:type="dxa"/>
              <w:left w:w="180" w:type="dxa"/>
              <w:bottom w:w="120" w:type="dxa"/>
              <w:right w:w="180" w:type="dxa"/>
            </w:tcMar>
            <w:hideMark/>
          </w:tcPr>
          <w:p w14:paraId="3ACE5FD4"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1A3F2B26"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Reference Material</w:t>
            </w:r>
          </w:p>
        </w:tc>
        <w:tc>
          <w:tcPr>
            <w:tcW w:w="6000" w:type="dxa"/>
          </w:tcPr>
          <w:p w14:paraId="04671033" w14:textId="77777777" w:rsidR="005B5C0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حوالہ جاتی مواد</w:t>
            </w:r>
          </w:p>
        </w:tc>
      </w:tr>
      <w:tr w:rsidR="003D306A" w:rsidRPr="0071419D" w14:paraId="4210E5BD" w14:textId="77777777" w:rsidTr="00694634">
        <w:tc>
          <w:tcPr>
            <w:tcW w:w="1353" w:type="dxa"/>
            <w:shd w:val="clear" w:color="auto" w:fill="C1E4F5"/>
            <w:tcMar>
              <w:top w:w="120" w:type="dxa"/>
              <w:left w:w="180" w:type="dxa"/>
              <w:bottom w:w="120" w:type="dxa"/>
              <w:right w:w="180" w:type="dxa"/>
            </w:tcMar>
            <w:hideMark/>
          </w:tcPr>
          <w:p w14:paraId="7053D605"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lastRenderedPageBreak/>
              <w:t>154_string_17</w:t>
            </w:r>
          </w:p>
        </w:tc>
        <w:tc>
          <w:tcPr>
            <w:tcW w:w="6000" w:type="dxa"/>
            <w:tcMar>
              <w:top w:w="120" w:type="dxa"/>
              <w:left w:w="180" w:type="dxa"/>
              <w:bottom w:w="120" w:type="dxa"/>
              <w:right w:w="180" w:type="dxa"/>
            </w:tcMar>
            <w:hideMark/>
          </w:tcPr>
          <w:p w14:paraId="5B46613F"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Audio</w:t>
            </w:r>
          </w:p>
        </w:tc>
        <w:tc>
          <w:tcPr>
            <w:tcW w:w="6000" w:type="dxa"/>
          </w:tcPr>
          <w:p w14:paraId="360D94C4" w14:textId="77777777" w:rsidR="005B5C0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آڈیو</w:t>
            </w:r>
          </w:p>
        </w:tc>
      </w:tr>
      <w:tr w:rsidR="003D306A" w:rsidRPr="0071419D" w14:paraId="077CADED" w14:textId="77777777" w:rsidTr="00694634">
        <w:tc>
          <w:tcPr>
            <w:tcW w:w="1353" w:type="dxa"/>
            <w:shd w:val="clear" w:color="auto" w:fill="C1E4F5"/>
            <w:tcMar>
              <w:top w:w="120" w:type="dxa"/>
              <w:left w:w="180" w:type="dxa"/>
              <w:bottom w:w="120" w:type="dxa"/>
              <w:right w:w="180" w:type="dxa"/>
            </w:tcMar>
            <w:hideMark/>
          </w:tcPr>
          <w:p w14:paraId="1D4A68E4"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4AA6B584"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Exit</w:t>
            </w:r>
          </w:p>
        </w:tc>
        <w:tc>
          <w:tcPr>
            <w:tcW w:w="6000" w:type="dxa"/>
          </w:tcPr>
          <w:p w14:paraId="788E55C0" w14:textId="77777777" w:rsidR="005B5C0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باہر نکلیں</w:t>
            </w:r>
          </w:p>
        </w:tc>
      </w:tr>
      <w:tr w:rsidR="003D306A" w:rsidRPr="0071419D" w14:paraId="05330539" w14:textId="77777777" w:rsidTr="00694634">
        <w:tc>
          <w:tcPr>
            <w:tcW w:w="1353" w:type="dxa"/>
            <w:shd w:val="clear" w:color="auto" w:fill="C1E4F5"/>
            <w:tcMar>
              <w:top w:w="120" w:type="dxa"/>
              <w:left w:w="180" w:type="dxa"/>
              <w:bottom w:w="120" w:type="dxa"/>
              <w:right w:w="180" w:type="dxa"/>
            </w:tcMar>
            <w:hideMark/>
          </w:tcPr>
          <w:p w14:paraId="55290449"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21963E49"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Close</w:t>
            </w:r>
          </w:p>
        </w:tc>
        <w:tc>
          <w:tcPr>
            <w:tcW w:w="6000" w:type="dxa"/>
          </w:tcPr>
          <w:p w14:paraId="1BE0413A" w14:textId="77777777" w:rsidR="005B5C0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بند کریں</w:t>
            </w:r>
          </w:p>
        </w:tc>
      </w:tr>
      <w:tr w:rsidR="003D306A" w:rsidRPr="0071419D" w14:paraId="40E11F13" w14:textId="77777777" w:rsidTr="00694634">
        <w:tc>
          <w:tcPr>
            <w:tcW w:w="1353" w:type="dxa"/>
            <w:shd w:val="clear" w:color="auto" w:fill="C1E4F5"/>
            <w:tcMar>
              <w:top w:w="120" w:type="dxa"/>
              <w:left w:w="180" w:type="dxa"/>
              <w:bottom w:w="120" w:type="dxa"/>
              <w:right w:w="180" w:type="dxa"/>
            </w:tcMar>
            <w:hideMark/>
          </w:tcPr>
          <w:p w14:paraId="115C0333"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11F36471"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Comment</w:t>
            </w:r>
            <w:r w:rsidR="00F5122E" w:rsidRPr="0071419D">
              <w:rPr>
                <w:rFonts w:ascii="Calibri" w:eastAsia="Times New Roman" w:hAnsi="Calibri" w:cs="Calibri"/>
              </w:rPr>
              <w:t>…</w:t>
            </w:r>
          </w:p>
        </w:tc>
        <w:tc>
          <w:tcPr>
            <w:tcW w:w="6000" w:type="dxa"/>
          </w:tcPr>
          <w:p w14:paraId="4160FD45" w14:textId="77777777" w:rsidR="005B5C0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تبصرہ کریں…</w:t>
            </w:r>
          </w:p>
        </w:tc>
      </w:tr>
      <w:tr w:rsidR="003D306A" w:rsidRPr="0071419D" w14:paraId="63E0D990" w14:textId="77777777" w:rsidTr="00694634">
        <w:tc>
          <w:tcPr>
            <w:tcW w:w="1353" w:type="dxa"/>
            <w:shd w:val="clear" w:color="auto" w:fill="C1E4F5"/>
            <w:tcMar>
              <w:top w:w="120" w:type="dxa"/>
              <w:left w:w="180" w:type="dxa"/>
              <w:bottom w:w="120" w:type="dxa"/>
              <w:right w:w="180" w:type="dxa"/>
            </w:tcMar>
          </w:tcPr>
          <w:p w14:paraId="17720208" w14:textId="77777777" w:rsidR="005B5C04" w:rsidRPr="0071419D" w:rsidRDefault="0000313E" w:rsidP="005B5C04">
            <w:pPr>
              <w:spacing w:before="30" w:after="30"/>
              <w:ind w:left="30" w:right="30"/>
              <w:rPr>
                <w:rFonts w:ascii="Calibri" w:eastAsia="Times New Roman" w:hAnsi="Calibri" w:cs="Calibri"/>
                <w:sz w:val="16"/>
              </w:rPr>
            </w:pPr>
            <w:r w:rsidRPr="0071419D">
              <w:rPr>
                <w:rFonts w:ascii="Calibri" w:eastAsia="Times New Roman" w:hAnsi="Calibri" w:cs="Calibri"/>
                <w:sz w:val="16"/>
              </w:rPr>
              <w:t>FB_01</w:t>
            </w:r>
          </w:p>
        </w:tc>
        <w:tc>
          <w:tcPr>
            <w:tcW w:w="6000" w:type="dxa"/>
            <w:tcMar>
              <w:top w:w="120" w:type="dxa"/>
              <w:left w:w="180" w:type="dxa"/>
              <w:bottom w:w="120" w:type="dxa"/>
              <w:right w:w="180" w:type="dxa"/>
            </w:tcMar>
          </w:tcPr>
          <w:p w14:paraId="0BC4B67D" w14:textId="77777777" w:rsidR="005B5C04" w:rsidRPr="0071419D" w:rsidRDefault="0000313E" w:rsidP="00694634">
            <w:pPr>
              <w:spacing w:before="100" w:beforeAutospacing="1" w:after="100" w:afterAutospacing="1"/>
              <w:ind w:left="30" w:right="30"/>
              <w:rPr>
                <w:rFonts w:ascii="Calibri" w:eastAsia="Times New Roman" w:hAnsi="Calibri" w:cs="Calibri"/>
              </w:rPr>
            </w:pPr>
            <w:r w:rsidRPr="0071419D">
              <w:rPr>
                <w:rFonts w:ascii="Calibri" w:eastAsia="Times New Roman" w:hAnsi="Calibri" w:cs="Calibri"/>
              </w:rPr>
              <w:t>You must view all content before moving forward.</w:t>
            </w:r>
          </w:p>
        </w:tc>
        <w:tc>
          <w:tcPr>
            <w:tcW w:w="6000" w:type="dxa"/>
          </w:tcPr>
          <w:p w14:paraId="14999B20" w14:textId="77777777" w:rsidR="005B5C04" w:rsidRPr="0071419D" w:rsidRDefault="0000313E" w:rsidP="00694634">
            <w:pPr>
              <w:bidi/>
              <w:spacing w:before="100" w:beforeAutospacing="1" w:after="100" w:afterAutospacing="1"/>
              <w:ind w:left="30" w:right="30"/>
              <w:rPr>
                <w:rFonts w:ascii="Calibri" w:eastAsia="Times New Roman" w:hAnsi="Calibri" w:cs="Calibri"/>
              </w:rPr>
            </w:pPr>
            <w:r w:rsidRPr="0071419D">
              <w:rPr>
                <w:rFonts w:ascii="Calibri" w:eastAsia="Calibri" w:hAnsi="Calibri" w:cs="Calibri"/>
                <w:rtl/>
                <w:lang w:bidi="ur-PK"/>
              </w:rPr>
              <w:t>آپ کو آگے بڑھنے سے پہلے تمام مواد دیکھنا ضروری ہے۔</w:t>
            </w:r>
          </w:p>
        </w:tc>
      </w:tr>
    </w:tbl>
    <w:p w14:paraId="44075955" w14:textId="77777777" w:rsidR="00840375" w:rsidRPr="008970A2" w:rsidRDefault="00840375">
      <w:pPr>
        <w:rPr>
          <w:vanish/>
        </w:rPr>
      </w:pPr>
    </w:p>
    <w:sectPr w:rsidR="00840375" w:rsidRPr="008970A2" w:rsidSect="002C1E64">
      <w:headerReference w:type="even" r:id="rId222"/>
      <w:headerReference w:type="default" r:id="rId223"/>
      <w:footerReference w:type="even" r:id="rId224"/>
      <w:footerReference w:type="default" r:id="rId225"/>
      <w:headerReference w:type="first" r:id="rId226"/>
      <w:footerReference w:type="first" r:id="rId22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22719" w14:textId="77777777" w:rsidR="009F3F66" w:rsidRDefault="009F3F66">
      <w:r>
        <w:separator/>
      </w:r>
    </w:p>
  </w:endnote>
  <w:endnote w:type="continuationSeparator" w:id="0">
    <w:p w14:paraId="231689EB" w14:textId="77777777" w:rsidR="009F3F66" w:rsidRDefault="009F3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3EBA" w14:textId="77777777" w:rsidR="00110E62" w:rsidRDefault="00110E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4045" w14:textId="77777777" w:rsidR="00110E62" w:rsidRDefault="00110E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C146" w14:textId="77777777" w:rsidR="00110E62" w:rsidRDefault="00110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E9340" w14:textId="77777777" w:rsidR="009F3F66" w:rsidRDefault="009F3F66">
      <w:r>
        <w:separator/>
      </w:r>
    </w:p>
  </w:footnote>
  <w:footnote w:type="continuationSeparator" w:id="0">
    <w:p w14:paraId="5D7CA470" w14:textId="77777777" w:rsidR="009F3F66" w:rsidRDefault="009F3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8760" w14:textId="77777777" w:rsidR="00110E62" w:rsidRDefault="00110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04F4" w14:textId="77777777" w:rsidR="00110E62" w:rsidRDefault="00110E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BB6C9" w14:textId="77777777" w:rsidR="00110E62" w:rsidRDefault="00110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696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21BA49D8">
      <w:start w:val="1"/>
      <w:numFmt w:val="bullet"/>
      <w:lvlText w:val=""/>
      <w:lvlJc w:val="left"/>
      <w:pPr>
        <w:ind w:left="1440" w:hanging="360"/>
      </w:pPr>
      <w:rPr>
        <w:rFonts w:ascii="Symbol" w:hAnsi="Symbol" w:hint="default"/>
      </w:rPr>
    </w:lvl>
    <w:lvl w:ilvl="1" w:tplc="3DBE170C" w:tentative="1">
      <w:start w:val="1"/>
      <w:numFmt w:val="bullet"/>
      <w:lvlText w:val="o"/>
      <w:lvlJc w:val="left"/>
      <w:pPr>
        <w:ind w:left="2160" w:hanging="360"/>
      </w:pPr>
      <w:rPr>
        <w:rFonts w:ascii="Courier New" w:hAnsi="Courier New" w:cs="Courier New" w:hint="default"/>
      </w:rPr>
    </w:lvl>
    <w:lvl w:ilvl="2" w:tplc="810E9744" w:tentative="1">
      <w:start w:val="1"/>
      <w:numFmt w:val="bullet"/>
      <w:lvlText w:val=""/>
      <w:lvlJc w:val="left"/>
      <w:pPr>
        <w:ind w:left="2880" w:hanging="360"/>
      </w:pPr>
      <w:rPr>
        <w:rFonts w:ascii="Wingdings" w:hAnsi="Wingdings" w:hint="default"/>
      </w:rPr>
    </w:lvl>
    <w:lvl w:ilvl="3" w:tplc="8A403B66" w:tentative="1">
      <w:start w:val="1"/>
      <w:numFmt w:val="bullet"/>
      <w:lvlText w:val=""/>
      <w:lvlJc w:val="left"/>
      <w:pPr>
        <w:ind w:left="3600" w:hanging="360"/>
      </w:pPr>
      <w:rPr>
        <w:rFonts w:ascii="Symbol" w:hAnsi="Symbol" w:hint="default"/>
      </w:rPr>
    </w:lvl>
    <w:lvl w:ilvl="4" w:tplc="3118C39A" w:tentative="1">
      <w:start w:val="1"/>
      <w:numFmt w:val="bullet"/>
      <w:lvlText w:val="o"/>
      <w:lvlJc w:val="left"/>
      <w:pPr>
        <w:ind w:left="4320" w:hanging="360"/>
      </w:pPr>
      <w:rPr>
        <w:rFonts w:ascii="Courier New" w:hAnsi="Courier New" w:cs="Courier New" w:hint="default"/>
      </w:rPr>
    </w:lvl>
    <w:lvl w:ilvl="5" w:tplc="82183B92" w:tentative="1">
      <w:start w:val="1"/>
      <w:numFmt w:val="bullet"/>
      <w:lvlText w:val=""/>
      <w:lvlJc w:val="left"/>
      <w:pPr>
        <w:ind w:left="5040" w:hanging="360"/>
      </w:pPr>
      <w:rPr>
        <w:rFonts w:ascii="Wingdings" w:hAnsi="Wingdings" w:hint="default"/>
      </w:rPr>
    </w:lvl>
    <w:lvl w:ilvl="6" w:tplc="C228F74A" w:tentative="1">
      <w:start w:val="1"/>
      <w:numFmt w:val="bullet"/>
      <w:lvlText w:val=""/>
      <w:lvlJc w:val="left"/>
      <w:pPr>
        <w:ind w:left="5760" w:hanging="360"/>
      </w:pPr>
      <w:rPr>
        <w:rFonts w:ascii="Symbol" w:hAnsi="Symbol" w:hint="default"/>
      </w:rPr>
    </w:lvl>
    <w:lvl w:ilvl="7" w:tplc="687021D2" w:tentative="1">
      <w:start w:val="1"/>
      <w:numFmt w:val="bullet"/>
      <w:lvlText w:val="o"/>
      <w:lvlJc w:val="left"/>
      <w:pPr>
        <w:ind w:left="6480" w:hanging="360"/>
      </w:pPr>
      <w:rPr>
        <w:rFonts w:ascii="Courier New" w:hAnsi="Courier New" w:cs="Courier New" w:hint="default"/>
      </w:rPr>
    </w:lvl>
    <w:lvl w:ilvl="8" w:tplc="D5C45ECC"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411336">
    <w:abstractNumId w:val="3"/>
  </w:num>
  <w:num w:numId="2" w16cid:durableId="2123722582">
    <w:abstractNumId w:val="1"/>
  </w:num>
  <w:num w:numId="3" w16cid:durableId="813184111">
    <w:abstractNumId w:val="2"/>
  </w:num>
  <w:num w:numId="4" w16cid:durableId="1029137294">
    <w:abstractNumId w:val="0"/>
  </w:num>
  <w:num w:numId="5" w16cid:durableId="1999110504">
    <w:abstractNumId w:val="5"/>
  </w:num>
  <w:num w:numId="6" w16cid:durableId="305822187">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DO-Auditor">
    <w15:presenceInfo w15:providerId="None" w15:userId="BDO-Au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20AF"/>
    <w:rsid w:val="0000313E"/>
    <w:rsid w:val="0000396F"/>
    <w:rsid w:val="00005B5B"/>
    <w:rsid w:val="0001408B"/>
    <w:rsid w:val="00022AA5"/>
    <w:rsid w:val="0003268E"/>
    <w:rsid w:val="0003288B"/>
    <w:rsid w:val="00047467"/>
    <w:rsid w:val="000515B2"/>
    <w:rsid w:val="00066038"/>
    <w:rsid w:val="000701A9"/>
    <w:rsid w:val="0009367D"/>
    <w:rsid w:val="000947BA"/>
    <w:rsid w:val="000B1959"/>
    <w:rsid w:val="000B2E73"/>
    <w:rsid w:val="000D248E"/>
    <w:rsid w:val="000D3150"/>
    <w:rsid w:val="000E3269"/>
    <w:rsid w:val="000F3A39"/>
    <w:rsid w:val="00106FB1"/>
    <w:rsid w:val="00110E62"/>
    <w:rsid w:val="00127490"/>
    <w:rsid w:val="001674AD"/>
    <w:rsid w:val="00171E0E"/>
    <w:rsid w:val="00175353"/>
    <w:rsid w:val="00180D6B"/>
    <w:rsid w:val="0018267C"/>
    <w:rsid w:val="001945D9"/>
    <w:rsid w:val="001A529A"/>
    <w:rsid w:val="001B188B"/>
    <w:rsid w:val="001C3170"/>
    <w:rsid w:val="001D3555"/>
    <w:rsid w:val="001D36FA"/>
    <w:rsid w:val="001D57F8"/>
    <w:rsid w:val="001E3E82"/>
    <w:rsid w:val="0020674E"/>
    <w:rsid w:val="002117DA"/>
    <w:rsid w:val="00221C80"/>
    <w:rsid w:val="00222B72"/>
    <w:rsid w:val="002303E1"/>
    <w:rsid w:val="002432F1"/>
    <w:rsid w:val="00243FA6"/>
    <w:rsid w:val="00247243"/>
    <w:rsid w:val="00257449"/>
    <w:rsid w:val="00270D46"/>
    <w:rsid w:val="00277052"/>
    <w:rsid w:val="00283D74"/>
    <w:rsid w:val="00287EE9"/>
    <w:rsid w:val="00294ABE"/>
    <w:rsid w:val="002975F2"/>
    <w:rsid w:val="002B4E0C"/>
    <w:rsid w:val="002C1E64"/>
    <w:rsid w:val="002C44CD"/>
    <w:rsid w:val="002D116B"/>
    <w:rsid w:val="00306E68"/>
    <w:rsid w:val="00310ED1"/>
    <w:rsid w:val="003124EF"/>
    <w:rsid w:val="00314236"/>
    <w:rsid w:val="00315D6E"/>
    <w:rsid w:val="003303D1"/>
    <w:rsid w:val="00346E15"/>
    <w:rsid w:val="00367398"/>
    <w:rsid w:val="00370E9A"/>
    <w:rsid w:val="00375C32"/>
    <w:rsid w:val="00380CFE"/>
    <w:rsid w:val="00393E47"/>
    <w:rsid w:val="0039511E"/>
    <w:rsid w:val="003A604B"/>
    <w:rsid w:val="003B736E"/>
    <w:rsid w:val="003C2A50"/>
    <w:rsid w:val="003C4FB1"/>
    <w:rsid w:val="003D22AF"/>
    <w:rsid w:val="003D306A"/>
    <w:rsid w:val="003D3455"/>
    <w:rsid w:val="003E2B8D"/>
    <w:rsid w:val="003E5A36"/>
    <w:rsid w:val="003E5F42"/>
    <w:rsid w:val="003F23F2"/>
    <w:rsid w:val="003F2466"/>
    <w:rsid w:val="0040050F"/>
    <w:rsid w:val="00404E32"/>
    <w:rsid w:val="0040557E"/>
    <w:rsid w:val="00405730"/>
    <w:rsid w:val="0041135A"/>
    <w:rsid w:val="004150A0"/>
    <w:rsid w:val="00422350"/>
    <w:rsid w:val="00422A4E"/>
    <w:rsid w:val="00424E66"/>
    <w:rsid w:val="004370DA"/>
    <w:rsid w:val="004422A3"/>
    <w:rsid w:val="00443745"/>
    <w:rsid w:val="0044511A"/>
    <w:rsid w:val="00466D12"/>
    <w:rsid w:val="00472365"/>
    <w:rsid w:val="00483666"/>
    <w:rsid w:val="00487775"/>
    <w:rsid w:val="00491C32"/>
    <w:rsid w:val="00497D86"/>
    <w:rsid w:val="004A377A"/>
    <w:rsid w:val="004A53C3"/>
    <w:rsid w:val="004A6088"/>
    <w:rsid w:val="004B3E6C"/>
    <w:rsid w:val="004B6F9B"/>
    <w:rsid w:val="004D60B2"/>
    <w:rsid w:val="004E0B89"/>
    <w:rsid w:val="004E3AB9"/>
    <w:rsid w:val="005011CC"/>
    <w:rsid w:val="00507980"/>
    <w:rsid w:val="005121FD"/>
    <w:rsid w:val="0051618B"/>
    <w:rsid w:val="00517533"/>
    <w:rsid w:val="00525A65"/>
    <w:rsid w:val="00540EA6"/>
    <w:rsid w:val="005632B1"/>
    <w:rsid w:val="00572A2D"/>
    <w:rsid w:val="0058486B"/>
    <w:rsid w:val="00585268"/>
    <w:rsid w:val="0059265E"/>
    <w:rsid w:val="00594118"/>
    <w:rsid w:val="005945A9"/>
    <w:rsid w:val="00597F68"/>
    <w:rsid w:val="005A3629"/>
    <w:rsid w:val="005B5C04"/>
    <w:rsid w:val="005C2EE8"/>
    <w:rsid w:val="005C43A0"/>
    <w:rsid w:val="005C6739"/>
    <w:rsid w:val="005C6B6E"/>
    <w:rsid w:val="005C7B27"/>
    <w:rsid w:val="005D1A4D"/>
    <w:rsid w:val="005F1E76"/>
    <w:rsid w:val="00601A26"/>
    <w:rsid w:val="00603700"/>
    <w:rsid w:val="006059A9"/>
    <w:rsid w:val="006224FD"/>
    <w:rsid w:val="00631FE1"/>
    <w:rsid w:val="00641A9F"/>
    <w:rsid w:val="006519B2"/>
    <w:rsid w:val="00651F6A"/>
    <w:rsid w:val="0065371E"/>
    <w:rsid w:val="0065421F"/>
    <w:rsid w:val="0065570F"/>
    <w:rsid w:val="00666511"/>
    <w:rsid w:val="00671917"/>
    <w:rsid w:val="006873F0"/>
    <w:rsid w:val="00694634"/>
    <w:rsid w:val="006B63BA"/>
    <w:rsid w:val="006C1B96"/>
    <w:rsid w:val="006C7FFB"/>
    <w:rsid w:val="006E5FE6"/>
    <w:rsid w:val="00704439"/>
    <w:rsid w:val="00704B11"/>
    <w:rsid w:val="00705AEA"/>
    <w:rsid w:val="007137BE"/>
    <w:rsid w:val="0071419D"/>
    <w:rsid w:val="00723EDD"/>
    <w:rsid w:val="0072497F"/>
    <w:rsid w:val="00727E26"/>
    <w:rsid w:val="007317E0"/>
    <w:rsid w:val="00747A6C"/>
    <w:rsid w:val="007502B3"/>
    <w:rsid w:val="007648D8"/>
    <w:rsid w:val="00764DBF"/>
    <w:rsid w:val="0077641B"/>
    <w:rsid w:val="00776976"/>
    <w:rsid w:val="00780FF5"/>
    <w:rsid w:val="007826CC"/>
    <w:rsid w:val="007920A2"/>
    <w:rsid w:val="00794526"/>
    <w:rsid w:val="00795145"/>
    <w:rsid w:val="00795AFD"/>
    <w:rsid w:val="007A2786"/>
    <w:rsid w:val="007A56EF"/>
    <w:rsid w:val="007C042D"/>
    <w:rsid w:val="007C72E8"/>
    <w:rsid w:val="007D1D01"/>
    <w:rsid w:val="007D749C"/>
    <w:rsid w:val="007D7C98"/>
    <w:rsid w:val="007F0FBF"/>
    <w:rsid w:val="007F541D"/>
    <w:rsid w:val="007F74E2"/>
    <w:rsid w:val="00801ADC"/>
    <w:rsid w:val="00805B6C"/>
    <w:rsid w:val="008079A2"/>
    <w:rsid w:val="00807D7F"/>
    <w:rsid w:val="00807FB2"/>
    <w:rsid w:val="00814E14"/>
    <w:rsid w:val="00830D23"/>
    <w:rsid w:val="00830D57"/>
    <w:rsid w:val="00830F72"/>
    <w:rsid w:val="008333B9"/>
    <w:rsid w:val="0083420E"/>
    <w:rsid w:val="00835013"/>
    <w:rsid w:val="00835B5B"/>
    <w:rsid w:val="00836998"/>
    <w:rsid w:val="00840375"/>
    <w:rsid w:val="008550AC"/>
    <w:rsid w:val="00856AA7"/>
    <w:rsid w:val="00857794"/>
    <w:rsid w:val="008665C6"/>
    <w:rsid w:val="00870B35"/>
    <w:rsid w:val="00872853"/>
    <w:rsid w:val="008863F9"/>
    <w:rsid w:val="00886E85"/>
    <w:rsid w:val="008970A2"/>
    <w:rsid w:val="008A1495"/>
    <w:rsid w:val="008A2D00"/>
    <w:rsid w:val="008A433E"/>
    <w:rsid w:val="008A4899"/>
    <w:rsid w:val="008B1593"/>
    <w:rsid w:val="008C2879"/>
    <w:rsid w:val="008D031A"/>
    <w:rsid w:val="008D105B"/>
    <w:rsid w:val="008E0329"/>
    <w:rsid w:val="008E1152"/>
    <w:rsid w:val="008F4D10"/>
    <w:rsid w:val="00903579"/>
    <w:rsid w:val="009059BB"/>
    <w:rsid w:val="00915A59"/>
    <w:rsid w:val="009217BB"/>
    <w:rsid w:val="0092185E"/>
    <w:rsid w:val="00924658"/>
    <w:rsid w:val="0093665F"/>
    <w:rsid w:val="0094318D"/>
    <w:rsid w:val="009515A4"/>
    <w:rsid w:val="00957196"/>
    <w:rsid w:val="00961732"/>
    <w:rsid w:val="00963317"/>
    <w:rsid w:val="009674C0"/>
    <w:rsid w:val="0097147A"/>
    <w:rsid w:val="00980A84"/>
    <w:rsid w:val="00981542"/>
    <w:rsid w:val="0099104F"/>
    <w:rsid w:val="009913E5"/>
    <w:rsid w:val="00996A4E"/>
    <w:rsid w:val="009A0BBE"/>
    <w:rsid w:val="009A46D3"/>
    <w:rsid w:val="009C2675"/>
    <w:rsid w:val="009D7F9A"/>
    <w:rsid w:val="009E03B7"/>
    <w:rsid w:val="009E2420"/>
    <w:rsid w:val="009E58FB"/>
    <w:rsid w:val="009F3F66"/>
    <w:rsid w:val="009F7999"/>
    <w:rsid w:val="00A11B98"/>
    <w:rsid w:val="00A15C5F"/>
    <w:rsid w:val="00A30FE8"/>
    <w:rsid w:val="00A40DBE"/>
    <w:rsid w:val="00A551B5"/>
    <w:rsid w:val="00A60DA3"/>
    <w:rsid w:val="00A63FD8"/>
    <w:rsid w:val="00A736FA"/>
    <w:rsid w:val="00A74999"/>
    <w:rsid w:val="00A8085B"/>
    <w:rsid w:val="00A85B2C"/>
    <w:rsid w:val="00A900E9"/>
    <w:rsid w:val="00A92468"/>
    <w:rsid w:val="00A944EC"/>
    <w:rsid w:val="00AC0538"/>
    <w:rsid w:val="00AC4522"/>
    <w:rsid w:val="00AC7BB4"/>
    <w:rsid w:val="00AF4AEE"/>
    <w:rsid w:val="00B04054"/>
    <w:rsid w:val="00B050E1"/>
    <w:rsid w:val="00B10059"/>
    <w:rsid w:val="00B139F7"/>
    <w:rsid w:val="00B21EF7"/>
    <w:rsid w:val="00B22878"/>
    <w:rsid w:val="00B2403D"/>
    <w:rsid w:val="00B250A2"/>
    <w:rsid w:val="00B26A56"/>
    <w:rsid w:val="00B32CA9"/>
    <w:rsid w:val="00B32FB9"/>
    <w:rsid w:val="00B44AA0"/>
    <w:rsid w:val="00B4646D"/>
    <w:rsid w:val="00B5424A"/>
    <w:rsid w:val="00B61852"/>
    <w:rsid w:val="00B6655E"/>
    <w:rsid w:val="00B71E05"/>
    <w:rsid w:val="00B93BBE"/>
    <w:rsid w:val="00BA1779"/>
    <w:rsid w:val="00BB2193"/>
    <w:rsid w:val="00BC3E54"/>
    <w:rsid w:val="00BD044A"/>
    <w:rsid w:val="00BD4290"/>
    <w:rsid w:val="00BE08E6"/>
    <w:rsid w:val="00BF3FF5"/>
    <w:rsid w:val="00BF7207"/>
    <w:rsid w:val="00C04076"/>
    <w:rsid w:val="00C30930"/>
    <w:rsid w:val="00C3746E"/>
    <w:rsid w:val="00C442D1"/>
    <w:rsid w:val="00C63F1B"/>
    <w:rsid w:val="00C70688"/>
    <w:rsid w:val="00C711EA"/>
    <w:rsid w:val="00C74B1F"/>
    <w:rsid w:val="00CB03A3"/>
    <w:rsid w:val="00CB2D05"/>
    <w:rsid w:val="00CC1175"/>
    <w:rsid w:val="00CC2430"/>
    <w:rsid w:val="00CC7B20"/>
    <w:rsid w:val="00CF5288"/>
    <w:rsid w:val="00D13615"/>
    <w:rsid w:val="00D16621"/>
    <w:rsid w:val="00D21F04"/>
    <w:rsid w:val="00D24002"/>
    <w:rsid w:val="00D319D3"/>
    <w:rsid w:val="00D3412B"/>
    <w:rsid w:val="00D45361"/>
    <w:rsid w:val="00D54E89"/>
    <w:rsid w:val="00D82BD5"/>
    <w:rsid w:val="00D84B14"/>
    <w:rsid w:val="00DA3A2A"/>
    <w:rsid w:val="00DC091D"/>
    <w:rsid w:val="00DD07E2"/>
    <w:rsid w:val="00DD7E91"/>
    <w:rsid w:val="00DE5484"/>
    <w:rsid w:val="00DE675E"/>
    <w:rsid w:val="00DF2A44"/>
    <w:rsid w:val="00E310B5"/>
    <w:rsid w:val="00E36CE0"/>
    <w:rsid w:val="00E37C4D"/>
    <w:rsid w:val="00E51203"/>
    <w:rsid w:val="00E51F50"/>
    <w:rsid w:val="00E5633E"/>
    <w:rsid w:val="00E575CE"/>
    <w:rsid w:val="00E72CDE"/>
    <w:rsid w:val="00E758DF"/>
    <w:rsid w:val="00E8257A"/>
    <w:rsid w:val="00E8613C"/>
    <w:rsid w:val="00E866EF"/>
    <w:rsid w:val="00E87C22"/>
    <w:rsid w:val="00E90AF1"/>
    <w:rsid w:val="00E979A6"/>
    <w:rsid w:val="00EA1743"/>
    <w:rsid w:val="00EA2282"/>
    <w:rsid w:val="00EA29C5"/>
    <w:rsid w:val="00EA3E42"/>
    <w:rsid w:val="00EB1B43"/>
    <w:rsid w:val="00ED3A9C"/>
    <w:rsid w:val="00EE2E1E"/>
    <w:rsid w:val="00EE66DE"/>
    <w:rsid w:val="00EF55B7"/>
    <w:rsid w:val="00F14EB4"/>
    <w:rsid w:val="00F20B1E"/>
    <w:rsid w:val="00F44929"/>
    <w:rsid w:val="00F47217"/>
    <w:rsid w:val="00F5122E"/>
    <w:rsid w:val="00F540EF"/>
    <w:rsid w:val="00F6285F"/>
    <w:rsid w:val="00F63DFF"/>
    <w:rsid w:val="00F66488"/>
    <w:rsid w:val="00F80856"/>
    <w:rsid w:val="00F81109"/>
    <w:rsid w:val="00F82063"/>
    <w:rsid w:val="00F824CE"/>
    <w:rsid w:val="00F8669F"/>
    <w:rsid w:val="00FA3DF9"/>
    <w:rsid w:val="00FB08AD"/>
    <w:rsid w:val="00FC7119"/>
    <w:rsid w:val="00FD6DAC"/>
    <w:rsid w:val="00FE2E58"/>
    <w:rsid w:val="00FE332F"/>
    <w:rsid w:val="00FE7CB2"/>
    <w:rsid w:val="00FF125F"/>
    <w:rsid w:val="00FF7053"/>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F130B"/>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7D7C98"/>
    <w:rPr>
      <w:color w:val="605E5C"/>
      <w:shd w:val="clear" w:color="auto" w:fill="E1DFDD"/>
    </w:rPr>
  </w:style>
  <w:style w:type="paragraph" w:styleId="Revision">
    <w:name w:val="Revision"/>
    <w:hidden/>
    <w:uiPriority w:val="99"/>
    <w:semiHidden/>
    <w:rsid w:val="00180D6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mailto:investigations@abbott.com" TargetMode="External"/><Relationship Id="rId226" Type="http://schemas.openxmlformats.org/officeDocument/2006/relationships/header" Target="header3.xm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2_C_200" TargetMode="Externa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s://secure.ethicspoint.com/domain/media/en/gui/40393/index.html" TargetMode="External"/><Relationship Id="rId227" Type="http://schemas.openxmlformats.org/officeDocument/2006/relationships/footer" Target="footer3.xm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BCCourse/courses/EN-US/course/index.html?showScreen=113_C_200" TargetMode="External"/><Relationship Id="rId6" Type="http://schemas.openxmlformats.org/officeDocument/2006/relationships/settings" Target="settings.xm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s://icomply.abbott.com/Default.aspx" TargetMode="External"/><Relationship Id="rId228" Type="http://schemas.openxmlformats.org/officeDocument/2006/relationships/fontTable" Target="fontTable.xm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BCCourse/courses/EN-US/course/index.html?showScreen=113_C_200" TargetMode="Externa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9" Type="http://schemas.microsoft.com/office/2011/relationships/people" Target="people.xm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BCCourse/courses/EN-US/course/index.html?showScreen=114_C_200" TargetMode="External"/><Relationship Id="rId230" Type="http://schemas.openxmlformats.org/officeDocument/2006/relationships/theme" Target="theme/theme1.xm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79" Type="http://schemas.openxmlformats.org/officeDocument/2006/relationships/hyperlink" Target="http:/rusnakassociates.com/content/AbbottCOBCCourse/courses/EN-US/course/index.html?showScreen=94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s://secure.ethicspoint.com/domain/media/en/gui/40393/index.html"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0" Type="http://schemas.openxmlformats.org/officeDocument/2006/relationships/hyperlink" Target="http:/rusnakassociates.com/content/AbbottCOBCCourse/courses/EN-US/course/index.html?showScreen=114_C_200" TargetMode="External"/><Relationship Id="rId225" Type="http://schemas.openxmlformats.org/officeDocument/2006/relationships/footer" Target="footer2.xm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s://icomply.abbott.com/Default.aspx" TargetMode="External"/><Relationship Id="rId215" Type="http://schemas.openxmlformats.org/officeDocument/2006/relationships/hyperlink" Target="http:/rusnakassociates.com/content/AbbottCOBCCourse/courses/EN-US/course/index.html?showScreen=112_C_200" TargetMode="External"/><Relationship Id="rId26" Type="http://schemas.openxmlformats.org/officeDocument/2006/relationships/hyperlink" Target="http:/rusnakassociates.com/content/AbbottCOBCCourse/courses/EN-US/course/index.html?showScreen=9_C_8"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www.abbott.com/investors/governance/code-of-business-conduct.html"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s://rusnakassociates.com/content/AbbottCOBCCourse/courses/EN-US/course/reference/Transcript.pdf"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rusnakassociates.com/content/AbbottCOBCCourse/courses/EN-US/course/index.html?showScreen=111_C_200"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s://icomply.abbott.com/Apps/DocumentLibrary/" TargetMode="External"/><Relationship Id="rId222" Type="http://schemas.openxmlformats.org/officeDocument/2006/relationships/header" Target="header1.xm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1_C_200"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eader" Target="header2.xm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s://abbott.sharepoint.com/sites/myhr"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http:/rusnakassociates.com/content/AbbottCOBCCourse/courses/EN-US/course/index.html?showScreen=110_C_200"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footer" Target="footer1.xm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s://abbott.sharepoint.com/sites/myh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E4934A36-123F-4BFB-A52A-47CD5D60B8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53B830-77BD-427F-8645-A1CA0754285D}">
  <ds:schemaRefs>
    <ds:schemaRef ds:uri="http://schemas.microsoft.com/sharepoint/v3/contenttype/forms"/>
  </ds:schemaRefs>
</ds:datastoreItem>
</file>

<file path=customXml/itemProps3.xml><?xml version="1.0" encoding="utf-8"?>
<ds:datastoreItem xmlns:ds="http://schemas.openxmlformats.org/officeDocument/2006/customXml" ds:itemID="{BDD5CD1E-EC2A-4556-A7D3-2069D9E3B5DD}">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42</Pages>
  <Words>12905</Words>
  <Characters>88488</Characters>
  <Application>Microsoft Office Word</Application>
  <DocSecurity>4</DocSecurity>
  <Lines>737</Lines>
  <Paragraphs>202</Paragraphs>
  <ScaleCrop>false</ScaleCrop>
  <HeadingPairs>
    <vt:vector size="2" baseType="variant">
      <vt:variant>
        <vt:lpstr>Title</vt:lpstr>
      </vt:variant>
      <vt:variant>
        <vt:i4>1</vt:i4>
      </vt:variant>
    </vt:vector>
  </HeadingPairs>
  <TitlesOfParts>
    <vt:vector size="1" baseType="lpstr">
      <vt:lpstr>1. Code of Business Conduct</vt:lpstr>
    </vt:vector>
  </TitlesOfParts>
  <Company/>
  <LinksUpToDate>false</LinksUpToDate>
  <CharactersWithSpaces>101191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dc:title>
  <dc:subject>Translation table 2025</dc:subject>
  <dc:creator>Fintan O'Neill</dc:creator>
  <cp:lastModifiedBy>Shiwani, Muhammad Ali</cp:lastModifiedBy>
  <cp:revision>2</cp:revision>
  <dcterms:created xsi:type="dcterms:W3CDTF">2026-01-09T13:05:00Z</dcterms:created>
  <dcterms:modified xsi:type="dcterms:W3CDTF">2026-01-09T13:05:00Z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