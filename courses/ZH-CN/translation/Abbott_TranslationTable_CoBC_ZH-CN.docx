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E9F59" w14:textId="77777777" w:rsidR="00840375" w:rsidRPr="008B3F0C" w:rsidRDefault="000D50BD" w:rsidP="00840375">
      <w:pPr>
        <w:rPr>
          <w:rStyle w:val="tw4winExternal"/>
          <w:rFonts w:ascii="Calibri" w:hAnsi="Calibri" w:cs="Calibri"/>
          <w:color w:val="000000" w:themeColor="text1"/>
          <w:sz w:val="36"/>
          <w:szCs w:val="36"/>
          <w:lang w:val="en-US"/>
        </w:rPr>
      </w:pPr>
      <w:r w:rsidRPr="008B3F0C">
        <w:rPr>
          <w:noProof/>
          <w:lang w:val="en-US"/>
        </w:rPr>
        <mc:AlternateContent>
          <mc:Choice Requires="wps">
            <w:drawing>
              <wp:anchor distT="0" distB="0" distL="114300" distR="114300" simplePos="0" relativeHeight="251658240" behindDoc="1" locked="0" layoutInCell="1" allowOverlap="1" wp14:anchorId="2F98C278" wp14:editId="12693D74">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3650906C" w14:textId="2950CEE1" w:rsidR="0049153F" w:rsidRPr="00C129F9" w:rsidRDefault="0049153F" w:rsidP="0049153F">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0F0139">
                                  <w:rPr>
                                    <w:rFonts w:asciiTheme="majorHAnsi" w:eastAsiaTheme="majorEastAsia" w:hAnsiTheme="majorHAnsi" w:cstheme="majorBidi"/>
                                    <w:color w:val="595959" w:themeColor="text1" w:themeTint="A6"/>
                                    <w:sz w:val="72"/>
                                    <w:szCs w:val="72"/>
                                  </w:rPr>
                                  <w:t>1. Code of Business Conduct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35AC13C6" w14:textId="77777777" w:rsidR="00840375" w:rsidRPr="008B3F0C" w:rsidRDefault="008B3F0C" w:rsidP="00840375">
                                <w:pPr>
                                  <w:pStyle w:val="NoSpacing"/>
                                  <w:spacing w:before="240"/>
                                  <w:rPr>
                                    <w:caps/>
                                    <w:color w:val="0E2841" w:themeColor="text2"/>
                                    <w:sz w:val="36"/>
                                    <w:szCs w:val="36"/>
                                  </w:rPr>
                                </w:pPr>
                                <w:r w:rsidRPr="008B3F0C">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2F98C278"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3650906C" w14:textId="2950CEE1" w:rsidR="0049153F" w:rsidRPr="00C129F9" w:rsidRDefault="0049153F" w:rsidP="0049153F">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0F0139">
                            <w:rPr>
                              <w:rFonts w:asciiTheme="majorHAnsi" w:eastAsiaTheme="majorEastAsia" w:hAnsiTheme="majorHAnsi" w:cstheme="majorBidi"/>
                              <w:color w:val="595959" w:themeColor="text1" w:themeTint="A6"/>
                              <w:sz w:val="72"/>
                              <w:szCs w:val="72"/>
                            </w:rPr>
                            <w:t>1. Code of Business Conduct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35AC13C6" w14:textId="77777777" w:rsidR="00840375" w:rsidRPr="008B3F0C" w:rsidRDefault="008B3F0C" w:rsidP="00840375">
                          <w:pPr>
                            <w:pStyle w:val="NoSpacing"/>
                            <w:spacing w:before="240"/>
                            <w:rPr>
                              <w:caps/>
                              <w:color w:val="0E2841" w:themeColor="text2"/>
                              <w:sz w:val="36"/>
                              <w:szCs w:val="36"/>
                            </w:rPr>
                          </w:pPr>
                          <w:r w:rsidRPr="008B3F0C">
                            <w:rPr>
                              <w:caps/>
                              <w:color w:val="0E2841" w:themeColor="text2"/>
                              <w:sz w:val="36"/>
                              <w:szCs w:val="36"/>
                            </w:rPr>
                            <w:t>Translation table 2025</w:t>
                          </w:r>
                        </w:p>
                      </w:sdtContent>
                    </w:sdt>
                  </w:txbxContent>
                </v:textbox>
              </v:shape>
            </w:pict>
          </mc:Fallback>
        </mc:AlternateContent>
      </w:r>
      <w:r w:rsidRPr="008B3F0C">
        <w:br w:type="page"/>
      </w:r>
      <w:r w:rsidRPr="008B3F0C">
        <w:rPr>
          <w:rStyle w:val="tw4winExternal"/>
          <w:rFonts w:ascii="Calibri" w:hAnsi="Calibri" w:cs="Calibri"/>
          <w:b/>
          <w:color w:val="000000" w:themeColor="text1"/>
          <w:sz w:val="36"/>
          <w:szCs w:val="36"/>
          <w:lang w:val="en-US"/>
        </w:rPr>
        <w:lastRenderedPageBreak/>
        <w:t>INSTRUCTIONS:</w:t>
      </w:r>
    </w:p>
    <w:p w14:paraId="6983EF46" w14:textId="77777777" w:rsidR="00840375" w:rsidRPr="008B3F0C"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057F3763" w14:textId="77777777" w:rsidR="00840375" w:rsidRPr="008B3F0C" w:rsidRDefault="000D50BD"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B3F0C">
        <w:rPr>
          <w:rStyle w:val="tw4winExternal"/>
          <w:rFonts w:ascii="Calibri" w:hAnsi="Calibri" w:cs="Calibri"/>
          <w:b/>
          <w:color w:val="000000" w:themeColor="text1"/>
          <w:lang w:val="en-US"/>
        </w:rPr>
        <w:t xml:space="preserve">1) </w:t>
      </w:r>
      <w:r w:rsidRPr="008B3F0C">
        <w:rPr>
          <w:rStyle w:val="tw4winExternal"/>
          <w:rFonts w:ascii="Calibri" w:hAnsi="Calibri" w:cs="Calibri"/>
          <w:color w:val="000000" w:themeColor="text1"/>
          <w:lang w:val="en-US"/>
        </w:rPr>
        <w:t>Please edit the translation in the TARGET column directly.</w:t>
      </w:r>
    </w:p>
    <w:p w14:paraId="7C7C741A" w14:textId="77777777" w:rsidR="00840375" w:rsidRPr="008B3F0C" w:rsidRDefault="000D50BD"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B3F0C">
        <w:rPr>
          <w:rStyle w:val="tw4winExternal"/>
          <w:rFonts w:ascii="Calibri" w:hAnsi="Calibri" w:cs="Calibri"/>
          <w:b/>
          <w:color w:val="000000" w:themeColor="text1"/>
          <w:lang w:val="en-US"/>
        </w:rPr>
        <w:t xml:space="preserve">2) </w:t>
      </w:r>
      <w:r w:rsidRPr="008B3F0C">
        <w:rPr>
          <w:rStyle w:val="tw4winExternal"/>
          <w:rFonts w:ascii="Calibri" w:hAnsi="Calibri" w:cs="Calibri"/>
          <w:color w:val="000000" w:themeColor="text1"/>
          <w:lang w:val="en-US"/>
        </w:rPr>
        <w:t>To comment on a segment, simply create a new MS-Word comment.</w:t>
      </w:r>
    </w:p>
    <w:p w14:paraId="4D7F10EA" w14:textId="77777777" w:rsidR="00840375" w:rsidRPr="008B3F0C" w:rsidRDefault="000D50BD"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B3F0C">
        <w:rPr>
          <w:rStyle w:val="tw4winExternal"/>
          <w:rFonts w:ascii="Calibri" w:hAnsi="Calibri" w:cs="Calibri"/>
          <w:b/>
          <w:color w:val="000000" w:themeColor="text1"/>
          <w:lang w:val="en-US"/>
        </w:rPr>
        <w:t xml:space="preserve">3) </w:t>
      </w:r>
      <w:r w:rsidRPr="008B3F0C">
        <w:rPr>
          <w:rStyle w:val="tw4winExternal"/>
          <w:rFonts w:ascii="Calibri" w:hAnsi="Calibri" w:cs="Calibri"/>
          <w:color w:val="000000" w:themeColor="text1"/>
          <w:lang w:val="en-US"/>
        </w:rPr>
        <w:t>It is best to edit this file in Normal or Draft view rather than page layout.</w:t>
      </w:r>
    </w:p>
    <w:p w14:paraId="1EB8CA6F" w14:textId="77777777" w:rsidR="00840375" w:rsidRPr="008B3F0C" w:rsidRDefault="000D50BD"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B3F0C">
        <w:rPr>
          <w:rStyle w:val="tw4winExternal"/>
          <w:rFonts w:ascii="Calibri" w:hAnsi="Calibri" w:cs="Calibri"/>
          <w:b/>
          <w:color w:val="000000" w:themeColor="text1"/>
          <w:lang w:val="en-US"/>
        </w:rPr>
        <w:t xml:space="preserve">4) </w:t>
      </w:r>
      <w:r w:rsidRPr="008B3F0C">
        <w:rPr>
          <w:rStyle w:val="tw4winExternal"/>
          <w:rFonts w:ascii="Calibri" w:hAnsi="Calibri" w:cs="Calibri"/>
          <w:color w:val="000000" w:themeColor="text1"/>
          <w:lang w:val="en-US"/>
        </w:rPr>
        <w:t>DO NOT alter the ID or SOURCE column text.</w:t>
      </w:r>
    </w:p>
    <w:p w14:paraId="323ACD9B" w14:textId="77777777" w:rsidR="00840375" w:rsidRPr="008B3F0C" w:rsidRDefault="000D50BD"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B3F0C">
        <w:rPr>
          <w:rStyle w:val="tw4winExternal"/>
          <w:rFonts w:ascii="Calibri" w:hAnsi="Calibri" w:cs="Calibri"/>
          <w:b/>
          <w:bCs/>
          <w:color w:val="000000" w:themeColor="text1"/>
          <w:lang w:val="en-US"/>
        </w:rPr>
        <w:t>5</w:t>
      </w:r>
      <w:r w:rsidRPr="008B3F0C">
        <w:rPr>
          <w:rStyle w:val="tw4winExternal"/>
          <w:rFonts w:ascii="Calibri" w:hAnsi="Calibri" w:cs="Calibri"/>
          <w:color w:val="000000" w:themeColor="text1"/>
          <w:lang w:val="en-US"/>
        </w:rPr>
        <w:t>) Blank rows should be ignored but not deleted.</w:t>
      </w:r>
    </w:p>
    <w:p w14:paraId="14EE7F83" w14:textId="77777777" w:rsidR="00840375" w:rsidRPr="008B3F0C" w:rsidRDefault="000D50BD"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8B3F0C">
        <w:rPr>
          <w:rStyle w:val="tw4winExternal"/>
          <w:rFonts w:ascii="Calibri" w:hAnsi="Calibri" w:cs="Calibri"/>
          <w:b/>
          <w:bCs/>
          <w:color w:val="000000" w:themeColor="text1"/>
          <w:lang w:val="en-US"/>
        </w:rPr>
        <w:t>6</w:t>
      </w:r>
      <w:r w:rsidRPr="008B3F0C">
        <w:rPr>
          <w:rStyle w:val="tw4winExternal"/>
          <w:rFonts w:ascii="Calibri" w:hAnsi="Calibri" w:cs="Calibri"/>
          <w:color w:val="000000" w:themeColor="text1"/>
          <w:lang w:val="en-US"/>
        </w:rPr>
        <w:t>)</w:t>
      </w:r>
      <w:r w:rsidRPr="008B3F0C">
        <w:rPr>
          <w:rStyle w:val="tw4winExternal"/>
          <w:rFonts w:ascii="Calibri" w:hAnsi="Calibri" w:cs="Calibri"/>
          <w:b/>
          <w:bCs/>
          <w:color w:val="000000" w:themeColor="text1"/>
          <w:lang w:val="en-US"/>
        </w:rPr>
        <w:t xml:space="preserve"> The following formatting must be maintained throughout:</w:t>
      </w:r>
    </w:p>
    <w:p w14:paraId="1C9E9404" w14:textId="77777777" w:rsidR="00840375" w:rsidRPr="008B3F0C" w:rsidRDefault="000D50BD"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B3F0C">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0AA1259D" w14:textId="77777777" w:rsidR="00840375" w:rsidRPr="008B3F0C" w:rsidRDefault="000D50BD"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B3F0C">
        <w:rPr>
          <w:rStyle w:val="tw4winExternal"/>
          <w:rFonts w:ascii="Calibri" w:eastAsiaTheme="minorEastAsia" w:hAnsi="Calibri" w:cs="Calibri" w:hint="default"/>
          <w:b/>
          <w:bCs/>
          <w:color w:val="000000" w:themeColor="text1"/>
          <w:lang w:val="en-US" w:eastAsia="en-IE"/>
        </w:rPr>
        <w:t xml:space="preserve">bold </w:t>
      </w:r>
    </w:p>
    <w:p w14:paraId="632CA870" w14:textId="77777777" w:rsidR="00840375" w:rsidRPr="008B3F0C" w:rsidRDefault="000D50BD"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B3F0C">
        <w:rPr>
          <w:rStyle w:val="tw4winExternal"/>
          <w:rFonts w:ascii="Calibri" w:eastAsiaTheme="minorEastAsia" w:hAnsi="Calibri" w:cs="Calibri" w:hint="default"/>
          <w:b/>
          <w:bCs/>
          <w:color w:val="000000" w:themeColor="text1"/>
          <w:lang w:val="en-US" w:eastAsia="en-IE"/>
        </w:rPr>
        <w:t>italic</w:t>
      </w:r>
    </w:p>
    <w:p w14:paraId="4346B790" w14:textId="77777777" w:rsidR="00840375" w:rsidRPr="008B3F0C" w:rsidRDefault="000D50BD"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B3F0C">
        <w:rPr>
          <w:rStyle w:val="tw4winExternal"/>
          <w:rFonts w:ascii="Calibri" w:eastAsiaTheme="minorEastAsia" w:hAnsi="Calibri" w:cs="Calibri" w:hint="default"/>
          <w:b/>
          <w:bCs/>
          <w:color w:val="000000" w:themeColor="text1"/>
          <w:lang w:val="en-US" w:eastAsia="en-IE"/>
        </w:rPr>
        <w:t>underline</w:t>
      </w:r>
    </w:p>
    <w:p w14:paraId="0AFCF837" w14:textId="77777777" w:rsidR="00840375" w:rsidRPr="008B3F0C" w:rsidRDefault="000D50BD"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B3F0C">
        <w:rPr>
          <w:rStyle w:val="tw4winExternal"/>
          <w:rFonts w:ascii="Calibri" w:eastAsiaTheme="minorEastAsia" w:hAnsi="Calibri" w:cs="Calibri" w:hint="default"/>
          <w:b/>
          <w:bCs/>
          <w:color w:val="000000" w:themeColor="text1"/>
          <w:lang w:val="en-US" w:eastAsia="en-IE"/>
        </w:rPr>
        <w:t>links</w:t>
      </w:r>
    </w:p>
    <w:p w14:paraId="25CB14D9" w14:textId="77777777" w:rsidR="00840375" w:rsidRPr="008B3F0C" w:rsidRDefault="000D50BD"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B3F0C">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7AEB8B84" w14:textId="77777777" w:rsidR="00840375" w:rsidRPr="008B3F0C" w:rsidRDefault="000D50BD"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B3F0C">
        <w:rPr>
          <w:rStyle w:val="tw4winExternal"/>
          <w:rFonts w:ascii="Calibri" w:hAnsi="Calibri" w:cs="Calibri"/>
          <w:b/>
          <w:bCs/>
          <w:color w:val="000000" w:themeColor="text1"/>
          <w:lang w:val="en-US"/>
        </w:rPr>
        <w:t>7</w:t>
      </w:r>
      <w:r w:rsidRPr="008B3F0C">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39543A1E" w14:textId="77777777" w:rsidR="00840375" w:rsidRPr="008B3F0C" w:rsidRDefault="000D50BD">
      <w:pPr>
        <w:rPr>
          <w:rStyle w:val="tw4winExternal"/>
          <w:rFonts w:ascii="Calibri" w:hAnsi="Calibri" w:cs="Calibri"/>
          <w:color w:val="000000" w:themeColor="text1"/>
          <w:lang w:val="en-US"/>
        </w:rPr>
      </w:pPr>
      <w:r w:rsidRPr="008B3F0C">
        <w:rPr>
          <w:rStyle w:val="tw4winExternal"/>
          <w:rFonts w:ascii="Calibri" w:hAnsi="Calibri" w:cs="Calibri"/>
          <w:color w:val="000000" w:themeColor="text1"/>
          <w:lang w:val="en-US"/>
        </w:rPr>
        <w:br w:type="page"/>
      </w:r>
    </w:p>
    <w:p w14:paraId="6F4671C7" w14:textId="77777777" w:rsidR="00840375" w:rsidRPr="008B3F0C"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7C87DA2C" w14:textId="77777777" w:rsidR="004D60B2" w:rsidRPr="008B3F0C" w:rsidRDefault="000D50BD"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8B3F0C">
        <w:rPr>
          <w:rStyle w:val="tw4winExternal"/>
          <w:rFonts w:ascii="Calibri" w:hAnsi="Calibri" w:cs="Calibri"/>
          <w:color w:val="000000" w:themeColor="text1"/>
          <w:sz w:val="72"/>
          <w:szCs w:val="72"/>
          <w:lang w:val="en-US"/>
        </w:rPr>
        <w:t>Code of Business Conduct</w:t>
      </w:r>
    </w:p>
    <w:p w14:paraId="02C9C5FF" w14:textId="77777777" w:rsidR="00840375" w:rsidRPr="008B3F0C"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4270EA" w:rsidRPr="008B3F0C" w14:paraId="08FB5BBA" w14:textId="77777777" w:rsidTr="00617EF5">
        <w:tc>
          <w:tcPr>
            <w:tcW w:w="1353" w:type="dxa"/>
            <w:shd w:val="clear" w:color="auto" w:fill="F1A983" w:themeFill="accent2" w:themeFillTint="99"/>
            <w:tcMar>
              <w:top w:w="120" w:type="dxa"/>
              <w:left w:w="180" w:type="dxa"/>
              <w:bottom w:w="120" w:type="dxa"/>
              <w:right w:w="180" w:type="dxa"/>
            </w:tcMar>
          </w:tcPr>
          <w:p w14:paraId="11BD6C6E" w14:textId="77777777" w:rsidR="009D7F9A" w:rsidRPr="008B3F0C" w:rsidRDefault="000D50BD" w:rsidP="00F66488">
            <w:pPr>
              <w:spacing w:before="30" w:after="30"/>
              <w:ind w:left="30" w:right="30"/>
              <w:rPr>
                <w:rFonts w:eastAsia="Times New Roman"/>
              </w:rPr>
            </w:pPr>
            <w:r w:rsidRPr="008B3F0C">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2AF5728F" w14:textId="77777777" w:rsidR="009D7F9A"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Source</w:t>
            </w:r>
          </w:p>
        </w:tc>
        <w:tc>
          <w:tcPr>
            <w:tcW w:w="6000" w:type="dxa"/>
            <w:shd w:val="clear" w:color="auto" w:fill="F1A983" w:themeFill="accent2" w:themeFillTint="99"/>
          </w:tcPr>
          <w:p w14:paraId="2538A414" w14:textId="77777777" w:rsidR="009D7F9A"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rPr>
              <w:t>Target</w:t>
            </w:r>
          </w:p>
        </w:tc>
      </w:tr>
      <w:tr w:rsidR="004270EA" w:rsidRPr="008B3F0C" w14:paraId="26BDCDBE" w14:textId="77777777" w:rsidTr="00617EF5">
        <w:tc>
          <w:tcPr>
            <w:tcW w:w="1353" w:type="dxa"/>
            <w:shd w:val="clear" w:color="auto" w:fill="C1E4F5"/>
            <w:tcMar>
              <w:top w:w="120" w:type="dxa"/>
              <w:left w:w="180" w:type="dxa"/>
              <w:bottom w:w="120" w:type="dxa"/>
              <w:right w:w="180" w:type="dxa"/>
            </w:tcMar>
            <w:hideMark/>
          </w:tcPr>
          <w:p w14:paraId="2DFA947C" w14:textId="77777777" w:rsidR="00F66488" w:rsidRPr="008B3F0C" w:rsidRDefault="000D50BD" w:rsidP="00F66488">
            <w:pPr>
              <w:spacing w:before="30" w:after="30"/>
              <w:ind w:left="30" w:right="30"/>
              <w:rPr>
                <w:rFonts w:ascii="Calibri" w:eastAsia="Times New Roman" w:hAnsi="Calibri" w:cs="Calibri"/>
                <w:sz w:val="16"/>
              </w:rPr>
            </w:pPr>
            <w:hyperlink r:id="rId11" w:tgtFrame="_blank" w:history="1">
              <w:r w:rsidRPr="008B3F0C">
                <w:rPr>
                  <w:rFonts w:ascii="Calibri" w:eastAsia="Times New Roman" w:hAnsi="Calibri" w:cs="Calibri"/>
                  <w:color w:val="0000FF"/>
                  <w:sz w:val="16"/>
                  <w:u w:val="single"/>
                </w:rPr>
                <w:t>Screen 0</w:t>
              </w:r>
            </w:hyperlink>
            <w:r w:rsidRPr="008B3F0C">
              <w:rPr>
                <w:rFonts w:ascii="Calibri" w:eastAsia="Times New Roman" w:hAnsi="Calibri" w:cs="Calibri"/>
                <w:sz w:val="16"/>
              </w:rPr>
              <w:t xml:space="preserve"> </w:t>
            </w:r>
          </w:p>
          <w:p w14:paraId="011F2F72" w14:textId="77777777" w:rsidR="00F66488" w:rsidRPr="008B3F0C" w:rsidRDefault="000D50BD" w:rsidP="00F66488">
            <w:pPr>
              <w:ind w:left="30" w:right="30"/>
              <w:rPr>
                <w:rFonts w:ascii="Calibri" w:eastAsia="Times New Roman" w:hAnsi="Calibri" w:cs="Calibri"/>
                <w:sz w:val="16"/>
              </w:rPr>
            </w:pPr>
            <w:hyperlink r:id="rId12" w:tgtFrame="_blank" w:history="1">
              <w:r w:rsidRPr="008B3F0C">
                <w:rPr>
                  <w:rFonts w:ascii="Calibri" w:eastAsia="Times New Roman" w:hAnsi="Calibri" w:cs="Calibri"/>
                  <w:color w:val="0000FF"/>
                  <w:sz w:val="16"/>
                  <w:u w:val="single"/>
                </w:rPr>
                <w:t>1_C_1</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46BC616"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Code of Business Conduct</w:t>
            </w:r>
          </w:p>
          <w:p w14:paraId="559B1122"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Click the forward arrow.</w:t>
            </w:r>
          </w:p>
        </w:tc>
        <w:tc>
          <w:tcPr>
            <w:tcW w:w="6000" w:type="dxa"/>
          </w:tcPr>
          <w:p w14:paraId="38ED3435" w14:textId="77777777" w:rsidR="005C43A0"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《商业行为准则》</w:t>
            </w:r>
          </w:p>
          <w:p w14:paraId="7EF8B828" w14:textId="77777777" w:rsidR="00F66488"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点击前进箭头。</w:t>
            </w:r>
          </w:p>
        </w:tc>
      </w:tr>
      <w:tr w:rsidR="004270EA" w:rsidRPr="008B3F0C" w14:paraId="6282805C" w14:textId="77777777" w:rsidTr="00617EF5">
        <w:tc>
          <w:tcPr>
            <w:tcW w:w="1353" w:type="dxa"/>
            <w:shd w:val="clear" w:color="auto" w:fill="C1E4F5"/>
            <w:tcMar>
              <w:top w:w="120" w:type="dxa"/>
              <w:left w:w="180" w:type="dxa"/>
              <w:bottom w:w="120" w:type="dxa"/>
              <w:right w:w="180" w:type="dxa"/>
            </w:tcMar>
            <w:hideMark/>
          </w:tcPr>
          <w:p w14:paraId="5A8ACB90" w14:textId="77777777" w:rsidR="00F66488" w:rsidRPr="008B3F0C" w:rsidRDefault="000D50BD" w:rsidP="00F66488">
            <w:pPr>
              <w:spacing w:before="30" w:after="30"/>
              <w:ind w:left="30" w:right="30"/>
              <w:rPr>
                <w:rFonts w:ascii="Calibri" w:eastAsia="Times New Roman" w:hAnsi="Calibri" w:cs="Calibri"/>
                <w:sz w:val="16"/>
              </w:rPr>
            </w:pPr>
            <w:hyperlink r:id="rId13" w:tgtFrame="_blank" w:history="1">
              <w:r w:rsidRPr="008B3F0C">
                <w:rPr>
                  <w:rFonts w:ascii="Calibri" w:eastAsia="Times New Roman" w:hAnsi="Calibri" w:cs="Calibri"/>
                  <w:color w:val="0000FF"/>
                  <w:sz w:val="16"/>
                  <w:u w:val="single"/>
                </w:rPr>
                <w:t>Screen 1</w:t>
              </w:r>
            </w:hyperlink>
            <w:r w:rsidRPr="008B3F0C">
              <w:rPr>
                <w:rFonts w:ascii="Calibri" w:eastAsia="Times New Roman" w:hAnsi="Calibri" w:cs="Calibri"/>
                <w:sz w:val="16"/>
              </w:rPr>
              <w:t xml:space="preserve"> </w:t>
            </w:r>
          </w:p>
          <w:p w14:paraId="19B02F7A" w14:textId="77777777" w:rsidR="00F66488" w:rsidRPr="008B3F0C" w:rsidRDefault="000D50BD" w:rsidP="00F66488">
            <w:pPr>
              <w:ind w:left="30" w:right="30"/>
              <w:rPr>
                <w:rFonts w:ascii="Calibri" w:eastAsia="Times New Roman" w:hAnsi="Calibri" w:cs="Calibri"/>
                <w:sz w:val="16"/>
              </w:rPr>
            </w:pPr>
            <w:hyperlink r:id="rId14" w:tgtFrame="_blank" w:history="1">
              <w:r w:rsidRPr="008B3F0C">
                <w:rPr>
                  <w:rFonts w:ascii="Calibri" w:eastAsia="Times New Roman" w:hAnsi="Calibri" w:cs="Calibri"/>
                  <w:color w:val="0000FF"/>
                  <w:sz w:val="16"/>
                  <w:u w:val="single"/>
                </w:rPr>
                <w:t>2_C_2</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71A1ED5"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As a global healthcare leader, what we do each day matters.</w:t>
            </w:r>
          </w:p>
          <w:p w14:paraId="601D9E1B"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6B474BA5" w14:textId="77777777" w:rsidR="005C43A0"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作为一家全球医疗保健领导者，我们每天所做的事至关重要。</w:t>
            </w:r>
          </w:p>
          <w:p w14:paraId="292DF0FA" w14:textId="7B584190" w:rsidR="00F66488"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我们的《商业行为准则》是实用的指南，让我们能够诚信行事，秉持使命进行领导，并做出体现我们</w:t>
            </w:r>
            <w:ins w:id="0" w:author="Gu, Skylla" w:date="2026-01-05T17:17:00Z" w16du:dateUtc="2026-01-05T09:17:00Z">
              <w:r w:rsidR="00774DC5">
                <w:rPr>
                  <w:rFonts w:ascii="Calibri" w:eastAsia="FZHei-B01S" w:hAnsi="Calibri" w:cs="Calibri" w:hint="eastAsia"/>
                  <w:lang w:eastAsia="zh-CN"/>
                </w:rPr>
                <w:t>最</w:t>
              </w:r>
            </w:ins>
            <w:r w:rsidRPr="00617EF5">
              <w:rPr>
                <w:rFonts w:ascii="Calibri" w:eastAsia="FZHei-B01S" w:hAnsi="Calibri" w:cs="Calibri"/>
                <w:lang w:eastAsia="zh-CN"/>
              </w:rPr>
              <w:t>本真的选择。它指导着我们建立信任，恪守价值观和不断给世界带来有意义的影响。</w:t>
            </w:r>
          </w:p>
        </w:tc>
      </w:tr>
      <w:tr w:rsidR="004270EA" w:rsidRPr="008B3F0C" w14:paraId="77B00675" w14:textId="77777777" w:rsidTr="00617EF5">
        <w:tc>
          <w:tcPr>
            <w:tcW w:w="1353" w:type="dxa"/>
            <w:shd w:val="clear" w:color="auto" w:fill="C1E4F5"/>
            <w:tcMar>
              <w:top w:w="120" w:type="dxa"/>
              <w:left w:w="180" w:type="dxa"/>
              <w:bottom w:w="120" w:type="dxa"/>
              <w:right w:w="180" w:type="dxa"/>
            </w:tcMar>
            <w:hideMark/>
          </w:tcPr>
          <w:p w14:paraId="43832595" w14:textId="77777777" w:rsidR="00F66488" w:rsidRPr="008B3F0C" w:rsidRDefault="000D50BD" w:rsidP="00F66488">
            <w:pPr>
              <w:spacing w:before="30" w:after="30"/>
              <w:ind w:left="30" w:right="30"/>
              <w:rPr>
                <w:rFonts w:ascii="Calibri" w:eastAsia="Times New Roman" w:hAnsi="Calibri" w:cs="Calibri"/>
                <w:sz w:val="16"/>
              </w:rPr>
            </w:pPr>
            <w:hyperlink r:id="rId15" w:tgtFrame="_blank" w:history="1">
              <w:r w:rsidRPr="008B3F0C">
                <w:rPr>
                  <w:rFonts w:ascii="Calibri" w:eastAsia="Times New Roman" w:hAnsi="Calibri" w:cs="Calibri"/>
                  <w:color w:val="0000FF"/>
                  <w:sz w:val="16"/>
                  <w:u w:val="single"/>
                </w:rPr>
                <w:t>Screen 2</w:t>
              </w:r>
            </w:hyperlink>
            <w:r w:rsidRPr="008B3F0C">
              <w:rPr>
                <w:rFonts w:ascii="Calibri" w:eastAsia="Times New Roman" w:hAnsi="Calibri" w:cs="Calibri"/>
                <w:sz w:val="16"/>
              </w:rPr>
              <w:t xml:space="preserve"> </w:t>
            </w:r>
          </w:p>
          <w:p w14:paraId="1945AF01" w14:textId="77777777" w:rsidR="00F66488" w:rsidRPr="008B3F0C" w:rsidRDefault="000D50BD" w:rsidP="00F66488">
            <w:pPr>
              <w:ind w:left="30" w:right="30"/>
              <w:rPr>
                <w:rFonts w:ascii="Calibri" w:eastAsia="Times New Roman" w:hAnsi="Calibri" w:cs="Calibri"/>
                <w:sz w:val="16"/>
              </w:rPr>
            </w:pPr>
            <w:hyperlink r:id="rId16" w:tgtFrame="_blank" w:history="1">
              <w:r w:rsidRPr="008B3F0C">
                <w:rPr>
                  <w:rFonts w:ascii="Calibri" w:eastAsia="Times New Roman" w:hAnsi="Calibri" w:cs="Calibri"/>
                  <w:color w:val="0000FF"/>
                  <w:sz w:val="16"/>
                  <w:u w:val="single"/>
                </w:rPr>
                <w:t>3_C_3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578618" w14:textId="77777777" w:rsidR="00F66488"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Upon completion of this course, you will:</w:t>
            </w:r>
          </w:p>
          <w:p w14:paraId="35BFFA32" w14:textId="77777777" w:rsidR="00F66488" w:rsidRPr="008B3F0C" w:rsidRDefault="000D50BD" w:rsidP="00617EF5">
            <w:pPr>
              <w:numPr>
                <w:ilvl w:val="0"/>
                <w:numId w:val="2"/>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Understand the importance of Code of Business Conduct to our business.</w:t>
            </w:r>
          </w:p>
          <w:p w14:paraId="20EE21D7" w14:textId="77777777" w:rsidR="00F66488" w:rsidRPr="008B3F0C" w:rsidRDefault="000D50BD" w:rsidP="00617EF5">
            <w:pPr>
              <w:numPr>
                <w:ilvl w:val="0"/>
                <w:numId w:val="2"/>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lastRenderedPageBreak/>
              <w:t>Be able to identify the key principles of the Code of Business Conduct and understand how they apply to our everyday work practices.</w:t>
            </w:r>
          </w:p>
          <w:p w14:paraId="6A94E821" w14:textId="77777777" w:rsidR="00F66488" w:rsidRPr="008B3F0C" w:rsidRDefault="000D50BD" w:rsidP="00617EF5">
            <w:pPr>
              <w:numPr>
                <w:ilvl w:val="0"/>
                <w:numId w:val="2"/>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Understand Abbott’s expectations for conducting business globally in the right way.</w:t>
            </w:r>
          </w:p>
          <w:p w14:paraId="6D9A2E93" w14:textId="77777777" w:rsidR="00F66488" w:rsidRPr="008B3F0C" w:rsidRDefault="000D50BD" w:rsidP="00617EF5">
            <w:pPr>
              <w:numPr>
                <w:ilvl w:val="0"/>
                <w:numId w:val="2"/>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Know where to go for help and support.</w:t>
            </w:r>
          </w:p>
        </w:tc>
        <w:tc>
          <w:tcPr>
            <w:tcW w:w="6000" w:type="dxa"/>
          </w:tcPr>
          <w:p w14:paraId="4EF9AF84" w14:textId="77777777" w:rsidR="00835B5B"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lastRenderedPageBreak/>
              <w:t>学完本课程后，你将：</w:t>
            </w:r>
          </w:p>
          <w:p w14:paraId="5BCF4D5E" w14:textId="77777777" w:rsidR="00835B5B" w:rsidRPr="00617EF5" w:rsidRDefault="000D50BD" w:rsidP="00617EF5">
            <w:pPr>
              <w:numPr>
                <w:ilvl w:val="0"/>
                <w:numId w:val="2"/>
              </w:numPr>
              <w:spacing w:before="100" w:beforeAutospacing="1" w:after="100" w:afterAutospacing="1"/>
              <w:ind w:left="750" w:right="30"/>
              <w:rPr>
                <w:rFonts w:ascii="Calibri" w:eastAsia="FZHei-B01S" w:hAnsi="Calibri" w:cs="Calibri"/>
                <w:lang w:eastAsia="zh-CN"/>
              </w:rPr>
            </w:pPr>
            <w:r w:rsidRPr="00617EF5">
              <w:rPr>
                <w:rFonts w:ascii="Calibri" w:eastAsia="FZHei-B01S" w:hAnsi="Calibri" w:cs="Calibri"/>
                <w:lang w:eastAsia="zh-CN"/>
              </w:rPr>
              <w:t>了解《商业行为准则》对我们业务的重要性。</w:t>
            </w:r>
          </w:p>
          <w:p w14:paraId="3AD7F700" w14:textId="77777777" w:rsidR="00835B5B" w:rsidRPr="00617EF5" w:rsidRDefault="000D50BD" w:rsidP="00617EF5">
            <w:pPr>
              <w:numPr>
                <w:ilvl w:val="0"/>
                <w:numId w:val="2"/>
              </w:numPr>
              <w:spacing w:before="100" w:beforeAutospacing="1" w:after="100" w:afterAutospacing="1"/>
              <w:ind w:left="750" w:right="30"/>
              <w:rPr>
                <w:rFonts w:ascii="Calibri" w:eastAsia="FZHei-B01S" w:hAnsi="Calibri" w:cs="Calibri"/>
                <w:lang w:eastAsia="zh-CN"/>
              </w:rPr>
            </w:pPr>
            <w:r w:rsidRPr="00617EF5">
              <w:rPr>
                <w:rFonts w:ascii="Calibri" w:eastAsia="FZHei-B01S" w:hAnsi="Calibri" w:cs="Calibri"/>
                <w:lang w:eastAsia="zh-CN"/>
              </w:rPr>
              <w:lastRenderedPageBreak/>
              <w:t>能够明了《商业行为准则》的关键原则，并理解在日常的工作实践中应当如何运用这些原则。</w:t>
            </w:r>
          </w:p>
          <w:p w14:paraId="0A2B8B67" w14:textId="77777777" w:rsidR="00D21F04" w:rsidRPr="00617EF5" w:rsidRDefault="000D50BD" w:rsidP="00617EF5">
            <w:pPr>
              <w:numPr>
                <w:ilvl w:val="0"/>
                <w:numId w:val="2"/>
              </w:numPr>
              <w:spacing w:before="100" w:beforeAutospacing="1" w:after="100" w:afterAutospacing="1"/>
              <w:ind w:left="750" w:right="30"/>
              <w:rPr>
                <w:rFonts w:ascii="Calibri" w:eastAsia="FZHei-B01S" w:hAnsi="Calibri" w:cs="Calibri"/>
                <w:lang w:eastAsia="zh-CN"/>
              </w:rPr>
            </w:pPr>
            <w:r w:rsidRPr="00617EF5">
              <w:rPr>
                <w:rFonts w:ascii="Calibri" w:eastAsia="FZHei-B01S" w:hAnsi="Calibri" w:cs="Calibri"/>
                <w:lang w:eastAsia="zh-CN"/>
              </w:rPr>
              <w:t>了解雅培对以正当方式在全球范围内开展业务的期望要求。</w:t>
            </w:r>
          </w:p>
          <w:p w14:paraId="438F9E13" w14:textId="77777777" w:rsidR="00F66488" w:rsidRPr="00617EF5" w:rsidRDefault="000D50BD" w:rsidP="00617EF5">
            <w:pPr>
              <w:numPr>
                <w:ilvl w:val="0"/>
                <w:numId w:val="2"/>
              </w:numPr>
              <w:spacing w:before="100" w:beforeAutospacing="1" w:after="100" w:afterAutospacing="1"/>
              <w:ind w:left="750" w:right="30"/>
              <w:rPr>
                <w:rFonts w:ascii="Calibri" w:eastAsia="FZHei-B01S" w:hAnsi="Calibri" w:cs="Calibri"/>
                <w:lang w:eastAsia="zh-CN"/>
              </w:rPr>
            </w:pPr>
            <w:r w:rsidRPr="00617EF5">
              <w:rPr>
                <w:rFonts w:ascii="Calibri" w:eastAsia="FZHei-B01S" w:hAnsi="Calibri" w:cs="Calibri"/>
                <w:lang w:eastAsia="zh-CN"/>
              </w:rPr>
              <w:t>了解寻求帮助和支持的途径。</w:t>
            </w:r>
          </w:p>
        </w:tc>
      </w:tr>
      <w:tr w:rsidR="004270EA" w:rsidRPr="008B3F0C" w14:paraId="6B8CB7F6" w14:textId="77777777" w:rsidTr="00617EF5">
        <w:tc>
          <w:tcPr>
            <w:tcW w:w="1353" w:type="dxa"/>
            <w:shd w:val="clear" w:color="auto" w:fill="C1E4F5"/>
            <w:tcMar>
              <w:top w:w="120" w:type="dxa"/>
              <w:left w:w="180" w:type="dxa"/>
              <w:bottom w:w="120" w:type="dxa"/>
              <w:right w:w="180" w:type="dxa"/>
            </w:tcMar>
            <w:hideMark/>
          </w:tcPr>
          <w:p w14:paraId="36F4A240" w14:textId="77777777" w:rsidR="00F66488" w:rsidRPr="008B3F0C" w:rsidRDefault="000D50BD" w:rsidP="00F66488">
            <w:pPr>
              <w:spacing w:before="30" w:after="30"/>
              <w:ind w:left="30" w:right="30"/>
              <w:rPr>
                <w:rFonts w:ascii="Calibri" w:eastAsia="Times New Roman" w:hAnsi="Calibri" w:cs="Calibri"/>
                <w:sz w:val="16"/>
              </w:rPr>
            </w:pPr>
            <w:hyperlink r:id="rId17" w:tgtFrame="_blank" w:history="1">
              <w:r w:rsidRPr="008B3F0C">
                <w:rPr>
                  <w:rFonts w:ascii="Calibri" w:eastAsia="Times New Roman" w:hAnsi="Calibri" w:cs="Calibri"/>
                  <w:color w:val="0000FF"/>
                  <w:sz w:val="16"/>
                  <w:u w:val="single"/>
                </w:rPr>
                <w:t>Screen 3</w:t>
              </w:r>
            </w:hyperlink>
            <w:r w:rsidRPr="008B3F0C">
              <w:rPr>
                <w:rFonts w:ascii="Calibri" w:eastAsia="Times New Roman" w:hAnsi="Calibri" w:cs="Calibri"/>
                <w:sz w:val="16"/>
              </w:rPr>
              <w:t xml:space="preserve"> </w:t>
            </w:r>
          </w:p>
          <w:p w14:paraId="620152E1" w14:textId="77777777" w:rsidR="00F66488" w:rsidRPr="008B3F0C" w:rsidRDefault="000D50BD" w:rsidP="00F66488">
            <w:pPr>
              <w:ind w:left="30" w:right="30"/>
              <w:rPr>
                <w:rFonts w:ascii="Calibri" w:eastAsia="Times New Roman" w:hAnsi="Calibri" w:cs="Calibri"/>
                <w:sz w:val="16"/>
              </w:rPr>
            </w:pPr>
            <w:hyperlink r:id="rId18" w:tgtFrame="_blank" w:history="1">
              <w:r w:rsidRPr="008B3F0C">
                <w:rPr>
                  <w:rFonts w:ascii="Calibri" w:eastAsia="Times New Roman" w:hAnsi="Calibri" w:cs="Calibri"/>
                  <w:color w:val="0000FF"/>
                  <w:sz w:val="16"/>
                  <w:u w:val="single"/>
                </w:rPr>
                <w:t>4_C_4</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7D57593"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Welcome</w:t>
            </w:r>
          </w:p>
          <w:p w14:paraId="030C8191"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minute</w:t>
            </w:r>
          </w:p>
          <w:p w14:paraId="11D34024"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[2] The Importance of Abbott’s Code of Business Conduct</w:t>
            </w:r>
          </w:p>
          <w:p w14:paraId="70505BDA"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2 minutes</w:t>
            </w:r>
          </w:p>
          <w:p w14:paraId="55E0A292"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[3] Our Code</w:t>
            </w:r>
          </w:p>
          <w:p w14:paraId="25C995EE"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18 minutes</w:t>
            </w:r>
          </w:p>
          <w:p w14:paraId="41898B9A"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[4] Your Commitment</w:t>
            </w:r>
          </w:p>
          <w:p w14:paraId="54BD5901"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minute</w:t>
            </w:r>
          </w:p>
          <w:p w14:paraId="7F0C4ED4"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[5] Knowledge Check</w:t>
            </w:r>
          </w:p>
          <w:p w14:paraId="1639288F"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5 minutes</w:t>
            </w:r>
          </w:p>
          <w:p w14:paraId="29D5AE12"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Learning Progress</w:t>
            </w:r>
          </w:p>
          <w:p w14:paraId="0583C441" w14:textId="77777777" w:rsidR="00F66488" w:rsidRPr="008B3F0C" w:rsidRDefault="000D50BD" w:rsidP="00F6648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This Topic is now available.</w:t>
            </w:r>
          </w:p>
        </w:tc>
        <w:tc>
          <w:tcPr>
            <w:tcW w:w="6000" w:type="dxa"/>
          </w:tcPr>
          <w:p w14:paraId="2B0CB1AE" w14:textId="77777777" w:rsidR="000515B2"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 xml:space="preserve">[1] </w:t>
            </w:r>
            <w:r w:rsidRPr="00617EF5">
              <w:rPr>
                <w:rFonts w:ascii="Calibri" w:eastAsia="FZHei-B01S" w:hAnsi="Calibri" w:cs="Calibri"/>
                <w:lang w:eastAsia="zh-CN"/>
              </w:rPr>
              <w:t>欢迎</w:t>
            </w:r>
          </w:p>
          <w:p w14:paraId="21091F4E" w14:textId="77777777" w:rsidR="000515B2"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1 </w:t>
            </w:r>
            <w:r w:rsidRPr="00617EF5">
              <w:rPr>
                <w:rFonts w:ascii="Calibri" w:eastAsia="FZHei-B01S" w:hAnsi="Calibri" w:cs="Calibri"/>
                <w:lang w:eastAsia="zh-CN"/>
              </w:rPr>
              <w:t>分钟</w:t>
            </w:r>
          </w:p>
          <w:p w14:paraId="7602A490" w14:textId="77777777" w:rsidR="000515B2"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[2] </w:t>
            </w:r>
            <w:r w:rsidRPr="00617EF5">
              <w:rPr>
                <w:rFonts w:ascii="Calibri" w:eastAsia="FZHei-B01S" w:hAnsi="Calibri" w:cs="Calibri"/>
                <w:lang w:eastAsia="zh-CN"/>
              </w:rPr>
              <w:t>雅培《商业行为准则》的重要性</w:t>
            </w:r>
          </w:p>
          <w:p w14:paraId="5E700F1D" w14:textId="77777777" w:rsidR="000515B2"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2 </w:t>
            </w:r>
            <w:r w:rsidRPr="00617EF5">
              <w:rPr>
                <w:rFonts w:ascii="Calibri" w:eastAsia="FZHei-B01S" w:hAnsi="Calibri" w:cs="Calibri"/>
                <w:lang w:eastAsia="zh-CN"/>
              </w:rPr>
              <w:t>分钟</w:t>
            </w:r>
          </w:p>
          <w:p w14:paraId="0C00AD78" w14:textId="77777777" w:rsidR="000515B2"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[3] </w:t>
            </w:r>
            <w:r w:rsidRPr="00617EF5">
              <w:rPr>
                <w:rFonts w:ascii="Calibri" w:eastAsia="FZHei-B01S" w:hAnsi="Calibri" w:cs="Calibri"/>
                <w:lang w:eastAsia="zh-CN"/>
              </w:rPr>
              <w:t>我们的准则</w:t>
            </w:r>
          </w:p>
          <w:p w14:paraId="110B9795" w14:textId="77777777" w:rsidR="000515B2"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18 </w:t>
            </w:r>
            <w:r w:rsidRPr="00617EF5">
              <w:rPr>
                <w:rFonts w:ascii="Calibri" w:eastAsia="FZHei-B01S" w:hAnsi="Calibri" w:cs="Calibri"/>
                <w:lang w:eastAsia="zh-CN"/>
              </w:rPr>
              <w:t>分钟</w:t>
            </w:r>
          </w:p>
          <w:p w14:paraId="04C2F172" w14:textId="77777777" w:rsidR="000515B2"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[4] </w:t>
            </w:r>
            <w:r w:rsidRPr="00617EF5">
              <w:rPr>
                <w:rFonts w:ascii="Calibri" w:eastAsia="FZHei-B01S" w:hAnsi="Calibri" w:cs="Calibri"/>
                <w:lang w:eastAsia="zh-CN"/>
              </w:rPr>
              <w:t>你的承诺</w:t>
            </w:r>
          </w:p>
          <w:p w14:paraId="45B54C60" w14:textId="77777777" w:rsidR="000515B2"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1 </w:t>
            </w:r>
            <w:r w:rsidRPr="00617EF5">
              <w:rPr>
                <w:rFonts w:ascii="Calibri" w:eastAsia="FZHei-B01S" w:hAnsi="Calibri" w:cs="Calibri"/>
                <w:lang w:eastAsia="zh-CN"/>
              </w:rPr>
              <w:t>分钟</w:t>
            </w:r>
          </w:p>
          <w:p w14:paraId="573FCDEC" w14:textId="77777777" w:rsidR="000515B2"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 xml:space="preserve">[5] </w:t>
            </w:r>
            <w:r w:rsidRPr="00617EF5">
              <w:rPr>
                <w:rFonts w:ascii="Calibri" w:eastAsia="FZHei-B01S" w:hAnsi="Calibri" w:cs="Calibri"/>
                <w:lang w:eastAsia="zh-CN"/>
              </w:rPr>
              <w:t>知识测验</w:t>
            </w:r>
          </w:p>
          <w:p w14:paraId="45CBC8C6" w14:textId="77777777" w:rsidR="000515B2"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5 </w:t>
            </w:r>
            <w:r w:rsidRPr="00617EF5">
              <w:rPr>
                <w:rFonts w:ascii="Calibri" w:eastAsia="FZHei-B01S" w:hAnsi="Calibri" w:cs="Calibri"/>
                <w:lang w:eastAsia="zh-CN"/>
              </w:rPr>
              <w:t>分钟</w:t>
            </w:r>
          </w:p>
          <w:p w14:paraId="35E23F4E" w14:textId="77777777" w:rsidR="000515B2"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学习进度</w:t>
            </w:r>
          </w:p>
          <w:p w14:paraId="43A351FA" w14:textId="77777777" w:rsidR="00F66488"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该主题的课程现可参加。</w:t>
            </w:r>
          </w:p>
        </w:tc>
      </w:tr>
      <w:tr w:rsidR="004270EA" w:rsidRPr="008B3F0C" w14:paraId="48A812ED" w14:textId="77777777" w:rsidTr="00617EF5">
        <w:tc>
          <w:tcPr>
            <w:tcW w:w="1353" w:type="dxa"/>
            <w:shd w:val="clear" w:color="auto" w:fill="C1E4F5"/>
            <w:tcMar>
              <w:top w:w="120" w:type="dxa"/>
              <w:left w:w="180" w:type="dxa"/>
              <w:bottom w:w="120" w:type="dxa"/>
              <w:right w:w="180" w:type="dxa"/>
            </w:tcMar>
            <w:hideMark/>
          </w:tcPr>
          <w:p w14:paraId="107A57E6" w14:textId="77777777" w:rsidR="00000F84" w:rsidRPr="008B3F0C" w:rsidRDefault="000D50BD" w:rsidP="00000F84">
            <w:pPr>
              <w:spacing w:before="30" w:after="30"/>
              <w:ind w:left="30" w:right="30"/>
              <w:rPr>
                <w:rFonts w:ascii="Calibri" w:eastAsia="Times New Roman" w:hAnsi="Calibri" w:cs="Calibri"/>
                <w:sz w:val="16"/>
              </w:rPr>
            </w:pPr>
            <w:hyperlink r:id="rId19" w:tgtFrame="_blank" w:history="1">
              <w:r w:rsidRPr="008B3F0C">
                <w:rPr>
                  <w:rFonts w:ascii="Calibri" w:eastAsia="Times New Roman" w:hAnsi="Calibri" w:cs="Calibri"/>
                  <w:color w:val="0000FF"/>
                  <w:sz w:val="16"/>
                  <w:u w:val="single"/>
                </w:rPr>
                <w:t>Screen 4</w:t>
              </w:r>
            </w:hyperlink>
            <w:r w:rsidRPr="008B3F0C">
              <w:rPr>
                <w:rFonts w:ascii="Calibri" w:eastAsia="Times New Roman" w:hAnsi="Calibri" w:cs="Calibri"/>
                <w:sz w:val="16"/>
              </w:rPr>
              <w:t xml:space="preserve"> </w:t>
            </w:r>
          </w:p>
          <w:p w14:paraId="408ACC06" w14:textId="77777777" w:rsidR="00000F84" w:rsidRPr="008B3F0C" w:rsidRDefault="000D50BD" w:rsidP="00000F84">
            <w:pPr>
              <w:ind w:left="30" w:right="30"/>
              <w:rPr>
                <w:rFonts w:ascii="Calibri" w:eastAsia="Times New Roman" w:hAnsi="Calibri" w:cs="Calibri"/>
                <w:sz w:val="16"/>
              </w:rPr>
            </w:pPr>
            <w:hyperlink r:id="rId20" w:tgtFrame="_blank" w:history="1">
              <w:r w:rsidRPr="008B3F0C">
                <w:rPr>
                  <w:rFonts w:ascii="Calibri" w:eastAsia="Times New Roman" w:hAnsi="Calibri" w:cs="Calibri"/>
                  <w:color w:val="0000FF"/>
                  <w:sz w:val="16"/>
                  <w:u w:val="single"/>
                </w:rPr>
                <w:t>5_C_5</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7C1E83C" w14:textId="77777777" w:rsidR="00000F84" w:rsidRPr="008B3F0C" w:rsidRDefault="000D50BD" w:rsidP="00000F84">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lead with integrity, fairness, and honesty. Everyone. Every day.</w:t>
            </w:r>
          </w:p>
          <w:p w14:paraId="54F70868" w14:textId="77777777" w:rsidR="00000F84" w:rsidRPr="008B3F0C" w:rsidRDefault="000D50BD" w:rsidP="00000F84">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vAlign w:val="center"/>
          </w:tcPr>
          <w:p w14:paraId="240A69FB" w14:textId="41FC0868" w:rsidR="00000F84"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我们诚信、公平且</w:t>
            </w:r>
            <w:del w:id="1" w:author="Gu, Skylla" w:date="2026-01-05T17:27:00Z" w16du:dateUtc="2026-01-05T09:27:00Z">
              <w:r w:rsidRPr="00617EF5" w:rsidDel="00C227AA">
                <w:rPr>
                  <w:rFonts w:ascii="Calibri" w:eastAsia="FZHei-B01S" w:hAnsi="Calibri" w:cs="Calibri" w:hint="eastAsia"/>
                  <w:lang w:eastAsia="zh-CN"/>
                </w:rPr>
                <w:delText>诚实</w:delText>
              </w:r>
            </w:del>
            <w:ins w:id="2" w:author="Gu, Skylla" w:date="2026-01-05T17:27:00Z" w16du:dateUtc="2026-01-05T09:27:00Z">
              <w:r w:rsidR="00C227AA">
                <w:rPr>
                  <w:rFonts w:ascii="Calibri" w:eastAsia="FZHei-B01S" w:hAnsi="Calibri" w:cs="Calibri" w:hint="eastAsia"/>
                  <w:lang w:eastAsia="zh-CN"/>
                </w:rPr>
                <w:t>正直</w:t>
              </w:r>
            </w:ins>
            <w:r w:rsidRPr="00617EF5">
              <w:rPr>
                <w:rFonts w:ascii="Calibri" w:eastAsia="FZHei-B01S" w:hAnsi="Calibri" w:cs="Calibri"/>
                <w:lang w:eastAsia="zh-CN"/>
              </w:rPr>
              <w:t>地领导。每</w:t>
            </w:r>
            <w:ins w:id="3" w:author="Gu, Skylla" w:date="2026-01-05T17:28:00Z" w16du:dateUtc="2026-01-05T09:28:00Z">
              <w:r w:rsidR="00C227AA">
                <w:rPr>
                  <w:rFonts w:ascii="Calibri" w:eastAsia="FZHei-B01S" w:hAnsi="Calibri" w:cs="Calibri" w:hint="eastAsia"/>
                  <w:lang w:eastAsia="zh-CN"/>
                </w:rPr>
                <w:t>一</w:t>
              </w:r>
            </w:ins>
            <w:r w:rsidRPr="00617EF5">
              <w:rPr>
                <w:rFonts w:ascii="Calibri" w:eastAsia="FZHei-B01S" w:hAnsi="Calibri" w:cs="Calibri"/>
                <w:lang w:eastAsia="zh-CN"/>
              </w:rPr>
              <w:t>个人</w:t>
            </w:r>
            <w:ins w:id="4" w:author="Gu, Skylla" w:date="2026-01-05T17:28:00Z" w16du:dateUtc="2026-01-05T09:28:00Z">
              <w:r w:rsidR="00C227AA">
                <w:rPr>
                  <w:rFonts w:ascii="Calibri" w:eastAsia="FZHei-B01S" w:hAnsi="Calibri" w:cs="Calibri" w:hint="eastAsia"/>
                  <w:lang w:eastAsia="zh-CN"/>
                </w:rPr>
                <w:t>，</w:t>
              </w:r>
            </w:ins>
            <w:del w:id="5" w:author="Gu, Skylla" w:date="2026-01-05T17:28:00Z" w16du:dateUtc="2026-01-05T09:28:00Z">
              <w:r w:rsidRPr="00617EF5" w:rsidDel="00C227AA">
                <w:rPr>
                  <w:rFonts w:ascii="Calibri" w:eastAsia="FZHei-B01S" w:hAnsi="Calibri" w:cs="Calibri"/>
                  <w:lang w:eastAsia="zh-CN"/>
                </w:rPr>
                <w:delText>都如此。</w:delText>
              </w:r>
            </w:del>
            <w:r w:rsidRPr="00617EF5">
              <w:rPr>
                <w:rFonts w:ascii="Calibri" w:eastAsia="FZHei-B01S" w:hAnsi="Calibri" w:cs="Calibri"/>
                <w:lang w:eastAsia="zh-CN"/>
              </w:rPr>
              <w:t>每一天都</w:t>
            </w:r>
            <w:ins w:id="6" w:author="Gu, Skylla" w:date="2026-01-05T17:28:00Z" w16du:dateUtc="2026-01-05T09:28:00Z">
              <w:r w:rsidR="00C227AA">
                <w:rPr>
                  <w:rFonts w:ascii="Calibri" w:eastAsia="FZHei-B01S" w:hAnsi="Calibri" w:cs="Calibri" w:hint="eastAsia"/>
                  <w:lang w:eastAsia="zh-CN"/>
                </w:rPr>
                <w:t>应</w:t>
              </w:r>
            </w:ins>
            <w:r w:rsidRPr="00617EF5">
              <w:rPr>
                <w:rFonts w:ascii="Calibri" w:eastAsia="FZHei-B01S" w:hAnsi="Calibri" w:cs="Calibri"/>
                <w:lang w:eastAsia="zh-CN"/>
              </w:rPr>
              <w:t>如此。</w:t>
            </w:r>
          </w:p>
          <w:p w14:paraId="3E9080C0" w14:textId="7DACA315" w:rsidR="00000F84"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我们的《商业行为准则》提醒我们：诚信、公平和</w:t>
            </w:r>
            <w:ins w:id="7" w:author="Gu, Skylla" w:date="2026-01-05T17:28:00Z" w16du:dateUtc="2026-01-05T09:28:00Z">
              <w:r w:rsidR="00AD166A">
                <w:rPr>
                  <w:rFonts w:ascii="Calibri" w:eastAsia="FZHei-B01S" w:hAnsi="Calibri" w:cs="Calibri" w:hint="eastAsia"/>
                  <w:lang w:eastAsia="zh-CN"/>
                </w:rPr>
                <w:t>正直</w:t>
              </w:r>
            </w:ins>
            <w:del w:id="8" w:author="Gu, Skylla" w:date="2026-01-05T17:28:00Z" w16du:dateUtc="2026-01-05T09:28:00Z">
              <w:r w:rsidRPr="00617EF5" w:rsidDel="00AD166A">
                <w:rPr>
                  <w:rFonts w:ascii="Calibri" w:eastAsia="FZHei-B01S" w:hAnsi="Calibri" w:cs="Calibri"/>
                  <w:lang w:eastAsia="zh-CN"/>
                </w:rPr>
                <w:delText>诚实</w:delText>
              </w:r>
            </w:del>
            <w:r w:rsidRPr="00617EF5">
              <w:rPr>
                <w:rFonts w:ascii="Calibri" w:eastAsia="FZHei-B01S" w:hAnsi="Calibri" w:cs="Calibri"/>
                <w:lang w:eastAsia="zh-CN"/>
              </w:rPr>
              <w:t>并非</w:t>
            </w:r>
            <w:ins w:id="9" w:author="Gu, Skylla" w:date="2026-01-05T17:29:00Z" w16du:dateUtc="2026-01-05T09:29:00Z">
              <w:r w:rsidR="00DD5C3C">
                <w:rPr>
                  <w:rFonts w:ascii="Calibri" w:eastAsia="FZHei-B01S" w:hAnsi="Calibri" w:cs="Calibri" w:hint="eastAsia"/>
                  <w:lang w:eastAsia="zh-CN"/>
                </w:rPr>
                <w:t>只</w:t>
              </w:r>
            </w:ins>
            <w:r w:rsidRPr="00617EF5">
              <w:rPr>
                <w:rFonts w:ascii="Calibri" w:eastAsia="FZHei-B01S" w:hAnsi="Calibri" w:cs="Calibri"/>
                <w:lang w:eastAsia="zh-CN"/>
              </w:rPr>
              <w:t>是理想</w:t>
            </w:r>
            <w:del w:id="10" w:author="Gu, Skylla" w:date="2026-01-05T17:29:00Z" w16du:dateUtc="2026-01-05T09:29:00Z">
              <w:r w:rsidRPr="00617EF5" w:rsidDel="00FF5037">
                <w:rPr>
                  <w:rFonts w:ascii="Calibri" w:eastAsia="FZHei-B01S" w:hAnsi="Calibri" w:cs="Calibri"/>
                  <w:lang w:eastAsia="zh-CN"/>
                </w:rPr>
                <w:delText>状态</w:delText>
              </w:r>
            </w:del>
            <w:r w:rsidRPr="00617EF5">
              <w:rPr>
                <w:rFonts w:ascii="Calibri" w:eastAsia="FZHei-B01S" w:hAnsi="Calibri" w:cs="Calibri"/>
                <w:lang w:eastAsia="zh-CN"/>
              </w:rPr>
              <w:t>，而是我们每天矢志不渝秉持的理念。《准则》虽然无法预见到我们可能会面临的每一项挑战，但构建了强大的价值观基石来指导我们。</w:t>
            </w:r>
          </w:p>
        </w:tc>
      </w:tr>
      <w:tr w:rsidR="004270EA" w:rsidRPr="008B3F0C" w14:paraId="1EA135CA" w14:textId="77777777" w:rsidTr="00617EF5">
        <w:tc>
          <w:tcPr>
            <w:tcW w:w="1353" w:type="dxa"/>
            <w:shd w:val="clear" w:color="auto" w:fill="C1E4F5"/>
            <w:tcMar>
              <w:top w:w="120" w:type="dxa"/>
              <w:left w:w="180" w:type="dxa"/>
              <w:bottom w:w="120" w:type="dxa"/>
              <w:right w:w="180" w:type="dxa"/>
            </w:tcMar>
            <w:hideMark/>
          </w:tcPr>
          <w:p w14:paraId="72EAEB61" w14:textId="77777777" w:rsidR="00000F84" w:rsidRPr="008B3F0C" w:rsidRDefault="000D50BD" w:rsidP="00000F84">
            <w:pPr>
              <w:spacing w:before="30" w:after="30"/>
              <w:ind w:left="30" w:right="30"/>
              <w:rPr>
                <w:rFonts w:ascii="Calibri" w:eastAsia="Times New Roman" w:hAnsi="Calibri" w:cs="Calibri"/>
                <w:sz w:val="16"/>
              </w:rPr>
            </w:pPr>
            <w:hyperlink r:id="rId21" w:tgtFrame="_blank" w:history="1">
              <w:r w:rsidRPr="008B3F0C">
                <w:rPr>
                  <w:rFonts w:ascii="Calibri" w:eastAsia="Times New Roman" w:hAnsi="Calibri" w:cs="Calibri"/>
                  <w:color w:val="0000FF"/>
                  <w:sz w:val="16"/>
                  <w:u w:val="single"/>
                </w:rPr>
                <w:t>Screen 5</w:t>
              </w:r>
            </w:hyperlink>
            <w:r w:rsidRPr="008B3F0C">
              <w:rPr>
                <w:rFonts w:ascii="Calibri" w:eastAsia="Times New Roman" w:hAnsi="Calibri" w:cs="Calibri"/>
                <w:sz w:val="16"/>
              </w:rPr>
              <w:t xml:space="preserve"> </w:t>
            </w:r>
          </w:p>
          <w:p w14:paraId="3954EDE9" w14:textId="77777777" w:rsidR="00000F84" w:rsidRPr="008B3F0C" w:rsidRDefault="000D50BD" w:rsidP="00000F84">
            <w:pPr>
              <w:ind w:left="30" w:right="30"/>
              <w:rPr>
                <w:rFonts w:ascii="Calibri" w:eastAsia="Times New Roman" w:hAnsi="Calibri" w:cs="Calibri"/>
                <w:sz w:val="16"/>
              </w:rPr>
            </w:pPr>
            <w:hyperlink r:id="rId22" w:tgtFrame="_blank" w:history="1">
              <w:r w:rsidRPr="008B3F0C">
                <w:rPr>
                  <w:rFonts w:ascii="Calibri" w:eastAsia="Times New Roman" w:hAnsi="Calibri" w:cs="Calibri"/>
                  <w:color w:val="0000FF"/>
                  <w:sz w:val="16"/>
                  <w:u w:val="single"/>
                </w:rPr>
                <w:t>6_C_6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37DF49"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are committed to the highest standards.</w:t>
            </w:r>
          </w:p>
          <w:p w14:paraId="1C7DAC9E"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1C53EC9D" w14:textId="77777777" w:rsidR="005011CC"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我们恪守最严格的标准。</w:t>
            </w:r>
          </w:p>
          <w:p w14:paraId="5AA8F3E3" w14:textId="3A49FE77" w:rsidR="00000F84"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《商业行为准则》对雅培</w:t>
            </w:r>
            <w:ins w:id="11" w:author="Gu, Skylla" w:date="2026-01-05T17:30:00Z" w16du:dateUtc="2026-01-05T09:30:00Z">
              <w:r w:rsidR="00303304">
                <w:rPr>
                  <w:rFonts w:ascii="Calibri" w:eastAsia="FZHei-B01S" w:hAnsi="Calibri" w:cs="Calibri" w:hint="eastAsia"/>
                  <w:lang w:eastAsia="zh-CN"/>
                </w:rPr>
                <w:t>的成功</w:t>
              </w:r>
            </w:ins>
            <w:r w:rsidRPr="00617EF5">
              <w:rPr>
                <w:rFonts w:ascii="Calibri" w:eastAsia="FZHei-B01S" w:hAnsi="Calibri" w:cs="Calibri"/>
                <w:lang w:eastAsia="zh-CN"/>
              </w:rPr>
              <w:t>至关重要，这是因为它规定了有关我们工作方式的标准</w:t>
            </w:r>
            <w:r w:rsidRPr="00617EF5">
              <w:rPr>
                <w:rFonts w:ascii="Calibri" w:eastAsia="FZHei-B01S" w:hAnsi="Calibri" w:cs="Calibri"/>
                <w:lang w:eastAsia="zh-CN"/>
              </w:rPr>
              <w:t>——</w:t>
            </w:r>
            <w:r w:rsidRPr="00617EF5">
              <w:rPr>
                <w:rFonts w:ascii="Calibri" w:eastAsia="FZHei-B01S" w:hAnsi="Calibri" w:cs="Calibri"/>
                <w:lang w:eastAsia="zh-CN"/>
              </w:rPr>
              <w:t>即诚信、公平且</w:t>
            </w:r>
            <w:ins w:id="12" w:author="Gu, Skylla" w:date="2026-01-05T17:30:00Z" w16du:dateUtc="2026-01-05T09:30:00Z">
              <w:r w:rsidR="00A52EF7">
                <w:rPr>
                  <w:rFonts w:ascii="Calibri" w:eastAsia="FZHei-B01S" w:hAnsi="Calibri" w:cs="Calibri" w:hint="eastAsia"/>
                  <w:lang w:eastAsia="zh-CN"/>
                </w:rPr>
                <w:t>正直</w:t>
              </w:r>
            </w:ins>
            <w:del w:id="13" w:author="Gu, Skylla" w:date="2026-01-05T17:30:00Z" w16du:dateUtc="2026-01-05T09:30:00Z">
              <w:r w:rsidRPr="00617EF5" w:rsidDel="00A52EF7">
                <w:rPr>
                  <w:rFonts w:ascii="Calibri" w:eastAsia="FZHei-B01S" w:hAnsi="Calibri" w:cs="Calibri"/>
                  <w:lang w:eastAsia="zh-CN"/>
                </w:rPr>
                <w:delText>诚实</w:delText>
              </w:r>
            </w:del>
            <w:r w:rsidRPr="00617EF5">
              <w:rPr>
                <w:rFonts w:ascii="Calibri" w:eastAsia="FZHei-B01S" w:hAnsi="Calibri" w:cs="Calibri"/>
                <w:lang w:eastAsia="zh-CN"/>
              </w:rPr>
              <w:t>地开展工作。它有助于我们做出合乎道德的决策（尤其在复杂的情况下），并且确保我们始终遵循雅培的价值观。通过遵守《准则》，我们保护着雅培的</w:t>
            </w:r>
            <w:r w:rsidRPr="00617EF5">
              <w:rPr>
                <w:rFonts w:ascii="Calibri" w:eastAsia="FZHei-B01S" w:hAnsi="Calibri" w:cs="Calibri"/>
                <w:lang w:eastAsia="zh-CN"/>
              </w:rPr>
              <w:lastRenderedPageBreak/>
              <w:t>声誉，与我们所服务的对象建立信任，并</w:t>
            </w:r>
            <w:ins w:id="14" w:author="Gu, Skylla" w:date="2026-01-05T17:32:00Z" w16du:dateUtc="2026-01-05T09:32:00Z">
              <w:r w:rsidR="00E77E0A">
                <w:rPr>
                  <w:rFonts w:ascii="Calibri" w:eastAsia="FZHei-B01S" w:hAnsi="Calibri" w:cs="Calibri" w:hint="eastAsia"/>
                  <w:lang w:eastAsia="zh-CN"/>
                </w:rPr>
                <w:t>创造</w:t>
              </w:r>
            </w:ins>
            <w:del w:id="15" w:author="Gu, Skylla" w:date="2026-01-05T17:32:00Z" w16du:dateUtc="2026-01-05T09:32:00Z">
              <w:r w:rsidRPr="00617EF5" w:rsidDel="00E77E0A">
                <w:rPr>
                  <w:rFonts w:ascii="Calibri" w:eastAsia="FZHei-B01S" w:hAnsi="Calibri" w:cs="Calibri"/>
                  <w:lang w:eastAsia="zh-CN"/>
                </w:rPr>
                <w:delText>营造</w:delText>
              </w:r>
            </w:del>
            <w:r w:rsidRPr="00617EF5">
              <w:rPr>
                <w:rFonts w:ascii="Calibri" w:eastAsia="FZHei-B01S" w:hAnsi="Calibri" w:cs="Calibri"/>
                <w:lang w:eastAsia="zh-CN"/>
              </w:rPr>
              <w:t>一种以正确行事</w:t>
            </w:r>
            <w:del w:id="16" w:author="Gu, Skylla" w:date="2026-01-05T17:33:00Z" w16du:dateUtc="2026-01-05T09:33:00Z">
              <w:r w:rsidRPr="00617EF5" w:rsidDel="00DF0DA5">
                <w:rPr>
                  <w:rFonts w:ascii="Calibri" w:eastAsia="FZHei-B01S" w:hAnsi="Calibri" w:cs="Calibri" w:hint="eastAsia"/>
                  <w:lang w:eastAsia="zh-CN"/>
                </w:rPr>
                <w:delText>为重</w:delText>
              </w:r>
            </w:del>
            <w:ins w:id="17" w:author="Gu, Skylla" w:date="2026-01-05T17:33:00Z" w16du:dateUtc="2026-01-05T09:33:00Z">
              <w:r w:rsidR="00DF0DA5">
                <w:rPr>
                  <w:rFonts w:ascii="Calibri" w:eastAsia="FZHei-B01S" w:hAnsi="Calibri" w:cs="Calibri" w:hint="eastAsia"/>
                  <w:lang w:eastAsia="zh-CN"/>
                </w:rPr>
                <w:t>最为重要</w:t>
              </w:r>
            </w:ins>
            <w:r w:rsidRPr="00617EF5">
              <w:rPr>
                <w:rFonts w:ascii="Calibri" w:eastAsia="FZHei-B01S" w:hAnsi="Calibri" w:cs="Calibri"/>
                <w:lang w:eastAsia="zh-CN"/>
              </w:rPr>
              <w:t>的工作场所</w:t>
            </w:r>
            <w:ins w:id="18" w:author="Gu, Skylla" w:date="2026-01-05T17:33:00Z" w16du:dateUtc="2026-01-05T09:33:00Z">
              <w:r w:rsidR="00DF0DA5">
                <w:rPr>
                  <w:rFonts w:ascii="Calibri" w:eastAsia="FZHei-B01S" w:hAnsi="Calibri" w:cs="Calibri" w:hint="eastAsia"/>
                  <w:lang w:eastAsia="zh-CN"/>
                </w:rPr>
                <w:t>文化</w:t>
              </w:r>
            </w:ins>
            <w:r w:rsidRPr="00617EF5">
              <w:rPr>
                <w:rFonts w:ascii="Calibri" w:eastAsia="FZHei-B01S" w:hAnsi="Calibri" w:cs="Calibri"/>
                <w:lang w:eastAsia="zh-CN"/>
              </w:rPr>
              <w:t>。</w:t>
            </w:r>
          </w:p>
        </w:tc>
      </w:tr>
      <w:tr w:rsidR="004270EA" w:rsidRPr="008B3F0C" w14:paraId="02F7FE3F" w14:textId="77777777" w:rsidTr="00617EF5">
        <w:tc>
          <w:tcPr>
            <w:tcW w:w="1353" w:type="dxa"/>
            <w:shd w:val="clear" w:color="auto" w:fill="C1E4F5"/>
            <w:tcMar>
              <w:top w:w="120" w:type="dxa"/>
              <w:left w:w="180" w:type="dxa"/>
              <w:bottom w:w="120" w:type="dxa"/>
              <w:right w:w="180" w:type="dxa"/>
            </w:tcMar>
            <w:hideMark/>
          </w:tcPr>
          <w:p w14:paraId="2999568F" w14:textId="77777777" w:rsidR="00000F84" w:rsidRPr="008B3F0C" w:rsidRDefault="000D50BD" w:rsidP="00000F84">
            <w:pPr>
              <w:spacing w:before="30" w:after="30"/>
              <w:ind w:left="30" w:right="30"/>
              <w:rPr>
                <w:rFonts w:ascii="Calibri" w:eastAsia="Times New Roman" w:hAnsi="Calibri" w:cs="Calibri"/>
                <w:sz w:val="16"/>
              </w:rPr>
            </w:pPr>
            <w:hyperlink r:id="rId23" w:tgtFrame="_blank" w:history="1">
              <w:r w:rsidRPr="008B3F0C">
                <w:rPr>
                  <w:rFonts w:ascii="Calibri" w:eastAsia="Times New Roman" w:hAnsi="Calibri" w:cs="Calibri"/>
                  <w:color w:val="0000FF"/>
                  <w:sz w:val="16"/>
                  <w:u w:val="single"/>
                </w:rPr>
                <w:t>Screen 6</w:t>
              </w:r>
            </w:hyperlink>
            <w:r w:rsidRPr="008B3F0C">
              <w:rPr>
                <w:rFonts w:ascii="Calibri" w:eastAsia="Times New Roman" w:hAnsi="Calibri" w:cs="Calibri"/>
                <w:sz w:val="16"/>
              </w:rPr>
              <w:t xml:space="preserve"> </w:t>
            </w:r>
          </w:p>
          <w:p w14:paraId="7A9A6D0F" w14:textId="77777777" w:rsidR="00000F84" w:rsidRPr="008B3F0C" w:rsidRDefault="000D50BD" w:rsidP="00000F84">
            <w:pPr>
              <w:ind w:left="30" w:right="30"/>
              <w:rPr>
                <w:rFonts w:ascii="Calibri" w:eastAsia="Times New Roman" w:hAnsi="Calibri" w:cs="Calibri"/>
                <w:sz w:val="16"/>
              </w:rPr>
            </w:pPr>
            <w:hyperlink r:id="rId24" w:tgtFrame="_blank" w:history="1">
              <w:r w:rsidRPr="008B3F0C">
                <w:rPr>
                  <w:rFonts w:ascii="Calibri" w:eastAsia="Times New Roman" w:hAnsi="Calibri" w:cs="Calibri"/>
                  <w:color w:val="0000FF"/>
                  <w:sz w:val="16"/>
                  <w:u w:val="single"/>
                </w:rPr>
                <w:t>7_C_7</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56D2BC"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Understanding the Code is everyone’s responsibility.</w:t>
            </w:r>
          </w:p>
          <w:p w14:paraId="4ADF3A8E"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70D645A1"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In the sections ahead, we’ll explore the key principles of the Code and see how they come to life in our everyday actions and choices.</w:t>
            </w:r>
          </w:p>
        </w:tc>
        <w:tc>
          <w:tcPr>
            <w:tcW w:w="6000" w:type="dxa"/>
          </w:tcPr>
          <w:p w14:paraId="673A2ED7" w14:textId="77777777" w:rsidR="00B6655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每个人都有责任了解《准则》。</w:t>
            </w:r>
          </w:p>
          <w:p w14:paraId="3E23E9F6" w14:textId="77777777" w:rsidR="00B6655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我们每个人对于将《商业行为准则》运用到日常工作和决策中都发挥着重要作用。它不只是一份文件，更是指导我们诚信且自信地克服挑战的指南。</w:t>
            </w:r>
          </w:p>
          <w:p w14:paraId="02D365E0" w14:textId="77777777" w:rsidR="00000F84"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在接下来的各节中，我们将探讨《准则》的关键原则，了解如何运用这些原则来开展日常工作和做出选择。</w:t>
            </w:r>
          </w:p>
        </w:tc>
      </w:tr>
      <w:tr w:rsidR="004270EA" w:rsidRPr="008B3F0C" w14:paraId="53A9A244" w14:textId="77777777" w:rsidTr="00617EF5">
        <w:tc>
          <w:tcPr>
            <w:tcW w:w="1353" w:type="dxa"/>
            <w:shd w:val="clear" w:color="auto" w:fill="C1E4F5"/>
            <w:tcMar>
              <w:top w:w="120" w:type="dxa"/>
              <w:left w:w="180" w:type="dxa"/>
              <w:bottom w:w="120" w:type="dxa"/>
              <w:right w:w="180" w:type="dxa"/>
            </w:tcMar>
            <w:hideMark/>
          </w:tcPr>
          <w:p w14:paraId="7EE16F62" w14:textId="77777777" w:rsidR="00000F84" w:rsidRPr="008B3F0C" w:rsidRDefault="000D50BD" w:rsidP="00000F84">
            <w:pPr>
              <w:spacing w:before="30" w:after="30"/>
              <w:ind w:left="30" w:right="30"/>
              <w:rPr>
                <w:rFonts w:ascii="Calibri" w:eastAsia="Times New Roman" w:hAnsi="Calibri" w:cs="Calibri"/>
                <w:sz w:val="16"/>
              </w:rPr>
            </w:pPr>
            <w:hyperlink r:id="rId25" w:tgtFrame="_blank" w:history="1">
              <w:r w:rsidRPr="008B3F0C">
                <w:rPr>
                  <w:rFonts w:ascii="Calibri" w:eastAsia="Times New Roman" w:hAnsi="Calibri" w:cs="Calibri"/>
                  <w:color w:val="0000FF"/>
                  <w:sz w:val="16"/>
                  <w:u w:val="single"/>
                </w:rPr>
                <w:t>Screen 7</w:t>
              </w:r>
            </w:hyperlink>
            <w:r w:rsidRPr="008B3F0C">
              <w:rPr>
                <w:rFonts w:ascii="Calibri" w:eastAsia="Times New Roman" w:hAnsi="Calibri" w:cs="Calibri"/>
                <w:sz w:val="16"/>
              </w:rPr>
              <w:t xml:space="preserve"> </w:t>
            </w:r>
          </w:p>
          <w:p w14:paraId="297AF1CB" w14:textId="77777777" w:rsidR="00000F84" w:rsidRPr="008B3F0C" w:rsidRDefault="000D50BD" w:rsidP="00000F84">
            <w:pPr>
              <w:ind w:left="30" w:right="30"/>
              <w:rPr>
                <w:rFonts w:ascii="Calibri" w:eastAsia="Times New Roman" w:hAnsi="Calibri" w:cs="Calibri"/>
                <w:sz w:val="16"/>
              </w:rPr>
            </w:pPr>
            <w:hyperlink r:id="rId26" w:tgtFrame="_blank" w:history="1">
              <w:r w:rsidRPr="008B3F0C">
                <w:rPr>
                  <w:rFonts w:ascii="Calibri" w:eastAsia="Times New Roman" w:hAnsi="Calibri" w:cs="Calibri"/>
                  <w:color w:val="0000FF"/>
                  <w:sz w:val="16"/>
                  <w:u w:val="single"/>
                </w:rPr>
                <w:t>8_C_8</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9ABA02"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You must view all content before moving forward.</w:t>
            </w:r>
          </w:p>
          <w:p w14:paraId="06DEC096"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At Abbott, we are committed to improving the health and well-being of the people who rely on our products.</w:t>
            </w:r>
          </w:p>
          <w:p w14:paraId="2A8EF6A9"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It’s a reminder that behind every decision, every innovation, and every action is a purpose—to make lives better.</w:t>
            </w:r>
          </w:p>
          <w:p w14:paraId="499985C3"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Patients and Consumers</w:t>
            </w:r>
          </w:p>
          <w:p w14:paraId="21AD77E9"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Healthcare Professionals</w:t>
            </w:r>
          </w:p>
          <w:p w14:paraId="16DDF8F8"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Click each of the icons to learn more.</w:t>
            </w:r>
          </w:p>
        </w:tc>
        <w:tc>
          <w:tcPr>
            <w:tcW w:w="6000" w:type="dxa"/>
          </w:tcPr>
          <w:p w14:paraId="5CA4F4F8" w14:textId="77777777" w:rsidR="008079A2"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你必须在继续前查看所有内容。</w:t>
            </w:r>
          </w:p>
          <w:p w14:paraId="3F56B4BF" w14:textId="56383020" w:rsidR="008079A2"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雅培致力于</w:t>
            </w:r>
            <w:ins w:id="19" w:author="Gu, Skylla" w:date="2026-01-05T17:39:00Z" w16du:dateUtc="2026-01-05T09:39:00Z">
              <w:r w:rsidR="00227204">
                <w:rPr>
                  <w:rFonts w:ascii="Calibri" w:eastAsia="FZHei-B01S" w:hAnsi="Calibri" w:cs="Calibri" w:hint="eastAsia"/>
                  <w:lang w:eastAsia="zh-CN"/>
                </w:rPr>
                <w:t>为</w:t>
              </w:r>
            </w:ins>
            <w:del w:id="20" w:author="Gu, Skylla" w:date="2026-01-05T17:39:00Z" w16du:dateUtc="2026-01-05T09:39:00Z">
              <w:r w:rsidRPr="00617EF5" w:rsidDel="00227204">
                <w:rPr>
                  <w:rFonts w:ascii="Calibri" w:eastAsia="FZHei-B01S" w:hAnsi="Calibri" w:cs="Calibri"/>
                  <w:lang w:eastAsia="zh-CN"/>
                </w:rPr>
                <w:delText>改善</w:delText>
              </w:r>
            </w:del>
            <w:r w:rsidRPr="00617EF5">
              <w:rPr>
                <w:rFonts w:ascii="Calibri" w:eastAsia="FZHei-B01S" w:hAnsi="Calibri" w:cs="Calibri"/>
                <w:lang w:eastAsia="zh-CN"/>
              </w:rPr>
              <w:t>那些</w:t>
            </w:r>
            <w:ins w:id="21" w:author="Gu, Skylla" w:date="2026-01-05T17:38:00Z" w16du:dateUtc="2026-01-05T09:38:00Z">
              <w:r w:rsidR="00433192">
                <w:rPr>
                  <w:rFonts w:ascii="Calibri" w:eastAsia="FZHei-B01S" w:hAnsi="Calibri" w:cs="Calibri" w:hint="eastAsia"/>
                  <w:lang w:eastAsia="zh-CN"/>
                </w:rPr>
                <w:t>需要</w:t>
              </w:r>
            </w:ins>
            <w:ins w:id="22" w:author="Gu, Skylla" w:date="2026-01-05T17:37:00Z" w16du:dateUtc="2026-01-05T09:37:00Z">
              <w:r w:rsidR="0000323E">
                <w:rPr>
                  <w:rFonts w:ascii="Calibri" w:eastAsia="FZHei-B01S" w:hAnsi="Calibri" w:cs="Calibri" w:hint="eastAsia"/>
                  <w:lang w:eastAsia="zh-CN"/>
                </w:rPr>
                <w:t>依靠</w:t>
              </w:r>
            </w:ins>
            <w:del w:id="23" w:author="Gu, Skylla" w:date="2026-01-05T17:37:00Z" w16du:dateUtc="2026-01-05T09:37:00Z">
              <w:r w:rsidRPr="00617EF5" w:rsidDel="0000323E">
                <w:rPr>
                  <w:rFonts w:ascii="Calibri" w:eastAsia="FZHei-B01S" w:hAnsi="Calibri" w:cs="Calibri"/>
                  <w:lang w:eastAsia="zh-CN"/>
                </w:rPr>
                <w:delText>依赖</w:delText>
              </w:r>
            </w:del>
            <w:r w:rsidRPr="00617EF5">
              <w:rPr>
                <w:rFonts w:ascii="Calibri" w:eastAsia="FZHei-B01S" w:hAnsi="Calibri" w:cs="Calibri"/>
                <w:lang w:eastAsia="zh-CN"/>
              </w:rPr>
              <w:t>我们产品</w:t>
            </w:r>
            <w:ins w:id="24" w:author="Gu, Skylla" w:date="2026-01-05T17:38:00Z" w16du:dateUtc="2026-01-05T09:38:00Z">
              <w:r w:rsidR="00430613">
                <w:rPr>
                  <w:rFonts w:ascii="Calibri" w:eastAsia="FZHei-B01S" w:hAnsi="Calibri" w:cs="Calibri" w:hint="eastAsia"/>
                  <w:lang w:eastAsia="zh-CN"/>
                </w:rPr>
                <w:t>的人们</w:t>
              </w:r>
            </w:ins>
            <w:del w:id="25" w:author="Gu, Skylla" w:date="2026-01-05T17:38:00Z" w16du:dateUtc="2026-01-05T09:38:00Z">
              <w:r w:rsidRPr="00617EF5" w:rsidDel="00430613">
                <w:rPr>
                  <w:rFonts w:ascii="Calibri" w:eastAsia="FZHei-B01S" w:hAnsi="Calibri" w:cs="Calibri"/>
                  <w:lang w:eastAsia="zh-CN"/>
                </w:rPr>
                <w:delText>的人士</w:delText>
              </w:r>
            </w:del>
            <w:ins w:id="26" w:author="Gu, Skylla" w:date="2026-01-05T17:39:00Z" w16du:dateUtc="2026-01-05T09:39:00Z">
              <w:r w:rsidR="00227204">
                <w:rPr>
                  <w:rFonts w:ascii="Calibri" w:eastAsia="FZHei-B01S" w:hAnsi="Calibri" w:cs="Calibri" w:hint="eastAsia"/>
                  <w:lang w:eastAsia="zh-CN"/>
                </w:rPr>
                <w:t>改善</w:t>
              </w:r>
            </w:ins>
            <w:del w:id="27" w:author="Gu, Skylla" w:date="2026-01-05T17:39:00Z" w16du:dateUtc="2026-01-05T09:39:00Z">
              <w:r w:rsidRPr="00617EF5" w:rsidDel="00227204">
                <w:rPr>
                  <w:rFonts w:ascii="Calibri" w:eastAsia="FZHei-B01S" w:hAnsi="Calibri" w:cs="Calibri"/>
                  <w:lang w:eastAsia="zh-CN"/>
                </w:rPr>
                <w:delText>的</w:delText>
              </w:r>
            </w:del>
            <w:r w:rsidRPr="00617EF5">
              <w:rPr>
                <w:rFonts w:ascii="Calibri" w:eastAsia="FZHei-B01S" w:hAnsi="Calibri" w:cs="Calibri"/>
                <w:lang w:eastAsia="zh-CN"/>
              </w:rPr>
              <w:t>健康</w:t>
            </w:r>
            <w:ins w:id="28" w:author="Gu, Skylla" w:date="2026-01-05T17:40:00Z" w16du:dateUtc="2026-01-05T09:40:00Z">
              <w:r w:rsidR="00BA4D07">
                <w:rPr>
                  <w:rFonts w:ascii="Calibri" w:eastAsia="FZHei-B01S" w:hAnsi="Calibri" w:cs="Calibri" w:hint="eastAsia"/>
                  <w:lang w:eastAsia="zh-CN"/>
                </w:rPr>
                <w:t>、增进</w:t>
              </w:r>
            </w:ins>
            <w:del w:id="29" w:author="Gu, Skylla" w:date="2026-01-05T17:40:00Z" w16du:dateUtc="2026-01-05T09:40:00Z">
              <w:r w:rsidRPr="00617EF5" w:rsidDel="00BA4D07">
                <w:rPr>
                  <w:rFonts w:ascii="Calibri" w:eastAsia="FZHei-B01S" w:hAnsi="Calibri" w:cs="Calibri"/>
                  <w:lang w:eastAsia="zh-CN"/>
                </w:rPr>
                <w:delText>和</w:delText>
              </w:r>
            </w:del>
            <w:r w:rsidRPr="00617EF5">
              <w:rPr>
                <w:rFonts w:ascii="Calibri" w:eastAsia="FZHei-B01S" w:hAnsi="Calibri" w:cs="Calibri"/>
                <w:lang w:eastAsia="zh-CN"/>
              </w:rPr>
              <w:t>福祉。</w:t>
            </w:r>
          </w:p>
          <w:p w14:paraId="7C60D761" w14:textId="77777777" w:rsidR="008079A2"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特此提醒，每个决策、每次创新和每项行动都蕴含着意义</w:t>
            </w:r>
            <w:r w:rsidRPr="00617EF5">
              <w:rPr>
                <w:rFonts w:ascii="Calibri" w:eastAsia="FZHei-B01S" w:hAnsi="Calibri" w:cs="Calibri"/>
                <w:lang w:eastAsia="zh-CN"/>
              </w:rPr>
              <w:t>——</w:t>
            </w:r>
            <w:r w:rsidRPr="00617EF5">
              <w:rPr>
                <w:rFonts w:ascii="Calibri" w:eastAsia="FZHei-B01S" w:hAnsi="Calibri" w:cs="Calibri"/>
                <w:lang w:eastAsia="zh-CN"/>
              </w:rPr>
              <w:t>让生活变得更美好。</w:t>
            </w:r>
          </w:p>
          <w:p w14:paraId="2A3395D5" w14:textId="77777777" w:rsidR="008079A2"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患者与消费者</w:t>
            </w:r>
          </w:p>
          <w:p w14:paraId="1807CDF2" w14:textId="5F8C554F" w:rsidR="008079A2" w:rsidRPr="00617EF5" w:rsidRDefault="000D50BD" w:rsidP="00617EF5">
            <w:pPr>
              <w:spacing w:before="100" w:beforeAutospacing="1" w:after="100" w:afterAutospacing="1"/>
              <w:ind w:left="30" w:right="30"/>
              <w:rPr>
                <w:rFonts w:ascii="Calibri" w:eastAsia="FZHei-B01S" w:hAnsi="Calibri" w:cs="Calibri"/>
                <w:lang w:eastAsia="zh-CN"/>
              </w:rPr>
            </w:pPr>
            <w:del w:id="30" w:author="Gu, Skylla" w:date="2026-01-06T14:44:00Z" w16du:dateUtc="2026-01-06T06:44:00Z">
              <w:r w:rsidRPr="00617EF5" w:rsidDel="006510C9">
                <w:rPr>
                  <w:rFonts w:ascii="Calibri" w:eastAsia="FZHei-B01S" w:hAnsi="Calibri" w:cs="Calibri"/>
                  <w:lang w:eastAsia="zh-CN"/>
                </w:rPr>
                <w:lastRenderedPageBreak/>
                <w:delText>医疗保健专业人员</w:delText>
              </w:r>
            </w:del>
            <w:ins w:id="31" w:author="Gu, Skylla" w:date="2026-01-06T14:44:00Z" w16du:dateUtc="2026-01-06T06:44:00Z">
              <w:r w:rsidR="006510C9">
                <w:rPr>
                  <w:rFonts w:ascii="Calibri" w:eastAsia="FZHei-B01S" w:hAnsi="Calibri" w:cs="Calibri"/>
                  <w:lang w:eastAsia="zh-CN"/>
                </w:rPr>
                <w:t>医疗保健专业人士</w:t>
              </w:r>
            </w:ins>
          </w:p>
          <w:p w14:paraId="7E746DEA" w14:textId="77777777" w:rsidR="00000F84"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点击每个图标了解更多信息。</w:t>
            </w:r>
          </w:p>
        </w:tc>
      </w:tr>
      <w:tr w:rsidR="004270EA" w:rsidRPr="008B3F0C" w14:paraId="39F8F424" w14:textId="77777777" w:rsidTr="00617EF5">
        <w:tc>
          <w:tcPr>
            <w:tcW w:w="1353" w:type="dxa"/>
            <w:shd w:val="clear" w:color="auto" w:fill="C1E4F5"/>
            <w:tcMar>
              <w:top w:w="120" w:type="dxa"/>
              <w:left w:w="180" w:type="dxa"/>
              <w:bottom w:w="120" w:type="dxa"/>
              <w:right w:w="180" w:type="dxa"/>
            </w:tcMar>
            <w:hideMark/>
          </w:tcPr>
          <w:p w14:paraId="2DC2F913" w14:textId="77777777" w:rsidR="00000F84" w:rsidRPr="008B3F0C" w:rsidRDefault="000D50BD" w:rsidP="00000F84">
            <w:pPr>
              <w:spacing w:before="30" w:after="30"/>
              <w:ind w:left="30" w:right="30"/>
              <w:rPr>
                <w:rFonts w:ascii="Calibri" w:eastAsia="Times New Roman" w:hAnsi="Calibri" w:cs="Calibri"/>
                <w:sz w:val="16"/>
              </w:rPr>
            </w:pPr>
            <w:hyperlink r:id="rId27" w:tgtFrame="_blank" w:history="1">
              <w:r w:rsidRPr="008B3F0C">
                <w:rPr>
                  <w:rFonts w:ascii="Calibri" w:eastAsia="Times New Roman" w:hAnsi="Calibri" w:cs="Calibri"/>
                  <w:color w:val="0000FF"/>
                  <w:sz w:val="16"/>
                  <w:u w:val="single"/>
                </w:rPr>
                <w:t>Screen 7</w:t>
              </w:r>
            </w:hyperlink>
            <w:r w:rsidRPr="008B3F0C">
              <w:rPr>
                <w:rFonts w:ascii="Calibri" w:eastAsia="Times New Roman" w:hAnsi="Calibri" w:cs="Calibri"/>
                <w:sz w:val="16"/>
              </w:rPr>
              <w:t xml:space="preserve"> </w:t>
            </w:r>
          </w:p>
          <w:p w14:paraId="2BDA16BC" w14:textId="77777777" w:rsidR="00000F84" w:rsidRPr="008B3F0C" w:rsidRDefault="000D50BD" w:rsidP="00000F84">
            <w:pPr>
              <w:ind w:left="30" w:right="30"/>
              <w:rPr>
                <w:rFonts w:ascii="Calibri" w:eastAsia="Times New Roman" w:hAnsi="Calibri" w:cs="Calibri"/>
                <w:sz w:val="16"/>
              </w:rPr>
            </w:pPr>
            <w:hyperlink r:id="rId28" w:tgtFrame="_blank" w:history="1">
              <w:r w:rsidRPr="008B3F0C">
                <w:rPr>
                  <w:rFonts w:ascii="Calibri" w:eastAsia="Times New Roman" w:hAnsi="Calibri" w:cs="Calibri"/>
                  <w:color w:val="0000FF"/>
                  <w:sz w:val="16"/>
                  <w:u w:val="single"/>
                </w:rPr>
                <w:t>9_C_8</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A6F30D"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PATIENTS AND CONSUMERS</w:t>
            </w:r>
          </w:p>
          <w:p w14:paraId="67C721DF" w14:textId="77777777" w:rsidR="00000F8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5D6B5448" w14:textId="77777777" w:rsidR="00E36CE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患者与消费者</w:t>
            </w:r>
          </w:p>
          <w:p w14:paraId="798D3A0D" w14:textId="77777777" w:rsidR="00000F84"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对人的关爱是我们一切工作的核心。我们将患者和消费者的健康和福祉放在首位。每一天，我们都能够产生有意义的影响</w:t>
            </w:r>
            <w:r w:rsidRPr="00617EF5">
              <w:rPr>
                <w:rFonts w:ascii="Calibri" w:eastAsia="FZHei-B01S" w:hAnsi="Calibri" w:cs="Calibri"/>
                <w:lang w:eastAsia="zh-CN"/>
              </w:rPr>
              <w:t>——</w:t>
            </w:r>
            <w:r w:rsidRPr="00617EF5">
              <w:rPr>
                <w:rFonts w:ascii="Calibri" w:eastAsia="FZHei-B01S" w:hAnsi="Calibri" w:cs="Calibri"/>
                <w:lang w:eastAsia="zh-CN"/>
              </w:rPr>
              <w:t>帮助人们更健康地生活，助力构建更强大、更健康的社区。</w:t>
            </w:r>
          </w:p>
        </w:tc>
      </w:tr>
      <w:tr w:rsidR="004270EA" w:rsidRPr="008B3F0C" w14:paraId="2F7DB610" w14:textId="77777777" w:rsidTr="00617EF5">
        <w:tc>
          <w:tcPr>
            <w:tcW w:w="1353" w:type="dxa"/>
            <w:shd w:val="clear" w:color="auto" w:fill="C1E4F5"/>
            <w:tcMar>
              <w:top w:w="120" w:type="dxa"/>
              <w:left w:w="180" w:type="dxa"/>
              <w:bottom w:w="120" w:type="dxa"/>
              <w:right w:w="180" w:type="dxa"/>
            </w:tcMar>
            <w:hideMark/>
          </w:tcPr>
          <w:p w14:paraId="1EBAE6D1" w14:textId="77777777" w:rsidR="00E36CE0" w:rsidRPr="008B3F0C" w:rsidRDefault="000D50BD" w:rsidP="00E36CE0">
            <w:pPr>
              <w:spacing w:before="30" w:after="30"/>
              <w:ind w:left="30" w:right="30"/>
              <w:rPr>
                <w:rFonts w:ascii="Calibri" w:eastAsia="Times New Roman" w:hAnsi="Calibri" w:cs="Calibri"/>
                <w:sz w:val="16"/>
              </w:rPr>
            </w:pPr>
            <w:hyperlink r:id="rId29" w:tgtFrame="_blank" w:history="1">
              <w:r w:rsidRPr="008B3F0C">
                <w:rPr>
                  <w:rFonts w:ascii="Calibri" w:eastAsia="Times New Roman" w:hAnsi="Calibri" w:cs="Calibri"/>
                  <w:color w:val="0000FF"/>
                  <w:sz w:val="16"/>
                  <w:u w:val="single"/>
                </w:rPr>
                <w:t>Screen 7</w:t>
              </w:r>
            </w:hyperlink>
            <w:r w:rsidRPr="008B3F0C">
              <w:rPr>
                <w:rFonts w:ascii="Calibri" w:eastAsia="Times New Roman" w:hAnsi="Calibri" w:cs="Calibri"/>
                <w:sz w:val="16"/>
              </w:rPr>
              <w:t xml:space="preserve"> </w:t>
            </w:r>
          </w:p>
          <w:p w14:paraId="03359C52" w14:textId="77777777" w:rsidR="00E36CE0" w:rsidRPr="008B3F0C" w:rsidRDefault="000D50BD" w:rsidP="00E36CE0">
            <w:pPr>
              <w:ind w:left="30" w:right="30"/>
              <w:rPr>
                <w:rFonts w:ascii="Calibri" w:eastAsia="Times New Roman" w:hAnsi="Calibri" w:cs="Calibri"/>
                <w:sz w:val="16"/>
              </w:rPr>
            </w:pPr>
            <w:hyperlink r:id="rId30" w:tgtFrame="_blank" w:history="1">
              <w:r w:rsidRPr="008B3F0C">
                <w:rPr>
                  <w:rFonts w:ascii="Calibri" w:eastAsia="Times New Roman" w:hAnsi="Calibri" w:cs="Calibri"/>
                  <w:color w:val="0000FF"/>
                  <w:sz w:val="16"/>
                  <w:u w:val="single"/>
                </w:rPr>
                <w:t>10_C_8</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BAB8B3" w14:textId="77777777" w:rsidR="00E36C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HEALTHCARE PROFESSIONALS</w:t>
            </w:r>
          </w:p>
          <w:p w14:paraId="284C8CBD" w14:textId="77777777" w:rsidR="00E36C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1BBFF3BF" w14:textId="77777777" w:rsidR="00E36C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2DF6ABFF" w14:textId="25B1AA44" w:rsidR="00E36CE0" w:rsidRPr="00617EF5" w:rsidRDefault="000D50BD" w:rsidP="00617EF5">
            <w:pPr>
              <w:spacing w:before="100" w:beforeAutospacing="1" w:after="100" w:afterAutospacing="1"/>
              <w:ind w:left="30" w:right="30"/>
              <w:rPr>
                <w:rFonts w:ascii="Calibri" w:eastAsia="FZHei-B01S" w:hAnsi="Calibri" w:cs="Calibri"/>
                <w:lang w:eastAsia="zh-CN"/>
              </w:rPr>
            </w:pPr>
            <w:del w:id="32" w:author="Gu, Skylla" w:date="2026-01-06T14:44:00Z" w16du:dateUtc="2026-01-06T06:44:00Z">
              <w:r w:rsidRPr="00617EF5" w:rsidDel="006510C9">
                <w:rPr>
                  <w:rFonts w:ascii="Calibri" w:eastAsia="FZHei-B01S" w:hAnsi="Calibri" w:cs="Calibri"/>
                  <w:lang w:eastAsia="zh-CN"/>
                </w:rPr>
                <w:delText>医疗保健专业人员</w:delText>
              </w:r>
            </w:del>
            <w:ins w:id="33" w:author="Gu, Skylla" w:date="2026-01-06T14:44:00Z" w16du:dateUtc="2026-01-06T06:44:00Z">
              <w:r w:rsidR="006510C9">
                <w:rPr>
                  <w:rFonts w:ascii="Calibri" w:eastAsia="FZHei-B01S" w:hAnsi="Calibri" w:cs="Calibri"/>
                  <w:lang w:eastAsia="zh-CN"/>
                </w:rPr>
                <w:t>医疗保健专业人士</w:t>
              </w:r>
            </w:ins>
          </w:p>
          <w:p w14:paraId="6B3125A8" w14:textId="2BDDC221" w:rsidR="00E36CE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我们携手</w:t>
            </w:r>
            <w:del w:id="34" w:author="Gu, Skylla" w:date="2026-01-06T14:44:00Z" w16du:dateUtc="2026-01-06T06:44:00Z">
              <w:r w:rsidRPr="00617EF5" w:rsidDel="006510C9">
                <w:rPr>
                  <w:rFonts w:ascii="Calibri" w:eastAsia="FZHei-B01S" w:hAnsi="Calibri" w:cs="Calibri"/>
                  <w:lang w:eastAsia="zh-CN"/>
                </w:rPr>
                <w:delText>医疗保健专业人员</w:delText>
              </w:r>
            </w:del>
            <w:ins w:id="35"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，提高人们的健康水平。我们尊重医生、护士、药剂师、研究员或实验室人员等</w:t>
            </w:r>
            <w:del w:id="36" w:author="Gu, Skylla" w:date="2026-01-06T14:44:00Z" w16du:dateUtc="2026-01-06T06:44:00Z">
              <w:r w:rsidRPr="00617EF5" w:rsidDel="006510C9">
                <w:rPr>
                  <w:rFonts w:ascii="Calibri" w:eastAsia="FZHei-B01S" w:hAnsi="Calibri" w:cs="Calibri"/>
                  <w:lang w:eastAsia="zh-CN"/>
                </w:rPr>
                <w:delText>医疗保健专业人员</w:delText>
              </w:r>
            </w:del>
            <w:ins w:id="37"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的知识和独立判断。他们在指导患者提高健康水平方面发挥着关键作用。</w:t>
            </w:r>
          </w:p>
          <w:p w14:paraId="577E9DEF" w14:textId="77777777" w:rsidR="00E36CE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在雅培，我们致力于及时为这些人员提供准确的信息，以便他们做出最佳决策。我们通力合作，就能实现我们的共同目标</w:t>
            </w:r>
            <w:r w:rsidRPr="00617EF5">
              <w:rPr>
                <w:rFonts w:ascii="Calibri" w:eastAsia="FZHei-B01S" w:hAnsi="Calibri" w:cs="Calibri"/>
                <w:lang w:eastAsia="zh-CN"/>
              </w:rPr>
              <w:t>——</w:t>
            </w:r>
            <w:r w:rsidRPr="00617EF5">
              <w:rPr>
                <w:rFonts w:ascii="Calibri" w:eastAsia="FZHei-B01S" w:hAnsi="Calibri" w:cs="Calibri"/>
                <w:lang w:eastAsia="zh-CN"/>
              </w:rPr>
              <w:t>改善全人类的健康与福祉。</w:t>
            </w:r>
          </w:p>
        </w:tc>
      </w:tr>
      <w:tr w:rsidR="004270EA" w:rsidRPr="008B3F0C" w14:paraId="2DBF6EC1" w14:textId="77777777" w:rsidTr="00617EF5">
        <w:tc>
          <w:tcPr>
            <w:tcW w:w="1353" w:type="dxa"/>
            <w:shd w:val="clear" w:color="auto" w:fill="C1E4F5"/>
            <w:tcMar>
              <w:top w:w="120" w:type="dxa"/>
              <w:left w:w="180" w:type="dxa"/>
              <w:bottom w:w="120" w:type="dxa"/>
              <w:right w:w="180" w:type="dxa"/>
            </w:tcMar>
            <w:hideMark/>
          </w:tcPr>
          <w:p w14:paraId="04BE4E4C" w14:textId="77777777" w:rsidR="00E36CE0" w:rsidRPr="008B3F0C" w:rsidRDefault="000D50BD" w:rsidP="00E36CE0">
            <w:pPr>
              <w:spacing w:before="30" w:after="30"/>
              <w:ind w:left="30" w:right="30"/>
              <w:rPr>
                <w:rFonts w:ascii="Calibri" w:eastAsia="Times New Roman" w:hAnsi="Calibri" w:cs="Calibri"/>
                <w:sz w:val="16"/>
              </w:rPr>
            </w:pPr>
            <w:hyperlink r:id="rId31" w:tgtFrame="_blank" w:history="1">
              <w:r w:rsidRPr="008B3F0C">
                <w:rPr>
                  <w:rFonts w:ascii="Calibri" w:eastAsia="Times New Roman" w:hAnsi="Calibri" w:cs="Calibri"/>
                  <w:color w:val="0000FF"/>
                  <w:sz w:val="16"/>
                  <w:u w:val="single"/>
                </w:rPr>
                <w:t>Screen 8</w:t>
              </w:r>
            </w:hyperlink>
            <w:r w:rsidRPr="008B3F0C">
              <w:rPr>
                <w:rFonts w:ascii="Calibri" w:eastAsia="Times New Roman" w:hAnsi="Calibri" w:cs="Calibri"/>
                <w:sz w:val="16"/>
              </w:rPr>
              <w:t xml:space="preserve"> </w:t>
            </w:r>
          </w:p>
          <w:p w14:paraId="13CE5BDB" w14:textId="77777777" w:rsidR="00E36CE0" w:rsidRPr="008B3F0C" w:rsidRDefault="000D50BD" w:rsidP="00E36CE0">
            <w:pPr>
              <w:ind w:left="30" w:right="30"/>
              <w:rPr>
                <w:rFonts w:ascii="Calibri" w:eastAsia="Times New Roman" w:hAnsi="Calibri" w:cs="Calibri"/>
                <w:sz w:val="16"/>
              </w:rPr>
            </w:pPr>
            <w:hyperlink r:id="rId32" w:tgtFrame="_blank" w:history="1">
              <w:r w:rsidRPr="008B3F0C">
                <w:rPr>
                  <w:rFonts w:ascii="Calibri" w:eastAsia="Times New Roman" w:hAnsi="Calibri" w:cs="Calibri"/>
                  <w:color w:val="0000FF"/>
                  <w:sz w:val="16"/>
                  <w:u w:val="single"/>
                </w:rPr>
                <w:t>11_C_9</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A69468" w14:textId="77777777" w:rsidR="00E36C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You must view all content before moving forward.</w:t>
            </w:r>
          </w:p>
          <w:p w14:paraId="07984E4C" w14:textId="77777777" w:rsidR="00E36C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At Abbott, we are committed to ensuring every product we offer is safe, effective, and worthy of the trust people place in us.</w:t>
            </w:r>
          </w:p>
          <w:p w14:paraId="79007E77" w14:textId="77777777" w:rsidR="00E36C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230098AA" w14:textId="77777777" w:rsidR="00E36C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68ED67EE" w14:textId="77777777" w:rsidR="00E36C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Product Quality</w:t>
            </w:r>
          </w:p>
          <w:p w14:paraId="76B8FBCF" w14:textId="77777777" w:rsidR="00E36C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Product Promotion I</w:t>
            </w:r>
          </w:p>
          <w:p w14:paraId="31A1390C" w14:textId="77777777" w:rsidR="00E36C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Product Promotion II</w:t>
            </w:r>
          </w:p>
          <w:p w14:paraId="11165D26" w14:textId="77777777" w:rsidR="00E36C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Click each of the icons to learn more.</w:t>
            </w:r>
          </w:p>
        </w:tc>
        <w:tc>
          <w:tcPr>
            <w:tcW w:w="6000" w:type="dxa"/>
          </w:tcPr>
          <w:p w14:paraId="220041D7" w14:textId="77777777" w:rsidR="005C7B2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你必须在继续前查看所有内容。</w:t>
            </w:r>
          </w:p>
          <w:p w14:paraId="7EEA9012" w14:textId="77777777" w:rsidR="005C7B2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在雅培，我们致力于确保我们提供的每款产品都安全、卓有成效并且不辜负人们对雅培的信赖。</w:t>
            </w:r>
          </w:p>
          <w:p w14:paraId="07A600DF" w14:textId="77777777" w:rsidR="005C7B2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从材料选择到营销、销售和交付方式，我们采取各种措施确保我们的产品安全且卓有成效。在每个环节，我们都恪守严格的质量标准。</w:t>
            </w:r>
          </w:p>
          <w:p w14:paraId="067C2815" w14:textId="77777777" w:rsidR="005C7B2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我们还致力于及时发现、评估并解决产品安全问题，采取措施以防止假冒产品、非法挪用与盗窃产品。</w:t>
            </w:r>
          </w:p>
          <w:p w14:paraId="641A6287" w14:textId="77777777" w:rsidR="005C7B2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产品质量</w:t>
            </w:r>
          </w:p>
          <w:p w14:paraId="6342B805" w14:textId="77777777" w:rsidR="00E36CE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产品推广</w:t>
            </w:r>
            <w:r w:rsidRPr="00617EF5">
              <w:rPr>
                <w:rFonts w:ascii="Calibri" w:eastAsia="FZHei-B01S" w:hAnsi="Calibri" w:cs="Calibri"/>
                <w:lang w:eastAsia="zh-CN"/>
              </w:rPr>
              <w:t xml:space="preserve"> I</w:t>
            </w:r>
          </w:p>
          <w:p w14:paraId="119A9600" w14:textId="77777777" w:rsidR="00F81109"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产品推广</w:t>
            </w:r>
            <w:r w:rsidRPr="00617EF5">
              <w:rPr>
                <w:rFonts w:ascii="Calibri" w:eastAsia="FZHei-B01S" w:hAnsi="Calibri" w:cs="Calibri"/>
                <w:lang w:eastAsia="zh-CN"/>
              </w:rPr>
              <w:t xml:space="preserve"> II</w:t>
            </w:r>
          </w:p>
          <w:p w14:paraId="72792CFA" w14:textId="77777777" w:rsidR="00F81109"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点击每个图标了解更多信息。</w:t>
            </w:r>
          </w:p>
        </w:tc>
      </w:tr>
      <w:tr w:rsidR="004270EA" w:rsidRPr="008B3F0C" w14:paraId="223D36C0" w14:textId="77777777" w:rsidTr="00617EF5">
        <w:tc>
          <w:tcPr>
            <w:tcW w:w="1353" w:type="dxa"/>
            <w:shd w:val="clear" w:color="auto" w:fill="C1E4F5"/>
            <w:tcMar>
              <w:top w:w="120" w:type="dxa"/>
              <w:left w:w="180" w:type="dxa"/>
              <w:bottom w:w="120" w:type="dxa"/>
              <w:right w:w="180" w:type="dxa"/>
            </w:tcMar>
            <w:hideMark/>
          </w:tcPr>
          <w:p w14:paraId="2408A660" w14:textId="77777777" w:rsidR="00E36CE0" w:rsidRPr="008B3F0C" w:rsidRDefault="000D50BD" w:rsidP="00E36CE0">
            <w:pPr>
              <w:spacing w:before="30" w:after="30"/>
              <w:ind w:left="30" w:right="30"/>
              <w:rPr>
                <w:rFonts w:ascii="Calibri" w:eastAsia="Times New Roman" w:hAnsi="Calibri" w:cs="Calibri"/>
                <w:sz w:val="16"/>
              </w:rPr>
            </w:pPr>
            <w:hyperlink r:id="rId33" w:tgtFrame="_blank" w:history="1">
              <w:r w:rsidRPr="008B3F0C">
                <w:rPr>
                  <w:rFonts w:ascii="Calibri" w:eastAsia="Times New Roman" w:hAnsi="Calibri" w:cs="Calibri"/>
                  <w:color w:val="0000FF"/>
                  <w:sz w:val="16"/>
                  <w:u w:val="single"/>
                </w:rPr>
                <w:t>Screen 8</w:t>
              </w:r>
            </w:hyperlink>
            <w:r w:rsidRPr="008B3F0C">
              <w:rPr>
                <w:rFonts w:ascii="Calibri" w:eastAsia="Times New Roman" w:hAnsi="Calibri" w:cs="Calibri"/>
                <w:sz w:val="16"/>
              </w:rPr>
              <w:t xml:space="preserve"> </w:t>
            </w:r>
          </w:p>
          <w:p w14:paraId="7AE3768E" w14:textId="77777777" w:rsidR="00E36CE0" w:rsidRPr="008B3F0C" w:rsidRDefault="000D50BD" w:rsidP="00E36CE0">
            <w:pPr>
              <w:ind w:left="30" w:right="30"/>
              <w:rPr>
                <w:rFonts w:ascii="Calibri" w:eastAsia="Times New Roman" w:hAnsi="Calibri" w:cs="Calibri"/>
                <w:sz w:val="16"/>
              </w:rPr>
            </w:pPr>
            <w:hyperlink r:id="rId34" w:tgtFrame="_blank" w:history="1">
              <w:r w:rsidRPr="008B3F0C">
                <w:rPr>
                  <w:rFonts w:ascii="Calibri" w:eastAsia="Times New Roman" w:hAnsi="Calibri" w:cs="Calibri"/>
                  <w:color w:val="0000FF"/>
                  <w:sz w:val="16"/>
                  <w:u w:val="single"/>
                </w:rPr>
                <w:t>12_C_9</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34822F2" w14:textId="77777777" w:rsidR="00E36CE0" w:rsidRPr="008B3F0C" w:rsidRDefault="000D50BD" w:rsidP="00E36CE0">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PRODUCT QUALITY</w:t>
            </w:r>
          </w:p>
          <w:p w14:paraId="01714D0C" w14:textId="77777777" w:rsidR="00E36CE0" w:rsidRPr="008B3F0C" w:rsidRDefault="000D50BD" w:rsidP="00E36CE0">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Safe, effective and trusted. Our products make a difference.</w:t>
            </w:r>
          </w:p>
          <w:p w14:paraId="72A58280" w14:textId="77777777" w:rsidR="00E36CE0" w:rsidRPr="008B3F0C" w:rsidRDefault="000D50BD" w:rsidP="00E36CE0">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We’re committed to quality at every stage—from sourcing and production to how we market, sell, and </w:t>
            </w:r>
            <w:r w:rsidRPr="008B3F0C">
              <w:rPr>
                <w:rFonts w:ascii="Calibri" w:eastAsia="Times New Roman" w:hAnsi="Calibri" w:cs="Calibri"/>
              </w:rPr>
              <w:lastRenderedPageBreak/>
              <w:t xml:space="preserve">deliver our products, including through our partners. Every step matters because people count on us for </w:t>
            </w:r>
            <w:proofErr w:type="gramStart"/>
            <w:r w:rsidRPr="008B3F0C">
              <w:rPr>
                <w:rFonts w:ascii="Calibri" w:eastAsia="Times New Roman" w:hAnsi="Calibri" w:cs="Calibri"/>
              </w:rPr>
              <w:t>safety .</w:t>
            </w:r>
            <w:proofErr w:type="gramEnd"/>
          </w:p>
          <w:p w14:paraId="528C61BA" w14:textId="77777777" w:rsidR="00E36CE0" w:rsidRPr="008B3F0C" w:rsidRDefault="000D50BD" w:rsidP="00E36CE0">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6E8E05B1" w14:textId="77777777" w:rsidR="00E36CE0" w:rsidRPr="008B3F0C" w:rsidRDefault="000D50BD" w:rsidP="00E36CE0">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597D516F" w14:textId="77777777" w:rsidR="00723EDD"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产品质量</w:t>
            </w:r>
          </w:p>
          <w:p w14:paraId="37A9EC29" w14:textId="77777777" w:rsidR="00723EDD"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安全、卓有成效且值得信赖。我们的产品会产生影响。</w:t>
            </w:r>
          </w:p>
          <w:p w14:paraId="0CD5BCC3" w14:textId="77777777" w:rsidR="00723EDD"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从采购和生产到营销、销售和产品交付方式（包括通过合作伙伴进行这些活动），我们在每个环节都致力于确保质量。每个环节都至关重要，因为人们把安全托付给我们。</w:t>
            </w:r>
          </w:p>
          <w:p w14:paraId="7EB72C79" w14:textId="46BD0FD4" w:rsidR="00723EDD"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我们致力于及时发现、评估并解决产品安全问题。我们确保</w:t>
            </w:r>
            <w:del w:id="38" w:author="Gu, Skylla" w:date="2026-01-06T14:44:00Z" w16du:dateUtc="2026-01-06T06:44:00Z">
              <w:r w:rsidRPr="00617EF5" w:rsidDel="006510C9">
                <w:rPr>
                  <w:rFonts w:ascii="Calibri" w:eastAsia="FZHei-B01S" w:hAnsi="Calibri" w:cs="Calibri"/>
                  <w:lang w:eastAsia="zh-CN"/>
                </w:rPr>
                <w:delText>医疗保健专业人员</w:delText>
              </w:r>
            </w:del>
            <w:ins w:id="39"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和机构获得所需信息，便于他们安全有效地使用我们的产品。如果出现潜在安全问题，我们会与政府监管部门或公共卫生机构进行沟通。</w:t>
            </w:r>
          </w:p>
          <w:p w14:paraId="54322188" w14:textId="7C7E10B6" w:rsidR="00E36CE0"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我们会采取措施防止伪造、非法</w:t>
            </w:r>
            <w:ins w:id="40" w:author="Gu, Skylla" w:date="2026-01-06T15:26:00Z" w16du:dateUtc="2026-01-06T07:26:00Z">
              <w:r w:rsidR="00E90FD5">
                <w:rPr>
                  <w:rFonts w:ascii="Calibri" w:eastAsia="FZHei-B01S" w:hAnsi="Calibri" w:cs="Calibri" w:hint="eastAsia"/>
                  <w:lang w:eastAsia="zh-CN"/>
                </w:rPr>
                <w:t>挪用</w:t>
              </w:r>
            </w:ins>
            <w:del w:id="41" w:author="Gu, Skylla" w:date="2026-01-06T15:26:00Z" w16du:dateUtc="2026-01-06T07:26:00Z">
              <w:r w:rsidRPr="00617EF5" w:rsidDel="00E90FD5">
                <w:rPr>
                  <w:rFonts w:ascii="Calibri" w:eastAsia="FZHei-B01S" w:hAnsi="Calibri" w:cs="Calibri"/>
                  <w:lang w:eastAsia="zh-CN"/>
                </w:rPr>
                <w:delText>转移</w:delText>
              </w:r>
            </w:del>
            <w:r w:rsidRPr="00617EF5">
              <w:rPr>
                <w:rFonts w:ascii="Calibri" w:eastAsia="FZHei-B01S" w:hAnsi="Calibri" w:cs="Calibri"/>
                <w:lang w:eastAsia="zh-CN"/>
              </w:rPr>
              <w:t>和盗窃我们产品的行为。我们遵守贸易法规（包括进出口管制规定），并遵守政府实施的限制与制裁，以保障国家安全和公众健康。</w:t>
            </w:r>
          </w:p>
        </w:tc>
      </w:tr>
      <w:tr w:rsidR="004270EA" w:rsidRPr="008B3F0C" w14:paraId="133139EF" w14:textId="77777777" w:rsidTr="00617EF5">
        <w:tc>
          <w:tcPr>
            <w:tcW w:w="1353" w:type="dxa"/>
            <w:shd w:val="clear" w:color="auto" w:fill="C1E4F5"/>
            <w:tcMar>
              <w:top w:w="120" w:type="dxa"/>
              <w:left w:w="180" w:type="dxa"/>
              <w:bottom w:w="120" w:type="dxa"/>
              <w:right w:w="180" w:type="dxa"/>
            </w:tcMar>
            <w:hideMark/>
          </w:tcPr>
          <w:p w14:paraId="216A1D26" w14:textId="77777777" w:rsidR="00277052" w:rsidRPr="008B3F0C" w:rsidRDefault="000D50BD" w:rsidP="00277052">
            <w:pPr>
              <w:spacing w:before="30" w:after="30"/>
              <w:ind w:left="30" w:right="30"/>
              <w:rPr>
                <w:rFonts w:ascii="Calibri" w:eastAsia="Times New Roman" w:hAnsi="Calibri" w:cs="Calibri"/>
                <w:sz w:val="16"/>
              </w:rPr>
            </w:pPr>
            <w:hyperlink r:id="rId35" w:tgtFrame="_blank" w:history="1">
              <w:r w:rsidRPr="008B3F0C">
                <w:rPr>
                  <w:rFonts w:ascii="Calibri" w:eastAsia="Times New Roman" w:hAnsi="Calibri" w:cs="Calibri"/>
                  <w:color w:val="0000FF"/>
                  <w:sz w:val="16"/>
                  <w:u w:val="single"/>
                </w:rPr>
                <w:t>Screen 8</w:t>
              </w:r>
            </w:hyperlink>
            <w:r w:rsidRPr="008B3F0C">
              <w:rPr>
                <w:rFonts w:ascii="Calibri" w:eastAsia="Times New Roman" w:hAnsi="Calibri" w:cs="Calibri"/>
                <w:sz w:val="16"/>
              </w:rPr>
              <w:t xml:space="preserve"> </w:t>
            </w:r>
          </w:p>
          <w:p w14:paraId="7EECF386" w14:textId="77777777" w:rsidR="00277052" w:rsidRPr="008B3F0C" w:rsidRDefault="000D50BD" w:rsidP="00277052">
            <w:pPr>
              <w:ind w:left="30" w:right="30"/>
              <w:rPr>
                <w:rFonts w:ascii="Calibri" w:eastAsia="Times New Roman" w:hAnsi="Calibri" w:cs="Calibri"/>
                <w:sz w:val="16"/>
              </w:rPr>
            </w:pPr>
            <w:hyperlink r:id="rId36" w:tgtFrame="_blank" w:history="1">
              <w:r w:rsidRPr="008B3F0C">
                <w:rPr>
                  <w:rFonts w:ascii="Calibri" w:eastAsia="Times New Roman" w:hAnsi="Calibri" w:cs="Calibri"/>
                  <w:color w:val="0000FF"/>
                  <w:sz w:val="16"/>
                  <w:u w:val="single"/>
                </w:rPr>
                <w:t>13_C_9</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4748C6" w14:textId="77777777" w:rsidR="00277052"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PRODUCT PROMOTION I</w:t>
            </w:r>
          </w:p>
          <w:p w14:paraId="40BFBFC0" w14:textId="77777777" w:rsidR="00277052"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promote and sell our products with honesty and respect for those who rely on them.</w:t>
            </w:r>
          </w:p>
          <w:p w14:paraId="172C1134" w14:textId="77777777" w:rsidR="00277052"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Our product communications are truthful, balanced, and aligned with approved </w:t>
            </w:r>
            <w:proofErr w:type="spellStart"/>
            <w:r w:rsidRPr="008B3F0C">
              <w:rPr>
                <w:rFonts w:ascii="Calibri" w:eastAsia="Times New Roman" w:hAnsi="Calibri" w:cs="Calibri"/>
              </w:rPr>
              <w:t>labeling</w:t>
            </w:r>
            <w:proofErr w:type="spellEnd"/>
            <w:r w:rsidRPr="008B3F0C">
              <w:rPr>
                <w:rFonts w:ascii="Calibri" w:eastAsia="Times New Roman" w:hAnsi="Calibri" w:cs="Calibri"/>
              </w:rPr>
              <w:t xml:space="preserve">, scientific evidence, and </w:t>
            </w:r>
            <w:r w:rsidRPr="008B3F0C">
              <w:rPr>
                <w:rFonts w:ascii="Calibri" w:eastAsia="Times New Roman" w:hAnsi="Calibri" w:cs="Calibri"/>
              </w:rPr>
              <w:lastRenderedPageBreak/>
              <w:t>medical best practices in the countries where we operate.</w:t>
            </w:r>
          </w:p>
        </w:tc>
        <w:tc>
          <w:tcPr>
            <w:tcW w:w="6000" w:type="dxa"/>
          </w:tcPr>
          <w:p w14:paraId="109CB350" w14:textId="77777777" w:rsidR="00277052"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产品推广</w:t>
            </w:r>
            <w:r w:rsidRPr="00617EF5">
              <w:rPr>
                <w:rFonts w:ascii="Calibri" w:eastAsia="FZHei-B01S" w:hAnsi="Calibri" w:cs="Calibri"/>
                <w:lang w:eastAsia="zh-CN"/>
              </w:rPr>
              <w:t xml:space="preserve"> I</w:t>
            </w:r>
          </w:p>
          <w:p w14:paraId="6697B91C" w14:textId="77777777" w:rsidR="00277052"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我们诚信地推广并销售产品，尊重那些信赖雅培产品的消费者。</w:t>
            </w:r>
          </w:p>
          <w:p w14:paraId="65A55816" w14:textId="77777777" w:rsidR="00277052"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我们的产品宣传信息真实、客观，并且符合已批准的标签说明、科学证据以及我们运营所在国家</w:t>
            </w:r>
            <w:r w:rsidRPr="00617EF5">
              <w:rPr>
                <w:rFonts w:ascii="Calibri" w:eastAsia="FZHei-B01S" w:hAnsi="Calibri" w:cs="Calibri"/>
                <w:lang w:eastAsia="zh-CN"/>
              </w:rPr>
              <w:t>/</w:t>
            </w:r>
            <w:r w:rsidRPr="00617EF5">
              <w:rPr>
                <w:rFonts w:ascii="Calibri" w:eastAsia="FZHei-B01S" w:hAnsi="Calibri" w:cs="Calibri"/>
                <w:lang w:eastAsia="zh-CN"/>
              </w:rPr>
              <w:t>地区的最佳医疗实践。</w:t>
            </w:r>
          </w:p>
        </w:tc>
      </w:tr>
      <w:tr w:rsidR="004270EA" w:rsidRPr="008B3F0C" w14:paraId="5FF472A4" w14:textId="77777777" w:rsidTr="00617EF5">
        <w:tc>
          <w:tcPr>
            <w:tcW w:w="1353" w:type="dxa"/>
            <w:shd w:val="clear" w:color="auto" w:fill="C1E4F5"/>
            <w:tcMar>
              <w:top w:w="120" w:type="dxa"/>
              <w:left w:w="180" w:type="dxa"/>
              <w:bottom w:w="120" w:type="dxa"/>
              <w:right w:w="180" w:type="dxa"/>
            </w:tcMar>
            <w:hideMark/>
          </w:tcPr>
          <w:p w14:paraId="6288358D" w14:textId="77777777" w:rsidR="00835013" w:rsidRPr="008B3F0C" w:rsidRDefault="000D50BD" w:rsidP="00835013">
            <w:pPr>
              <w:spacing w:before="30" w:after="30"/>
              <w:ind w:left="30" w:right="30"/>
              <w:rPr>
                <w:rFonts w:ascii="Calibri" w:eastAsia="Times New Roman" w:hAnsi="Calibri" w:cs="Calibri"/>
                <w:sz w:val="16"/>
              </w:rPr>
            </w:pPr>
            <w:hyperlink r:id="rId37" w:tgtFrame="_blank" w:history="1">
              <w:r w:rsidRPr="008B3F0C">
                <w:rPr>
                  <w:rFonts w:ascii="Calibri" w:eastAsia="Times New Roman" w:hAnsi="Calibri" w:cs="Calibri"/>
                  <w:color w:val="0000FF"/>
                  <w:sz w:val="16"/>
                  <w:u w:val="single"/>
                </w:rPr>
                <w:t>Screen 8</w:t>
              </w:r>
            </w:hyperlink>
            <w:r w:rsidRPr="008B3F0C">
              <w:rPr>
                <w:rFonts w:ascii="Calibri" w:eastAsia="Times New Roman" w:hAnsi="Calibri" w:cs="Calibri"/>
                <w:sz w:val="16"/>
              </w:rPr>
              <w:t xml:space="preserve"> </w:t>
            </w:r>
          </w:p>
          <w:p w14:paraId="1E7B571D" w14:textId="77777777" w:rsidR="00835013" w:rsidRPr="008B3F0C" w:rsidRDefault="000D50BD" w:rsidP="00835013">
            <w:pPr>
              <w:ind w:left="30" w:right="30"/>
              <w:rPr>
                <w:rFonts w:ascii="Calibri" w:eastAsia="Times New Roman" w:hAnsi="Calibri" w:cs="Calibri"/>
                <w:sz w:val="16"/>
              </w:rPr>
            </w:pPr>
            <w:hyperlink r:id="rId38" w:tgtFrame="_blank" w:history="1">
              <w:r w:rsidRPr="008B3F0C">
                <w:rPr>
                  <w:rFonts w:ascii="Calibri" w:eastAsia="Times New Roman" w:hAnsi="Calibri" w:cs="Calibri"/>
                  <w:color w:val="0000FF"/>
                  <w:sz w:val="16"/>
                  <w:u w:val="single"/>
                </w:rPr>
                <w:t>14_C_9</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C9B4CB" w14:textId="77777777" w:rsidR="0083501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PRODUCT PROMOTION II</w:t>
            </w:r>
          </w:p>
          <w:p w14:paraId="6129D7F7" w14:textId="77777777" w:rsidR="0083501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promote our products for their intended and approved uses.</w:t>
            </w:r>
          </w:p>
          <w:p w14:paraId="1D4F0143" w14:textId="77777777" w:rsidR="0083501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7AF03BB5" w14:textId="77777777" w:rsidR="0083501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产品推广</w:t>
            </w:r>
            <w:r w:rsidRPr="00617EF5">
              <w:rPr>
                <w:rFonts w:ascii="Calibri" w:eastAsia="FZHei-B01S" w:hAnsi="Calibri" w:cs="Calibri"/>
                <w:lang w:eastAsia="zh-CN"/>
              </w:rPr>
              <w:t xml:space="preserve"> II</w:t>
            </w:r>
          </w:p>
          <w:p w14:paraId="6D2F7CD2" w14:textId="652E7CDA" w:rsidR="0083501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我们仅针对已获批的</w:t>
            </w:r>
            <w:ins w:id="42" w:author="Gu, Skylla" w:date="2026-01-06T15:39:00Z" w16du:dateUtc="2026-01-06T07:39:00Z">
              <w:r w:rsidR="004C7A37">
                <w:rPr>
                  <w:rFonts w:ascii="Calibri" w:eastAsia="FZHei-B01S" w:hAnsi="Calibri" w:cs="Calibri" w:hint="eastAsia"/>
                  <w:lang w:eastAsia="zh-CN"/>
                </w:rPr>
                <w:t>有预期</w:t>
              </w:r>
            </w:ins>
            <w:del w:id="43" w:author="Gu, Skylla" w:date="2026-01-06T15:39:00Z" w16du:dateUtc="2026-01-06T07:39:00Z">
              <w:r w:rsidRPr="00617EF5" w:rsidDel="00A11B06">
                <w:rPr>
                  <w:rFonts w:ascii="Calibri" w:eastAsia="FZHei-B01S" w:hAnsi="Calibri" w:cs="Calibri"/>
                  <w:lang w:eastAsia="zh-CN"/>
                </w:rPr>
                <w:delText>预定</w:delText>
              </w:r>
            </w:del>
            <w:r w:rsidRPr="00617EF5">
              <w:rPr>
                <w:rFonts w:ascii="Calibri" w:eastAsia="FZHei-B01S" w:hAnsi="Calibri" w:cs="Calibri"/>
                <w:lang w:eastAsia="zh-CN"/>
              </w:rPr>
              <w:t>用途</w:t>
            </w:r>
            <w:ins w:id="44" w:author="Gu, Skylla" w:date="2026-01-06T15:39:00Z" w16du:dateUtc="2026-01-06T07:39:00Z">
              <w:r w:rsidR="004C7A37">
                <w:rPr>
                  <w:rFonts w:ascii="Calibri" w:eastAsia="FZHei-B01S" w:hAnsi="Calibri" w:cs="Calibri" w:hint="eastAsia"/>
                  <w:lang w:eastAsia="zh-CN"/>
                </w:rPr>
                <w:t>的产品进行</w:t>
              </w:r>
            </w:ins>
            <w:r w:rsidRPr="00617EF5">
              <w:rPr>
                <w:rFonts w:ascii="Calibri" w:eastAsia="FZHei-B01S" w:hAnsi="Calibri" w:cs="Calibri"/>
                <w:lang w:eastAsia="zh-CN"/>
              </w:rPr>
              <w:t>推广</w:t>
            </w:r>
            <w:del w:id="45" w:author="Gu, Skylla" w:date="2026-01-06T15:39:00Z" w16du:dateUtc="2026-01-06T07:39:00Z">
              <w:r w:rsidRPr="00617EF5" w:rsidDel="004C7A37">
                <w:rPr>
                  <w:rFonts w:ascii="Calibri" w:eastAsia="FZHei-B01S" w:hAnsi="Calibri" w:cs="Calibri"/>
                  <w:lang w:eastAsia="zh-CN"/>
                </w:rPr>
                <w:delText>我们的产品</w:delText>
              </w:r>
            </w:del>
            <w:r w:rsidRPr="00617EF5">
              <w:rPr>
                <w:rFonts w:ascii="Calibri" w:eastAsia="FZHei-B01S" w:hAnsi="Calibri" w:cs="Calibri"/>
                <w:lang w:eastAsia="zh-CN"/>
              </w:rPr>
              <w:t>。</w:t>
            </w:r>
          </w:p>
          <w:p w14:paraId="51D47E0C" w14:textId="77777777" w:rsidR="0083501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我们按照我们运营所在国家</w:t>
            </w:r>
            <w:r w:rsidRPr="00617EF5">
              <w:rPr>
                <w:rFonts w:ascii="Calibri" w:eastAsia="FZHei-B01S" w:hAnsi="Calibri" w:cs="Calibri"/>
                <w:lang w:eastAsia="zh-CN"/>
              </w:rPr>
              <w:t>/</w:t>
            </w:r>
            <w:r w:rsidRPr="00617EF5">
              <w:rPr>
                <w:rFonts w:ascii="Calibri" w:eastAsia="FZHei-B01S" w:hAnsi="Calibri" w:cs="Calibri"/>
                <w:lang w:eastAsia="zh-CN"/>
              </w:rPr>
              <w:t>地区的卫生部门授予的许可证和批文开展运营。我们的产品推广、销售和分销都遵守严格的贸易法规和国家</w:t>
            </w:r>
            <w:r w:rsidRPr="00617EF5">
              <w:rPr>
                <w:rFonts w:ascii="Calibri" w:eastAsia="FZHei-B01S" w:hAnsi="Calibri" w:cs="Calibri"/>
                <w:lang w:eastAsia="zh-CN"/>
              </w:rPr>
              <w:t>/</w:t>
            </w:r>
            <w:r w:rsidRPr="00617EF5">
              <w:rPr>
                <w:rFonts w:ascii="Calibri" w:eastAsia="FZHei-B01S" w:hAnsi="Calibri" w:cs="Calibri"/>
                <w:lang w:eastAsia="zh-CN"/>
              </w:rPr>
              <w:t>地区特定法规。通过严格的内部政策和程序，我们确保合规并恪守我们</w:t>
            </w:r>
            <w:r w:rsidRPr="00617EF5">
              <w:rPr>
                <w:rFonts w:ascii="Calibri" w:eastAsia="FZHei-B01S" w:hAnsi="Calibri" w:cs="Calibri"/>
                <w:lang w:eastAsia="zh-CN"/>
              </w:rPr>
              <w:t>“</w:t>
            </w:r>
            <w:r w:rsidRPr="00617EF5">
              <w:rPr>
                <w:rFonts w:ascii="Calibri" w:eastAsia="FZHei-B01S" w:hAnsi="Calibri" w:cs="Calibri"/>
                <w:lang w:eastAsia="zh-CN"/>
              </w:rPr>
              <w:t>以合乎道德、安全且负责任的方式开展业务</w:t>
            </w:r>
            <w:r w:rsidRPr="00617EF5">
              <w:rPr>
                <w:rFonts w:ascii="Calibri" w:eastAsia="FZHei-B01S" w:hAnsi="Calibri" w:cs="Calibri"/>
                <w:lang w:eastAsia="zh-CN"/>
              </w:rPr>
              <w:t>”</w:t>
            </w:r>
            <w:r w:rsidRPr="00617EF5">
              <w:rPr>
                <w:rFonts w:ascii="Calibri" w:eastAsia="FZHei-B01S" w:hAnsi="Calibri" w:cs="Calibri"/>
                <w:lang w:eastAsia="zh-CN"/>
              </w:rPr>
              <w:t>这一承诺。</w:t>
            </w:r>
          </w:p>
        </w:tc>
      </w:tr>
      <w:tr w:rsidR="004270EA" w:rsidRPr="008B3F0C" w14:paraId="19AC3A7B" w14:textId="77777777" w:rsidTr="00617EF5">
        <w:tc>
          <w:tcPr>
            <w:tcW w:w="1353" w:type="dxa"/>
            <w:shd w:val="clear" w:color="auto" w:fill="C1E4F5"/>
            <w:tcMar>
              <w:top w:w="120" w:type="dxa"/>
              <w:left w:w="180" w:type="dxa"/>
              <w:bottom w:w="120" w:type="dxa"/>
              <w:right w:w="180" w:type="dxa"/>
            </w:tcMar>
            <w:hideMark/>
          </w:tcPr>
          <w:p w14:paraId="3FDEE714" w14:textId="77777777" w:rsidR="00BE08E6" w:rsidRPr="008B3F0C" w:rsidRDefault="000D50BD" w:rsidP="00BE08E6">
            <w:pPr>
              <w:spacing w:before="30" w:after="30"/>
              <w:ind w:left="30" w:right="30"/>
              <w:rPr>
                <w:rFonts w:ascii="Calibri" w:eastAsia="Times New Roman" w:hAnsi="Calibri" w:cs="Calibri"/>
                <w:sz w:val="16"/>
              </w:rPr>
            </w:pPr>
            <w:hyperlink r:id="rId39" w:tgtFrame="_blank" w:history="1">
              <w:r w:rsidRPr="008B3F0C">
                <w:rPr>
                  <w:rFonts w:ascii="Calibri" w:eastAsia="Times New Roman" w:hAnsi="Calibri" w:cs="Calibri"/>
                  <w:color w:val="0000FF"/>
                  <w:sz w:val="16"/>
                  <w:u w:val="single"/>
                </w:rPr>
                <w:t>Screen 9</w:t>
              </w:r>
            </w:hyperlink>
            <w:r w:rsidRPr="008B3F0C">
              <w:rPr>
                <w:rFonts w:ascii="Calibri" w:eastAsia="Times New Roman" w:hAnsi="Calibri" w:cs="Calibri"/>
                <w:sz w:val="16"/>
              </w:rPr>
              <w:t xml:space="preserve"> </w:t>
            </w:r>
          </w:p>
          <w:p w14:paraId="6553BA83" w14:textId="77777777" w:rsidR="00BE08E6" w:rsidRPr="008B3F0C" w:rsidRDefault="000D50BD" w:rsidP="00BE08E6">
            <w:pPr>
              <w:ind w:left="30" w:right="30"/>
              <w:rPr>
                <w:rFonts w:ascii="Calibri" w:eastAsia="Times New Roman" w:hAnsi="Calibri" w:cs="Calibri"/>
                <w:sz w:val="16"/>
              </w:rPr>
            </w:pPr>
            <w:hyperlink r:id="rId40" w:tgtFrame="_blank" w:history="1">
              <w:r w:rsidRPr="008B3F0C">
                <w:rPr>
                  <w:rFonts w:ascii="Calibri" w:eastAsia="Times New Roman" w:hAnsi="Calibri" w:cs="Calibri"/>
                  <w:color w:val="0000FF"/>
                  <w:sz w:val="16"/>
                  <w:u w:val="single"/>
                </w:rPr>
                <w:t>15_C_10</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8272208" w14:textId="77777777" w:rsidR="00BE08E6" w:rsidRPr="008B3F0C" w:rsidRDefault="000D50BD" w:rsidP="00BE08E6">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You must view all content before moving forward.</w:t>
            </w:r>
          </w:p>
          <w:p w14:paraId="70518311" w14:textId="77777777" w:rsidR="00BE08E6" w:rsidRPr="008B3F0C" w:rsidRDefault="000D50BD" w:rsidP="00BE08E6">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At Abbott, we are committed to advancing science with integrity and purpose.</w:t>
            </w:r>
          </w:p>
          <w:p w14:paraId="021E0E2D" w14:textId="77777777" w:rsidR="00BE08E6" w:rsidRPr="008B3F0C" w:rsidRDefault="000D50BD" w:rsidP="00BE08E6">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We pursue innovation, recognizing the importance of anticipating and addressing risks responsibly. We </w:t>
            </w:r>
            <w:proofErr w:type="spellStart"/>
            <w:r w:rsidRPr="008B3F0C">
              <w:rPr>
                <w:rFonts w:ascii="Calibri" w:eastAsia="Times New Roman" w:hAnsi="Calibri" w:cs="Calibri"/>
              </w:rPr>
              <w:t>honor</w:t>
            </w:r>
            <w:proofErr w:type="spellEnd"/>
            <w:r w:rsidRPr="008B3F0C">
              <w:rPr>
                <w:rFonts w:ascii="Calibri" w:eastAsia="Times New Roman" w:hAnsi="Calibri" w:cs="Calibri"/>
              </w:rPr>
              <w:t xml:space="preserve"> the dignity of every study participant and uphold the highest standards of transparency and objectivity in scientific research.</w:t>
            </w:r>
          </w:p>
          <w:p w14:paraId="56129682" w14:textId="77777777" w:rsidR="00BE08E6" w:rsidRPr="008B3F0C" w:rsidRDefault="000D50BD" w:rsidP="00BE08E6">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Innovation I</w:t>
            </w:r>
          </w:p>
          <w:p w14:paraId="2224E1FB" w14:textId="77777777" w:rsidR="00BE08E6" w:rsidRPr="008B3F0C" w:rsidRDefault="000D50BD" w:rsidP="00BE08E6">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Innovation II</w:t>
            </w:r>
          </w:p>
          <w:p w14:paraId="7BFE221D" w14:textId="77777777" w:rsidR="00BE08E6" w:rsidRPr="008B3F0C" w:rsidRDefault="000D50BD" w:rsidP="00BE08E6">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Advancing Science</w:t>
            </w:r>
          </w:p>
          <w:p w14:paraId="5F6F9AC2" w14:textId="77777777" w:rsidR="00BE08E6" w:rsidRPr="008B3F0C" w:rsidRDefault="000D50BD" w:rsidP="00BE08E6">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Click each of the icons to learn more.</w:t>
            </w:r>
          </w:p>
        </w:tc>
        <w:tc>
          <w:tcPr>
            <w:tcW w:w="6000" w:type="dxa"/>
            <w:vAlign w:val="center"/>
          </w:tcPr>
          <w:p w14:paraId="5790F7CA" w14:textId="77777777" w:rsidR="00BE08E6"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你必须在继续前查看所有内容。</w:t>
            </w:r>
          </w:p>
          <w:p w14:paraId="6F7EEF20" w14:textId="77777777" w:rsidR="00BE08E6"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在雅培，我们致力于在秉持使命的同时诚信地推动科学进步。</w:t>
            </w:r>
          </w:p>
          <w:p w14:paraId="73A88A4B" w14:textId="77777777" w:rsidR="00BE08E6"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我们追求创新，也认识到负责任地预见并解决风险的重要性。我们尊重每位研究参与者，在科学研究中恪守最高的透明度与客观性标准。</w:t>
            </w:r>
          </w:p>
          <w:p w14:paraId="23CE6033" w14:textId="77777777" w:rsidR="00BE08E6"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创新</w:t>
            </w:r>
            <w:r w:rsidRPr="00617EF5">
              <w:rPr>
                <w:rFonts w:ascii="Calibri" w:eastAsia="FZHei-B01S" w:hAnsi="Calibri" w:cs="Calibri"/>
                <w:lang w:eastAsia="zh-CN"/>
              </w:rPr>
              <w:t xml:space="preserve"> I</w:t>
            </w:r>
          </w:p>
          <w:p w14:paraId="3F4D4F3B" w14:textId="77777777" w:rsidR="00BE08E6"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创新</w:t>
            </w:r>
            <w:r w:rsidRPr="00617EF5">
              <w:rPr>
                <w:rFonts w:ascii="Calibri" w:eastAsia="FZHei-B01S" w:hAnsi="Calibri" w:cs="Calibri"/>
                <w:lang w:eastAsia="zh-CN"/>
              </w:rPr>
              <w:t xml:space="preserve"> II</w:t>
            </w:r>
          </w:p>
          <w:p w14:paraId="13E567F2" w14:textId="151F38D3" w:rsidR="00BE08E6"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推动科学</w:t>
            </w:r>
            <w:ins w:id="46" w:author="Gu, Skylla" w:date="2026-01-06T16:16:00Z" w16du:dateUtc="2026-01-06T08:16:00Z">
              <w:r w:rsidR="008A4BC2">
                <w:rPr>
                  <w:rFonts w:ascii="Calibri" w:eastAsia="FZHei-B01S" w:hAnsi="Calibri" w:cs="Calibri" w:hint="eastAsia"/>
                  <w:lang w:eastAsia="zh-CN"/>
                </w:rPr>
                <w:t>进步</w:t>
              </w:r>
            </w:ins>
          </w:p>
          <w:p w14:paraId="62D17CC3" w14:textId="77777777" w:rsidR="00BE08E6"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点击每个图标了解更多信息。</w:t>
            </w:r>
          </w:p>
        </w:tc>
      </w:tr>
      <w:tr w:rsidR="004270EA" w:rsidRPr="008B3F0C" w14:paraId="64798DFA" w14:textId="77777777" w:rsidTr="00617EF5">
        <w:tc>
          <w:tcPr>
            <w:tcW w:w="1353" w:type="dxa"/>
            <w:shd w:val="clear" w:color="auto" w:fill="C1E4F5"/>
            <w:tcMar>
              <w:top w:w="120" w:type="dxa"/>
              <w:left w:w="180" w:type="dxa"/>
              <w:bottom w:w="120" w:type="dxa"/>
              <w:right w:w="180" w:type="dxa"/>
            </w:tcMar>
            <w:hideMark/>
          </w:tcPr>
          <w:p w14:paraId="7F4C3AE6" w14:textId="77777777" w:rsidR="00BE08E6" w:rsidRPr="008B3F0C" w:rsidRDefault="000D50BD" w:rsidP="00BE08E6">
            <w:pPr>
              <w:spacing w:before="30" w:after="30"/>
              <w:ind w:left="30" w:right="30"/>
              <w:rPr>
                <w:rFonts w:ascii="Calibri" w:eastAsia="Times New Roman" w:hAnsi="Calibri" w:cs="Calibri"/>
                <w:sz w:val="16"/>
              </w:rPr>
            </w:pPr>
            <w:hyperlink r:id="rId41" w:tgtFrame="_blank" w:history="1">
              <w:r w:rsidRPr="008B3F0C">
                <w:rPr>
                  <w:rFonts w:ascii="Calibri" w:eastAsia="Times New Roman" w:hAnsi="Calibri" w:cs="Calibri"/>
                  <w:color w:val="0000FF"/>
                  <w:sz w:val="16"/>
                  <w:u w:val="single"/>
                </w:rPr>
                <w:t>Screen 9</w:t>
              </w:r>
            </w:hyperlink>
            <w:r w:rsidRPr="008B3F0C">
              <w:rPr>
                <w:rFonts w:ascii="Calibri" w:eastAsia="Times New Roman" w:hAnsi="Calibri" w:cs="Calibri"/>
                <w:sz w:val="16"/>
              </w:rPr>
              <w:t xml:space="preserve"> </w:t>
            </w:r>
          </w:p>
          <w:p w14:paraId="2A7C8EEE" w14:textId="77777777" w:rsidR="00BE08E6" w:rsidRPr="008B3F0C" w:rsidRDefault="000D50BD" w:rsidP="00BE08E6">
            <w:pPr>
              <w:ind w:left="30" w:right="30"/>
              <w:rPr>
                <w:rFonts w:ascii="Calibri" w:eastAsia="Times New Roman" w:hAnsi="Calibri" w:cs="Calibri"/>
                <w:sz w:val="16"/>
              </w:rPr>
            </w:pPr>
            <w:hyperlink r:id="rId42" w:tgtFrame="_blank" w:history="1">
              <w:r w:rsidRPr="008B3F0C">
                <w:rPr>
                  <w:rFonts w:ascii="Calibri" w:eastAsia="Times New Roman" w:hAnsi="Calibri" w:cs="Calibri"/>
                  <w:color w:val="0000FF"/>
                  <w:sz w:val="16"/>
                  <w:u w:val="single"/>
                </w:rPr>
                <w:t>16_C_10</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784003B" w14:textId="77777777" w:rsidR="00BE08E6" w:rsidRPr="008B3F0C" w:rsidRDefault="000D50BD" w:rsidP="00BE08E6">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INNOVATION I</w:t>
            </w:r>
          </w:p>
          <w:p w14:paraId="6E097AA6" w14:textId="77777777" w:rsidR="00BE08E6" w:rsidRPr="008B3F0C" w:rsidRDefault="000D50BD" w:rsidP="00BE08E6">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create innovative healthcare solutions to help people live healthier lives and improve outcomes around the world.</w:t>
            </w:r>
          </w:p>
          <w:p w14:paraId="7CB31A60" w14:textId="77777777" w:rsidR="00BE08E6" w:rsidRPr="008B3F0C" w:rsidRDefault="000D50BD" w:rsidP="00BE08E6">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7E07E09D" w14:textId="77777777" w:rsidR="00106FB1"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创新</w:t>
            </w:r>
            <w:r w:rsidRPr="00617EF5">
              <w:rPr>
                <w:rFonts w:ascii="Calibri" w:eastAsia="FZHei-B01S" w:hAnsi="Calibri" w:cs="Calibri"/>
                <w:lang w:eastAsia="zh-CN"/>
              </w:rPr>
              <w:t xml:space="preserve"> I</w:t>
            </w:r>
          </w:p>
          <w:p w14:paraId="0F40DE19" w14:textId="61B07170" w:rsidR="00106FB1"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w:t>
            </w:r>
            <w:ins w:id="47" w:author="Gu, Skylla" w:date="2026-01-06T15:44:00Z" w16du:dateUtc="2026-01-06T07:44:00Z">
              <w:r w:rsidR="00C24471">
                <w:rPr>
                  <w:rFonts w:ascii="Calibri" w:eastAsia="FZHei-B01S" w:hAnsi="Calibri" w:cs="Calibri" w:hint="eastAsia"/>
                  <w:lang w:eastAsia="zh-CN"/>
                </w:rPr>
                <w:t>创</w:t>
              </w:r>
            </w:ins>
            <w:del w:id="48" w:author="Gu, Skylla" w:date="2026-01-06T15:44:00Z" w16du:dateUtc="2026-01-06T07:44:00Z">
              <w:r w:rsidRPr="00617EF5" w:rsidDel="00C24471">
                <w:rPr>
                  <w:rFonts w:ascii="Calibri" w:eastAsia="FZHei-B01S" w:hAnsi="Calibri" w:cs="Calibri"/>
                  <w:lang w:eastAsia="zh-CN"/>
                </w:rPr>
                <w:delText>打</w:delText>
              </w:r>
            </w:del>
            <w:r w:rsidRPr="00617EF5">
              <w:rPr>
                <w:rFonts w:ascii="Calibri" w:eastAsia="FZHei-B01S" w:hAnsi="Calibri" w:cs="Calibri"/>
                <w:lang w:eastAsia="zh-CN"/>
              </w:rPr>
              <w:t>造创新的医疗保健解决方案，以帮助全世界人们过上更健康的生活，并帮助改善医疗效果。</w:t>
            </w:r>
          </w:p>
          <w:p w14:paraId="469530AF" w14:textId="02E7AC6C" w:rsidR="00BE08E6"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我们探索能够以新的方式为健康保驾护航的突破性疗法、</w:t>
            </w:r>
            <w:ins w:id="49" w:author="Gu, Skylla" w:date="2026-01-06T15:59:00Z" w16du:dateUtc="2026-01-06T07:59:00Z">
              <w:r w:rsidR="006A4AAC">
                <w:rPr>
                  <w:rFonts w:ascii="Calibri" w:eastAsia="FZHei-B01S" w:hAnsi="Calibri" w:cs="Calibri" w:hint="eastAsia"/>
                  <w:lang w:eastAsia="zh-CN"/>
                </w:rPr>
                <w:t>急救生命的</w:t>
              </w:r>
            </w:ins>
            <w:del w:id="50" w:author="Gu, Skylla" w:date="2026-01-06T15:59:00Z" w16du:dateUtc="2026-01-06T07:59:00Z">
              <w:r w:rsidRPr="00617EF5" w:rsidDel="006A4AAC">
                <w:rPr>
                  <w:rFonts w:ascii="Calibri" w:eastAsia="FZHei-B01S" w:hAnsi="Calibri" w:cs="Calibri"/>
                  <w:lang w:eastAsia="zh-CN"/>
                </w:rPr>
                <w:delText>救生</w:delText>
              </w:r>
            </w:del>
            <w:r w:rsidRPr="00617EF5">
              <w:rPr>
                <w:rFonts w:ascii="Calibri" w:eastAsia="FZHei-B01S" w:hAnsi="Calibri" w:cs="Calibri"/>
                <w:lang w:eastAsia="zh-CN"/>
              </w:rPr>
              <w:t>器械和创新产品，以此满足人类的需求。凭借先进的科技，我们竭力改善医疗效果，让人们能够过上</w:t>
            </w:r>
            <w:ins w:id="51" w:author="Gu, Skylla" w:date="2026-01-06T16:02:00Z" w16du:dateUtc="2026-01-06T08:02:00Z">
              <w:r w:rsidR="00806EB4">
                <w:rPr>
                  <w:rFonts w:ascii="Calibri" w:eastAsia="FZHei-B01S" w:hAnsi="Calibri" w:cs="Calibri" w:hint="eastAsia"/>
                  <w:lang w:eastAsia="zh-CN"/>
                </w:rPr>
                <w:t>充实</w:t>
              </w:r>
            </w:ins>
            <w:r w:rsidRPr="00617EF5">
              <w:rPr>
                <w:rFonts w:ascii="Calibri" w:eastAsia="FZHei-B01S" w:hAnsi="Calibri" w:cs="Calibri"/>
                <w:lang w:eastAsia="zh-CN"/>
              </w:rPr>
              <w:t>美满</w:t>
            </w:r>
            <w:ins w:id="52" w:author="Gu, Skylla" w:date="2026-01-06T16:03:00Z" w16du:dateUtc="2026-01-06T08:03:00Z">
              <w:r w:rsidR="00404A36">
                <w:rPr>
                  <w:rFonts w:ascii="Calibri" w:eastAsia="FZHei-B01S" w:hAnsi="Calibri" w:cs="Calibri" w:hint="eastAsia"/>
                  <w:lang w:eastAsia="zh-CN"/>
                </w:rPr>
                <w:t>的</w:t>
              </w:r>
            </w:ins>
            <w:r w:rsidRPr="00617EF5">
              <w:rPr>
                <w:rFonts w:ascii="Calibri" w:eastAsia="FZHei-B01S" w:hAnsi="Calibri" w:cs="Calibri"/>
                <w:lang w:eastAsia="zh-CN"/>
              </w:rPr>
              <w:t>生活</w:t>
            </w:r>
            <w:r w:rsidRPr="00617EF5">
              <w:rPr>
                <w:rFonts w:ascii="Calibri" w:eastAsia="FZHei-B01S" w:hAnsi="Calibri" w:cs="Calibri"/>
                <w:lang w:eastAsia="zh-CN"/>
              </w:rPr>
              <w:t>——</w:t>
            </w:r>
            <w:r w:rsidRPr="00617EF5">
              <w:rPr>
                <w:rFonts w:ascii="Calibri" w:eastAsia="FZHei-B01S" w:hAnsi="Calibri" w:cs="Calibri"/>
                <w:lang w:eastAsia="zh-CN"/>
              </w:rPr>
              <w:t>为</w:t>
            </w:r>
            <w:del w:id="53" w:author="Gu, Skylla" w:date="2026-01-06T16:02:00Z" w16du:dateUtc="2026-01-06T08:02:00Z">
              <w:r w:rsidRPr="00617EF5" w:rsidDel="002B62E0">
                <w:rPr>
                  <w:rFonts w:ascii="Calibri" w:eastAsia="FZHei-B01S" w:hAnsi="Calibri" w:cs="Calibri"/>
                  <w:lang w:eastAsia="zh-CN"/>
                </w:rPr>
                <w:delText>每个</w:delText>
              </w:r>
            </w:del>
            <w:r w:rsidRPr="00617EF5">
              <w:rPr>
                <w:rFonts w:ascii="Calibri" w:eastAsia="FZHei-B01S" w:hAnsi="Calibri" w:cs="Calibri"/>
                <w:lang w:eastAsia="zh-CN"/>
              </w:rPr>
              <w:t>人生</w:t>
            </w:r>
            <w:ins w:id="54" w:author="Gu, Skylla" w:date="2026-01-06T16:02:00Z" w16du:dateUtc="2026-01-06T08:02:00Z">
              <w:r w:rsidR="002B62E0">
                <w:rPr>
                  <w:rFonts w:ascii="Calibri" w:eastAsia="FZHei-B01S" w:hAnsi="Calibri" w:cs="Calibri" w:hint="eastAsia"/>
                  <w:lang w:eastAsia="zh-CN"/>
                </w:rPr>
                <w:t>每个</w:t>
              </w:r>
            </w:ins>
            <w:r w:rsidRPr="00617EF5">
              <w:rPr>
                <w:rFonts w:ascii="Calibri" w:eastAsia="FZHei-B01S" w:hAnsi="Calibri" w:cs="Calibri"/>
                <w:lang w:eastAsia="zh-CN"/>
              </w:rPr>
              <w:t>阶段</w:t>
            </w:r>
            <w:ins w:id="55" w:author="Gu, Skylla" w:date="2026-01-06T16:03:00Z" w16du:dateUtc="2026-01-06T08:03:00Z">
              <w:r w:rsidR="00404A36">
                <w:rPr>
                  <w:rFonts w:ascii="Calibri" w:eastAsia="FZHei-B01S" w:hAnsi="Calibri" w:cs="Calibri" w:hint="eastAsia"/>
                  <w:lang w:eastAsia="zh-CN"/>
                </w:rPr>
                <w:t>都</w:t>
              </w:r>
            </w:ins>
            <w:r w:rsidRPr="00617EF5">
              <w:rPr>
                <w:rFonts w:ascii="Calibri" w:eastAsia="FZHei-B01S" w:hAnsi="Calibri" w:cs="Calibri"/>
                <w:lang w:eastAsia="zh-CN"/>
              </w:rPr>
              <w:t>带来有意义的创新</w:t>
            </w:r>
            <w:del w:id="56" w:author="Gu, Skylla" w:date="2026-01-06T16:01:00Z" w16du:dateUtc="2026-01-06T08:01:00Z">
              <w:r w:rsidRPr="00617EF5" w:rsidDel="009844FE">
                <w:rPr>
                  <w:rFonts w:ascii="Calibri" w:eastAsia="FZHei-B01S" w:hAnsi="Calibri" w:cs="Calibri"/>
                  <w:lang w:eastAsia="zh-CN"/>
                </w:rPr>
                <w:delText>方案</w:delText>
              </w:r>
            </w:del>
            <w:r w:rsidRPr="00617EF5">
              <w:rPr>
                <w:rFonts w:ascii="Calibri" w:eastAsia="FZHei-B01S" w:hAnsi="Calibri" w:cs="Calibri"/>
                <w:lang w:eastAsia="zh-CN"/>
              </w:rPr>
              <w:t>。</w:t>
            </w:r>
          </w:p>
        </w:tc>
      </w:tr>
      <w:tr w:rsidR="004270EA" w:rsidRPr="008B3F0C" w14:paraId="72980E77" w14:textId="77777777" w:rsidTr="00617EF5">
        <w:tc>
          <w:tcPr>
            <w:tcW w:w="1353" w:type="dxa"/>
            <w:shd w:val="clear" w:color="auto" w:fill="C1E4F5"/>
            <w:tcMar>
              <w:top w:w="120" w:type="dxa"/>
              <w:left w:w="180" w:type="dxa"/>
              <w:bottom w:w="120" w:type="dxa"/>
              <w:right w:w="180" w:type="dxa"/>
            </w:tcMar>
            <w:hideMark/>
          </w:tcPr>
          <w:p w14:paraId="264898F2" w14:textId="77777777" w:rsidR="00BE08E6" w:rsidRPr="008B3F0C" w:rsidRDefault="000D50BD" w:rsidP="00BE08E6">
            <w:pPr>
              <w:spacing w:before="30" w:after="30"/>
              <w:ind w:left="30" w:right="30"/>
              <w:rPr>
                <w:rFonts w:ascii="Calibri" w:eastAsia="Times New Roman" w:hAnsi="Calibri" w:cs="Calibri"/>
                <w:sz w:val="16"/>
              </w:rPr>
            </w:pPr>
            <w:hyperlink r:id="rId43" w:tgtFrame="_blank" w:history="1">
              <w:r w:rsidRPr="008B3F0C">
                <w:rPr>
                  <w:rFonts w:ascii="Calibri" w:eastAsia="Times New Roman" w:hAnsi="Calibri" w:cs="Calibri"/>
                  <w:color w:val="0000FF"/>
                  <w:sz w:val="16"/>
                  <w:u w:val="single"/>
                </w:rPr>
                <w:t>Screen 9</w:t>
              </w:r>
            </w:hyperlink>
            <w:r w:rsidRPr="008B3F0C">
              <w:rPr>
                <w:rFonts w:ascii="Calibri" w:eastAsia="Times New Roman" w:hAnsi="Calibri" w:cs="Calibri"/>
                <w:sz w:val="16"/>
              </w:rPr>
              <w:t xml:space="preserve"> </w:t>
            </w:r>
          </w:p>
          <w:p w14:paraId="4A204FAF" w14:textId="77777777" w:rsidR="00BE08E6" w:rsidRPr="008B3F0C" w:rsidRDefault="000D50BD" w:rsidP="00BE08E6">
            <w:pPr>
              <w:ind w:left="30" w:right="30"/>
              <w:rPr>
                <w:rFonts w:ascii="Calibri" w:eastAsia="Times New Roman" w:hAnsi="Calibri" w:cs="Calibri"/>
                <w:sz w:val="16"/>
              </w:rPr>
            </w:pPr>
            <w:hyperlink r:id="rId44" w:tgtFrame="_blank" w:history="1">
              <w:r w:rsidRPr="008B3F0C">
                <w:rPr>
                  <w:rFonts w:ascii="Calibri" w:eastAsia="Times New Roman" w:hAnsi="Calibri" w:cs="Calibri"/>
                  <w:color w:val="0000FF"/>
                  <w:sz w:val="16"/>
                  <w:u w:val="single"/>
                </w:rPr>
                <w:t>17_C_10</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9DC942"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INNOVATION II</w:t>
            </w:r>
          </w:p>
          <w:p w14:paraId="443EDD44"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cultivate a culture of innovation by exploring new possibilities and plan for contingencies.</w:t>
            </w:r>
          </w:p>
          <w:p w14:paraId="3ABB4FF2"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While progress often involves risk, we take thoughtful, responsible steps to anticipate challenges and minimize them in advance—always guided by the Code and our policies.</w:t>
            </w:r>
          </w:p>
        </w:tc>
        <w:tc>
          <w:tcPr>
            <w:tcW w:w="6000" w:type="dxa"/>
          </w:tcPr>
          <w:p w14:paraId="3EF6D360" w14:textId="77777777" w:rsidR="00106FB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创新</w:t>
            </w:r>
            <w:r w:rsidRPr="00617EF5">
              <w:rPr>
                <w:rFonts w:ascii="Calibri" w:eastAsia="FZHei-B01S" w:hAnsi="Calibri" w:cs="Calibri"/>
                <w:lang w:eastAsia="zh-CN"/>
              </w:rPr>
              <w:t xml:space="preserve"> II</w:t>
            </w:r>
          </w:p>
          <w:p w14:paraId="1E17E943" w14:textId="77777777" w:rsidR="00106FB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我们培养创新文化，寻求新的可能性，并制定应变计划。</w:t>
            </w:r>
          </w:p>
          <w:p w14:paraId="165C6B96" w14:textId="59D60C97" w:rsidR="00BE08E6"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尽管进步往往伴随着风险，我们在雅培的《准则》与政策的指导下采取审慎、负责的措施来预测各种挑战并提前最大限度</w:t>
            </w:r>
            <w:del w:id="57" w:author="Gu, Skylla" w:date="2026-01-06T16:15:00Z" w16du:dateUtc="2026-01-06T08:15:00Z">
              <w:r w:rsidRPr="00617EF5" w:rsidDel="00DB06CE">
                <w:rPr>
                  <w:rFonts w:ascii="Calibri" w:eastAsia="FZHei-B01S" w:hAnsi="Calibri" w:cs="Calibri" w:hint="eastAsia"/>
                  <w:lang w:eastAsia="zh-CN"/>
                </w:rPr>
                <w:delText>消除</w:delText>
              </w:r>
            </w:del>
            <w:ins w:id="58" w:author="Gu, Skylla" w:date="2026-01-06T16:15:00Z" w16du:dateUtc="2026-01-06T08:15:00Z">
              <w:r w:rsidR="00DB06CE">
                <w:rPr>
                  <w:rFonts w:ascii="Calibri" w:eastAsia="FZHei-B01S" w:hAnsi="Calibri" w:cs="Calibri" w:hint="eastAsia"/>
                  <w:lang w:eastAsia="zh-CN"/>
                </w:rPr>
                <w:t>减少</w:t>
              </w:r>
            </w:ins>
            <w:r w:rsidRPr="00617EF5">
              <w:rPr>
                <w:rFonts w:ascii="Calibri" w:eastAsia="FZHei-B01S" w:hAnsi="Calibri" w:cs="Calibri"/>
                <w:lang w:eastAsia="zh-CN"/>
              </w:rPr>
              <w:t>这些挑战。</w:t>
            </w:r>
          </w:p>
        </w:tc>
      </w:tr>
      <w:tr w:rsidR="004270EA" w:rsidRPr="008B3F0C" w14:paraId="5A47C90D" w14:textId="77777777" w:rsidTr="00617EF5">
        <w:tc>
          <w:tcPr>
            <w:tcW w:w="1353" w:type="dxa"/>
            <w:shd w:val="clear" w:color="auto" w:fill="C1E4F5"/>
            <w:tcMar>
              <w:top w:w="120" w:type="dxa"/>
              <w:left w:w="180" w:type="dxa"/>
              <w:bottom w:w="120" w:type="dxa"/>
              <w:right w:w="180" w:type="dxa"/>
            </w:tcMar>
            <w:hideMark/>
          </w:tcPr>
          <w:p w14:paraId="4E6FD52E" w14:textId="77777777" w:rsidR="00BE08E6" w:rsidRPr="008B3F0C" w:rsidRDefault="000D50BD" w:rsidP="00BE08E6">
            <w:pPr>
              <w:spacing w:before="30" w:after="30"/>
              <w:ind w:left="30" w:right="30"/>
              <w:rPr>
                <w:rFonts w:ascii="Calibri" w:eastAsia="Times New Roman" w:hAnsi="Calibri" w:cs="Calibri"/>
                <w:sz w:val="16"/>
              </w:rPr>
            </w:pPr>
            <w:hyperlink r:id="rId45" w:tgtFrame="_blank" w:history="1">
              <w:r w:rsidRPr="008B3F0C">
                <w:rPr>
                  <w:rFonts w:ascii="Calibri" w:eastAsia="Times New Roman" w:hAnsi="Calibri" w:cs="Calibri"/>
                  <w:color w:val="0000FF"/>
                  <w:sz w:val="16"/>
                  <w:u w:val="single"/>
                </w:rPr>
                <w:t>Screen 9</w:t>
              </w:r>
            </w:hyperlink>
            <w:r w:rsidRPr="008B3F0C">
              <w:rPr>
                <w:rFonts w:ascii="Calibri" w:eastAsia="Times New Roman" w:hAnsi="Calibri" w:cs="Calibri"/>
                <w:sz w:val="16"/>
              </w:rPr>
              <w:t xml:space="preserve"> </w:t>
            </w:r>
          </w:p>
          <w:p w14:paraId="3352198F" w14:textId="77777777" w:rsidR="00BE08E6" w:rsidRPr="008B3F0C" w:rsidRDefault="000D50BD" w:rsidP="00BE08E6">
            <w:pPr>
              <w:ind w:left="30" w:right="30"/>
              <w:rPr>
                <w:rFonts w:ascii="Calibri" w:eastAsia="Times New Roman" w:hAnsi="Calibri" w:cs="Calibri"/>
                <w:sz w:val="16"/>
              </w:rPr>
            </w:pPr>
            <w:hyperlink r:id="rId46" w:tgtFrame="_blank" w:history="1">
              <w:r w:rsidRPr="008B3F0C">
                <w:rPr>
                  <w:rFonts w:ascii="Calibri" w:eastAsia="Times New Roman" w:hAnsi="Calibri" w:cs="Calibri"/>
                  <w:color w:val="0000FF"/>
                  <w:sz w:val="16"/>
                  <w:u w:val="single"/>
                </w:rPr>
                <w:t>18_C_10</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FAB403D"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ADVANCING SCIENCE</w:t>
            </w:r>
          </w:p>
          <w:p w14:paraId="17CC5455"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conduct research to generate accurate, objective data that drives innovation, improves treatments, and advances healthcare.</w:t>
            </w:r>
          </w:p>
          <w:p w14:paraId="14CBF136"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6EF15E29"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3CB637EA"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358BF0F0" w14:textId="07769C2F" w:rsidR="009A0BB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推动科学</w:t>
            </w:r>
            <w:ins w:id="59" w:author="Gu, Skylla" w:date="2026-01-06T16:16:00Z" w16du:dateUtc="2026-01-06T08:16:00Z">
              <w:r w:rsidR="00241DF7">
                <w:rPr>
                  <w:rFonts w:ascii="Calibri" w:eastAsia="FZHei-B01S" w:hAnsi="Calibri" w:cs="Calibri" w:hint="eastAsia"/>
                  <w:lang w:eastAsia="zh-CN"/>
                </w:rPr>
                <w:t>进步</w:t>
              </w:r>
            </w:ins>
          </w:p>
          <w:p w14:paraId="54A6F45D" w14:textId="231314C3" w:rsidR="009A0BB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我们开展研究</w:t>
            </w:r>
            <w:ins w:id="60" w:author="Gu, Skylla" w:date="2026-01-06T16:17:00Z" w16du:dateUtc="2026-01-06T08:17:00Z">
              <w:r w:rsidR="00994163">
                <w:rPr>
                  <w:rFonts w:ascii="Calibri" w:eastAsia="FZHei-B01S" w:hAnsi="Calibri" w:cs="Calibri" w:hint="eastAsia"/>
                  <w:lang w:eastAsia="zh-CN"/>
                </w:rPr>
                <w:t>从而催生</w:t>
              </w:r>
            </w:ins>
            <w:del w:id="61" w:author="Gu, Skylla" w:date="2026-01-06T16:17:00Z" w16du:dateUtc="2026-01-06T08:17:00Z">
              <w:r w:rsidRPr="00617EF5" w:rsidDel="00994163">
                <w:rPr>
                  <w:rFonts w:ascii="Calibri" w:eastAsia="FZHei-B01S" w:hAnsi="Calibri" w:cs="Calibri"/>
                  <w:lang w:eastAsia="zh-CN"/>
                </w:rPr>
                <w:delText>来产生</w:delText>
              </w:r>
            </w:del>
            <w:r w:rsidRPr="00617EF5">
              <w:rPr>
                <w:rFonts w:ascii="Calibri" w:eastAsia="FZHei-B01S" w:hAnsi="Calibri" w:cs="Calibri"/>
                <w:lang w:eastAsia="zh-CN"/>
              </w:rPr>
              <w:t>准确、客观的数据，以此促进创新、改善疗法并推动医疗保健领域的发展。</w:t>
            </w:r>
          </w:p>
          <w:p w14:paraId="23F97113" w14:textId="09E3C0B8" w:rsidR="009A0BB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在开展研究的过程中，我们尊重每位研究参与者，保护他们免遭不必要的风险，并且确保他们了解研究的性质和目的以及相关风险。获得研究对象的知情认可是我们研究过程中的一个</w:t>
            </w:r>
            <w:del w:id="62" w:author="Gu, Skylla" w:date="2026-01-06T16:22:00Z" w16du:dateUtc="2026-01-06T08:22:00Z">
              <w:r w:rsidRPr="00617EF5" w:rsidDel="000A6A90">
                <w:rPr>
                  <w:rFonts w:ascii="Calibri" w:eastAsia="FZHei-B01S" w:hAnsi="Calibri" w:cs="Calibri" w:hint="eastAsia"/>
                  <w:lang w:eastAsia="zh-CN"/>
                </w:rPr>
                <w:delText>关键步骤</w:delText>
              </w:r>
            </w:del>
            <w:ins w:id="63" w:author="Gu, Skylla" w:date="2026-01-06T16:22:00Z" w16du:dateUtc="2026-01-06T08:22:00Z">
              <w:r w:rsidR="000A6A90">
                <w:rPr>
                  <w:rFonts w:ascii="Calibri" w:eastAsia="FZHei-B01S" w:hAnsi="Calibri" w:cs="Calibri" w:hint="eastAsia"/>
                  <w:lang w:eastAsia="zh-CN"/>
                </w:rPr>
                <w:t>重要部分</w:t>
              </w:r>
            </w:ins>
            <w:r w:rsidRPr="00617EF5">
              <w:rPr>
                <w:rFonts w:ascii="Calibri" w:eastAsia="FZHei-B01S" w:hAnsi="Calibri" w:cs="Calibri"/>
                <w:lang w:eastAsia="zh-CN"/>
              </w:rPr>
              <w:t>。</w:t>
            </w:r>
          </w:p>
          <w:p w14:paraId="33739ED9" w14:textId="77777777" w:rsidR="009A0BB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我们重视科学研究的透明度，不会试图不当地影响研究结果。无论研究结果对产品是否有利，我们都确保研究数据是准确的，并承诺及时、准确地提供有关产品的研究结果。</w:t>
            </w:r>
          </w:p>
          <w:p w14:paraId="75A1C677" w14:textId="77777777" w:rsidR="00BE08E6"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如果由第三方为雅培完成研究或代表雅培发表研究成果，则我们会与拥有强大科学和医学背景的专家进行</w:t>
            </w:r>
            <w:r w:rsidRPr="00617EF5">
              <w:rPr>
                <w:rFonts w:ascii="Calibri" w:eastAsia="FZHei-B01S" w:hAnsi="Calibri" w:cs="Calibri"/>
                <w:lang w:eastAsia="zh-CN"/>
              </w:rPr>
              <w:lastRenderedPageBreak/>
              <w:t>合作。我们希望这些合作者披露其与雅培之间的任何关系，包括经济关系或其他关系。</w:t>
            </w:r>
          </w:p>
        </w:tc>
      </w:tr>
      <w:tr w:rsidR="004270EA" w:rsidRPr="008B3F0C" w14:paraId="02109164" w14:textId="77777777" w:rsidTr="00617EF5">
        <w:tc>
          <w:tcPr>
            <w:tcW w:w="1353" w:type="dxa"/>
            <w:shd w:val="clear" w:color="auto" w:fill="C1E4F5"/>
            <w:tcMar>
              <w:top w:w="120" w:type="dxa"/>
              <w:left w:w="180" w:type="dxa"/>
              <w:bottom w:w="120" w:type="dxa"/>
              <w:right w:w="180" w:type="dxa"/>
            </w:tcMar>
            <w:hideMark/>
          </w:tcPr>
          <w:p w14:paraId="0EF8E173" w14:textId="77777777" w:rsidR="00BE08E6" w:rsidRPr="008B3F0C" w:rsidRDefault="000D50BD" w:rsidP="00BE08E6">
            <w:pPr>
              <w:spacing w:before="30" w:after="30"/>
              <w:ind w:left="30" w:right="30"/>
              <w:rPr>
                <w:rFonts w:ascii="Calibri" w:eastAsia="Times New Roman" w:hAnsi="Calibri" w:cs="Calibri"/>
                <w:sz w:val="16"/>
              </w:rPr>
            </w:pPr>
            <w:hyperlink r:id="rId47" w:tgtFrame="_blank" w:history="1">
              <w:r w:rsidRPr="008B3F0C">
                <w:rPr>
                  <w:rFonts w:ascii="Calibri" w:eastAsia="Times New Roman" w:hAnsi="Calibri" w:cs="Calibri"/>
                  <w:color w:val="0000FF"/>
                  <w:sz w:val="16"/>
                  <w:u w:val="single"/>
                </w:rPr>
                <w:t>Screen 10</w:t>
              </w:r>
            </w:hyperlink>
            <w:r w:rsidRPr="008B3F0C">
              <w:rPr>
                <w:rFonts w:ascii="Calibri" w:eastAsia="Times New Roman" w:hAnsi="Calibri" w:cs="Calibri"/>
                <w:sz w:val="16"/>
              </w:rPr>
              <w:t xml:space="preserve"> </w:t>
            </w:r>
          </w:p>
          <w:p w14:paraId="7CEDB790" w14:textId="77777777" w:rsidR="00BE08E6" w:rsidRPr="008B3F0C" w:rsidRDefault="000D50BD" w:rsidP="00BE08E6">
            <w:pPr>
              <w:ind w:left="30" w:right="30"/>
              <w:rPr>
                <w:rFonts w:ascii="Calibri" w:eastAsia="Times New Roman" w:hAnsi="Calibri" w:cs="Calibri"/>
                <w:sz w:val="16"/>
              </w:rPr>
            </w:pPr>
            <w:hyperlink r:id="rId48" w:tgtFrame="_blank" w:history="1">
              <w:r w:rsidRPr="008B3F0C">
                <w:rPr>
                  <w:rFonts w:ascii="Calibri" w:eastAsia="Times New Roman" w:hAnsi="Calibri" w:cs="Calibri"/>
                  <w:color w:val="0000FF"/>
                  <w:sz w:val="16"/>
                  <w:u w:val="single"/>
                </w:rPr>
                <w:t>19_C_11</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A817C2"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You must view all content before moving forward.</w:t>
            </w:r>
          </w:p>
          <w:p w14:paraId="39A43E7A"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At Abbott, we foster a culture of openness, diversity, and respect—because it drives creativity and innovation.</w:t>
            </w:r>
          </w:p>
          <w:p w14:paraId="6CFD8F5B"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each have a responsibility to live the Code every day: treating others with respect, creating a safe and inclusive workplace, and ensuring equal opportunity for all.</w:t>
            </w:r>
          </w:p>
          <w:p w14:paraId="5671895F"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ask questions when things are unclear and speak up when something doesn’t feel right.</w:t>
            </w:r>
          </w:p>
          <w:p w14:paraId="5CAFF054"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This section reinforces our commitment to equal opportunity and a secure work environment, and reminds us to understand, apply, and uphold the Code in everything we do.</w:t>
            </w:r>
          </w:p>
          <w:p w14:paraId="64A3B927"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Collaboration</w:t>
            </w:r>
          </w:p>
          <w:p w14:paraId="780309EC"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Our Connection to Each Other</w:t>
            </w:r>
          </w:p>
          <w:p w14:paraId="27A08D22"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Reporting Concerns</w:t>
            </w:r>
          </w:p>
          <w:p w14:paraId="5553287E"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Equal Opportunity</w:t>
            </w:r>
          </w:p>
          <w:p w14:paraId="72454D20"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Fair Treatment</w:t>
            </w:r>
          </w:p>
          <w:p w14:paraId="67ACBF48"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Work Environment</w:t>
            </w:r>
          </w:p>
          <w:p w14:paraId="69331455" w14:textId="77777777" w:rsidR="00BE08E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Click each of the icons to learn more.</w:t>
            </w:r>
          </w:p>
        </w:tc>
        <w:tc>
          <w:tcPr>
            <w:tcW w:w="6000" w:type="dxa"/>
          </w:tcPr>
          <w:p w14:paraId="679FDF49" w14:textId="77777777" w:rsidR="007502B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你必须在继续前查看所有内容。</w:t>
            </w:r>
          </w:p>
          <w:p w14:paraId="7B45EEA0" w14:textId="77777777" w:rsidR="007502B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在雅培，我们营造一种坦诚相待、多元且相互尊重的文化</w:t>
            </w:r>
            <w:r w:rsidRPr="00617EF5">
              <w:rPr>
                <w:rFonts w:ascii="Calibri" w:eastAsia="FZHei-B01S" w:hAnsi="Calibri" w:cs="Calibri"/>
                <w:lang w:eastAsia="zh-CN"/>
              </w:rPr>
              <w:t>——</w:t>
            </w:r>
            <w:r w:rsidRPr="00617EF5">
              <w:rPr>
                <w:rFonts w:ascii="Calibri" w:eastAsia="FZHei-B01S" w:hAnsi="Calibri" w:cs="Calibri"/>
                <w:lang w:eastAsia="zh-CN"/>
              </w:rPr>
              <w:t>因为这种文化可促进创造力和创新。</w:t>
            </w:r>
          </w:p>
          <w:p w14:paraId="44E05AAC" w14:textId="77777777" w:rsidR="007502B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我们每个人都有责任时刻恪守《准则》：尊重他人，营造安全、包容的工作环境，确保人人都能获得平等的机会。</w:t>
            </w:r>
          </w:p>
          <w:p w14:paraId="6E035DB6" w14:textId="77777777" w:rsidR="007502B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当有疑问时，我们要提出问题；当感到有事情不对劲时，我们要勇于直言。</w:t>
            </w:r>
          </w:p>
          <w:p w14:paraId="122EF82B" w14:textId="77777777" w:rsidR="007502B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本节强调了我们对提供平等机会和营造安全工作环境的承诺，并提醒我们要了解《准则》并在一切工作中运用和恪守《准则》。</w:t>
            </w:r>
          </w:p>
          <w:p w14:paraId="2EF35693" w14:textId="77777777" w:rsidR="007502B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合作</w:t>
            </w:r>
          </w:p>
          <w:p w14:paraId="484D0DC8" w14:textId="77777777" w:rsidR="007502B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我们彼此之间的联系</w:t>
            </w:r>
          </w:p>
          <w:p w14:paraId="4F169D54" w14:textId="7225477D" w:rsidR="007502B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报告</w:t>
            </w:r>
            <w:ins w:id="64" w:author="Gu, Skylla" w:date="2026-01-06T16:35:00Z" w16du:dateUtc="2026-01-06T08:35:00Z">
              <w:r w:rsidR="001F5A74">
                <w:rPr>
                  <w:rFonts w:ascii="Calibri" w:eastAsia="FZHei-B01S" w:hAnsi="Calibri" w:cs="Calibri" w:hint="eastAsia"/>
                  <w:lang w:eastAsia="zh-CN"/>
                </w:rPr>
                <w:t>疑虑</w:t>
              </w:r>
            </w:ins>
            <w:del w:id="65" w:author="Gu, Skylla" w:date="2026-01-06T16:35:00Z" w16du:dateUtc="2026-01-06T08:35:00Z">
              <w:r w:rsidRPr="00617EF5" w:rsidDel="001F5A74">
                <w:rPr>
                  <w:rFonts w:ascii="Calibri" w:eastAsia="FZHei-B01S" w:hAnsi="Calibri" w:cs="Calibri"/>
                  <w:lang w:eastAsia="zh-CN"/>
                </w:rPr>
                <w:delText>相关问题</w:delText>
              </w:r>
            </w:del>
          </w:p>
          <w:p w14:paraId="319E7A08" w14:textId="77777777" w:rsidR="007502B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平等的机会</w:t>
            </w:r>
          </w:p>
          <w:p w14:paraId="27BC4891" w14:textId="77777777" w:rsidR="007502B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公平的待遇</w:t>
            </w:r>
          </w:p>
          <w:p w14:paraId="7D38BD56" w14:textId="77777777" w:rsidR="007502B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工作环境</w:t>
            </w:r>
          </w:p>
          <w:p w14:paraId="04C48435" w14:textId="77777777" w:rsidR="00BE08E6"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点击每个图标了解更多信息。</w:t>
            </w:r>
          </w:p>
        </w:tc>
      </w:tr>
      <w:tr w:rsidR="004270EA" w:rsidRPr="008B3F0C" w14:paraId="2D3B6904" w14:textId="77777777" w:rsidTr="00617EF5">
        <w:tc>
          <w:tcPr>
            <w:tcW w:w="1353" w:type="dxa"/>
            <w:shd w:val="clear" w:color="auto" w:fill="C1E4F5"/>
            <w:tcMar>
              <w:top w:w="120" w:type="dxa"/>
              <w:left w:w="180" w:type="dxa"/>
              <w:bottom w:w="120" w:type="dxa"/>
              <w:right w:w="180" w:type="dxa"/>
            </w:tcMar>
            <w:hideMark/>
          </w:tcPr>
          <w:p w14:paraId="50A65C47" w14:textId="77777777" w:rsidR="00F47217" w:rsidRPr="008B3F0C" w:rsidRDefault="000D50BD" w:rsidP="00F47217">
            <w:pPr>
              <w:spacing w:before="30" w:after="30"/>
              <w:ind w:left="30" w:right="30"/>
              <w:rPr>
                <w:rFonts w:ascii="Calibri" w:eastAsia="Times New Roman" w:hAnsi="Calibri" w:cs="Calibri"/>
                <w:sz w:val="16"/>
              </w:rPr>
            </w:pPr>
            <w:hyperlink r:id="rId49" w:tgtFrame="_blank" w:history="1">
              <w:r w:rsidRPr="008B3F0C">
                <w:rPr>
                  <w:rFonts w:ascii="Calibri" w:eastAsia="Times New Roman" w:hAnsi="Calibri" w:cs="Calibri"/>
                  <w:color w:val="0000FF"/>
                  <w:sz w:val="16"/>
                  <w:u w:val="single"/>
                </w:rPr>
                <w:t>Screen 10</w:t>
              </w:r>
            </w:hyperlink>
            <w:r w:rsidRPr="008B3F0C">
              <w:rPr>
                <w:rFonts w:ascii="Calibri" w:eastAsia="Times New Roman" w:hAnsi="Calibri" w:cs="Calibri"/>
                <w:sz w:val="16"/>
              </w:rPr>
              <w:t xml:space="preserve"> </w:t>
            </w:r>
          </w:p>
          <w:p w14:paraId="192EFD6B" w14:textId="77777777" w:rsidR="00F47217" w:rsidRPr="008B3F0C" w:rsidRDefault="000D50BD" w:rsidP="00F47217">
            <w:pPr>
              <w:ind w:left="30" w:right="30"/>
              <w:rPr>
                <w:rFonts w:ascii="Calibri" w:eastAsia="Times New Roman" w:hAnsi="Calibri" w:cs="Calibri"/>
                <w:sz w:val="16"/>
              </w:rPr>
            </w:pPr>
            <w:hyperlink r:id="rId50" w:tgtFrame="_blank" w:history="1">
              <w:r w:rsidRPr="008B3F0C">
                <w:rPr>
                  <w:rFonts w:ascii="Calibri" w:eastAsia="Times New Roman" w:hAnsi="Calibri" w:cs="Calibri"/>
                  <w:color w:val="0000FF"/>
                  <w:sz w:val="16"/>
                  <w:u w:val="single"/>
                </w:rPr>
                <w:t>20_C_11</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BCB263"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COLLABORATION</w:t>
            </w:r>
          </w:p>
          <w:p w14:paraId="74144280"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value openness and collaboration because diverse ideas lead to better solutions.</w:t>
            </w:r>
          </w:p>
          <w:p w14:paraId="48480DBA"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0F4381B3" w14:textId="77777777" w:rsidR="00F4721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合作</w:t>
            </w:r>
          </w:p>
          <w:p w14:paraId="2BD35D6F" w14:textId="77777777" w:rsidR="00F4721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我们重视坦诚相待与合作，因为多元的想法可带来更好的解决方案。</w:t>
            </w:r>
          </w:p>
          <w:p w14:paraId="66B44802" w14:textId="55021B94" w:rsidR="00F4721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我们鼓励多元化，因为多元化会催生创造力、聚集能量并推动进步。为了对全人类的健康产生有意义的影响，我们倾听并重视彼此的心声，并携手</w:t>
            </w:r>
            <w:ins w:id="66" w:author="Gu, Skylla" w:date="2026-01-06T16:37:00Z" w16du:dateUtc="2026-01-06T08:37:00Z">
              <w:r w:rsidR="00675615">
                <w:rPr>
                  <w:rFonts w:ascii="Calibri" w:eastAsia="FZHei-B01S" w:hAnsi="Calibri" w:cs="Calibri" w:hint="eastAsia"/>
                  <w:lang w:eastAsia="zh-CN"/>
                </w:rPr>
                <w:t>工作</w:t>
              </w:r>
              <w:r w:rsidR="004D29D6">
                <w:rPr>
                  <w:rFonts w:ascii="Calibri" w:eastAsia="FZHei-B01S" w:hAnsi="Calibri" w:cs="Calibri" w:hint="eastAsia"/>
                  <w:lang w:eastAsia="zh-CN"/>
                </w:rPr>
                <w:t>共同</w:t>
              </w:r>
            </w:ins>
            <w:del w:id="67" w:author="Gu, Skylla" w:date="2026-01-06T16:37:00Z" w16du:dateUtc="2026-01-06T08:37:00Z">
              <w:r w:rsidRPr="00617EF5" w:rsidDel="004D29D6">
                <w:rPr>
                  <w:rFonts w:ascii="Calibri" w:eastAsia="FZHei-B01S" w:hAnsi="Calibri" w:cs="Calibri"/>
                  <w:lang w:eastAsia="zh-CN"/>
                </w:rPr>
                <w:delText>努力</w:delText>
              </w:r>
            </w:del>
            <w:r w:rsidRPr="00617EF5">
              <w:rPr>
                <w:rFonts w:ascii="Calibri" w:eastAsia="FZHei-B01S" w:hAnsi="Calibri" w:cs="Calibri"/>
                <w:lang w:eastAsia="zh-CN"/>
              </w:rPr>
              <w:t>实现使命。</w:t>
            </w:r>
          </w:p>
        </w:tc>
      </w:tr>
      <w:tr w:rsidR="004270EA" w:rsidRPr="008B3F0C" w14:paraId="2F50424F" w14:textId="77777777" w:rsidTr="00617EF5">
        <w:tc>
          <w:tcPr>
            <w:tcW w:w="1353" w:type="dxa"/>
            <w:shd w:val="clear" w:color="auto" w:fill="C1E4F5"/>
            <w:tcMar>
              <w:top w:w="120" w:type="dxa"/>
              <w:left w:w="180" w:type="dxa"/>
              <w:bottom w:w="120" w:type="dxa"/>
              <w:right w:w="180" w:type="dxa"/>
            </w:tcMar>
            <w:hideMark/>
          </w:tcPr>
          <w:p w14:paraId="5B3894B2" w14:textId="77777777" w:rsidR="00F47217" w:rsidRPr="008B3F0C" w:rsidRDefault="000D50BD" w:rsidP="00F47217">
            <w:pPr>
              <w:spacing w:before="30" w:after="30"/>
              <w:ind w:left="30" w:right="30"/>
              <w:rPr>
                <w:rFonts w:ascii="Calibri" w:eastAsia="Times New Roman" w:hAnsi="Calibri" w:cs="Calibri"/>
                <w:sz w:val="16"/>
              </w:rPr>
            </w:pPr>
            <w:hyperlink r:id="rId51" w:tgtFrame="_blank" w:history="1">
              <w:r w:rsidRPr="008B3F0C">
                <w:rPr>
                  <w:rFonts w:ascii="Calibri" w:eastAsia="Times New Roman" w:hAnsi="Calibri" w:cs="Calibri"/>
                  <w:color w:val="0000FF"/>
                  <w:sz w:val="16"/>
                  <w:u w:val="single"/>
                </w:rPr>
                <w:t>Screen 10</w:t>
              </w:r>
            </w:hyperlink>
            <w:r w:rsidRPr="008B3F0C">
              <w:rPr>
                <w:rFonts w:ascii="Calibri" w:eastAsia="Times New Roman" w:hAnsi="Calibri" w:cs="Calibri"/>
                <w:sz w:val="16"/>
              </w:rPr>
              <w:t xml:space="preserve"> </w:t>
            </w:r>
          </w:p>
          <w:p w14:paraId="24AD4D21" w14:textId="77777777" w:rsidR="00F47217" w:rsidRPr="008B3F0C" w:rsidRDefault="000D50BD" w:rsidP="00F47217">
            <w:pPr>
              <w:ind w:left="30" w:right="30"/>
              <w:rPr>
                <w:rFonts w:ascii="Calibri" w:eastAsia="Times New Roman" w:hAnsi="Calibri" w:cs="Calibri"/>
                <w:sz w:val="16"/>
              </w:rPr>
            </w:pPr>
            <w:hyperlink r:id="rId52" w:tgtFrame="_blank" w:history="1">
              <w:r w:rsidRPr="008B3F0C">
                <w:rPr>
                  <w:rFonts w:ascii="Calibri" w:eastAsia="Times New Roman" w:hAnsi="Calibri" w:cs="Calibri"/>
                  <w:color w:val="0000FF"/>
                  <w:sz w:val="16"/>
                  <w:u w:val="single"/>
                </w:rPr>
                <w:t>21_C_11</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74A403"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OUR CONNECTION TO EACH OTHER</w:t>
            </w:r>
          </w:p>
          <w:p w14:paraId="40C4C355"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all share the responsibility to live Abbott’s values every day.</w:t>
            </w:r>
          </w:p>
          <w:p w14:paraId="57866F37"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By acting ethically, we strengthen our culture. Everyone must understand how the Code applies to their role and work.</w:t>
            </w:r>
          </w:p>
          <w:p w14:paraId="5B657AED"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Managers and supervisors have a special responsibility as leaders—they must model our values, promote ethical </w:t>
            </w:r>
            <w:proofErr w:type="spellStart"/>
            <w:r w:rsidRPr="008B3F0C">
              <w:rPr>
                <w:rFonts w:ascii="Calibri" w:eastAsia="Times New Roman" w:hAnsi="Calibri" w:cs="Calibri"/>
              </w:rPr>
              <w:t>behavior</w:t>
            </w:r>
            <w:proofErr w:type="spellEnd"/>
            <w:r w:rsidRPr="008B3F0C">
              <w:rPr>
                <w:rFonts w:ascii="Calibri" w:eastAsia="Times New Roman" w:hAnsi="Calibri" w:cs="Calibri"/>
              </w:rPr>
              <w:t>, and create a safe space where employees feel comfortable asking questions and raising concerns without fear of retaliation.</w:t>
            </w:r>
          </w:p>
        </w:tc>
        <w:tc>
          <w:tcPr>
            <w:tcW w:w="6000" w:type="dxa"/>
          </w:tcPr>
          <w:p w14:paraId="5F29D027" w14:textId="77777777" w:rsidR="004422A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我们彼此之间的联系</w:t>
            </w:r>
          </w:p>
          <w:p w14:paraId="6223643F" w14:textId="0B378DCC" w:rsidR="004422A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我们每个人</w:t>
            </w:r>
            <w:del w:id="68" w:author="Gu, Skylla" w:date="2026-01-06T16:38:00Z" w16du:dateUtc="2026-01-06T08:38:00Z">
              <w:r w:rsidRPr="00617EF5" w:rsidDel="007140AA">
                <w:rPr>
                  <w:rFonts w:ascii="Calibri" w:eastAsia="FZHei-B01S" w:hAnsi="Calibri" w:cs="Calibri"/>
                  <w:lang w:eastAsia="zh-CN"/>
                </w:rPr>
                <w:delText>时刻</w:delText>
              </w:r>
            </w:del>
            <w:r w:rsidRPr="00617EF5">
              <w:rPr>
                <w:rFonts w:ascii="Calibri" w:eastAsia="FZHei-B01S" w:hAnsi="Calibri" w:cs="Calibri"/>
                <w:lang w:eastAsia="zh-CN"/>
              </w:rPr>
              <w:t>都有责任</w:t>
            </w:r>
            <w:ins w:id="69" w:author="Gu, Skylla" w:date="2026-01-06T16:39:00Z" w16du:dateUtc="2026-01-06T08:39:00Z">
              <w:r w:rsidR="007140AA">
                <w:rPr>
                  <w:rFonts w:ascii="Calibri" w:eastAsia="FZHei-B01S" w:hAnsi="Calibri" w:cs="Calibri" w:hint="eastAsia"/>
                  <w:lang w:eastAsia="zh-CN"/>
                </w:rPr>
                <w:t>时刻实践</w:t>
              </w:r>
            </w:ins>
            <w:del w:id="70" w:author="Gu, Skylla" w:date="2026-01-06T16:39:00Z" w16du:dateUtc="2026-01-06T08:39:00Z">
              <w:r w:rsidRPr="00617EF5" w:rsidDel="007140AA">
                <w:rPr>
                  <w:rFonts w:ascii="Calibri" w:eastAsia="FZHei-B01S" w:hAnsi="Calibri" w:cs="Calibri"/>
                  <w:lang w:eastAsia="zh-CN"/>
                </w:rPr>
                <w:delText>践行</w:delText>
              </w:r>
            </w:del>
            <w:r w:rsidRPr="00617EF5">
              <w:rPr>
                <w:rFonts w:ascii="Calibri" w:eastAsia="FZHei-B01S" w:hAnsi="Calibri" w:cs="Calibri"/>
                <w:lang w:eastAsia="zh-CN"/>
              </w:rPr>
              <w:t>雅培的价值观。</w:t>
            </w:r>
          </w:p>
          <w:p w14:paraId="02C9BD4D" w14:textId="67EA8608" w:rsidR="004422A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我们通过以合乎道德的方式</w:t>
            </w:r>
            <w:ins w:id="71" w:author="Gu, Skylla" w:date="2026-01-06T16:40:00Z" w16du:dateUtc="2026-01-06T08:40:00Z">
              <w:r w:rsidR="00656BE4">
                <w:rPr>
                  <w:rFonts w:ascii="Calibri" w:eastAsia="FZHei-B01S" w:hAnsi="Calibri" w:cs="Calibri" w:hint="eastAsia"/>
                  <w:lang w:eastAsia="zh-CN"/>
                </w:rPr>
                <w:t>工作</w:t>
              </w:r>
            </w:ins>
            <w:r w:rsidRPr="00617EF5">
              <w:rPr>
                <w:rFonts w:ascii="Calibri" w:eastAsia="FZHei-B01S" w:hAnsi="Calibri" w:cs="Calibri"/>
                <w:lang w:eastAsia="zh-CN"/>
              </w:rPr>
              <w:t>行事来增强雅培文化。每位员工都必须了解《准则》如何适用于各自的职务和工作。</w:t>
            </w:r>
          </w:p>
          <w:p w14:paraId="106FE27B" w14:textId="6295A72B" w:rsidR="00F4721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经理和主管作为领导者尤其负有责任</w:t>
            </w:r>
            <w:r w:rsidRPr="00617EF5">
              <w:rPr>
                <w:rFonts w:ascii="Calibri" w:eastAsia="FZHei-B01S" w:hAnsi="Calibri" w:cs="Calibri"/>
                <w:lang w:eastAsia="zh-CN"/>
              </w:rPr>
              <w:t>——</w:t>
            </w:r>
            <w:r w:rsidRPr="00617EF5">
              <w:rPr>
                <w:rFonts w:ascii="Calibri" w:eastAsia="FZHei-B01S" w:hAnsi="Calibri" w:cs="Calibri"/>
                <w:lang w:eastAsia="zh-CN"/>
              </w:rPr>
              <w:t>他们必须以身作则</w:t>
            </w:r>
            <w:ins w:id="72" w:author="Gu, Skylla" w:date="2026-01-06T16:49:00Z" w16du:dateUtc="2026-01-06T08:49:00Z">
              <w:r w:rsidR="00515815">
                <w:rPr>
                  <w:rFonts w:ascii="Calibri" w:eastAsia="FZHei-B01S" w:hAnsi="Calibri" w:cs="Calibri" w:hint="eastAsia"/>
                  <w:lang w:eastAsia="zh-CN"/>
                </w:rPr>
                <w:t>实践</w:t>
              </w:r>
            </w:ins>
            <w:del w:id="73" w:author="Gu, Skylla" w:date="2026-01-06T16:49:00Z" w16du:dateUtc="2026-01-06T08:49:00Z">
              <w:r w:rsidRPr="00617EF5" w:rsidDel="00515815">
                <w:rPr>
                  <w:rFonts w:ascii="Calibri" w:eastAsia="FZHei-B01S" w:hAnsi="Calibri" w:cs="Calibri"/>
                  <w:lang w:eastAsia="zh-CN"/>
                </w:rPr>
                <w:delText>践行</w:delText>
              </w:r>
            </w:del>
            <w:r w:rsidRPr="00617EF5">
              <w:rPr>
                <w:rFonts w:ascii="Calibri" w:eastAsia="FZHei-B01S" w:hAnsi="Calibri" w:cs="Calibri"/>
                <w:lang w:eastAsia="zh-CN"/>
              </w:rPr>
              <w:t>雅培的价值观，倡导合乎道德的行为，并营造安全的工作环境，让每位员工都能放心地提出问题和疑虑而无需担心遭受报复。</w:t>
            </w:r>
          </w:p>
        </w:tc>
      </w:tr>
      <w:tr w:rsidR="004270EA" w:rsidRPr="008B3F0C" w14:paraId="2877C361" w14:textId="77777777" w:rsidTr="00617EF5">
        <w:tc>
          <w:tcPr>
            <w:tcW w:w="1353" w:type="dxa"/>
            <w:shd w:val="clear" w:color="auto" w:fill="C1E4F5"/>
            <w:tcMar>
              <w:top w:w="120" w:type="dxa"/>
              <w:left w:w="180" w:type="dxa"/>
              <w:bottom w:w="120" w:type="dxa"/>
              <w:right w:w="180" w:type="dxa"/>
            </w:tcMar>
            <w:hideMark/>
          </w:tcPr>
          <w:p w14:paraId="350C8EF7" w14:textId="77777777" w:rsidR="00F47217" w:rsidRPr="008B3F0C" w:rsidRDefault="000D50BD" w:rsidP="00F47217">
            <w:pPr>
              <w:spacing w:before="30" w:after="30"/>
              <w:ind w:left="30" w:right="30"/>
              <w:rPr>
                <w:rFonts w:ascii="Calibri" w:eastAsia="Times New Roman" w:hAnsi="Calibri" w:cs="Calibri"/>
                <w:sz w:val="16"/>
              </w:rPr>
            </w:pPr>
            <w:hyperlink r:id="rId53" w:tgtFrame="_blank" w:history="1">
              <w:r w:rsidRPr="008B3F0C">
                <w:rPr>
                  <w:rFonts w:ascii="Calibri" w:eastAsia="Times New Roman" w:hAnsi="Calibri" w:cs="Calibri"/>
                  <w:color w:val="0000FF"/>
                  <w:sz w:val="16"/>
                  <w:u w:val="single"/>
                </w:rPr>
                <w:t>Screen 10</w:t>
              </w:r>
            </w:hyperlink>
            <w:r w:rsidRPr="008B3F0C">
              <w:rPr>
                <w:rFonts w:ascii="Calibri" w:eastAsia="Times New Roman" w:hAnsi="Calibri" w:cs="Calibri"/>
                <w:sz w:val="16"/>
              </w:rPr>
              <w:t xml:space="preserve"> </w:t>
            </w:r>
          </w:p>
          <w:p w14:paraId="3DD57166" w14:textId="77777777" w:rsidR="00F47217" w:rsidRPr="008B3F0C" w:rsidRDefault="000D50BD" w:rsidP="00F47217">
            <w:pPr>
              <w:ind w:left="30" w:right="30"/>
              <w:rPr>
                <w:rFonts w:ascii="Calibri" w:eastAsia="Times New Roman" w:hAnsi="Calibri" w:cs="Calibri"/>
                <w:sz w:val="16"/>
              </w:rPr>
            </w:pPr>
            <w:hyperlink r:id="rId54" w:tgtFrame="_blank" w:history="1">
              <w:r w:rsidRPr="008B3F0C">
                <w:rPr>
                  <w:rFonts w:ascii="Calibri" w:eastAsia="Times New Roman" w:hAnsi="Calibri" w:cs="Calibri"/>
                  <w:color w:val="0000FF"/>
                  <w:sz w:val="16"/>
                  <w:u w:val="single"/>
                </w:rPr>
                <w:t>22_C_11</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06C1D76" w14:textId="77777777" w:rsidR="00F47217" w:rsidRPr="008B3F0C" w:rsidRDefault="000D50BD" w:rsidP="00310ED1">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REPORTING CONCERNS</w:t>
            </w:r>
          </w:p>
          <w:p w14:paraId="0EB315AE" w14:textId="77777777" w:rsidR="00F47217" w:rsidRPr="008B3F0C" w:rsidRDefault="000D50BD" w:rsidP="00310ED1">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ask questions when something isn’t clear or doesn’t feel right. We also speak up and report any possible violations of the Code.</w:t>
            </w:r>
          </w:p>
          <w:p w14:paraId="07537793" w14:textId="77777777" w:rsidR="00F47217" w:rsidRPr="008B3F0C" w:rsidRDefault="000D50BD" w:rsidP="00310ED1">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281F0132" w14:textId="77777777" w:rsidR="00F47217" w:rsidRPr="008B3F0C" w:rsidRDefault="000D50BD" w:rsidP="00310ED1">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If you’re unsure about the right choice or action, talk to your manager or contact the Office of Ethics and Compliance.</w:t>
            </w:r>
          </w:p>
          <w:p w14:paraId="487D96E2" w14:textId="77777777" w:rsidR="00F47217" w:rsidRPr="008B3F0C" w:rsidRDefault="000D50BD" w:rsidP="00310ED1">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Managers and supervisors must lead by example and make sure employees understand and follow the Code. Leaders have a greater responsibility to communicate </w:t>
            </w:r>
            <w:r w:rsidRPr="008B3F0C">
              <w:rPr>
                <w:rFonts w:ascii="Calibri" w:eastAsia="Times New Roman" w:hAnsi="Calibri" w:cs="Calibri"/>
              </w:rPr>
              <w:lastRenderedPageBreak/>
              <w:t>Abbott’s expectations and should reach out to the Office of Ethics and Compliance about any potential Code violations.</w:t>
            </w:r>
          </w:p>
          <w:p w14:paraId="15122D07" w14:textId="77777777" w:rsidR="00F47217" w:rsidRPr="008B3F0C" w:rsidRDefault="000D50BD" w:rsidP="00310ED1">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75561F9C" w14:textId="77777777" w:rsidR="00F47217" w:rsidRPr="008B3F0C" w:rsidRDefault="000D50BD" w:rsidP="00310ED1">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Corrective actions may include discipline (up to and including termination) or legal action for:</w:t>
            </w:r>
          </w:p>
          <w:p w14:paraId="04079B1D" w14:textId="77777777" w:rsidR="00F47217" w:rsidRPr="008B3F0C" w:rsidRDefault="000D50BD" w:rsidP="00310ED1">
            <w:pPr>
              <w:numPr>
                <w:ilvl w:val="0"/>
                <w:numId w:val="3"/>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 xml:space="preserve">Authorizing or taking part in a </w:t>
            </w:r>
            <w:proofErr w:type="gramStart"/>
            <w:r w:rsidRPr="008B3F0C">
              <w:rPr>
                <w:rFonts w:ascii="Calibri" w:eastAsia="Times New Roman" w:hAnsi="Calibri" w:cs="Calibri"/>
              </w:rPr>
              <w:t>violation;</w:t>
            </w:r>
            <w:proofErr w:type="gramEnd"/>
          </w:p>
          <w:p w14:paraId="32D64954" w14:textId="77777777" w:rsidR="00F47217" w:rsidRPr="008B3F0C" w:rsidRDefault="000D50BD" w:rsidP="00310ED1">
            <w:pPr>
              <w:numPr>
                <w:ilvl w:val="0"/>
                <w:numId w:val="3"/>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 xml:space="preserve">Refusing to cooperate in an </w:t>
            </w:r>
            <w:proofErr w:type="gramStart"/>
            <w:r w:rsidRPr="008B3F0C">
              <w:rPr>
                <w:rFonts w:ascii="Calibri" w:eastAsia="Times New Roman" w:hAnsi="Calibri" w:cs="Calibri"/>
              </w:rPr>
              <w:t>investigation;</w:t>
            </w:r>
            <w:proofErr w:type="gramEnd"/>
          </w:p>
          <w:p w14:paraId="61C7F248" w14:textId="77777777" w:rsidR="00F47217" w:rsidRPr="008B3F0C" w:rsidRDefault="000D50BD" w:rsidP="00310ED1">
            <w:pPr>
              <w:numPr>
                <w:ilvl w:val="0"/>
                <w:numId w:val="3"/>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 xml:space="preserve">Failing to report a violation due to poor </w:t>
            </w:r>
            <w:proofErr w:type="gramStart"/>
            <w:r w:rsidRPr="008B3F0C">
              <w:rPr>
                <w:rFonts w:ascii="Calibri" w:eastAsia="Times New Roman" w:hAnsi="Calibri" w:cs="Calibri"/>
              </w:rPr>
              <w:t>supervision;</w:t>
            </w:r>
            <w:proofErr w:type="gramEnd"/>
          </w:p>
          <w:p w14:paraId="4EA69B08" w14:textId="77777777" w:rsidR="00F47217" w:rsidRPr="008B3F0C" w:rsidRDefault="000D50BD" w:rsidP="00310ED1">
            <w:pPr>
              <w:numPr>
                <w:ilvl w:val="0"/>
                <w:numId w:val="3"/>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 xml:space="preserve">Making a false </w:t>
            </w:r>
            <w:proofErr w:type="gramStart"/>
            <w:r w:rsidRPr="008B3F0C">
              <w:rPr>
                <w:rFonts w:ascii="Calibri" w:eastAsia="Times New Roman" w:hAnsi="Calibri" w:cs="Calibri"/>
              </w:rPr>
              <w:t>report;</w:t>
            </w:r>
            <w:proofErr w:type="gramEnd"/>
          </w:p>
          <w:p w14:paraId="68966ACE" w14:textId="77777777" w:rsidR="00F47217" w:rsidRPr="008B3F0C" w:rsidRDefault="000D50BD" w:rsidP="00310ED1">
            <w:pPr>
              <w:numPr>
                <w:ilvl w:val="0"/>
                <w:numId w:val="3"/>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Retaliating against someone who reported a concern in good faith.</w:t>
            </w:r>
          </w:p>
          <w:p w14:paraId="6D8C4610" w14:textId="77777777" w:rsidR="00F47217" w:rsidRPr="008B3F0C" w:rsidRDefault="000D50BD" w:rsidP="00310ED1">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3968BCDD" w14:textId="77777777" w:rsidR="00310ED1"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报告疑虑</w:t>
            </w:r>
          </w:p>
          <w:p w14:paraId="0222373E" w14:textId="77777777" w:rsidR="00310ED1"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当有疑问或感到有事情不对劲时，我们要提出问题。此外，我们还要勇于直言，举报任何可能违反《准则》的行为。</w:t>
            </w:r>
          </w:p>
          <w:p w14:paraId="75ADE78A" w14:textId="77777777" w:rsidR="00310ED1"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我们有责任在感到方向不明确时提出问题，并且有责任质疑和举报疑似的不道德商业行为以及违反《准则》或雅培政策的行为。</w:t>
            </w:r>
          </w:p>
          <w:p w14:paraId="2B9884CF" w14:textId="521F4616" w:rsidR="00310ED1"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如果你不确定怎样的抉择或行动才是正确的，请咨询你的经理或联系</w:t>
            </w:r>
            <w:del w:id="74" w:author="Gu, Skylla" w:date="2026-01-06T17:02:00Z" w16du:dateUtc="2026-01-06T09:02:00Z">
              <w:r w:rsidRPr="00617EF5" w:rsidDel="004042D9">
                <w:rPr>
                  <w:rFonts w:ascii="Calibri" w:eastAsia="FZHei-B01S" w:hAnsi="Calibri" w:cs="Calibri"/>
                  <w:lang w:eastAsia="zh-CN"/>
                </w:rPr>
                <w:delText>商业道德合规部</w:delText>
              </w:r>
            </w:del>
            <w:ins w:id="75"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w:t>
            </w:r>
          </w:p>
          <w:p w14:paraId="152BC45B" w14:textId="14D09E8D" w:rsidR="00310ED1"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经理和主管必须以身作则，还必须确保员工了解并遵守《准则》。领导在传达雅培期望方面负有更大责任，并且应向</w:t>
            </w:r>
            <w:del w:id="76" w:author="Gu, Skylla" w:date="2026-01-06T17:02:00Z" w16du:dateUtc="2026-01-06T09:02:00Z">
              <w:r w:rsidRPr="00617EF5" w:rsidDel="004042D9">
                <w:rPr>
                  <w:rFonts w:ascii="Calibri" w:eastAsia="FZHei-B01S" w:hAnsi="Calibri" w:cs="Calibri"/>
                  <w:lang w:eastAsia="zh-CN"/>
                </w:rPr>
                <w:delText>商业道德合规部</w:delText>
              </w:r>
            </w:del>
            <w:ins w:id="77"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举报任何可能违反《准则》的行为。</w:t>
            </w:r>
          </w:p>
          <w:p w14:paraId="4B1891A7" w14:textId="225F318F" w:rsidR="00310ED1"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雅培会认真对待所有关于可能违反《准则》的行为的举报。</w:t>
            </w:r>
            <w:del w:id="78" w:author="Gu, Skylla" w:date="2026-01-06T17:02:00Z" w16du:dateUtc="2026-01-06T09:02:00Z">
              <w:r w:rsidRPr="00617EF5" w:rsidDel="004042D9">
                <w:rPr>
                  <w:rFonts w:ascii="Calibri" w:eastAsia="FZHei-B01S" w:hAnsi="Calibri" w:cs="Calibri"/>
                  <w:lang w:eastAsia="zh-CN"/>
                </w:rPr>
                <w:delText>商业道德合规部</w:delText>
              </w:r>
            </w:del>
            <w:ins w:id="79"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会采取后续措施，包括调查以及必要的纠正措施。你不应自行调查。每位员工都必须配合调查，并对调查予以保密。</w:t>
            </w:r>
          </w:p>
          <w:p w14:paraId="08988F29" w14:textId="77777777" w:rsidR="00310ED1"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对于下列行为，纠正措施包括纪律处分（情节严重者将被解雇）或法律诉讼：</w:t>
            </w:r>
          </w:p>
          <w:p w14:paraId="5FB8C30D" w14:textId="77777777" w:rsidR="00310ED1" w:rsidRPr="00617EF5" w:rsidRDefault="000D50BD" w:rsidP="008970A2">
            <w:pPr>
              <w:numPr>
                <w:ilvl w:val="0"/>
                <w:numId w:val="3"/>
              </w:numPr>
              <w:spacing w:before="100" w:beforeAutospacing="1" w:after="100" w:afterAutospacing="1"/>
              <w:ind w:left="750" w:right="30"/>
              <w:rPr>
                <w:rFonts w:ascii="Calibri" w:eastAsia="FZHei-B01S" w:hAnsi="Calibri" w:cs="Calibri"/>
              </w:rPr>
            </w:pPr>
            <w:r w:rsidRPr="00617EF5">
              <w:rPr>
                <w:rFonts w:ascii="Calibri" w:eastAsia="FZHei-B01S" w:hAnsi="Calibri" w:cs="Calibri"/>
                <w:lang w:eastAsia="zh-CN"/>
              </w:rPr>
              <w:t>授权或参与违规行为；</w:t>
            </w:r>
          </w:p>
          <w:p w14:paraId="4E1FBB8A" w14:textId="77777777" w:rsidR="00310ED1" w:rsidRPr="00617EF5" w:rsidRDefault="000D50BD" w:rsidP="008970A2">
            <w:pPr>
              <w:numPr>
                <w:ilvl w:val="0"/>
                <w:numId w:val="3"/>
              </w:numPr>
              <w:spacing w:before="100" w:beforeAutospacing="1" w:after="100" w:afterAutospacing="1"/>
              <w:ind w:left="750" w:right="30"/>
              <w:rPr>
                <w:rFonts w:ascii="Calibri" w:eastAsia="FZHei-B01S" w:hAnsi="Calibri" w:cs="Calibri"/>
              </w:rPr>
            </w:pPr>
            <w:r w:rsidRPr="00617EF5">
              <w:rPr>
                <w:rFonts w:ascii="Calibri" w:eastAsia="FZHei-B01S" w:hAnsi="Calibri" w:cs="Calibri"/>
                <w:lang w:eastAsia="zh-CN"/>
              </w:rPr>
              <w:t>拒绝配合调查；</w:t>
            </w:r>
          </w:p>
          <w:p w14:paraId="326A739A" w14:textId="77777777" w:rsidR="00310ED1" w:rsidRPr="00617EF5" w:rsidRDefault="000D50BD" w:rsidP="008970A2">
            <w:pPr>
              <w:numPr>
                <w:ilvl w:val="0"/>
                <w:numId w:val="3"/>
              </w:numPr>
              <w:spacing w:before="100" w:beforeAutospacing="1" w:after="100" w:afterAutospacing="1"/>
              <w:ind w:left="750" w:right="30"/>
              <w:rPr>
                <w:rFonts w:ascii="Calibri" w:eastAsia="FZHei-B01S" w:hAnsi="Calibri" w:cs="Calibri"/>
                <w:lang w:eastAsia="zh-CN"/>
              </w:rPr>
            </w:pPr>
            <w:r w:rsidRPr="00617EF5">
              <w:rPr>
                <w:rFonts w:ascii="Calibri" w:eastAsia="FZHei-B01S" w:hAnsi="Calibri" w:cs="Calibri"/>
                <w:lang w:eastAsia="zh-CN"/>
              </w:rPr>
              <w:t>因监督不力而导致未能报告违规行为；</w:t>
            </w:r>
          </w:p>
          <w:p w14:paraId="38E1A5F3" w14:textId="3925CC32" w:rsidR="00310ED1" w:rsidRPr="00617EF5" w:rsidRDefault="000D50BD" w:rsidP="008970A2">
            <w:pPr>
              <w:numPr>
                <w:ilvl w:val="0"/>
                <w:numId w:val="3"/>
              </w:numPr>
              <w:spacing w:before="100" w:beforeAutospacing="1" w:after="100" w:afterAutospacing="1"/>
              <w:ind w:left="750" w:right="30"/>
              <w:rPr>
                <w:rFonts w:ascii="Calibri" w:eastAsia="FZHei-B01S" w:hAnsi="Calibri" w:cs="Calibri"/>
              </w:rPr>
            </w:pPr>
            <w:r w:rsidRPr="00617EF5">
              <w:rPr>
                <w:rFonts w:ascii="Calibri" w:eastAsia="FZHei-B01S" w:hAnsi="Calibri" w:cs="Calibri"/>
                <w:lang w:eastAsia="zh-CN"/>
              </w:rPr>
              <w:t>进行虚假</w:t>
            </w:r>
            <w:ins w:id="80" w:author="Gu, Skylla" w:date="2026-01-06T17:06:00Z" w16du:dateUtc="2026-01-06T09:06:00Z">
              <w:r w:rsidR="00422542">
                <w:rPr>
                  <w:rFonts w:ascii="Calibri" w:eastAsia="FZHei-B01S" w:hAnsi="Calibri" w:cs="Calibri" w:hint="eastAsia"/>
                  <w:lang w:eastAsia="zh-CN"/>
                </w:rPr>
                <w:t>报告</w:t>
              </w:r>
            </w:ins>
            <w:del w:id="81" w:author="Gu, Skylla" w:date="2026-01-06T17:06:00Z" w16du:dateUtc="2026-01-06T09:06:00Z">
              <w:r w:rsidRPr="00617EF5" w:rsidDel="00422542">
                <w:rPr>
                  <w:rFonts w:ascii="Calibri" w:eastAsia="FZHei-B01S" w:hAnsi="Calibri" w:cs="Calibri"/>
                  <w:lang w:eastAsia="zh-CN"/>
                </w:rPr>
                <w:delText>举报</w:delText>
              </w:r>
            </w:del>
            <w:r w:rsidRPr="00617EF5">
              <w:rPr>
                <w:rFonts w:ascii="Calibri" w:eastAsia="FZHei-B01S" w:hAnsi="Calibri" w:cs="Calibri"/>
                <w:lang w:eastAsia="zh-CN"/>
              </w:rPr>
              <w:t>；</w:t>
            </w:r>
          </w:p>
          <w:p w14:paraId="43A82E4C" w14:textId="77777777" w:rsidR="00310ED1" w:rsidRPr="00617EF5" w:rsidRDefault="000D50BD" w:rsidP="008970A2">
            <w:pPr>
              <w:numPr>
                <w:ilvl w:val="0"/>
                <w:numId w:val="3"/>
              </w:numPr>
              <w:spacing w:before="100" w:beforeAutospacing="1" w:after="100" w:afterAutospacing="1"/>
              <w:ind w:left="750" w:right="30"/>
              <w:rPr>
                <w:rFonts w:ascii="Calibri" w:eastAsia="FZHei-B01S" w:hAnsi="Calibri" w:cs="Calibri"/>
                <w:lang w:eastAsia="zh-CN"/>
              </w:rPr>
            </w:pPr>
            <w:r w:rsidRPr="00617EF5">
              <w:rPr>
                <w:rFonts w:ascii="Calibri" w:eastAsia="FZHei-B01S" w:hAnsi="Calibri" w:cs="Calibri"/>
                <w:lang w:eastAsia="zh-CN"/>
              </w:rPr>
              <w:t>对出于善意报告疑虑的人员进行报复。</w:t>
            </w:r>
          </w:p>
          <w:p w14:paraId="2604FD57" w14:textId="0DDA385A" w:rsidR="00F47217"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我们绝不容许</w:t>
            </w:r>
            <w:ins w:id="82" w:author="Gu, Skylla" w:date="2026-01-06T17:06:00Z" w16du:dateUtc="2026-01-06T09:06:00Z">
              <w:r w:rsidR="00070204">
                <w:rPr>
                  <w:rFonts w:ascii="Calibri" w:eastAsia="FZHei-B01S" w:hAnsi="Calibri" w:cs="Calibri" w:hint="eastAsia"/>
                  <w:lang w:eastAsia="zh-CN"/>
                </w:rPr>
                <w:t>打击</w:t>
              </w:r>
            </w:ins>
            <w:r w:rsidRPr="00617EF5">
              <w:rPr>
                <w:rFonts w:ascii="Calibri" w:eastAsia="FZHei-B01S" w:hAnsi="Calibri" w:cs="Calibri"/>
                <w:lang w:eastAsia="zh-CN"/>
              </w:rPr>
              <w:t>报复行为。如果你认为发生了报复行为，应向</w:t>
            </w:r>
            <w:del w:id="83" w:author="Gu, Skylla" w:date="2026-01-06T17:02:00Z" w16du:dateUtc="2026-01-06T09:02:00Z">
              <w:r w:rsidRPr="00617EF5" w:rsidDel="004042D9">
                <w:rPr>
                  <w:rFonts w:ascii="Calibri" w:eastAsia="FZHei-B01S" w:hAnsi="Calibri" w:cs="Calibri"/>
                  <w:lang w:eastAsia="zh-CN"/>
                </w:rPr>
                <w:delText>商业道德合规部</w:delText>
              </w:r>
            </w:del>
            <w:ins w:id="84"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或人力资源部举报。</w:t>
            </w:r>
          </w:p>
        </w:tc>
      </w:tr>
      <w:tr w:rsidR="004270EA" w:rsidRPr="008B3F0C" w14:paraId="47FE1A16" w14:textId="77777777" w:rsidTr="00617EF5">
        <w:tc>
          <w:tcPr>
            <w:tcW w:w="1353" w:type="dxa"/>
            <w:shd w:val="clear" w:color="auto" w:fill="C1E4F5"/>
            <w:tcMar>
              <w:top w:w="120" w:type="dxa"/>
              <w:left w:w="180" w:type="dxa"/>
              <w:bottom w:w="120" w:type="dxa"/>
              <w:right w:w="180" w:type="dxa"/>
            </w:tcMar>
            <w:hideMark/>
          </w:tcPr>
          <w:p w14:paraId="158F32BD" w14:textId="77777777" w:rsidR="00F47217" w:rsidRPr="008B3F0C" w:rsidRDefault="000D50BD" w:rsidP="00F47217">
            <w:pPr>
              <w:spacing w:before="30" w:after="30"/>
              <w:ind w:left="30" w:right="30"/>
              <w:rPr>
                <w:rFonts w:ascii="Calibri" w:eastAsia="Times New Roman" w:hAnsi="Calibri" w:cs="Calibri"/>
                <w:sz w:val="16"/>
              </w:rPr>
            </w:pPr>
            <w:hyperlink r:id="rId55" w:tgtFrame="_blank" w:history="1">
              <w:r w:rsidRPr="008B3F0C">
                <w:rPr>
                  <w:rFonts w:ascii="Calibri" w:eastAsia="Times New Roman" w:hAnsi="Calibri" w:cs="Calibri"/>
                  <w:color w:val="0000FF"/>
                  <w:sz w:val="16"/>
                  <w:u w:val="single"/>
                </w:rPr>
                <w:t>Screen 10</w:t>
              </w:r>
            </w:hyperlink>
            <w:r w:rsidRPr="008B3F0C">
              <w:rPr>
                <w:rFonts w:ascii="Calibri" w:eastAsia="Times New Roman" w:hAnsi="Calibri" w:cs="Calibri"/>
                <w:sz w:val="16"/>
              </w:rPr>
              <w:t xml:space="preserve"> </w:t>
            </w:r>
          </w:p>
          <w:p w14:paraId="319A2F9D" w14:textId="77777777" w:rsidR="00F47217" w:rsidRPr="008B3F0C" w:rsidRDefault="000D50BD" w:rsidP="00F47217">
            <w:pPr>
              <w:ind w:left="30" w:right="30"/>
              <w:rPr>
                <w:rFonts w:ascii="Calibri" w:eastAsia="Times New Roman" w:hAnsi="Calibri" w:cs="Calibri"/>
                <w:sz w:val="16"/>
              </w:rPr>
            </w:pPr>
            <w:hyperlink r:id="rId56" w:tgtFrame="_blank" w:history="1">
              <w:r w:rsidRPr="008B3F0C">
                <w:rPr>
                  <w:rFonts w:ascii="Calibri" w:eastAsia="Times New Roman" w:hAnsi="Calibri" w:cs="Calibri"/>
                  <w:color w:val="0000FF"/>
                  <w:sz w:val="16"/>
                  <w:u w:val="single"/>
                </w:rPr>
                <w:t>23_C_11</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21614C"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EQUAL OPPORTUNITY</w:t>
            </w:r>
          </w:p>
          <w:p w14:paraId="329E4A1F"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provide equal opportunities for all employees.</w:t>
            </w:r>
          </w:p>
          <w:p w14:paraId="7D8E52DD"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580DE3B1"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Abbott prohibits discrimination based on race, </w:t>
            </w:r>
            <w:proofErr w:type="spellStart"/>
            <w:r w:rsidRPr="008B3F0C">
              <w:rPr>
                <w:rFonts w:ascii="Calibri" w:eastAsia="Times New Roman" w:hAnsi="Calibri" w:cs="Calibri"/>
              </w:rPr>
              <w:t>color</w:t>
            </w:r>
            <w:proofErr w:type="spellEnd"/>
            <w:r w:rsidRPr="008B3F0C">
              <w:rPr>
                <w:rFonts w:ascii="Calibri" w:eastAsia="Times New Roman" w:hAnsi="Calibri" w:cs="Calibri"/>
              </w:rPr>
              <w:t>, religion, age, sex, national origin, gender identity or expression, sexual orientation, disability, marital status, veteran or military status, genetics, citizenship status, or any other legally protected status.</w:t>
            </w:r>
          </w:p>
        </w:tc>
        <w:tc>
          <w:tcPr>
            <w:tcW w:w="6000" w:type="dxa"/>
          </w:tcPr>
          <w:p w14:paraId="27E4DD70" w14:textId="77777777" w:rsidR="000E3269"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平等的机会</w:t>
            </w:r>
          </w:p>
          <w:p w14:paraId="120FC6E4" w14:textId="77777777" w:rsidR="000E3269"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我们为所有员工提供平等的机会。</w:t>
            </w:r>
          </w:p>
          <w:p w14:paraId="024DCAF6" w14:textId="77777777" w:rsidR="000E3269"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我们以工作需要、技能、经验和业绩为基础做出雇佣决定。我们绝不容忍任何类型的歧视。我们遵守全世界范围内所有管辖我们与员工之间关系的法律。</w:t>
            </w:r>
          </w:p>
          <w:p w14:paraId="7D6FE055" w14:textId="5A71A0ED" w:rsidR="00F4721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雅培禁止基于下列任何因素歧视员工，包括种族、肤色、宗教、年龄、性别、国籍、性别</w:t>
            </w:r>
            <w:ins w:id="85" w:author="Gu, Skylla" w:date="2026-01-06T17:25:00Z" w16du:dateUtc="2026-01-06T09:25:00Z">
              <w:r w:rsidR="00A80BDC">
                <w:rPr>
                  <w:rFonts w:ascii="Calibri" w:eastAsia="FZHei-B01S" w:hAnsi="Calibri" w:cs="Calibri" w:hint="eastAsia"/>
                  <w:lang w:eastAsia="zh-CN"/>
                </w:rPr>
                <w:t>认同</w:t>
              </w:r>
            </w:ins>
            <w:del w:id="86" w:author="Gu, Skylla" w:date="2026-01-06T17:25:00Z" w16du:dateUtc="2026-01-06T09:25:00Z">
              <w:r w:rsidRPr="00617EF5" w:rsidDel="00A80BDC">
                <w:rPr>
                  <w:rFonts w:ascii="Calibri" w:eastAsia="FZHei-B01S" w:hAnsi="Calibri" w:cs="Calibri"/>
                  <w:lang w:eastAsia="zh-CN"/>
                </w:rPr>
                <w:delText>身份</w:delText>
              </w:r>
            </w:del>
            <w:r w:rsidRPr="00617EF5">
              <w:rPr>
                <w:rFonts w:ascii="Calibri" w:eastAsia="FZHei-B01S" w:hAnsi="Calibri" w:cs="Calibri"/>
                <w:lang w:eastAsia="zh-CN"/>
              </w:rPr>
              <w:t>或表达、性取向、残疾、婚姻状况、退伍身份或军籍、遗传状况、公民身份或其他任何受法律保护的身份。</w:t>
            </w:r>
          </w:p>
        </w:tc>
      </w:tr>
      <w:tr w:rsidR="004270EA" w:rsidRPr="008B3F0C" w14:paraId="258204F5" w14:textId="77777777" w:rsidTr="00617EF5">
        <w:tc>
          <w:tcPr>
            <w:tcW w:w="1353" w:type="dxa"/>
            <w:shd w:val="clear" w:color="auto" w:fill="C1E4F5"/>
            <w:tcMar>
              <w:top w:w="120" w:type="dxa"/>
              <w:left w:w="180" w:type="dxa"/>
              <w:bottom w:w="120" w:type="dxa"/>
              <w:right w:w="180" w:type="dxa"/>
            </w:tcMar>
            <w:hideMark/>
          </w:tcPr>
          <w:p w14:paraId="7A3B9C79" w14:textId="77777777" w:rsidR="00F47217" w:rsidRPr="008B3F0C" w:rsidRDefault="000D50BD" w:rsidP="00F47217">
            <w:pPr>
              <w:spacing w:before="30" w:after="30"/>
              <w:ind w:left="30" w:right="30"/>
              <w:rPr>
                <w:rFonts w:ascii="Calibri" w:eastAsia="Times New Roman" w:hAnsi="Calibri" w:cs="Calibri"/>
                <w:sz w:val="16"/>
              </w:rPr>
            </w:pPr>
            <w:hyperlink r:id="rId57" w:tgtFrame="_blank" w:history="1">
              <w:r w:rsidRPr="008B3F0C">
                <w:rPr>
                  <w:rFonts w:ascii="Calibri" w:eastAsia="Times New Roman" w:hAnsi="Calibri" w:cs="Calibri"/>
                  <w:color w:val="0000FF"/>
                  <w:sz w:val="16"/>
                  <w:u w:val="single"/>
                </w:rPr>
                <w:t>Screen 10</w:t>
              </w:r>
            </w:hyperlink>
            <w:r w:rsidRPr="008B3F0C">
              <w:rPr>
                <w:rFonts w:ascii="Calibri" w:eastAsia="Times New Roman" w:hAnsi="Calibri" w:cs="Calibri"/>
                <w:sz w:val="16"/>
              </w:rPr>
              <w:t xml:space="preserve"> </w:t>
            </w:r>
          </w:p>
          <w:p w14:paraId="5BEED008" w14:textId="77777777" w:rsidR="00F47217" w:rsidRPr="008B3F0C" w:rsidRDefault="000D50BD" w:rsidP="00F47217">
            <w:pPr>
              <w:ind w:left="30" w:right="30"/>
              <w:rPr>
                <w:rFonts w:ascii="Calibri" w:eastAsia="Times New Roman" w:hAnsi="Calibri" w:cs="Calibri"/>
                <w:sz w:val="16"/>
              </w:rPr>
            </w:pPr>
            <w:hyperlink r:id="rId58" w:tgtFrame="_blank" w:history="1">
              <w:r w:rsidRPr="008B3F0C">
                <w:rPr>
                  <w:rFonts w:ascii="Calibri" w:eastAsia="Times New Roman" w:hAnsi="Calibri" w:cs="Calibri"/>
                  <w:color w:val="0000FF"/>
                  <w:sz w:val="16"/>
                  <w:u w:val="single"/>
                </w:rPr>
                <w:t>24_C_11</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AFA955"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FAIR TREATMENT</w:t>
            </w:r>
          </w:p>
          <w:p w14:paraId="35000755"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foster a respectful, inclusive, and safe workplace.</w:t>
            </w:r>
          </w:p>
          <w:p w14:paraId="5D261F9E"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work to ensure everyone feels welcome, supported, and empowered.</w:t>
            </w:r>
          </w:p>
          <w:p w14:paraId="1A97E524"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Abbott promotes a healthy, harassment-free environment and values employee input to strengthen diversity and inclusion.</w:t>
            </w:r>
          </w:p>
          <w:p w14:paraId="503E4967"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We treat everyone with respect and dignity, building trust through fairness and honesty—never through manipulation, misrepresentation or lack of transparency.</w:t>
            </w:r>
          </w:p>
        </w:tc>
        <w:tc>
          <w:tcPr>
            <w:tcW w:w="6000" w:type="dxa"/>
          </w:tcPr>
          <w:p w14:paraId="0092DE85" w14:textId="77777777" w:rsidR="00AC0538"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公平的待遇</w:t>
            </w:r>
          </w:p>
          <w:p w14:paraId="1D6F4F96" w14:textId="77777777" w:rsidR="00AC0538"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我们营造相互尊重、包容、安全的工作环境。</w:t>
            </w:r>
          </w:p>
          <w:p w14:paraId="524CFAF8" w14:textId="77777777" w:rsidR="00AC0538"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我们努力确保每位员工都感到受欢迎、受支持和被赋权。</w:t>
            </w:r>
          </w:p>
          <w:p w14:paraId="6E44DA63" w14:textId="77777777" w:rsidR="00AC0538"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雅培倡导健康、无骚扰的工作环境，重视每位员工的意见，以促进多元化和包容性。</w:t>
            </w:r>
          </w:p>
          <w:p w14:paraId="627B0BD6" w14:textId="77777777" w:rsidR="00F4721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我们尊重每位员工并保障每位员工享有尊严，通过公平和诚实来建立信任</w:t>
            </w:r>
            <w:r w:rsidRPr="00617EF5">
              <w:rPr>
                <w:rFonts w:ascii="Calibri" w:eastAsia="FZHei-B01S" w:hAnsi="Calibri" w:cs="Calibri"/>
                <w:lang w:eastAsia="zh-CN"/>
              </w:rPr>
              <w:t>——</w:t>
            </w:r>
            <w:r w:rsidRPr="00617EF5">
              <w:rPr>
                <w:rFonts w:ascii="Calibri" w:eastAsia="FZHei-B01S" w:hAnsi="Calibri" w:cs="Calibri"/>
                <w:lang w:eastAsia="zh-CN"/>
              </w:rPr>
              <w:t>绝不做出摆布、误导或欺瞒的行为。</w:t>
            </w:r>
          </w:p>
        </w:tc>
      </w:tr>
      <w:tr w:rsidR="004270EA" w:rsidRPr="008B3F0C" w14:paraId="27D75625" w14:textId="77777777" w:rsidTr="00617EF5">
        <w:tc>
          <w:tcPr>
            <w:tcW w:w="1353" w:type="dxa"/>
            <w:shd w:val="clear" w:color="auto" w:fill="C1E4F5"/>
            <w:tcMar>
              <w:top w:w="120" w:type="dxa"/>
              <w:left w:w="180" w:type="dxa"/>
              <w:bottom w:w="120" w:type="dxa"/>
              <w:right w:w="180" w:type="dxa"/>
            </w:tcMar>
            <w:hideMark/>
          </w:tcPr>
          <w:p w14:paraId="0804FA48" w14:textId="77777777" w:rsidR="00F47217" w:rsidRPr="008B3F0C" w:rsidRDefault="000D50BD" w:rsidP="00F47217">
            <w:pPr>
              <w:spacing w:before="30" w:after="30"/>
              <w:ind w:left="30" w:right="30"/>
              <w:rPr>
                <w:rFonts w:ascii="Calibri" w:eastAsia="Times New Roman" w:hAnsi="Calibri" w:cs="Calibri"/>
                <w:sz w:val="16"/>
              </w:rPr>
            </w:pPr>
            <w:hyperlink r:id="rId59" w:tgtFrame="_blank" w:history="1">
              <w:r w:rsidRPr="008B3F0C">
                <w:rPr>
                  <w:rFonts w:ascii="Calibri" w:eastAsia="Times New Roman" w:hAnsi="Calibri" w:cs="Calibri"/>
                  <w:color w:val="0000FF"/>
                  <w:sz w:val="16"/>
                  <w:u w:val="single"/>
                </w:rPr>
                <w:t>Screen 10</w:t>
              </w:r>
            </w:hyperlink>
            <w:r w:rsidRPr="008B3F0C">
              <w:rPr>
                <w:rFonts w:ascii="Calibri" w:eastAsia="Times New Roman" w:hAnsi="Calibri" w:cs="Calibri"/>
                <w:sz w:val="16"/>
              </w:rPr>
              <w:t xml:space="preserve"> </w:t>
            </w:r>
          </w:p>
          <w:p w14:paraId="42025660" w14:textId="77777777" w:rsidR="00F47217" w:rsidRPr="008B3F0C" w:rsidRDefault="000D50BD" w:rsidP="00F47217">
            <w:pPr>
              <w:ind w:left="30" w:right="30"/>
              <w:rPr>
                <w:rFonts w:ascii="Calibri" w:eastAsia="Times New Roman" w:hAnsi="Calibri" w:cs="Calibri"/>
                <w:sz w:val="16"/>
              </w:rPr>
            </w:pPr>
            <w:hyperlink r:id="rId60" w:tgtFrame="_blank" w:history="1">
              <w:r w:rsidRPr="008B3F0C">
                <w:rPr>
                  <w:rFonts w:ascii="Calibri" w:eastAsia="Times New Roman" w:hAnsi="Calibri" w:cs="Calibri"/>
                  <w:color w:val="0000FF"/>
                  <w:sz w:val="16"/>
                  <w:u w:val="single"/>
                </w:rPr>
                <w:t>25_C_11</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B87FE2"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WORK ENVIRONMENT</w:t>
            </w:r>
          </w:p>
          <w:p w14:paraId="370EE73B"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prioritize safety and fair working conditions.</w:t>
            </w:r>
          </w:p>
          <w:p w14:paraId="51C98C16" w14:textId="77777777" w:rsidR="00F472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8B3F0C">
              <w:rPr>
                <w:rFonts w:ascii="Calibri" w:eastAsia="Times New Roman" w:hAnsi="Calibri" w:cs="Calibri"/>
              </w:rPr>
              <w:t>labor</w:t>
            </w:r>
            <w:proofErr w:type="spellEnd"/>
            <w:r w:rsidRPr="008B3F0C">
              <w:rPr>
                <w:rFonts w:ascii="Calibri" w:eastAsia="Times New Roman" w:hAnsi="Calibri" w:cs="Calibri"/>
              </w:rPr>
              <w:t xml:space="preserve"> practices and any form of cruel or inhumane treatment in our business activities worldwide.</w:t>
            </w:r>
          </w:p>
        </w:tc>
        <w:tc>
          <w:tcPr>
            <w:tcW w:w="6000" w:type="dxa"/>
          </w:tcPr>
          <w:p w14:paraId="3C101709" w14:textId="77777777" w:rsidR="00D319D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工作环境</w:t>
            </w:r>
          </w:p>
          <w:p w14:paraId="50509573" w14:textId="25565CB8" w:rsidR="00D319D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w:t>
            </w:r>
            <w:del w:id="87" w:author="Gu, Skylla" w:date="2026-01-06T17:32:00Z" w16du:dateUtc="2026-01-06T09:32:00Z">
              <w:r w:rsidRPr="00617EF5" w:rsidDel="00A22987">
                <w:rPr>
                  <w:rFonts w:ascii="Calibri" w:eastAsia="FZHei-B01S" w:hAnsi="Calibri" w:cs="Calibri" w:hint="eastAsia"/>
                  <w:lang w:eastAsia="zh-CN"/>
                </w:rPr>
                <w:delText>注重</w:delText>
              </w:r>
            </w:del>
            <w:ins w:id="88" w:author="Gu, Skylla" w:date="2026-01-06T17:32:00Z" w16du:dateUtc="2026-01-06T09:32:00Z">
              <w:r w:rsidR="00A22987">
                <w:rPr>
                  <w:rFonts w:ascii="Calibri" w:eastAsia="FZHei-B01S" w:hAnsi="Calibri" w:cs="Calibri" w:hint="eastAsia"/>
                  <w:lang w:eastAsia="zh-CN"/>
                </w:rPr>
                <w:t>优先考虑</w:t>
              </w:r>
            </w:ins>
            <w:r w:rsidRPr="00617EF5">
              <w:rPr>
                <w:rFonts w:ascii="Calibri" w:eastAsia="FZHei-B01S" w:hAnsi="Calibri" w:cs="Calibri"/>
                <w:lang w:eastAsia="zh-CN"/>
              </w:rPr>
              <w:t>确保安全、公平的工作条件。</w:t>
            </w:r>
          </w:p>
          <w:p w14:paraId="3E824D2C" w14:textId="77777777" w:rsidR="00F4721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必须立即向管理层报告任何意外事故或不安全状况。雅培还在全世界的业务活动中采取行动，预防和禁止出现违法和不当劳动做法，以及任何形式的残忍或不人道的待遇。</w:t>
            </w:r>
          </w:p>
        </w:tc>
      </w:tr>
      <w:tr w:rsidR="004270EA" w:rsidRPr="008B3F0C" w14:paraId="75CDA67F" w14:textId="77777777" w:rsidTr="00617EF5">
        <w:tc>
          <w:tcPr>
            <w:tcW w:w="1353" w:type="dxa"/>
            <w:shd w:val="clear" w:color="auto" w:fill="C1E4F5"/>
            <w:tcMar>
              <w:top w:w="120" w:type="dxa"/>
              <w:left w:w="180" w:type="dxa"/>
              <w:bottom w:w="120" w:type="dxa"/>
              <w:right w:w="180" w:type="dxa"/>
            </w:tcMar>
            <w:hideMark/>
          </w:tcPr>
          <w:p w14:paraId="0B109606" w14:textId="77777777" w:rsidR="00B71E05" w:rsidRPr="008B3F0C" w:rsidRDefault="000D50BD" w:rsidP="00B71E05">
            <w:pPr>
              <w:spacing w:before="30" w:after="30"/>
              <w:ind w:left="30" w:right="30"/>
              <w:rPr>
                <w:rFonts w:ascii="Calibri" w:eastAsia="Times New Roman" w:hAnsi="Calibri" w:cs="Calibri"/>
                <w:sz w:val="16"/>
              </w:rPr>
            </w:pPr>
            <w:hyperlink r:id="rId61" w:tgtFrame="_blank" w:history="1">
              <w:r w:rsidRPr="008B3F0C">
                <w:rPr>
                  <w:rFonts w:ascii="Calibri" w:eastAsia="Times New Roman" w:hAnsi="Calibri" w:cs="Calibri"/>
                  <w:color w:val="0000FF"/>
                  <w:sz w:val="16"/>
                  <w:u w:val="single"/>
                </w:rPr>
                <w:t>Screen 11</w:t>
              </w:r>
            </w:hyperlink>
            <w:r w:rsidRPr="008B3F0C">
              <w:rPr>
                <w:rFonts w:ascii="Calibri" w:eastAsia="Times New Roman" w:hAnsi="Calibri" w:cs="Calibri"/>
                <w:sz w:val="16"/>
              </w:rPr>
              <w:t xml:space="preserve"> </w:t>
            </w:r>
          </w:p>
          <w:p w14:paraId="165809B9" w14:textId="77777777" w:rsidR="00B71E05" w:rsidRPr="008B3F0C" w:rsidRDefault="000D50BD" w:rsidP="00B71E05">
            <w:pPr>
              <w:ind w:left="30" w:right="30"/>
              <w:rPr>
                <w:rFonts w:ascii="Calibri" w:eastAsia="Times New Roman" w:hAnsi="Calibri" w:cs="Calibri"/>
                <w:sz w:val="16"/>
              </w:rPr>
            </w:pPr>
            <w:hyperlink r:id="rId62" w:tgtFrame="_blank" w:history="1">
              <w:r w:rsidRPr="008B3F0C">
                <w:rPr>
                  <w:rFonts w:ascii="Calibri" w:eastAsia="Times New Roman" w:hAnsi="Calibri" w:cs="Calibri"/>
                  <w:color w:val="0000FF"/>
                  <w:sz w:val="16"/>
                  <w:u w:val="single"/>
                </w:rPr>
                <w:t>26_C_12</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79B1C2" w14:textId="77777777" w:rsidR="00B71E0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You must view all content before moving forward.</w:t>
            </w:r>
          </w:p>
          <w:p w14:paraId="39A5381E" w14:textId="77777777" w:rsidR="00B71E0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At Abbott, we build trust through community, environment, and engagement.</w:t>
            </w:r>
          </w:p>
          <w:p w14:paraId="1266AC2C" w14:textId="77777777" w:rsidR="00B71E0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strive to give back to the communities where we operate and make a positive, lasting impact on people’s lives.</w:t>
            </w:r>
          </w:p>
          <w:p w14:paraId="07E7BC3A" w14:textId="77777777" w:rsidR="00B71E0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Abbott works to minimize its environmental footprint by reducing energy use and conserving natural resources.</w:t>
            </w:r>
          </w:p>
          <w:p w14:paraId="602C9EF0" w14:textId="77777777" w:rsidR="00B71E0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We also support appropriate political engagement and encourage community involvement across our global operations.</w:t>
            </w:r>
          </w:p>
          <w:p w14:paraId="2ADA3AED" w14:textId="77777777" w:rsidR="00B71E0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Community Involvement</w:t>
            </w:r>
          </w:p>
          <w:p w14:paraId="1113527E" w14:textId="77777777" w:rsidR="00B71E0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Environmental Responsibility</w:t>
            </w:r>
          </w:p>
          <w:p w14:paraId="2D506EB0" w14:textId="77777777" w:rsidR="00B71E0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Political Contributions</w:t>
            </w:r>
          </w:p>
          <w:p w14:paraId="01B31149" w14:textId="77777777" w:rsidR="00B71E0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Click each of the icons to learn more.</w:t>
            </w:r>
          </w:p>
        </w:tc>
        <w:tc>
          <w:tcPr>
            <w:tcW w:w="6000" w:type="dxa"/>
          </w:tcPr>
          <w:p w14:paraId="4DAACB9A" w14:textId="77777777" w:rsidR="00B71E0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你必须在继续前查看所有内容。</w:t>
            </w:r>
          </w:p>
          <w:p w14:paraId="2C51A1A0" w14:textId="77777777" w:rsidR="00B71E0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在雅培，我们通过融入社区、保护环境和友好互动来建立信任。</w:t>
            </w:r>
          </w:p>
          <w:p w14:paraId="52B236F7" w14:textId="77777777" w:rsidR="00B71E0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我们竭力回馈我们运营所在的社区，并对人们的生活产生积极持久的影响。</w:t>
            </w:r>
          </w:p>
          <w:p w14:paraId="19F37248" w14:textId="28BDDEA6" w:rsidR="00B71E0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雅培</w:t>
            </w:r>
            <w:del w:id="89" w:author="Gu, Skylla" w:date="2026-01-07T15:28:00Z" w16du:dateUtc="2026-01-07T07:28:00Z">
              <w:r w:rsidRPr="00617EF5" w:rsidDel="00C315A0">
                <w:rPr>
                  <w:rFonts w:ascii="Calibri" w:eastAsia="FZHei-B01S" w:hAnsi="Calibri" w:cs="Calibri"/>
                  <w:lang w:eastAsia="zh-CN"/>
                </w:rPr>
                <w:delText>竭力</w:delText>
              </w:r>
            </w:del>
            <w:r w:rsidRPr="00617EF5">
              <w:rPr>
                <w:rFonts w:ascii="Calibri" w:eastAsia="FZHei-B01S" w:hAnsi="Calibri" w:cs="Calibri"/>
                <w:lang w:eastAsia="zh-CN"/>
              </w:rPr>
              <w:t>通过减少能耗和保护自然资源来尽量减少自身</w:t>
            </w:r>
            <w:ins w:id="90" w:author="Gu, Skylla" w:date="2026-01-07T15:29:00Z" w16du:dateUtc="2026-01-07T07:29:00Z">
              <w:r w:rsidR="00C315A0">
                <w:rPr>
                  <w:rFonts w:ascii="Calibri" w:eastAsia="FZHei-B01S" w:hAnsi="Calibri" w:cs="Calibri" w:hint="eastAsia"/>
                  <w:lang w:eastAsia="zh-CN"/>
                </w:rPr>
                <w:t>对环境的影响</w:t>
              </w:r>
            </w:ins>
            <w:del w:id="91" w:author="Gu, Skylla" w:date="2026-01-07T15:29:00Z" w16du:dateUtc="2026-01-07T07:29:00Z">
              <w:r w:rsidRPr="00617EF5" w:rsidDel="00C315A0">
                <w:rPr>
                  <w:rFonts w:ascii="Calibri" w:eastAsia="FZHei-B01S" w:hAnsi="Calibri" w:cs="Calibri"/>
                  <w:lang w:eastAsia="zh-CN"/>
                </w:rPr>
                <w:delText>的碳</w:delText>
              </w:r>
            </w:del>
            <w:del w:id="92" w:author="Gu, Skylla" w:date="2026-01-07T15:28:00Z" w16du:dateUtc="2026-01-07T07:28:00Z">
              <w:r w:rsidRPr="00617EF5" w:rsidDel="00C315A0">
                <w:rPr>
                  <w:rFonts w:ascii="Calibri" w:eastAsia="FZHei-B01S" w:hAnsi="Calibri" w:cs="Calibri"/>
                  <w:lang w:eastAsia="zh-CN"/>
                </w:rPr>
                <w:delText>足迹</w:delText>
              </w:r>
            </w:del>
            <w:r w:rsidRPr="00617EF5">
              <w:rPr>
                <w:rFonts w:ascii="Calibri" w:eastAsia="FZHei-B01S" w:hAnsi="Calibri" w:cs="Calibri"/>
                <w:lang w:eastAsia="zh-CN"/>
              </w:rPr>
              <w:t>。</w:t>
            </w:r>
          </w:p>
          <w:p w14:paraId="2B73F1C0" w14:textId="77777777" w:rsidR="00B71E0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此外，我们还在全球各地的运营中支持适当的政治参与并鼓励融入社区。</w:t>
            </w:r>
          </w:p>
          <w:p w14:paraId="1A0E1211" w14:textId="77777777" w:rsidR="00B71E0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融入社区</w:t>
            </w:r>
          </w:p>
          <w:p w14:paraId="28D7DC4F" w14:textId="77777777" w:rsidR="00B71E0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环境责任</w:t>
            </w:r>
          </w:p>
          <w:p w14:paraId="7C2B9D22" w14:textId="77777777" w:rsidR="00B71E0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资助支持政治活动</w:t>
            </w:r>
          </w:p>
          <w:p w14:paraId="30382AC5" w14:textId="77777777" w:rsidR="00B71E0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点击每个图标了解更多信息。</w:t>
            </w:r>
          </w:p>
        </w:tc>
      </w:tr>
      <w:tr w:rsidR="004270EA" w:rsidRPr="008B3F0C" w14:paraId="24595794" w14:textId="77777777" w:rsidTr="00617EF5">
        <w:tc>
          <w:tcPr>
            <w:tcW w:w="1353" w:type="dxa"/>
            <w:shd w:val="clear" w:color="auto" w:fill="C1E4F5"/>
            <w:tcMar>
              <w:top w:w="120" w:type="dxa"/>
              <w:left w:w="180" w:type="dxa"/>
              <w:bottom w:w="120" w:type="dxa"/>
              <w:right w:w="180" w:type="dxa"/>
            </w:tcMar>
            <w:hideMark/>
          </w:tcPr>
          <w:p w14:paraId="6D795BA8" w14:textId="77777777" w:rsidR="00671917" w:rsidRPr="008B3F0C" w:rsidRDefault="000D50BD" w:rsidP="00671917">
            <w:pPr>
              <w:spacing w:before="30" w:after="30"/>
              <w:ind w:left="30" w:right="30"/>
              <w:rPr>
                <w:rFonts w:ascii="Calibri" w:eastAsia="Times New Roman" w:hAnsi="Calibri" w:cs="Calibri"/>
                <w:sz w:val="16"/>
              </w:rPr>
            </w:pPr>
            <w:hyperlink r:id="rId63" w:tgtFrame="_blank" w:history="1">
              <w:r w:rsidRPr="008B3F0C">
                <w:rPr>
                  <w:rFonts w:ascii="Calibri" w:eastAsia="Times New Roman" w:hAnsi="Calibri" w:cs="Calibri"/>
                  <w:color w:val="0000FF"/>
                  <w:sz w:val="16"/>
                  <w:u w:val="single"/>
                </w:rPr>
                <w:t>Screen 11</w:t>
              </w:r>
            </w:hyperlink>
            <w:r w:rsidRPr="008B3F0C">
              <w:rPr>
                <w:rFonts w:ascii="Calibri" w:eastAsia="Times New Roman" w:hAnsi="Calibri" w:cs="Calibri"/>
                <w:sz w:val="16"/>
              </w:rPr>
              <w:t xml:space="preserve"> </w:t>
            </w:r>
          </w:p>
          <w:p w14:paraId="63BE303E" w14:textId="77777777" w:rsidR="00671917" w:rsidRPr="008B3F0C" w:rsidRDefault="000D50BD" w:rsidP="00671917">
            <w:pPr>
              <w:ind w:left="30" w:right="30"/>
              <w:rPr>
                <w:rFonts w:ascii="Calibri" w:eastAsia="Times New Roman" w:hAnsi="Calibri" w:cs="Calibri"/>
                <w:sz w:val="16"/>
              </w:rPr>
            </w:pPr>
            <w:hyperlink r:id="rId64" w:tgtFrame="_blank" w:history="1">
              <w:r w:rsidRPr="008B3F0C">
                <w:rPr>
                  <w:rFonts w:ascii="Calibri" w:eastAsia="Times New Roman" w:hAnsi="Calibri" w:cs="Calibri"/>
                  <w:color w:val="0000FF"/>
                  <w:sz w:val="16"/>
                  <w:u w:val="single"/>
                </w:rPr>
                <w:t>27_C_12</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4DB03D" w14:textId="77777777" w:rsidR="006719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COMMUNITY INVOLVEMENT</w:t>
            </w:r>
          </w:p>
          <w:p w14:paraId="496ED559" w14:textId="77777777" w:rsidR="006719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support community well-being.</w:t>
            </w:r>
          </w:p>
          <w:p w14:paraId="3BFB9238" w14:textId="77777777" w:rsidR="006719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3D2554D9" w14:textId="77777777" w:rsidR="00671917"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5C34CEE3" w14:textId="77777777" w:rsidR="0067191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融入社区</w:t>
            </w:r>
          </w:p>
          <w:p w14:paraId="70F1D44C" w14:textId="77777777" w:rsidR="0067191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我们支持社区福祉。</w:t>
            </w:r>
          </w:p>
          <w:p w14:paraId="086A4ECA" w14:textId="77777777" w:rsidR="0067191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在雅培，我们通过产品、工作成果和行动来支持社区福祉。长期以来，我们一直积极回馈我们生活和工作所在的社区，因为我们坚信，健康的社区才会繁荣昌盛。</w:t>
            </w:r>
          </w:p>
          <w:p w14:paraId="715D5380" w14:textId="77777777" w:rsidR="00671917"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通过我们的业务、合作关系以及对当地组织和事业的支持，我们竭力在我们经营所在的社区产生积极持久的影响。</w:t>
            </w:r>
          </w:p>
        </w:tc>
      </w:tr>
      <w:tr w:rsidR="004270EA" w:rsidRPr="008B3F0C" w14:paraId="2D30834D" w14:textId="77777777" w:rsidTr="00617EF5">
        <w:tc>
          <w:tcPr>
            <w:tcW w:w="1353" w:type="dxa"/>
            <w:shd w:val="clear" w:color="auto" w:fill="C1E4F5"/>
            <w:tcMar>
              <w:top w:w="120" w:type="dxa"/>
              <w:left w:w="180" w:type="dxa"/>
              <w:bottom w:w="120" w:type="dxa"/>
              <w:right w:w="180" w:type="dxa"/>
            </w:tcMar>
            <w:hideMark/>
          </w:tcPr>
          <w:p w14:paraId="128188D5" w14:textId="77777777" w:rsidR="003E5A36" w:rsidRPr="008B3F0C" w:rsidRDefault="000D50BD" w:rsidP="003E5A36">
            <w:pPr>
              <w:spacing w:before="30" w:after="30"/>
              <w:ind w:left="30" w:right="30"/>
              <w:rPr>
                <w:rFonts w:ascii="Calibri" w:eastAsia="Times New Roman" w:hAnsi="Calibri" w:cs="Calibri"/>
                <w:sz w:val="16"/>
              </w:rPr>
            </w:pPr>
            <w:hyperlink r:id="rId65" w:tgtFrame="_blank" w:history="1">
              <w:r w:rsidRPr="008B3F0C">
                <w:rPr>
                  <w:rFonts w:ascii="Calibri" w:eastAsia="Times New Roman" w:hAnsi="Calibri" w:cs="Calibri"/>
                  <w:color w:val="0000FF"/>
                  <w:sz w:val="16"/>
                  <w:u w:val="single"/>
                </w:rPr>
                <w:t>Screen 11</w:t>
              </w:r>
            </w:hyperlink>
            <w:r w:rsidRPr="008B3F0C">
              <w:rPr>
                <w:rFonts w:ascii="Calibri" w:eastAsia="Times New Roman" w:hAnsi="Calibri" w:cs="Calibri"/>
                <w:sz w:val="16"/>
              </w:rPr>
              <w:t xml:space="preserve"> </w:t>
            </w:r>
          </w:p>
          <w:p w14:paraId="0E6B1279" w14:textId="77777777" w:rsidR="003E5A36" w:rsidRPr="008B3F0C" w:rsidRDefault="000D50BD" w:rsidP="003E5A36">
            <w:pPr>
              <w:ind w:left="30" w:right="30"/>
              <w:rPr>
                <w:rFonts w:ascii="Calibri" w:eastAsia="Times New Roman" w:hAnsi="Calibri" w:cs="Calibri"/>
                <w:sz w:val="16"/>
              </w:rPr>
            </w:pPr>
            <w:hyperlink r:id="rId66" w:tgtFrame="_blank" w:history="1">
              <w:r w:rsidRPr="008B3F0C">
                <w:rPr>
                  <w:rFonts w:ascii="Calibri" w:eastAsia="Times New Roman" w:hAnsi="Calibri" w:cs="Calibri"/>
                  <w:color w:val="0000FF"/>
                  <w:sz w:val="16"/>
                  <w:u w:val="single"/>
                </w:rPr>
                <w:t>28_C_12</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B05D2F" w14:textId="77777777" w:rsidR="003E5A3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ENVIRONMENTAL RESPONSIBILITY</w:t>
            </w:r>
          </w:p>
          <w:p w14:paraId="54F3BAE0" w14:textId="77777777" w:rsidR="003E5A3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take part in sustainable development and work to reduce our impact on the environment.</w:t>
            </w:r>
          </w:p>
          <w:p w14:paraId="2555054F" w14:textId="77777777" w:rsidR="003E5A3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work to protect the environment in everything we do—from how we source materials to how we make, ship, and use our products.</w:t>
            </w:r>
          </w:p>
          <w:p w14:paraId="49B96AAF" w14:textId="77777777" w:rsidR="003E5A3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693EA43F" w14:textId="77777777" w:rsidR="003E5A36"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环境责任</w:t>
            </w:r>
          </w:p>
          <w:p w14:paraId="232FFB93" w14:textId="77777777" w:rsidR="003E5A36"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我们参与可持续发展，并努力减少自身对环境的影响。</w:t>
            </w:r>
          </w:p>
          <w:p w14:paraId="02D30575" w14:textId="0D564061" w:rsidR="003E5A36"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我们努力在我们</w:t>
            </w:r>
            <w:ins w:id="93" w:author="Gu, Skylla" w:date="2026-01-07T15:58:00Z" w16du:dateUtc="2026-01-07T07:58:00Z">
              <w:r w:rsidR="002541EE">
                <w:rPr>
                  <w:rFonts w:ascii="Calibri" w:eastAsia="FZHei-B01S" w:hAnsi="Calibri" w:cs="Calibri" w:hint="eastAsia"/>
                  <w:lang w:eastAsia="zh-CN"/>
                </w:rPr>
                <w:t>从事</w:t>
              </w:r>
            </w:ins>
            <w:r w:rsidRPr="00617EF5">
              <w:rPr>
                <w:rFonts w:ascii="Calibri" w:eastAsia="FZHei-B01S" w:hAnsi="Calibri" w:cs="Calibri"/>
                <w:lang w:eastAsia="zh-CN"/>
              </w:rPr>
              <w:t>的一切事务中保护环境</w:t>
            </w:r>
            <w:r w:rsidRPr="00617EF5">
              <w:rPr>
                <w:rFonts w:ascii="Calibri" w:eastAsia="FZHei-B01S" w:hAnsi="Calibri" w:cs="Calibri"/>
                <w:lang w:eastAsia="zh-CN"/>
              </w:rPr>
              <w:t>——</w:t>
            </w:r>
            <w:r w:rsidRPr="00617EF5">
              <w:rPr>
                <w:rFonts w:ascii="Calibri" w:eastAsia="FZHei-B01S" w:hAnsi="Calibri" w:cs="Calibri"/>
                <w:lang w:eastAsia="zh-CN"/>
              </w:rPr>
              <w:t>从原料采购到产品制造、运输和使用方式。</w:t>
            </w:r>
          </w:p>
          <w:p w14:paraId="7484FED1" w14:textId="77777777" w:rsidR="003E5A36"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我们采取措施减少能耗和节约自然资源。我们在工作和社区中支持清洁能源项目。我们想方设法减少废弃物，加强材料的循环利用并减少环境风险。我们还遵守适用于我们业务的环境法律法规。</w:t>
            </w:r>
          </w:p>
        </w:tc>
      </w:tr>
      <w:tr w:rsidR="004270EA" w:rsidRPr="008B3F0C" w14:paraId="0981846A" w14:textId="77777777" w:rsidTr="00617EF5">
        <w:tc>
          <w:tcPr>
            <w:tcW w:w="1353" w:type="dxa"/>
            <w:shd w:val="clear" w:color="auto" w:fill="C1E4F5"/>
            <w:tcMar>
              <w:top w:w="120" w:type="dxa"/>
              <w:left w:w="180" w:type="dxa"/>
              <w:bottom w:w="120" w:type="dxa"/>
              <w:right w:w="180" w:type="dxa"/>
            </w:tcMar>
            <w:hideMark/>
          </w:tcPr>
          <w:p w14:paraId="3929F69E" w14:textId="77777777" w:rsidR="00B93BBE" w:rsidRPr="008B3F0C" w:rsidRDefault="000D50BD" w:rsidP="00B93BBE">
            <w:pPr>
              <w:spacing w:before="30" w:after="30"/>
              <w:ind w:left="30" w:right="30"/>
              <w:rPr>
                <w:rFonts w:ascii="Calibri" w:eastAsia="Times New Roman" w:hAnsi="Calibri" w:cs="Calibri"/>
                <w:sz w:val="16"/>
              </w:rPr>
            </w:pPr>
            <w:hyperlink r:id="rId67" w:tgtFrame="_blank" w:history="1">
              <w:r w:rsidRPr="008B3F0C">
                <w:rPr>
                  <w:rFonts w:ascii="Calibri" w:eastAsia="Times New Roman" w:hAnsi="Calibri" w:cs="Calibri"/>
                  <w:color w:val="0000FF"/>
                  <w:sz w:val="16"/>
                  <w:u w:val="single"/>
                </w:rPr>
                <w:t>Screen 11</w:t>
              </w:r>
            </w:hyperlink>
            <w:r w:rsidRPr="008B3F0C">
              <w:rPr>
                <w:rFonts w:ascii="Calibri" w:eastAsia="Times New Roman" w:hAnsi="Calibri" w:cs="Calibri"/>
                <w:sz w:val="16"/>
              </w:rPr>
              <w:t xml:space="preserve"> </w:t>
            </w:r>
          </w:p>
          <w:p w14:paraId="19E6D67B" w14:textId="77777777" w:rsidR="00B93BBE" w:rsidRPr="008B3F0C" w:rsidRDefault="000D50BD" w:rsidP="00B93BBE">
            <w:pPr>
              <w:ind w:left="30" w:right="30"/>
              <w:rPr>
                <w:rFonts w:ascii="Calibri" w:eastAsia="Times New Roman" w:hAnsi="Calibri" w:cs="Calibri"/>
                <w:sz w:val="16"/>
              </w:rPr>
            </w:pPr>
            <w:hyperlink r:id="rId68" w:tgtFrame="_blank" w:history="1">
              <w:r w:rsidRPr="008B3F0C">
                <w:rPr>
                  <w:rFonts w:ascii="Calibri" w:eastAsia="Times New Roman" w:hAnsi="Calibri" w:cs="Calibri"/>
                  <w:color w:val="0000FF"/>
                  <w:sz w:val="16"/>
                  <w:u w:val="single"/>
                </w:rPr>
                <w:t>29_C_12</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BEE04F" w14:textId="77777777" w:rsidR="00B93BBE"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POLITICAL CONTRIBUTIONS</w:t>
            </w:r>
          </w:p>
          <w:p w14:paraId="00B01650" w14:textId="77777777" w:rsidR="00B93BBE"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encourage appropriate engagement in the political process and support community involvement.</w:t>
            </w:r>
          </w:p>
          <w:p w14:paraId="7E54A5D8" w14:textId="77777777" w:rsidR="00B93BBE"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Abbott supports public policies that align with our mission and values. When appropriate, we may also support political candidates or interest groups.</w:t>
            </w:r>
          </w:p>
          <w:p w14:paraId="106B44D0" w14:textId="77777777" w:rsidR="00B93BBE"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7E3B8972" w14:textId="77777777" w:rsidR="00B93BB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资助支持政治活动</w:t>
            </w:r>
          </w:p>
          <w:p w14:paraId="4D14C8DC" w14:textId="74F88C1B" w:rsidR="00B93BB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我们鼓励适当参与政治活动，支持</w:t>
            </w:r>
            <w:del w:id="94" w:author="Gu, Skylla" w:date="2026-01-07T16:07:00Z" w16du:dateUtc="2026-01-07T08:07:00Z">
              <w:r w:rsidRPr="00617EF5" w:rsidDel="00A05FF9">
                <w:rPr>
                  <w:rFonts w:ascii="Calibri" w:eastAsia="FZHei-B01S" w:hAnsi="Calibri" w:cs="Calibri"/>
                  <w:lang w:eastAsia="zh-CN"/>
                </w:rPr>
                <w:delText>融入</w:delText>
              </w:r>
            </w:del>
            <w:r w:rsidRPr="00617EF5">
              <w:rPr>
                <w:rFonts w:ascii="Calibri" w:eastAsia="FZHei-B01S" w:hAnsi="Calibri" w:cs="Calibri"/>
                <w:lang w:eastAsia="zh-CN"/>
              </w:rPr>
              <w:t>社区</w:t>
            </w:r>
            <w:ins w:id="95" w:author="Gu, Skylla" w:date="2026-01-07T16:07:00Z" w16du:dateUtc="2026-01-07T08:07:00Z">
              <w:r w:rsidR="00A05FF9">
                <w:rPr>
                  <w:rFonts w:ascii="Calibri" w:eastAsia="FZHei-B01S" w:hAnsi="Calibri" w:cs="Calibri" w:hint="eastAsia"/>
                  <w:lang w:eastAsia="zh-CN"/>
                </w:rPr>
                <w:t>融入</w:t>
              </w:r>
            </w:ins>
            <w:r w:rsidRPr="00617EF5">
              <w:rPr>
                <w:rFonts w:ascii="Calibri" w:eastAsia="FZHei-B01S" w:hAnsi="Calibri" w:cs="Calibri"/>
                <w:lang w:eastAsia="zh-CN"/>
              </w:rPr>
              <w:t>。</w:t>
            </w:r>
          </w:p>
          <w:p w14:paraId="316A6FDF" w14:textId="77777777" w:rsidR="00B93BB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雅培支持符合我们使命和价值观的公共政策。在适当的时候，我们还可以为政治候选人或利益团体提供支持。</w:t>
            </w:r>
          </w:p>
          <w:p w14:paraId="5B529095" w14:textId="010F1558" w:rsidR="00B93BB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关于企业资助支持政治活动的法律很复杂，因此，在出于此目的使用雅培资金或以雅培的名义进行捐赠之前，必须先经过</w:t>
            </w:r>
            <w:del w:id="96" w:author="Gu, Skylla" w:date="2026-01-07T16:11:00Z" w16du:dateUtc="2026-01-07T08:11:00Z">
              <w:r w:rsidRPr="00617EF5" w:rsidDel="00EA295D">
                <w:rPr>
                  <w:rFonts w:ascii="Calibri" w:eastAsia="FZHei-B01S" w:hAnsi="Calibri" w:cs="Calibri"/>
                  <w:lang w:eastAsia="zh-CN"/>
                </w:rPr>
                <w:delText>法务部</w:delText>
              </w:r>
            </w:del>
            <w:ins w:id="97" w:author="Gu, Skylla" w:date="2026-01-07T16:11:00Z" w16du:dateUtc="2026-01-07T08:11:00Z">
              <w:r w:rsidR="00EA295D">
                <w:rPr>
                  <w:rFonts w:ascii="Calibri" w:eastAsia="FZHei-B01S" w:hAnsi="Calibri" w:cs="Calibri"/>
                  <w:lang w:eastAsia="zh-CN"/>
                </w:rPr>
                <w:t>法律部</w:t>
              </w:r>
            </w:ins>
            <w:r w:rsidRPr="00617EF5">
              <w:rPr>
                <w:rFonts w:ascii="Calibri" w:eastAsia="FZHei-B01S" w:hAnsi="Calibri" w:cs="Calibri"/>
                <w:lang w:eastAsia="zh-CN"/>
              </w:rPr>
              <w:t>的审核。</w:t>
            </w:r>
          </w:p>
        </w:tc>
      </w:tr>
      <w:tr w:rsidR="004270EA" w:rsidRPr="008B3F0C" w14:paraId="74A90BC4" w14:textId="77777777" w:rsidTr="00617EF5">
        <w:tc>
          <w:tcPr>
            <w:tcW w:w="1353" w:type="dxa"/>
            <w:shd w:val="clear" w:color="auto" w:fill="C1E4F5"/>
            <w:tcMar>
              <w:top w:w="120" w:type="dxa"/>
              <w:left w:w="180" w:type="dxa"/>
              <w:bottom w:w="120" w:type="dxa"/>
              <w:right w:w="180" w:type="dxa"/>
            </w:tcMar>
            <w:hideMark/>
          </w:tcPr>
          <w:p w14:paraId="48C199A5" w14:textId="77777777" w:rsidR="00BB2193" w:rsidRPr="008B3F0C" w:rsidRDefault="000D50BD" w:rsidP="00BB2193">
            <w:pPr>
              <w:spacing w:before="30" w:after="30"/>
              <w:ind w:left="30" w:right="30"/>
              <w:rPr>
                <w:rFonts w:ascii="Calibri" w:eastAsia="Times New Roman" w:hAnsi="Calibri" w:cs="Calibri"/>
                <w:sz w:val="16"/>
              </w:rPr>
            </w:pPr>
            <w:hyperlink r:id="rId69" w:tgtFrame="_blank" w:history="1">
              <w:r w:rsidRPr="008B3F0C">
                <w:rPr>
                  <w:rFonts w:ascii="Calibri" w:eastAsia="Times New Roman" w:hAnsi="Calibri" w:cs="Calibri"/>
                  <w:color w:val="0000FF"/>
                  <w:sz w:val="16"/>
                  <w:u w:val="single"/>
                </w:rPr>
                <w:t>Screen 12</w:t>
              </w:r>
            </w:hyperlink>
            <w:r w:rsidRPr="008B3F0C">
              <w:rPr>
                <w:rFonts w:ascii="Calibri" w:eastAsia="Times New Roman" w:hAnsi="Calibri" w:cs="Calibri"/>
                <w:sz w:val="16"/>
              </w:rPr>
              <w:t xml:space="preserve"> </w:t>
            </w:r>
          </w:p>
          <w:p w14:paraId="46301F31" w14:textId="77777777" w:rsidR="00BB2193" w:rsidRPr="008B3F0C" w:rsidRDefault="000D50BD" w:rsidP="00BB2193">
            <w:pPr>
              <w:ind w:left="30" w:right="30"/>
              <w:rPr>
                <w:rFonts w:ascii="Calibri" w:eastAsia="Times New Roman" w:hAnsi="Calibri" w:cs="Calibri"/>
                <w:sz w:val="16"/>
              </w:rPr>
            </w:pPr>
            <w:hyperlink r:id="rId70" w:tgtFrame="_blank" w:history="1">
              <w:r w:rsidRPr="008B3F0C">
                <w:rPr>
                  <w:rFonts w:ascii="Calibri" w:eastAsia="Times New Roman" w:hAnsi="Calibri" w:cs="Calibri"/>
                  <w:color w:val="0000FF"/>
                  <w:sz w:val="16"/>
                  <w:u w:val="single"/>
                </w:rPr>
                <w:t>30_C_13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2962E2"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You must view all content before moving forward.</w:t>
            </w:r>
          </w:p>
          <w:p w14:paraId="31C347E7"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At Abbott, we are committed to doing business honestly and keeping our promises in all areas of our work.</w:t>
            </w:r>
          </w:p>
          <w:p w14:paraId="2BAA2D8E"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3AA262C0"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Fair Dealing</w:t>
            </w:r>
          </w:p>
          <w:p w14:paraId="02B32224"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Avoiding Conflicts of Interest I</w:t>
            </w:r>
          </w:p>
          <w:p w14:paraId="2D317002"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Avoiding Conflicts of Interest I</w:t>
            </w:r>
            <w:r w:rsidR="00380CFE" w:rsidRPr="008B3F0C">
              <w:rPr>
                <w:rFonts w:ascii="Calibri" w:eastAsia="Times New Roman" w:hAnsi="Calibri" w:cs="Calibri"/>
              </w:rPr>
              <w:t>I</w:t>
            </w:r>
          </w:p>
          <w:p w14:paraId="5CA2C7A8"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Protection of Abbott Assets &amp; Reputation</w:t>
            </w:r>
          </w:p>
          <w:p w14:paraId="6BD25B16"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Confidential Information</w:t>
            </w:r>
          </w:p>
          <w:p w14:paraId="7FFD39C6"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Anti-bribery</w:t>
            </w:r>
          </w:p>
          <w:p w14:paraId="309E5897"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Gifts, Meals &amp; Entertainment</w:t>
            </w:r>
          </w:p>
          <w:p w14:paraId="45B975D7"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Accurate Books and Records</w:t>
            </w:r>
          </w:p>
          <w:p w14:paraId="76EAA2E7"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Compliance with Laws</w:t>
            </w:r>
          </w:p>
          <w:p w14:paraId="2278640B"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Fair Competition</w:t>
            </w:r>
          </w:p>
          <w:p w14:paraId="7FA2B1AA" w14:textId="77777777" w:rsidR="00BB219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Click each of the icons to learn more.</w:t>
            </w:r>
          </w:p>
        </w:tc>
        <w:tc>
          <w:tcPr>
            <w:tcW w:w="6000" w:type="dxa"/>
          </w:tcPr>
          <w:p w14:paraId="1F86C564" w14:textId="77777777" w:rsidR="00BB219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你必须在继续前查看所有内容。</w:t>
            </w:r>
          </w:p>
          <w:p w14:paraId="104F3FE8" w14:textId="77777777" w:rsidR="00BB2193" w:rsidRPr="00910380" w:rsidRDefault="000D50BD" w:rsidP="00617EF5">
            <w:pPr>
              <w:spacing w:before="100" w:beforeAutospacing="1" w:after="100" w:afterAutospacing="1"/>
              <w:ind w:left="30" w:right="30"/>
              <w:rPr>
                <w:rFonts w:ascii="Calibri" w:eastAsia="FZHei-B01S" w:hAnsi="Calibri" w:cs="Calibri"/>
                <w:lang w:val="en-US" w:eastAsia="zh-CN"/>
                <w:rPrChange w:id="98" w:author="Gu, Skylla" w:date="2026-01-07T16:27:00Z" w16du:dateUtc="2026-01-07T08:27:00Z">
                  <w:rPr>
                    <w:rFonts w:ascii="Calibri" w:eastAsia="FZHei-B01S" w:hAnsi="Calibri" w:cs="Calibri"/>
                    <w:lang w:eastAsia="zh-CN"/>
                  </w:rPr>
                </w:rPrChange>
              </w:rPr>
            </w:pPr>
            <w:r w:rsidRPr="00617EF5">
              <w:rPr>
                <w:rFonts w:ascii="Calibri" w:eastAsia="FZHei-B01S" w:hAnsi="Calibri" w:cs="Calibri"/>
                <w:lang w:eastAsia="zh-CN"/>
              </w:rPr>
              <w:t>在雅培，我们致力于诚信经营并在我们工作的各个方面恪守我们的承诺。</w:t>
            </w:r>
          </w:p>
          <w:p w14:paraId="4B53720F" w14:textId="77777777" w:rsidR="00BB219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在处理利益冲突时，我们将雅培的利益置于个人利益之上。我们保护雅培资产和声誉，妥善保护机密信息，并尊重所有将个人信息分享给我们的人的隐私。</w:t>
            </w:r>
          </w:p>
          <w:p w14:paraId="5B4B8DED" w14:textId="77777777" w:rsidR="00BB219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公平交易</w:t>
            </w:r>
          </w:p>
          <w:p w14:paraId="7C90AD30" w14:textId="77777777" w:rsidR="00BB219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避免利益冲突</w:t>
            </w:r>
            <w:r w:rsidRPr="00617EF5">
              <w:rPr>
                <w:rFonts w:ascii="Calibri" w:eastAsia="FZHei-B01S" w:hAnsi="Calibri" w:cs="Calibri"/>
                <w:lang w:eastAsia="zh-CN"/>
              </w:rPr>
              <w:t xml:space="preserve"> I</w:t>
            </w:r>
          </w:p>
          <w:p w14:paraId="55510073" w14:textId="77777777" w:rsidR="00BB219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避免利益冲突</w:t>
            </w:r>
            <w:r w:rsidRPr="00617EF5">
              <w:rPr>
                <w:rFonts w:ascii="Calibri" w:eastAsia="FZHei-B01S" w:hAnsi="Calibri" w:cs="Calibri"/>
                <w:lang w:eastAsia="zh-CN"/>
              </w:rPr>
              <w:t xml:space="preserve"> II</w:t>
            </w:r>
          </w:p>
          <w:p w14:paraId="1F8B18EA" w14:textId="77777777" w:rsidR="00BB219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保护雅培资产和声誉</w:t>
            </w:r>
          </w:p>
          <w:p w14:paraId="36479A61" w14:textId="74EF5A1B" w:rsidR="00BB2193" w:rsidRPr="00617EF5" w:rsidRDefault="00A17226" w:rsidP="00617EF5">
            <w:pPr>
              <w:spacing w:before="100" w:beforeAutospacing="1" w:after="100" w:afterAutospacing="1"/>
              <w:ind w:left="30" w:right="30"/>
              <w:rPr>
                <w:rFonts w:ascii="Calibri" w:eastAsia="FZHei-B01S" w:hAnsi="Calibri" w:cs="Calibri"/>
                <w:lang w:eastAsia="zh-CN"/>
              </w:rPr>
            </w:pPr>
            <w:ins w:id="99" w:author="Gu, Skylla" w:date="2026-01-07T17:37:00Z" w16du:dateUtc="2026-01-07T09:37:00Z">
              <w:r>
                <w:rPr>
                  <w:rFonts w:ascii="Calibri" w:eastAsia="FZHei-B01S" w:hAnsi="Calibri" w:cs="Calibri" w:hint="eastAsia"/>
                  <w:lang w:eastAsia="zh-CN"/>
                </w:rPr>
                <w:t>机密</w:t>
              </w:r>
            </w:ins>
            <w:del w:id="100" w:author="Gu, Skylla" w:date="2026-01-07T17:37:00Z" w16du:dateUtc="2026-01-07T09:37:00Z">
              <w:r w:rsidR="000D50BD" w:rsidRPr="00617EF5" w:rsidDel="00A17226">
                <w:rPr>
                  <w:rFonts w:ascii="Calibri" w:eastAsia="FZHei-B01S" w:hAnsi="Calibri" w:cs="Calibri"/>
                  <w:lang w:eastAsia="zh-CN"/>
                </w:rPr>
                <w:delText>保密</w:delText>
              </w:r>
            </w:del>
            <w:r w:rsidR="000D50BD" w:rsidRPr="00617EF5">
              <w:rPr>
                <w:rFonts w:ascii="Calibri" w:eastAsia="FZHei-B01S" w:hAnsi="Calibri" w:cs="Calibri"/>
                <w:lang w:eastAsia="zh-CN"/>
              </w:rPr>
              <w:t>信息</w:t>
            </w:r>
          </w:p>
          <w:p w14:paraId="73FA5F1D" w14:textId="77777777" w:rsidR="00BB219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反贿赂</w:t>
            </w:r>
          </w:p>
          <w:p w14:paraId="671FE09B" w14:textId="7DBD36D1" w:rsidR="00BB219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礼品、</w:t>
            </w:r>
            <w:ins w:id="101" w:author="Gu, Skylla" w:date="2026-01-07T16:54:00Z" w16du:dateUtc="2026-01-07T08:54:00Z">
              <w:r w:rsidR="00910380">
                <w:rPr>
                  <w:rFonts w:ascii="Calibri" w:eastAsia="FZHei-B01S" w:hAnsi="Calibri" w:cs="Calibri" w:hint="eastAsia"/>
                  <w:lang w:eastAsia="zh-CN"/>
                </w:rPr>
                <w:t>餐饮</w:t>
              </w:r>
            </w:ins>
            <w:del w:id="102" w:author="Gu, Skylla" w:date="2026-01-07T16:54:00Z" w16du:dateUtc="2026-01-07T08:54:00Z">
              <w:r w:rsidRPr="00617EF5" w:rsidDel="00910380">
                <w:rPr>
                  <w:rFonts w:ascii="Calibri" w:eastAsia="FZHei-B01S" w:hAnsi="Calibri" w:cs="Calibri"/>
                  <w:lang w:eastAsia="zh-CN"/>
                </w:rPr>
                <w:delText>商务宴请</w:delText>
              </w:r>
            </w:del>
            <w:r w:rsidRPr="00617EF5">
              <w:rPr>
                <w:rFonts w:ascii="Calibri" w:eastAsia="FZHei-B01S" w:hAnsi="Calibri" w:cs="Calibri"/>
                <w:lang w:eastAsia="zh-CN"/>
              </w:rPr>
              <w:t>和招待</w:t>
            </w:r>
          </w:p>
          <w:p w14:paraId="4CF88AED" w14:textId="77777777" w:rsidR="00BB219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准确的账簿和记录</w:t>
            </w:r>
          </w:p>
          <w:p w14:paraId="75F68029" w14:textId="77777777" w:rsidR="00BB219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遵守法律</w:t>
            </w:r>
          </w:p>
          <w:p w14:paraId="0C9F8B7A" w14:textId="77777777" w:rsidR="00BB219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公平竞争</w:t>
            </w:r>
          </w:p>
          <w:p w14:paraId="5FB66E0E" w14:textId="77777777" w:rsidR="00BB219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点击每个图标了解更多信息。</w:t>
            </w:r>
          </w:p>
        </w:tc>
      </w:tr>
      <w:tr w:rsidR="004270EA" w:rsidRPr="008B3F0C" w14:paraId="43684847" w14:textId="77777777" w:rsidTr="00617EF5">
        <w:tc>
          <w:tcPr>
            <w:tcW w:w="1353" w:type="dxa"/>
            <w:shd w:val="clear" w:color="auto" w:fill="C1E4F5"/>
            <w:tcMar>
              <w:top w:w="120" w:type="dxa"/>
              <w:left w:w="180" w:type="dxa"/>
              <w:bottom w:w="120" w:type="dxa"/>
              <w:right w:w="180" w:type="dxa"/>
            </w:tcMar>
            <w:hideMark/>
          </w:tcPr>
          <w:p w14:paraId="143541A3" w14:textId="77777777" w:rsidR="007A2786" w:rsidRPr="008B3F0C" w:rsidRDefault="000D50BD" w:rsidP="007A2786">
            <w:pPr>
              <w:spacing w:before="30" w:after="30"/>
              <w:ind w:left="30" w:right="30"/>
              <w:rPr>
                <w:rFonts w:ascii="Calibri" w:eastAsia="Times New Roman" w:hAnsi="Calibri" w:cs="Calibri"/>
                <w:sz w:val="16"/>
              </w:rPr>
            </w:pPr>
            <w:hyperlink r:id="rId71" w:tgtFrame="_blank" w:history="1">
              <w:r w:rsidRPr="008B3F0C">
                <w:rPr>
                  <w:rFonts w:ascii="Calibri" w:eastAsia="Times New Roman" w:hAnsi="Calibri" w:cs="Calibri"/>
                  <w:color w:val="0000FF"/>
                  <w:sz w:val="16"/>
                  <w:u w:val="single"/>
                </w:rPr>
                <w:t>Screen 12</w:t>
              </w:r>
            </w:hyperlink>
            <w:r w:rsidRPr="008B3F0C">
              <w:rPr>
                <w:rFonts w:ascii="Calibri" w:eastAsia="Times New Roman" w:hAnsi="Calibri" w:cs="Calibri"/>
                <w:sz w:val="16"/>
              </w:rPr>
              <w:t xml:space="preserve"> </w:t>
            </w:r>
          </w:p>
          <w:p w14:paraId="5A23BF30" w14:textId="77777777" w:rsidR="007A2786" w:rsidRPr="008B3F0C" w:rsidRDefault="000D50BD" w:rsidP="007A2786">
            <w:pPr>
              <w:ind w:left="30" w:right="30"/>
              <w:rPr>
                <w:rFonts w:ascii="Calibri" w:eastAsia="Times New Roman" w:hAnsi="Calibri" w:cs="Calibri"/>
                <w:sz w:val="16"/>
              </w:rPr>
            </w:pPr>
            <w:hyperlink r:id="rId72" w:tgtFrame="_blank" w:history="1">
              <w:r w:rsidRPr="008B3F0C">
                <w:rPr>
                  <w:rFonts w:ascii="Calibri" w:eastAsia="Times New Roman" w:hAnsi="Calibri" w:cs="Calibri"/>
                  <w:color w:val="0000FF"/>
                  <w:sz w:val="16"/>
                  <w:u w:val="single"/>
                </w:rPr>
                <w:t>31_C_13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6A7E63" w14:textId="77777777" w:rsidR="007A278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FAIR DEALING</w:t>
            </w:r>
          </w:p>
          <w:p w14:paraId="187F6FAA" w14:textId="77777777" w:rsidR="007A278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conduct business with integrity and follow through on our commitments in every aspect of our work.</w:t>
            </w:r>
          </w:p>
          <w:p w14:paraId="6BEB7C1C" w14:textId="77777777" w:rsidR="007A2786"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44053695" w14:textId="77777777" w:rsidR="007A2786"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公平交易</w:t>
            </w:r>
          </w:p>
          <w:p w14:paraId="170BC813" w14:textId="77777777" w:rsidR="007A2786"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我们诚信经营，并在工作的各个方面恪守我们的承诺。</w:t>
            </w:r>
          </w:p>
          <w:p w14:paraId="3A07417E" w14:textId="5E151214" w:rsidR="007A2786"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我们每个人都要对自己的工作和所做的决策负责。在每次职场互动中，无论是与同事、客户、供应商、</w:t>
            </w:r>
            <w:del w:id="103" w:author="Gu, Skylla" w:date="2026-01-06T14:44:00Z" w16du:dateUtc="2026-01-06T06:44:00Z">
              <w:r w:rsidRPr="00617EF5" w:rsidDel="006510C9">
                <w:rPr>
                  <w:rFonts w:ascii="Calibri" w:eastAsia="FZHei-B01S" w:hAnsi="Calibri" w:cs="Calibri"/>
                  <w:lang w:eastAsia="zh-CN"/>
                </w:rPr>
                <w:delText>医疗保健专业人员</w:delText>
              </w:r>
            </w:del>
            <w:ins w:id="104" w:author="Gu, Skylla" w:date="2026-01-06T14:44:00Z" w16du:dateUtc="2026-01-06T06:44:00Z">
              <w:r w:rsidR="006510C9">
                <w:rPr>
                  <w:rFonts w:ascii="Calibri" w:eastAsia="FZHei-B01S" w:hAnsi="Calibri" w:cs="Calibri"/>
                  <w:lang w:eastAsia="zh-CN"/>
                </w:rPr>
                <w:t>医</w:t>
              </w:r>
              <w:r w:rsidR="006510C9">
                <w:rPr>
                  <w:rFonts w:ascii="Calibri" w:eastAsia="FZHei-B01S" w:hAnsi="Calibri" w:cs="Calibri"/>
                  <w:lang w:eastAsia="zh-CN"/>
                </w:rPr>
                <w:lastRenderedPageBreak/>
                <w:t>疗保健专业人士</w:t>
              </w:r>
            </w:ins>
            <w:r w:rsidRPr="00617EF5">
              <w:rPr>
                <w:rFonts w:ascii="Calibri" w:eastAsia="FZHei-B01S" w:hAnsi="Calibri" w:cs="Calibri"/>
                <w:lang w:eastAsia="zh-CN"/>
              </w:rPr>
              <w:t>、竞争对手还是其他人互动，我们都必须确保雅培的业务开展方式公平且有诚信。</w:t>
            </w:r>
          </w:p>
        </w:tc>
      </w:tr>
      <w:tr w:rsidR="004270EA" w:rsidRPr="008B3F0C" w14:paraId="3D01B1B2" w14:textId="77777777" w:rsidTr="00617EF5">
        <w:tc>
          <w:tcPr>
            <w:tcW w:w="1353" w:type="dxa"/>
            <w:shd w:val="clear" w:color="auto" w:fill="C1E4F5"/>
            <w:tcMar>
              <w:top w:w="120" w:type="dxa"/>
              <w:left w:w="180" w:type="dxa"/>
              <w:bottom w:w="120" w:type="dxa"/>
              <w:right w:w="180" w:type="dxa"/>
            </w:tcMar>
            <w:hideMark/>
          </w:tcPr>
          <w:p w14:paraId="12A9ACE7" w14:textId="77777777" w:rsidR="00EA2282" w:rsidRPr="008B3F0C" w:rsidRDefault="000D50BD" w:rsidP="00EA2282">
            <w:pPr>
              <w:spacing w:before="30" w:after="30"/>
              <w:ind w:left="30" w:right="30"/>
              <w:rPr>
                <w:rFonts w:ascii="Calibri" w:eastAsia="Times New Roman" w:hAnsi="Calibri" w:cs="Calibri"/>
                <w:sz w:val="16"/>
              </w:rPr>
            </w:pPr>
            <w:hyperlink r:id="rId73" w:tgtFrame="_blank" w:history="1">
              <w:r w:rsidRPr="008B3F0C">
                <w:rPr>
                  <w:rFonts w:ascii="Calibri" w:eastAsia="Times New Roman" w:hAnsi="Calibri" w:cs="Calibri"/>
                  <w:color w:val="0000FF"/>
                  <w:sz w:val="16"/>
                  <w:u w:val="single"/>
                </w:rPr>
                <w:t>Screen 12</w:t>
              </w:r>
            </w:hyperlink>
            <w:r w:rsidRPr="008B3F0C">
              <w:rPr>
                <w:rFonts w:ascii="Calibri" w:eastAsia="Times New Roman" w:hAnsi="Calibri" w:cs="Calibri"/>
                <w:sz w:val="16"/>
              </w:rPr>
              <w:t xml:space="preserve"> </w:t>
            </w:r>
          </w:p>
          <w:p w14:paraId="125ADCFB" w14:textId="77777777" w:rsidR="00EA2282" w:rsidRPr="008B3F0C" w:rsidRDefault="000D50BD" w:rsidP="00EA2282">
            <w:pPr>
              <w:ind w:left="30" w:right="30"/>
              <w:rPr>
                <w:rFonts w:ascii="Calibri" w:eastAsia="Times New Roman" w:hAnsi="Calibri" w:cs="Calibri"/>
                <w:sz w:val="16"/>
              </w:rPr>
            </w:pPr>
            <w:hyperlink r:id="rId74" w:tgtFrame="_blank" w:history="1">
              <w:r w:rsidRPr="008B3F0C">
                <w:rPr>
                  <w:rFonts w:ascii="Calibri" w:eastAsia="Times New Roman" w:hAnsi="Calibri" w:cs="Calibri"/>
                  <w:color w:val="0000FF"/>
                  <w:sz w:val="16"/>
                  <w:u w:val="single"/>
                </w:rPr>
                <w:t>32_C_13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DC5277" w14:textId="77777777" w:rsidR="00EA2282"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AVOIDING CONFLICTS OF INTEREST I</w:t>
            </w:r>
          </w:p>
          <w:p w14:paraId="19546B6F" w14:textId="77777777" w:rsidR="00EA2282"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identify and address conflicts of interest before moving forward.</w:t>
            </w:r>
          </w:p>
          <w:p w14:paraId="56AA50BF" w14:textId="77777777" w:rsidR="00EA2282"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5EE89DE8" w14:textId="77777777" w:rsidR="00EA2282"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避免利益冲突</w:t>
            </w:r>
            <w:r w:rsidRPr="00617EF5">
              <w:rPr>
                <w:rFonts w:ascii="Calibri" w:eastAsia="FZHei-B01S" w:hAnsi="Calibri" w:cs="Calibri"/>
                <w:lang w:eastAsia="zh-CN"/>
              </w:rPr>
              <w:t xml:space="preserve"> I</w:t>
            </w:r>
          </w:p>
          <w:p w14:paraId="1CFEA40D" w14:textId="77777777" w:rsidR="00EA2282"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我们只有在识别和化解利益冲突之后才能进入下一步工作。</w:t>
            </w:r>
          </w:p>
          <w:p w14:paraId="6FE8473C" w14:textId="0D91FE98" w:rsidR="00EA2282"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当个人利益</w:t>
            </w:r>
            <w:ins w:id="105" w:author="Gu, Skylla" w:date="2026-01-07T17:24:00Z" w16du:dateUtc="2026-01-07T09:24:00Z">
              <w:r w:rsidR="00B84DDA">
                <w:rPr>
                  <w:rFonts w:ascii="Calibri" w:eastAsia="FZHei-B01S" w:hAnsi="Calibri" w:cs="Calibri" w:hint="eastAsia"/>
                  <w:lang w:eastAsia="zh-CN"/>
                </w:rPr>
                <w:t>妨碍</w:t>
              </w:r>
            </w:ins>
            <w:del w:id="106" w:author="Gu, Skylla" w:date="2026-01-07T17:24:00Z" w16du:dateUtc="2026-01-07T09:24:00Z">
              <w:r w:rsidRPr="00617EF5" w:rsidDel="00B84DDA">
                <w:rPr>
                  <w:rFonts w:ascii="Calibri" w:eastAsia="FZHei-B01S" w:hAnsi="Calibri" w:cs="Calibri"/>
                  <w:lang w:eastAsia="zh-CN"/>
                </w:rPr>
                <w:delText>干扰</w:delText>
              </w:r>
            </w:del>
            <w:r w:rsidRPr="00617EF5">
              <w:rPr>
                <w:rFonts w:ascii="Calibri" w:eastAsia="FZHei-B01S" w:hAnsi="Calibri" w:cs="Calibri"/>
                <w:lang w:eastAsia="zh-CN"/>
              </w:rPr>
              <w:t>或看似</w:t>
            </w:r>
            <w:ins w:id="107" w:author="Gu, Skylla" w:date="2026-01-07T17:24:00Z" w16du:dateUtc="2026-01-07T09:24:00Z">
              <w:r w:rsidR="00B84DDA">
                <w:rPr>
                  <w:rFonts w:ascii="Calibri" w:eastAsia="FZHei-B01S" w:hAnsi="Calibri" w:cs="Calibri" w:hint="eastAsia"/>
                  <w:lang w:eastAsia="zh-CN"/>
                </w:rPr>
                <w:t>妨碍</w:t>
              </w:r>
            </w:ins>
            <w:del w:id="108" w:author="Gu, Skylla" w:date="2026-01-07T17:24:00Z" w16du:dateUtc="2026-01-07T09:24:00Z">
              <w:r w:rsidRPr="00617EF5" w:rsidDel="00B84DDA">
                <w:rPr>
                  <w:rFonts w:ascii="Calibri" w:eastAsia="FZHei-B01S" w:hAnsi="Calibri" w:cs="Calibri"/>
                  <w:lang w:eastAsia="zh-CN"/>
                </w:rPr>
                <w:delText>干扰</w:delText>
              </w:r>
            </w:del>
            <w:r w:rsidRPr="00617EF5">
              <w:rPr>
                <w:rFonts w:ascii="Calibri" w:eastAsia="FZHei-B01S" w:hAnsi="Calibri" w:cs="Calibri"/>
                <w:lang w:eastAsia="zh-CN"/>
              </w:rPr>
              <w:t>了雅培的最大利益时，就会出现利益冲突。业务决策必须基于雅培的需要，而不是基于个人的好处或亲朋好友的利益。我们应运用良好的判断力，并避免任何会导致实际或疑似会产生利益冲突的情形。如果私人的关系、利益或外部活动影响了你公平有效地行事的能力，或者可能为你或你的亲属带来好处，则你必须按照雅培的指南披露潜在利益冲突并从相关事务中退出。</w:t>
            </w:r>
          </w:p>
        </w:tc>
      </w:tr>
      <w:tr w:rsidR="004270EA" w:rsidRPr="008B3F0C" w14:paraId="5A52F1B1" w14:textId="77777777" w:rsidTr="00617EF5">
        <w:tc>
          <w:tcPr>
            <w:tcW w:w="1353" w:type="dxa"/>
            <w:shd w:val="clear" w:color="auto" w:fill="C1E4F5"/>
            <w:tcMar>
              <w:top w:w="120" w:type="dxa"/>
              <w:left w:w="180" w:type="dxa"/>
              <w:bottom w:w="120" w:type="dxa"/>
              <w:right w:w="180" w:type="dxa"/>
            </w:tcMar>
            <w:hideMark/>
          </w:tcPr>
          <w:p w14:paraId="050ADEE5" w14:textId="77777777" w:rsidR="00795145" w:rsidRPr="008B3F0C" w:rsidRDefault="000D50BD" w:rsidP="00795145">
            <w:pPr>
              <w:spacing w:before="30" w:after="30"/>
              <w:ind w:left="30" w:right="30"/>
              <w:rPr>
                <w:rFonts w:ascii="Calibri" w:eastAsia="Times New Roman" w:hAnsi="Calibri" w:cs="Calibri"/>
                <w:sz w:val="16"/>
              </w:rPr>
            </w:pPr>
            <w:hyperlink r:id="rId75" w:tgtFrame="_blank" w:history="1">
              <w:r w:rsidRPr="008B3F0C">
                <w:rPr>
                  <w:rFonts w:ascii="Calibri" w:eastAsia="Times New Roman" w:hAnsi="Calibri" w:cs="Calibri"/>
                  <w:color w:val="0000FF"/>
                  <w:sz w:val="16"/>
                  <w:u w:val="single"/>
                </w:rPr>
                <w:t>Screen 12</w:t>
              </w:r>
            </w:hyperlink>
            <w:r w:rsidRPr="008B3F0C">
              <w:rPr>
                <w:rFonts w:ascii="Calibri" w:eastAsia="Times New Roman" w:hAnsi="Calibri" w:cs="Calibri"/>
                <w:sz w:val="16"/>
              </w:rPr>
              <w:t xml:space="preserve"> </w:t>
            </w:r>
          </w:p>
          <w:p w14:paraId="0D15B9E2" w14:textId="77777777" w:rsidR="00795145" w:rsidRPr="008B3F0C" w:rsidRDefault="000D50BD" w:rsidP="00795145">
            <w:pPr>
              <w:ind w:left="30" w:right="30"/>
              <w:rPr>
                <w:rFonts w:ascii="Calibri" w:eastAsia="Times New Roman" w:hAnsi="Calibri" w:cs="Calibri"/>
                <w:sz w:val="16"/>
              </w:rPr>
            </w:pPr>
            <w:hyperlink r:id="rId76" w:tgtFrame="_blank" w:history="1">
              <w:r w:rsidRPr="008B3F0C">
                <w:rPr>
                  <w:rFonts w:ascii="Calibri" w:eastAsia="Times New Roman" w:hAnsi="Calibri" w:cs="Calibri"/>
                  <w:color w:val="0000FF"/>
                  <w:sz w:val="16"/>
                  <w:u w:val="single"/>
                </w:rPr>
                <w:t>33_C_13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88B98B" w14:textId="77777777" w:rsidR="0079514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AVOIDING CONFLICTS OF INTEREST II</w:t>
            </w:r>
          </w:p>
          <w:p w14:paraId="3942C3F1" w14:textId="77777777" w:rsidR="0079514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put Abbott’s interests first when making work-related decisions.</w:t>
            </w:r>
          </w:p>
          <w:p w14:paraId="5163C21A" w14:textId="77777777" w:rsidR="0079514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That means prioritizing the company’s goals over those of a specific team, group, or individual. Any opportunities or resources we access through our roles </w:t>
            </w:r>
            <w:r w:rsidRPr="008B3F0C">
              <w:rPr>
                <w:rFonts w:ascii="Calibri" w:eastAsia="Times New Roman" w:hAnsi="Calibri" w:cs="Calibri"/>
              </w:rPr>
              <w:lastRenderedPageBreak/>
              <w:t>at Abbott should be used to benefit the company—not for personal gain. We should not compete with Abbott or help others do so. When opportunities arise, our focus must be on advancing Abbott’s interests.</w:t>
            </w:r>
          </w:p>
        </w:tc>
        <w:tc>
          <w:tcPr>
            <w:tcW w:w="6000" w:type="dxa"/>
          </w:tcPr>
          <w:p w14:paraId="7B1A3935" w14:textId="77777777" w:rsidR="0079514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避免利益冲突</w:t>
            </w:r>
            <w:r w:rsidRPr="00617EF5">
              <w:rPr>
                <w:rFonts w:ascii="Calibri" w:eastAsia="FZHei-B01S" w:hAnsi="Calibri" w:cs="Calibri"/>
                <w:lang w:eastAsia="zh-CN"/>
              </w:rPr>
              <w:t xml:space="preserve"> II</w:t>
            </w:r>
          </w:p>
          <w:p w14:paraId="38119752" w14:textId="77777777" w:rsidR="0079514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我们在做出与工作相关的决策时，要将雅培的利益放在首位。</w:t>
            </w:r>
          </w:p>
          <w:p w14:paraId="15E70261" w14:textId="77777777" w:rsidR="0079514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这意味着要优先考虑公司的目标，而不是特定团队、小组或个人的目标。我们在雅培任职期间获得的任何机会或资源都应当用于为公司带来益处，而不是用于谋取个人利益。我们不应与雅培竞争，或帮助其他人与雅培竞争。当机会出现时，我们必须优先考虑雅培的利益。</w:t>
            </w:r>
          </w:p>
        </w:tc>
      </w:tr>
      <w:tr w:rsidR="004270EA" w:rsidRPr="008B3F0C" w14:paraId="091D8648" w14:textId="77777777" w:rsidTr="00617EF5">
        <w:tc>
          <w:tcPr>
            <w:tcW w:w="1353" w:type="dxa"/>
            <w:shd w:val="clear" w:color="auto" w:fill="C1E4F5"/>
            <w:tcMar>
              <w:top w:w="120" w:type="dxa"/>
              <w:left w:w="180" w:type="dxa"/>
              <w:bottom w:w="120" w:type="dxa"/>
              <w:right w:w="180" w:type="dxa"/>
            </w:tcMar>
            <w:hideMark/>
          </w:tcPr>
          <w:p w14:paraId="3B0F04D1" w14:textId="77777777" w:rsidR="004150A0" w:rsidRPr="008B3F0C" w:rsidRDefault="000D50BD" w:rsidP="004150A0">
            <w:pPr>
              <w:spacing w:before="30" w:after="30"/>
              <w:ind w:left="30" w:right="30"/>
              <w:rPr>
                <w:rFonts w:ascii="Calibri" w:eastAsia="Times New Roman" w:hAnsi="Calibri" w:cs="Calibri"/>
                <w:sz w:val="16"/>
              </w:rPr>
            </w:pPr>
            <w:hyperlink r:id="rId77" w:tgtFrame="_blank" w:history="1">
              <w:r w:rsidRPr="008B3F0C">
                <w:rPr>
                  <w:rFonts w:ascii="Calibri" w:eastAsia="Times New Roman" w:hAnsi="Calibri" w:cs="Calibri"/>
                  <w:color w:val="0000FF"/>
                  <w:sz w:val="16"/>
                  <w:u w:val="single"/>
                </w:rPr>
                <w:t>Screen 12</w:t>
              </w:r>
            </w:hyperlink>
            <w:r w:rsidRPr="008B3F0C">
              <w:rPr>
                <w:rFonts w:ascii="Calibri" w:eastAsia="Times New Roman" w:hAnsi="Calibri" w:cs="Calibri"/>
                <w:sz w:val="16"/>
              </w:rPr>
              <w:t xml:space="preserve"> </w:t>
            </w:r>
          </w:p>
          <w:p w14:paraId="4A38A6E2" w14:textId="77777777" w:rsidR="004150A0" w:rsidRPr="008B3F0C" w:rsidRDefault="000D50BD" w:rsidP="004150A0">
            <w:pPr>
              <w:ind w:left="30" w:right="30"/>
              <w:rPr>
                <w:rFonts w:ascii="Calibri" w:eastAsia="Times New Roman" w:hAnsi="Calibri" w:cs="Calibri"/>
                <w:sz w:val="16"/>
              </w:rPr>
            </w:pPr>
            <w:hyperlink r:id="rId78" w:tgtFrame="_blank" w:history="1">
              <w:r w:rsidRPr="008B3F0C">
                <w:rPr>
                  <w:rFonts w:ascii="Calibri" w:eastAsia="Times New Roman" w:hAnsi="Calibri" w:cs="Calibri"/>
                  <w:color w:val="0000FF"/>
                  <w:sz w:val="16"/>
                  <w:u w:val="single"/>
                </w:rPr>
                <w:t>34_C_13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670796" w14:textId="77777777" w:rsidR="004150A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PROTECTION OF ABBOTT ASSETS &amp; REPUTATION</w:t>
            </w:r>
          </w:p>
          <w:p w14:paraId="5D9AFD60" w14:textId="77777777" w:rsidR="004150A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are caretakers of our company.</w:t>
            </w:r>
          </w:p>
          <w:p w14:paraId="1DF73DB2" w14:textId="77777777" w:rsidR="004150A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310685C5" w14:textId="77777777" w:rsidR="004150A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should always use good judgment to make sure these resources are used properly, efficiently, and with care—avoiding loss, theft, misuse, or waste.</w:t>
            </w:r>
          </w:p>
          <w:p w14:paraId="6246A191" w14:textId="77777777" w:rsidR="004150A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Abbott’s reputation is one of our most valuable assets—and we all play a role in protecting it.</w:t>
            </w:r>
          </w:p>
          <w:p w14:paraId="4AB1310F" w14:textId="77777777" w:rsidR="004150A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Each of us is responsible for how we represent Abbott, especially in public settings and online, where anything we share—whether in conversations, emails, or social </w:t>
            </w:r>
            <w:r w:rsidRPr="008B3F0C">
              <w:rPr>
                <w:rFonts w:ascii="Calibri" w:eastAsia="Times New Roman" w:hAnsi="Calibri" w:cs="Calibri"/>
              </w:rPr>
              <w:lastRenderedPageBreak/>
              <w:t>media—can reflect on the company. It’s important to communicate thoughtfully, use good judgment, and protect Abbott’s confidential information.</w:t>
            </w:r>
          </w:p>
          <w:p w14:paraId="0AB3F02F" w14:textId="77777777" w:rsidR="004150A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3411E57C" w14:textId="77777777" w:rsidR="004150A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保护雅培资产和声誉</w:t>
            </w:r>
          </w:p>
          <w:p w14:paraId="2D9D988B" w14:textId="77777777" w:rsidR="004150A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我们是公司的守护者。</w:t>
            </w:r>
          </w:p>
          <w:p w14:paraId="11F1E5D0" w14:textId="77777777" w:rsidR="004150A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我们每个人都有责任明智地保护和使用雅培资产。这些资产包括车辆和电脑等实物，以及知识产权、商业秘密和专业知识等宝贵信息。</w:t>
            </w:r>
          </w:p>
          <w:p w14:paraId="080A23D3" w14:textId="77777777" w:rsidR="004150A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我们务必要运用良好的判断力，确保正确、高效、谨慎地使用这些资源，避免丢失、被盗、滥用或浪费。</w:t>
            </w:r>
          </w:p>
          <w:p w14:paraId="080CFF2B" w14:textId="77777777" w:rsidR="004150A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雅培声誉是我们最宝贵的资产之一，我们每个人在保护雅培声誉方面都发挥着重要作用。</w:t>
            </w:r>
          </w:p>
          <w:p w14:paraId="75A5B9DC" w14:textId="77777777" w:rsidR="004150A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我们每个人都要对自己所代表的雅培形象负责，尤其是在公开场合和在网络上，因为我们在这些环境中分</w:t>
            </w:r>
            <w:r w:rsidRPr="00617EF5">
              <w:rPr>
                <w:rFonts w:ascii="Calibri" w:eastAsia="FZHei-B01S" w:hAnsi="Calibri" w:cs="Calibri"/>
                <w:lang w:eastAsia="zh-CN"/>
              </w:rPr>
              <w:lastRenderedPageBreak/>
              <w:t>享的任何信息（无论是通过谈话、电子邮件还是社交媒体进行分享）都可能会对公司产生影响。我们必须审慎地沟通，运用良好的判断力，保护雅培的机密信息。</w:t>
            </w:r>
          </w:p>
          <w:p w14:paraId="71D81153" w14:textId="77777777" w:rsidR="004150A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与外界互动时，我们应考虑我们是否会被视为代表雅培，以及我们的言行是否可能会影响雅培声誉。这在社交媒体上尤其重要，因为在社交媒体上，帖子扩散速度很快、传播面很广</w:t>
            </w:r>
            <w:r w:rsidRPr="00617EF5">
              <w:rPr>
                <w:rFonts w:ascii="Calibri" w:eastAsia="FZHei-B01S" w:hAnsi="Calibri" w:cs="Calibri"/>
                <w:lang w:eastAsia="zh-CN"/>
              </w:rPr>
              <w:t>——</w:t>
            </w:r>
            <w:r w:rsidRPr="00617EF5">
              <w:rPr>
                <w:rFonts w:ascii="Calibri" w:eastAsia="FZHei-B01S" w:hAnsi="Calibri" w:cs="Calibri"/>
                <w:lang w:eastAsia="zh-CN"/>
              </w:rPr>
              <w:t>一个漫不经心的评论或帖子就可能会造成实际损害。</w:t>
            </w:r>
          </w:p>
        </w:tc>
      </w:tr>
      <w:tr w:rsidR="004270EA" w:rsidRPr="008B3F0C" w14:paraId="760DCB09" w14:textId="77777777" w:rsidTr="00617EF5">
        <w:tc>
          <w:tcPr>
            <w:tcW w:w="1353" w:type="dxa"/>
            <w:shd w:val="clear" w:color="auto" w:fill="C1E4F5"/>
            <w:tcMar>
              <w:top w:w="120" w:type="dxa"/>
              <w:left w:w="180" w:type="dxa"/>
              <w:bottom w:w="120" w:type="dxa"/>
              <w:right w:w="180" w:type="dxa"/>
            </w:tcMar>
            <w:hideMark/>
          </w:tcPr>
          <w:p w14:paraId="4CB525A3" w14:textId="77777777" w:rsidR="007C042D" w:rsidRPr="008B3F0C" w:rsidRDefault="000D50BD" w:rsidP="007C042D">
            <w:pPr>
              <w:spacing w:before="30" w:after="30"/>
              <w:ind w:left="30" w:right="30"/>
              <w:rPr>
                <w:rFonts w:ascii="Calibri" w:eastAsia="Times New Roman" w:hAnsi="Calibri" w:cs="Calibri"/>
                <w:sz w:val="16"/>
              </w:rPr>
            </w:pPr>
            <w:hyperlink r:id="rId79" w:tgtFrame="_blank" w:history="1">
              <w:r w:rsidRPr="008B3F0C">
                <w:rPr>
                  <w:rFonts w:ascii="Calibri" w:eastAsia="Times New Roman" w:hAnsi="Calibri" w:cs="Calibri"/>
                  <w:color w:val="0000FF"/>
                  <w:sz w:val="16"/>
                  <w:u w:val="single"/>
                </w:rPr>
                <w:t>Screen 12</w:t>
              </w:r>
            </w:hyperlink>
            <w:r w:rsidRPr="008B3F0C">
              <w:rPr>
                <w:rFonts w:ascii="Calibri" w:eastAsia="Times New Roman" w:hAnsi="Calibri" w:cs="Calibri"/>
                <w:sz w:val="16"/>
              </w:rPr>
              <w:t xml:space="preserve"> </w:t>
            </w:r>
          </w:p>
          <w:p w14:paraId="5C71C1DE" w14:textId="77777777" w:rsidR="007C042D" w:rsidRPr="008B3F0C" w:rsidRDefault="000D50BD" w:rsidP="007C042D">
            <w:pPr>
              <w:ind w:left="30" w:right="30"/>
              <w:rPr>
                <w:rFonts w:ascii="Calibri" w:eastAsia="Times New Roman" w:hAnsi="Calibri" w:cs="Calibri"/>
                <w:sz w:val="16"/>
              </w:rPr>
            </w:pPr>
            <w:hyperlink r:id="rId80" w:tgtFrame="_blank" w:history="1">
              <w:r w:rsidRPr="008B3F0C">
                <w:rPr>
                  <w:rFonts w:ascii="Calibri" w:eastAsia="Times New Roman" w:hAnsi="Calibri" w:cs="Calibri"/>
                  <w:color w:val="0000FF"/>
                  <w:sz w:val="16"/>
                  <w:u w:val="single"/>
                </w:rPr>
                <w:t>35_C_13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2751D2" w14:textId="77777777" w:rsidR="007C042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CONFIDENTIAL INFORMATION</w:t>
            </w:r>
          </w:p>
          <w:p w14:paraId="667A958A" w14:textId="77777777" w:rsidR="007C042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are committed to respecting and protecting all confidential information, including personal data.</w:t>
            </w:r>
          </w:p>
          <w:p w14:paraId="07C7CE71" w14:textId="77777777" w:rsidR="007C042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17476978" w14:textId="77777777" w:rsidR="007C042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must protect confidential information and prevent unauthorized use or sharing—even after our time with Abbott ends.</w:t>
            </w:r>
          </w:p>
          <w:p w14:paraId="29A5DEB6" w14:textId="77777777" w:rsidR="007C042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At Abbott we also respect the intellectual property of others and avoid improper use of their confidential information. Misusing non-public information, such as for insider trading, is illegal and unethical.</w:t>
            </w:r>
          </w:p>
          <w:p w14:paraId="5B5DB5D8" w14:textId="77777777" w:rsidR="007C042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3516157B" w14:textId="77777777" w:rsidR="007C042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机密信息</w:t>
            </w:r>
          </w:p>
          <w:p w14:paraId="2B42ECBF" w14:textId="77777777" w:rsidR="007C042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我们致力于尊重和保护所有机密信息（包括个人数据）。</w:t>
            </w:r>
          </w:p>
          <w:p w14:paraId="418125CA" w14:textId="77777777" w:rsidR="007C042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机密信息是雅培最有价值的资产之一。机密信息包括非公开的详细信息，例如研究、商业秘密、业务计划、定价、合同、财务结果，以及其他一旦披露就可能会让竞争对手获益或对雅培造成损害的数据。</w:t>
            </w:r>
          </w:p>
          <w:p w14:paraId="12939E63" w14:textId="77777777" w:rsidR="007C042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我们必须保护机密信息，并防止未经授权使用或分享此类信息</w:t>
            </w:r>
            <w:r w:rsidRPr="00617EF5">
              <w:rPr>
                <w:rFonts w:ascii="Calibri" w:eastAsia="FZHei-B01S" w:hAnsi="Calibri" w:cs="Calibri"/>
                <w:lang w:eastAsia="zh-CN"/>
              </w:rPr>
              <w:t>——</w:t>
            </w:r>
            <w:r w:rsidRPr="00617EF5">
              <w:rPr>
                <w:rFonts w:ascii="Calibri" w:eastAsia="FZHei-B01S" w:hAnsi="Calibri" w:cs="Calibri"/>
                <w:lang w:eastAsia="zh-CN"/>
              </w:rPr>
              <w:t>即使在离职后也应如此。</w:t>
            </w:r>
          </w:p>
          <w:p w14:paraId="442FF3F0" w14:textId="77777777" w:rsidR="007C042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在雅培，我们还必须尊重他人的知识产权，避免不当使用他人的机密信息。滥用非公开信息（例如，用于进行内幕交易）是非法且不道德的行为。</w:t>
            </w:r>
          </w:p>
          <w:p w14:paraId="7EAE0BF6" w14:textId="69636FD7" w:rsidR="007C042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我们必须保护同事、</w:t>
            </w:r>
            <w:del w:id="109" w:author="Gu, Skylla" w:date="2026-01-06T14:44:00Z" w16du:dateUtc="2026-01-06T06:44:00Z">
              <w:r w:rsidRPr="00617EF5" w:rsidDel="006510C9">
                <w:rPr>
                  <w:rFonts w:ascii="Calibri" w:eastAsia="FZHei-B01S" w:hAnsi="Calibri" w:cs="Calibri"/>
                  <w:lang w:eastAsia="zh-CN"/>
                </w:rPr>
                <w:delText>医疗保健专业人员</w:delText>
              </w:r>
            </w:del>
            <w:ins w:id="110"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和客户托付给我们的个人数据。在收集和使用个人信息时，我们会在征得必要的同意后负责任地收集和使用，绝不会出售个人信息或者从未经授权的来源获取个人信息。许多地方都有严格的隐私法律；我们承诺了解并遵守此类法律，尤其是在涉及最敏感类别的个人信息时。</w:t>
            </w:r>
          </w:p>
        </w:tc>
      </w:tr>
      <w:tr w:rsidR="004270EA" w:rsidRPr="008B3F0C" w14:paraId="3F3F3E45" w14:textId="77777777" w:rsidTr="00617EF5">
        <w:tc>
          <w:tcPr>
            <w:tcW w:w="1353" w:type="dxa"/>
            <w:shd w:val="clear" w:color="auto" w:fill="C1E4F5"/>
            <w:tcMar>
              <w:top w:w="120" w:type="dxa"/>
              <w:left w:w="180" w:type="dxa"/>
              <w:bottom w:w="120" w:type="dxa"/>
              <w:right w:w="180" w:type="dxa"/>
            </w:tcMar>
            <w:hideMark/>
          </w:tcPr>
          <w:p w14:paraId="0A32FD0D" w14:textId="77777777" w:rsidR="007317E0" w:rsidRPr="008B3F0C" w:rsidRDefault="000D50BD" w:rsidP="007317E0">
            <w:pPr>
              <w:spacing w:before="30" w:after="30"/>
              <w:ind w:left="30" w:right="30"/>
              <w:rPr>
                <w:rFonts w:ascii="Calibri" w:eastAsia="Times New Roman" w:hAnsi="Calibri" w:cs="Calibri"/>
                <w:sz w:val="16"/>
              </w:rPr>
            </w:pPr>
            <w:hyperlink r:id="rId81" w:tgtFrame="_blank" w:history="1">
              <w:r w:rsidRPr="008B3F0C">
                <w:rPr>
                  <w:rFonts w:ascii="Calibri" w:eastAsia="Times New Roman" w:hAnsi="Calibri" w:cs="Calibri"/>
                  <w:color w:val="0000FF"/>
                  <w:sz w:val="16"/>
                  <w:u w:val="single"/>
                </w:rPr>
                <w:t>Screen 12</w:t>
              </w:r>
            </w:hyperlink>
            <w:r w:rsidRPr="008B3F0C">
              <w:rPr>
                <w:rFonts w:ascii="Calibri" w:eastAsia="Times New Roman" w:hAnsi="Calibri" w:cs="Calibri"/>
                <w:sz w:val="16"/>
              </w:rPr>
              <w:t xml:space="preserve"> </w:t>
            </w:r>
          </w:p>
          <w:p w14:paraId="61229B09" w14:textId="77777777" w:rsidR="007317E0" w:rsidRPr="008B3F0C" w:rsidRDefault="000D50BD" w:rsidP="007317E0">
            <w:pPr>
              <w:ind w:left="30" w:right="30"/>
              <w:rPr>
                <w:rFonts w:ascii="Calibri" w:eastAsia="Times New Roman" w:hAnsi="Calibri" w:cs="Calibri"/>
                <w:sz w:val="16"/>
              </w:rPr>
            </w:pPr>
            <w:hyperlink r:id="rId82" w:tgtFrame="_blank" w:history="1">
              <w:r w:rsidRPr="008B3F0C">
                <w:rPr>
                  <w:rFonts w:ascii="Calibri" w:eastAsia="Times New Roman" w:hAnsi="Calibri" w:cs="Calibri"/>
                  <w:color w:val="0000FF"/>
                  <w:sz w:val="16"/>
                  <w:u w:val="single"/>
                </w:rPr>
                <w:t>36_C_13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A294C5" w14:textId="77777777" w:rsidR="007317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ANTI-BRIBERY</w:t>
            </w:r>
          </w:p>
          <w:p w14:paraId="0331FDA5" w14:textId="77777777" w:rsidR="007317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actively oppose fraud, bribery, and corruption. We get business the right way.</w:t>
            </w:r>
          </w:p>
          <w:p w14:paraId="2FDC5FA2" w14:textId="77777777" w:rsidR="007317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344DA8A4" w14:textId="77777777" w:rsidR="007317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224B5D71" w14:textId="77777777" w:rsidR="007317E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404C84ED" w14:textId="77777777" w:rsidR="007317E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反贿赂</w:t>
            </w:r>
          </w:p>
          <w:p w14:paraId="52945FDF" w14:textId="77777777" w:rsidR="007317E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我们积极反对欺诈、贿赂和腐败。我们采取正当方式经营业务。</w:t>
            </w:r>
          </w:p>
          <w:p w14:paraId="212EDDCF" w14:textId="26C67E7F" w:rsidR="007317E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作为个人，我们希望</w:t>
            </w:r>
            <w:del w:id="111" w:author="Gu, Skylla" w:date="2026-01-06T14:44:00Z" w16du:dateUtc="2026-01-06T06:44:00Z">
              <w:r w:rsidRPr="00617EF5" w:rsidDel="006510C9">
                <w:rPr>
                  <w:rFonts w:ascii="Calibri" w:eastAsia="FZHei-B01S" w:hAnsi="Calibri" w:cs="Calibri"/>
                  <w:lang w:eastAsia="zh-CN"/>
                </w:rPr>
                <w:delText>医疗保健专业人员</w:delText>
              </w:r>
            </w:del>
            <w:ins w:id="112"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根据患者的最大利益做出决策，而不受公司激励措施的影响。同</w:t>
            </w:r>
            <w:r w:rsidRPr="00617EF5">
              <w:rPr>
                <w:rFonts w:ascii="Calibri" w:eastAsia="FZHei-B01S" w:hAnsi="Calibri" w:cs="Calibri"/>
                <w:lang w:eastAsia="zh-CN"/>
              </w:rPr>
              <w:lastRenderedPageBreak/>
              <w:t>样，我们希望政府官员以公众利益行事，而不受公司的施压所影响。</w:t>
            </w:r>
          </w:p>
          <w:p w14:paraId="1E0001FA" w14:textId="27EF9D7D" w:rsidR="007317E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雅培会向</w:t>
            </w:r>
            <w:del w:id="113" w:author="Gu, Skylla" w:date="2026-01-06T14:44:00Z" w16du:dateUtc="2026-01-06T06:44:00Z">
              <w:r w:rsidRPr="00617EF5" w:rsidDel="006510C9">
                <w:rPr>
                  <w:rFonts w:ascii="Calibri" w:eastAsia="FZHei-B01S" w:hAnsi="Calibri" w:cs="Calibri"/>
                  <w:lang w:eastAsia="zh-CN"/>
                </w:rPr>
                <w:delText>医疗保健专业人员</w:delText>
              </w:r>
            </w:del>
            <w:ins w:id="114"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讲授有关雅培产品的知识，但不会干涉他们的独立判断。绝不允许为了获得业务或回报以往的合作关系而向医务人员（例如医生、药剂师、护士、研究员或实验室人员）、政府官员或其他人提供任何有价物。</w:t>
            </w:r>
          </w:p>
          <w:p w14:paraId="01589B02" w14:textId="701A59AF" w:rsidR="007317E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我们在全球范围内遵守反贿赂、反腐败和反回扣法律，包括美国《反海外腐败法》。雅培的每位员工都必须谨慎管理与服务提供商（例如经销商、顾问和演讲者）的关系，开展尽职调查，按照</w:t>
            </w:r>
            <w:del w:id="115" w:author="Gu, Skylla" w:date="2026-01-08T11:44:00Z" w16du:dateUtc="2026-01-08T03:44:00Z">
              <w:r w:rsidRPr="00617EF5" w:rsidDel="00FB38CE">
                <w:rPr>
                  <w:rFonts w:ascii="Calibri" w:eastAsia="FZHei-B01S" w:hAnsi="Calibri" w:cs="Calibri"/>
                  <w:lang w:eastAsia="zh-CN"/>
                </w:rPr>
                <w:delText>公允市场价值</w:delText>
              </w:r>
            </w:del>
            <w:ins w:id="116" w:author="Gu, Skylla" w:date="2026-01-08T11:44:00Z" w16du:dateUtc="2026-01-08T03:44:00Z">
              <w:r w:rsidR="00FB38CE">
                <w:rPr>
                  <w:rFonts w:ascii="Calibri" w:eastAsia="FZHei-B01S" w:hAnsi="Calibri" w:cs="Calibri"/>
                  <w:lang w:eastAsia="zh-CN"/>
                </w:rPr>
                <w:t>市场公允价值</w:t>
              </w:r>
            </w:ins>
            <w:r w:rsidRPr="00617EF5">
              <w:rPr>
                <w:rFonts w:ascii="Calibri" w:eastAsia="FZHei-B01S" w:hAnsi="Calibri" w:cs="Calibri"/>
                <w:lang w:eastAsia="zh-CN"/>
              </w:rPr>
              <w:t>进行付款并妥善记录款项，以确保符合法律和公司标准。</w:t>
            </w:r>
          </w:p>
        </w:tc>
      </w:tr>
      <w:tr w:rsidR="004270EA" w:rsidRPr="008B3F0C" w14:paraId="07BE35EB" w14:textId="77777777" w:rsidTr="00617EF5">
        <w:tc>
          <w:tcPr>
            <w:tcW w:w="1353" w:type="dxa"/>
            <w:shd w:val="clear" w:color="auto" w:fill="C1E4F5"/>
            <w:tcMar>
              <w:top w:w="120" w:type="dxa"/>
              <w:left w:w="180" w:type="dxa"/>
              <w:bottom w:w="120" w:type="dxa"/>
              <w:right w:w="180" w:type="dxa"/>
            </w:tcMar>
            <w:hideMark/>
          </w:tcPr>
          <w:p w14:paraId="7844ACCA" w14:textId="77777777" w:rsidR="00870B35" w:rsidRPr="008B3F0C" w:rsidRDefault="000D50BD" w:rsidP="00870B35">
            <w:pPr>
              <w:spacing w:before="30" w:after="30"/>
              <w:ind w:left="30" w:right="30"/>
              <w:rPr>
                <w:rFonts w:ascii="Calibri" w:eastAsia="Times New Roman" w:hAnsi="Calibri" w:cs="Calibri"/>
                <w:sz w:val="16"/>
              </w:rPr>
            </w:pPr>
            <w:hyperlink r:id="rId83" w:tgtFrame="_blank" w:history="1">
              <w:r w:rsidRPr="008B3F0C">
                <w:rPr>
                  <w:rFonts w:ascii="Calibri" w:eastAsia="Times New Roman" w:hAnsi="Calibri" w:cs="Calibri"/>
                  <w:color w:val="0000FF"/>
                  <w:sz w:val="16"/>
                  <w:u w:val="single"/>
                </w:rPr>
                <w:t>Screen 12</w:t>
              </w:r>
            </w:hyperlink>
            <w:r w:rsidRPr="008B3F0C">
              <w:rPr>
                <w:rFonts w:ascii="Calibri" w:eastAsia="Times New Roman" w:hAnsi="Calibri" w:cs="Calibri"/>
                <w:sz w:val="16"/>
              </w:rPr>
              <w:t xml:space="preserve"> </w:t>
            </w:r>
          </w:p>
          <w:p w14:paraId="7DA5B0DF" w14:textId="77777777" w:rsidR="00870B35" w:rsidRPr="008B3F0C" w:rsidRDefault="000D50BD" w:rsidP="00870B35">
            <w:pPr>
              <w:ind w:left="30" w:right="30"/>
              <w:rPr>
                <w:rFonts w:ascii="Calibri" w:eastAsia="Times New Roman" w:hAnsi="Calibri" w:cs="Calibri"/>
                <w:sz w:val="16"/>
              </w:rPr>
            </w:pPr>
            <w:hyperlink r:id="rId84" w:tgtFrame="_blank" w:history="1">
              <w:r w:rsidRPr="008B3F0C">
                <w:rPr>
                  <w:rFonts w:ascii="Calibri" w:eastAsia="Times New Roman" w:hAnsi="Calibri" w:cs="Calibri"/>
                  <w:color w:val="0000FF"/>
                  <w:sz w:val="16"/>
                  <w:u w:val="single"/>
                </w:rPr>
                <w:t>37_C_13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7F6601" w14:textId="77777777" w:rsidR="00870B3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GIFTS, MEALS &amp; ENTERTAINMENT</w:t>
            </w:r>
          </w:p>
          <w:p w14:paraId="2A790C1B" w14:textId="77777777" w:rsidR="00870B3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do not offer or provide anything of value to gain a business advantage, directly or indirectly, in line with anti-bribery principles.</w:t>
            </w:r>
          </w:p>
          <w:p w14:paraId="00D23630" w14:textId="77777777" w:rsidR="00870B3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To prevent improper influence in business decisions, we set limits surrounding gifts, meals, and entertainment. </w:t>
            </w:r>
            <w:r w:rsidRPr="008B3F0C">
              <w:rPr>
                <w:rFonts w:ascii="Calibri" w:eastAsia="Times New Roman" w:hAnsi="Calibri" w:cs="Calibri"/>
              </w:rPr>
              <w:lastRenderedPageBreak/>
              <w:t>Abbott’s policies help ensure that brand reminders, cultural courtesies, hospitality, and other benefits never interfere with professional judgment.</w:t>
            </w:r>
          </w:p>
        </w:tc>
        <w:tc>
          <w:tcPr>
            <w:tcW w:w="6000" w:type="dxa"/>
          </w:tcPr>
          <w:p w14:paraId="1B7582C4" w14:textId="0C93220F" w:rsidR="00870B3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礼品、</w:t>
            </w:r>
            <w:del w:id="117" w:author="Gu, Skylla" w:date="2026-01-08T11:45:00Z" w16du:dateUtc="2026-01-08T03:45:00Z">
              <w:r w:rsidRPr="00617EF5" w:rsidDel="0071068C">
                <w:rPr>
                  <w:rFonts w:ascii="Calibri" w:eastAsia="FZHei-B01S" w:hAnsi="Calibri" w:cs="Calibri" w:hint="eastAsia"/>
                  <w:lang w:eastAsia="zh-CN"/>
                </w:rPr>
                <w:delText>商务宴请</w:delText>
              </w:r>
            </w:del>
            <w:ins w:id="118" w:author="Gu, Skylla" w:date="2026-01-08T11:45:00Z" w16du:dateUtc="2026-01-08T03:45:00Z">
              <w:r w:rsidR="0071068C">
                <w:rPr>
                  <w:rFonts w:ascii="Calibri" w:eastAsia="FZHei-B01S" w:hAnsi="Calibri" w:cs="Calibri" w:hint="eastAsia"/>
                  <w:lang w:eastAsia="zh-CN"/>
                </w:rPr>
                <w:t>餐饮</w:t>
              </w:r>
              <w:r w:rsidR="0071068C">
                <w:rPr>
                  <w:rFonts w:ascii="Calibri" w:eastAsia="FZHei-B01S" w:hAnsi="Calibri" w:cs="Calibri" w:hint="eastAsia"/>
                  <w:lang w:eastAsia="zh-CN"/>
                </w:rPr>
                <w:t xml:space="preserve"> </w:t>
              </w:r>
            </w:ins>
            <w:r w:rsidRPr="00617EF5">
              <w:rPr>
                <w:rFonts w:ascii="Calibri" w:eastAsia="FZHei-B01S" w:hAnsi="Calibri" w:cs="Calibri"/>
                <w:lang w:eastAsia="zh-CN"/>
              </w:rPr>
              <w:t>和招待</w:t>
            </w:r>
          </w:p>
          <w:p w14:paraId="06265CF1" w14:textId="77777777" w:rsidR="00870B3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我们遵循反贿赂原则，不会为了获取业务优势而直接或间接提供任何有价物。</w:t>
            </w:r>
          </w:p>
          <w:p w14:paraId="08C85053" w14:textId="062C955E" w:rsidR="00870B3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为了防止</w:t>
            </w:r>
            <w:ins w:id="119" w:author="Gu, Skylla" w:date="2026-01-08T11:48:00Z" w16du:dateUtc="2026-01-08T03:48:00Z">
              <w:r w:rsidR="00F51B74">
                <w:rPr>
                  <w:rFonts w:ascii="Calibri" w:eastAsia="FZHei-B01S" w:hAnsi="Calibri" w:cs="Calibri" w:hint="eastAsia"/>
                  <w:lang w:eastAsia="zh-CN"/>
                </w:rPr>
                <w:t>对</w:t>
              </w:r>
              <w:r w:rsidR="00F51B74" w:rsidRPr="00617EF5">
                <w:rPr>
                  <w:rFonts w:ascii="Calibri" w:eastAsia="FZHei-B01S" w:hAnsi="Calibri" w:cs="Calibri"/>
                  <w:lang w:eastAsia="zh-CN"/>
                </w:rPr>
                <w:t>商业决策</w:t>
              </w:r>
            </w:ins>
            <w:ins w:id="120" w:author="Gu, Skylla" w:date="2026-01-08T11:49:00Z" w16du:dateUtc="2026-01-08T03:49:00Z">
              <w:r w:rsidR="00F51B74">
                <w:rPr>
                  <w:rFonts w:ascii="Calibri" w:eastAsia="FZHei-B01S" w:hAnsi="Calibri" w:cs="Calibri" w:hint="eastAsia"/>
                  <w:lang w:eastAsia="zh-CN"/>
                </w:rPr>
                <w:t>的</w:t>
              </w:r>
            </w:ins>
            <w:r w:rsidRPr="00617EF5">
              <w:rPr>
                <w:rFonts w:ascii="Calibri" w:eastAsia="FZHei-B01S" w:hAnsi="Calibri" w:cs="Calibri"/>
                <w:lang w:eastAsia="zh-CN"/>
              </w:rPr>
              <w:t>不当地影响</w:t>
            </w:r>
            <w:del w:id="121" w:author="Gu, Skylla" w:date="2026-01-08T11:48:00Z" w16du:dateUtc="2026-01-08T03:48:00Z">
              <w:r w:rsidRPr="00617EF5" w:rsidDel="00F51B74">
                <w:rPr>
                  <w:rFonts w:ascii="Calibri" w:eastAsia="FZHei-B01S" w:hAnsi="Calibri" w:cs="Calibri"/>
                  <w:lang w:eastAsia="zh-CN"/>
                </w:rPr>
                <w:delText>商业决策</w:delText>
              </w:r>
            </w:del>
            <w:r w:rsidRPr="00617EF5">
              <w:rPr>
                <w:rFonts w:ascii="Calibri" w:eastAsia="FZHei-B01S" w:hAnsi="Calibri" w:cs="Calibri"/>
                <w:lang w:eastAsia="zh-CN"/>
              </w:rPr>
              <w:t>，我们对礼品、</w:t>
            </w:r>
            <w:del w:id="122" w:author="Gu, Skylla" w:date="2026-01-08T11:48:00Z" w16du:dateUtc="2026-01-08T03:48:00Z">
              <w:r w:rsidRPr="00617EF5" w:rsidDel="00161A7D">
                <w:rPr>
                  <w:rFonts w:ascii="Calibri" w:eastAsia="FZHei-B01S" w:hAnsi="Calibri" w:cs="Calibri" w:hint="eastAsia"/>
                  <w:lang w:eastAsia="zh-CN"/>
                </w:rPr>
                <w:delText>商务宴请</w:delText>
              </w:r>
            </w:del>
            <w:ins w:id="123" w:author="Gu, Skylla" w:date="2026-01-08T11:48:00Z" w16du:dateUtc="2026-01-08T03:48:00Z">
              <w:r w:rsidR="00161A7D">
                <w:rPr>
                  <w:rFonts w:ascii="Calibri" w:eastAsia="FZHei-B01S" w:hAnsi="Calibri" w:cs="Calibri" w:hint="eastAsia"/>
                  <w:lang w:eastAsia="zh-CN"/>
                </w:rPr>
                <w:t>餐饮</w:t>
              </w:r>
            </w:ins>
            <w:r w:rsidRPr="00617EF5">
              <w:rPr>
                <w:rFonts w:ascii="Calibri" w:eastAsia="FZHei-B01S" w:hAnsi="Calibri" w:cs="Calibri"/>
                <w:lang w:eastAsia="zh-CN"/>
              </w:rPr>
              <w:t>和招待做出了限制。雅培的各项政策有助于确保</w:t>
            </w:r>
            <w:del w:id="124" w:author="Gu, Skylla" w:date="2026-01-08T11:49:00Z" w16du:dateUtc="2026-01-08T03:49:00Z">
              <w:r w:rsidRPr="00617EF5" w:rsidDel="00E559E4">
                <w:rPr>
                  <w:rFonts w:ascii="Calibri" w:eastAsia="FZHei-B01S" w:hAnsi="Calibri" w:cs="Calibri"/>
                  <w:lang w:eastAsia="zh-CN"/>
                </w:rPr>
                <w:delText>品牌宣传物</w:delText>
              </w:r>
            </w:del>
            <w:ins w:id="125" w:author="Gu, Skylla" w:date="2026-01-08T11:49:00Z" w16du:dateUtc="2026-01-08T03:49:00Z">
              <w:r w:rsidR="00E559E4">
                <w:rPr>
                  <w:rFonts w:ascii="Calibri" w:eastAsia="FZHei-B01S" w:hAnsi="Calibri" w:cs="Calibri"/>
                  <w:lang w:eastAsia="zh-CN"/>
                </w:rPr>
                <w:t>品牌提示物</w:t>
              </w:r>
            </w:ins>
            <w:r w:rsidRPr="00617EF5">
              <w:rPr>
                <w:rFonts w:ascii="Calibri" w:eastAsia="FZHei-B01S" w:hAnsi="Calibri" w:cs="Calibri"/>
                <w:lang w:eastAsia="zh-CN"/>
              </w:rPr>
              <w:t>、</w:t>
            </w:r>
            <w:del w:id="126" w:author="Gu, Skylla" w:date="2026-01-08T11:50:00Z" w16du:dateUtc="2026-01-08T03:50:00Z">
              <w:r w:rsidRPr="00617EF5" w:rsidDel="00282FD5">
                <w:rPr>
                  <w:rFonts w:ascii="Calibri" w:eastAsia="FZHei-B01S" w:hAnsi="Calibri" w:cs="Calibri"/>
                  <w:lang w:eastAsia="zh-CN"/>
                </w:rPr>
                <w:delText>风俗礼物</w:delText>
              </w:r>
            </w:del>
            <w:ins w:id="127" w:author="Gu, Skylla" w:date="2026-01-08T11:50:00Z" w16du:dateUtc="2026-01-08T03:50:00Z">
              <w:r w:rsidR="00282FD5">
                <w:rPr>
                  <w:rFonts w:ascii="Calibri" w:eastAsia="FZHei-B01S" w:hAnsi="Calibri" w:cs="Calibri"/>
                  <w:lang w:eastAsia="zh-CN"/>
                </w:rPr>
                <w:t>风俗礼品</w:t>
              </w:r>
            </w:ins>
            <w:r w:rsidRPr="00617EF5">
              <w:rPr>
                <w:rFonts w:ascii="Calibri" w:eastAsia="FZHei-B01S" w:hAnsi="Calibri" w:cs="Calibri"/>
                <w:lang w:eastAsia="zh-CN"/>
              </w:rPr>
              <w:t>、招待和其他</w:t>
            </w:r>
            <w:ins w:id="128" w:author="Gu, Skylla" w:date="2026-01-08T11:51:00Z" w16du:dateUtc="2026-01-08T03:51:00Z">
              <w:r w:rsidR="00F567A8">
                <w:rPr>
                  <w:rFonts w:ascii="Calibri" w:eastAsia="FZHei-B01S" w:hAnsi="Calibri" w:cs="Calibri" w:hint="eastAsia"/>
                  <w:lang w:eastAsia="zh-CN"/>
                </w:rPr>
                <w:t>好</w:t>
              </w:r>
            </w:ins>
            <w:del w:id="129" w:author="Gu, Skylla" w:date="2026-01-08T11:51:00Z" w16du:dateUtc="2026-01-08T03:51:00Z">
              <w:r w:rsidRPr="00617EF5" w:rsidDel="00F567A8">
                <w:rPr>
                  <w:rFonts w:ascii="Calibri" w:eastAsia="FZHei-B01S" w:hAnsi="Calibri" w:cs="Calibri"/>
                  <w:lang w:eastAsia="zh-CN"/>
                </w:rPr>
                <w:delText>益</w:delText>
              </w:r>
            </w:del>
            <w:r w:rsidRPr="00617EF5">
              <w:rPr>
                <w:rFonts w:ascii="Calibri" w:eastAsia="FZHei-B01S" w:hAnsi="Calibri" w:cs="Calibri"/>
                <w:lang w:eastAsia="zh-CN"/>
              </w:rPr>
              <w:t>处绝不会干扰专业判断。</w:t>
            </w:r>
          </w:p>
        </w:tc>
      </w:tr>
      <w:tr w:rsidR="004270EA" w:rsidRPr="008B3F0C" w14:paraId="77609CB7" w14:textId="77777777" w:rsidTr="00617EF5">
        <w:tc>
          <w:tcPr>
            <w:tcW w:w="1353" w:type="dxa"/>
            <w:shd w:val="clear" w:color="auto" w:fill="C1E4F5"/>
            <w:tcMar>
              <w:top w:w="120" w:type="dxa"/>
              <w:left w:w="180" w:type="dxa"/>
              <w:bottom w:w="120" w:type="dxa"/>
              <w:right w:w="180" w:type="dxa"/>
            </w:tcMar>
            <w:hideMark/>
          </w:tcPr>
          <w:p w14:paraId="27272538" w14:textId="77777777" w:rsidR="00B44AA0" w:rsidRPr="008B3F0C" w:rsidRDefault="000D50BD" w:rsidP="00B44AA0">
            <w:pPr>
              <w:spacing w:before="30" w:after="30"/>
              <w:ind w:left="30" w:right="30"/>
              <w:rPr>
                <w:rFonts w:ascii="Calibri" w:eastAsia="Times New Roman" w:hAnsi="Calibri" w:cs="Calibri"/>
                <w:sz w:val="16"/>
              </w:rPr>
            </w:pPr>
            <w:hyperlink r:id="rId85" w:tgtFrame="_blank" w:history="1">
              <w:r w:rsidRPr="008B3F0C">
                <w:rPr>
                  <w:rFonts w:ascii="Calibri" w:eastAsia="Times New Roman" w:hAnsi="Calibri" w:cs="Calibri"/>
                  <w:color w:val="0000FF"/>
                  <w:sz w:val="16"/>
                  <w:u w:val="single"/>
                </w:rPr>
                <w:t>Screen 12</w:t>
              </w:r>
            </w:hyperlink>
            <w:r w:rsidRPr="008B3F0C">
              <w:rPr>
                <w:rFonts w:ascii="Calibri" w:eastAsia="Times New Roman" w:hAnsi="Calibri" w:cs="Calibri"/>
                <w:sz w:val="16"/>
              </w:rPr>
              <w:t xml:space="preserve"> </w:t>
            </w:r>
          </w:p>
          <w:p w14:paraId="23CB90F4" w14:textId="77777777" w:rsidR="00B44AA0" w:rsidRPr="008B3F0C" w:rsidRDefault="000D50BD" w:rsidP="00B44AA0">
            <w:pPr>
              <w:ind w:left="30" w:right="30"/>
              <w:rPr>
                <w:rFonts w:ascii="Calibri" w:eastAsia="Times New Roman" w:hAnsi="Calibri" w:cs="Calibri"/>
                <w:sz w:val="16"/>
              </w:rPr>
            </w:pPr>
            <w:hyperlink r:id="rId86" w:tgtFrame="_blank" w:history="1">
              <w:r w:rsidRPr="008B3F0C">
                <w:rPr>
                  <w:rFonts w:ascii="Calibri" w:eastAsia="Times New Roman" w:hAnsi="Calibri" w:cs="Calibri"/>
                  <w:color w:val="0000FF"/>
                  <w:sz w:val="16"/>
                  <w:u w:val="single"/>
                </w:rPr>
                <w:t>38_C_13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8493EE" w14:textId="77777777" w:rsidR="00B44AA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ACCURATE BOOKS &amp; RECORDS</w:t>
            </w:r>
          </w:p>
          <w:p w14:paraId="202BE4E5" w14:textId="77777777" w:rsidR="00B44AA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measure achievements accurately.</w:t>
            </w:r>
          </w:p>
          <w:p w14:paraId="4EF8F5AA" w14:textId="77777777" w:rsidR="00B44AA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3FF557BF" w14:textId="77777777" w:rsidR="00B44AA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4233FDD3" w14:textId="77777777" w:rsidR="00B44AA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准确的账簿和记录</w:t>
            </w:r>
          </w:p>
          <w:p w14:paraId="5F9D4D69" w14:textId="77777777" w:rsidR="00B44AA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我们准确地衡量工作业绩。</w:t>
            </w:r>
          </w:p>
          <w:p w14:paraId="30AF931B" w14:textId="77777777" w:rsidR="00B44AA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雅培的记录和公开声明必须准确反映我们的行动，包含充分的背景信息来显示我们工作的真实性质。财务报告必须遵循会计准则、法律和雅培的内部政策。</w:t>
            </w:r>
          </w:p>
          <w:p w14:paraId="5AAB441B" w14:textId="2E798599" w:rsidR="00B44AA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在报告相关定价、款项或有价物（尤其是提供给</w:t>
            </w:r>
            <w:del w:id="130" w:author="Gu, Skylla" w:date="2026-01-06T14:44:00Z" w16du:dateUtc="2026-01-06T06:44:00Z">
              <w:r w:rsidRPr="00617EF5" w:rsidDel="006510C9">
                <w:rPr>
                  <w:rFonts w:ascii="Calibri" w:eastAsia="FZHei-B01S" w:hAnsi="Calibri" w:cs="Calibri"/>
                  <w:lang w:eastAsia="zh-CN"/>
                </w:rPr>
                <w:delText>医疗保健专业人员</w:delText>
              </w:r>
            </w:del>
            <w:ins w:id="131"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）时，我们必须确保信息完整准确。许多政府都要求这种透明度以保护公共资金。雅培致力于提供可靠的数据，以便政府、保险公司和其他利益相关方都能做出明智的决定。</w:t>
            </w:r>
          </w:p>
        </w:tc>
      </w:tr>
      <w:tr w:rsidR="004270EA" w:rsidRPr="008B3F0C" w14:paraId="27064812" w14:textId="77777777" w:rsidTr="00617EF5">
        <w:tc>
          <w:tcPr>
            <w:tcW w:w="1353" w:type="dxa"/>
            <w:shd w:val="clear" w:color="auto" w:fill="C1E4F5"/>
            <w:tcMar>
              <w:top w:w="120" w:type="dxa"/>
              <w:left w:w="180" w:type="dxa"/>
              <w:bottom w:w="120" w:type="dxa"/>
              <w:right w:w="180" w:type="dxa"/>
            </w:tcMar>
            <w:hideMark/>
          </w:tcPr>
          <w:p w14:paraId="506921AC" w14:textId="77777777" w:rsidR="008A1495" w:rsidRPr="008B3F0C" w:rsidRDefault="000D50BD" w:rsidP="008A1495">
            <w:pPr>
              <w:spacing w:before="30" w:after="30"/>
              <w:ind w:left="30" w:right="30"/>
              <w:rPr>
                <w:rFonts w:ascii="Calibri" w:eastAsia="Times New Roman" w:hAnsi="Calibri" w:cs="Calibri"/>
                <w:sz w:val="16"/>
              </w:rPr>
            </w:pPr>
            <w:hyperlink r:id="rId87" w:tgtFrame="_blank" w:history="1">
              <w:r w:rsidRPr="008B3F0C">
                <w:rPr>
                  <w:rFonts w:ascii="Calibri" w:eastAsia="Times New Roman" w:hAnsi="Calibri" w:cs="Calibri"/>
                  <w:color w:val="0000FF"/>
                  <w:sz w:val="16"/>
                  <w:u w:val="single"/>
                </w:rPr>
                <w:t>Screen 12</w:t>
              </w:r>
            </w:hyperlink>
            <w:r w:rsidRPr="008B3F0C">
              <w:rPr>
                <w:rFonts w:ascii="Calibri" w:eastAsia="Times New Roman" w:hAnsi="Calibri" w:cs="Calibri"/>
                <w:sz w:val="16"/>
              </w:rPr>
              <w:t xml:space="preserve"> </w:t>
            </w:r>
          </w:p>
          <w:p w14:paraId="6C3DB3CD" w14:textId="77777777" w:rsidR="008A1495" w:rsidRPr="008B3F0C" w:rsidRDefault="000D50BD" w:rsidP="008A1495">
            <w:pPr>
              <w:ind w:left="30" w:right="30"/>
              <w:rPr>
                <w:rFonts w:ascii="Calibri" w:eastAsia="Times New Roman" w:hAnsi="Calibri" w:cs="Calibri"/>
                <w:sz w:val="16"/>
              </w:rPr>
            </w:pPr>
            <w:hyperlink r:id="rId88" w:tgtFrame="_blank" w:history="1">
              <w:r w:rsidRPr="008B3F0C">
                <w:rPr>
                  <w:rFonts w:ascii="Calibri" w:eastAsia="Times New Roman" w:hAnsi="Calibri" w:cs="Calibri"/>
                  <w:color w:val="0000FF"/>
                  <w:sz w:val="16"/>
                  <w:u w:val="single"/>
                </w:rPr>
                <w:t>39_C_13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27A408" w14:textId="77777777" w:rsidR="008A149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COMPLIANCE WITH LAWS</w:t>
            </w:r>
          </w:p>
          <w:p w14:paraId="09CC7165" w14:textId="77777777" w:rsidR="008A149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follow all laws, regulations and Abbott requirements that apply to our work.</w:t>
            </w:r>
          </w:p>
          <w:p w14:paraId="0326E2CC" w14:textId="77777777" w:rsidR="008A149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05D75AF2" w14:textId="77777777" w:rsidR="008A149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31C89730" w14:textId="77777777" w:rsidR="008A149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遵守法律</w:t>
            </w:r>
          </w:p>
          <w:p w14:paraId="775CC96B" w14:textId="77777777" w:rsidR="008A149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我们遵守适用于我们工作的一切法律法规和雅培要求。</w:t>
            </w:r>
          </w:p>
          <w:p w14:paraId="3DA7F948" w14:textId="26054E37" w:rsidR="008A149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雅培的每位员工都应遵守所有适用的法律以及雅培的政策、</w:t>
            </w:r>
            <w:ins w:id="132" w:author="Gu, Skylla" w:date="2026-01-08T14:36:00Z" w16du:dateUtc="2026-01-08T06:36:00Z">
              <w:r w:rsidR="00A95263">
                <w:rPr>
                  <w:rFonts w:ascii="Calibri" w:eastAsia="FZHei-B01S" w:hAnsi="Calibri" w:cs="Calibri" w:hint="eastAsia"/>
                  <w:lang w:val="en-US" w:eastAsia="zh-CN"/>
                </w:rPr>
                <w:t>流程</w:t>
              </w:r>
            </w:ins>
            <w:del w:id="133" w:author="Gu, Skylla" w:date="2026-01-08T14:36:00Z" w16du:dateUtc="2026-01-08T06:36:00Z">
              <w:r w:rsidRPr="00617EF5" w:rsidDel="00E35BA2">
                <w:rPr>
                  <w:rFonts w:ascii="Calibri" w:eastAsia="FZHei-B01S" w:hAnsi="Calibri" w:cs="Calibri"/>
                  <w:lang w:eastAsia="zh-CN"/>
                </w:rPr>
                <w:delText>程序</w:delText>
              </w:r>
            </w:del>
            <w:r w:rsidRPr="00617EF5">
              <w:rPr>
                <w:rFonts w:ascii="Calibri" w:eastAsia="FZHei-B01S" w:hAnsi="Calibri" w:cs="Calibri"/>
                <w:lang w:eastAsia="zh-CN"/>
              </w:rPr>
              <w:t>和《准则》。这是雇佣关系的基本条件。雅培政策涵盖医疗合规、质量、财务、贸易、安全等各个重要方面，有助于我们满足法律要求并防止违规。</w:t>
            </w:r>
          </w:p>
          <w:p w14:paraId="7013147F" w14:textId="3AB294DB" w:rsidR="008A149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作为一家全球性公司，我们还必须明白，某个国家</w:t>
            </w:r>
            <w:r w:rsidRPr="00617EF5">
              <w:rPr>
                <w:rFonts w:ascii="Calibri" w:eastAsia="FZHei-B01S" w:hAnsi="Calibri" w:cs="Calibri"/>
                <w:lang w:eastAsia="zh-CN"/>
              </w:rPr>
              <w:t>/</w:t>
            </w:r>
            <w:r w:rsidRPr="00617EF5">
              <w:rPr>
                <w:rFonts w:ascii="Calibri" w:eastAsia="FZHei-B01S" w:hAnsi="Calibri" w:cs="Calibri"/>
                <w:lang w:eastAsia="zh-CN"/>
              </w:rPr>
              <w:t>地区的法律可能也适用于在其他国家</w:t>
            </w:r>
            <w:r w:rsidRPr="00617EF5">
              <w:rPr>
                <w:rFonts w:ascii="Calibri" w:eastAsia="FZHei-B01S" w:hAnsi="Calibri" w:cs="Calibri"/>
                <w:lang w:eastAsia="zh-CN"/>
              </w:rPr>
              <w:t>/</w:t>
            </w:r>
            <w:r w:rsidRPr="00617EF5">
              <w:rPr>
                <w:rFonts w:ascii="Calibri" w:eastAsia="FZHei-B01S" w:hAnsi="Calibri" w:cs="Calibri"/>
                <w:lang w:eastAsia="zh-CN"/>
              </w:rPr>
              <w:t>地区开展的工作。如有疑问，请向</w:t>
            </w:r>
            <w:del w:id="134" w:author="Gu, Skylla" w:date="2026-01-07T16:11:00Z" w16du:dateUtc="2026-01-07T08:11:00Z">
              <w:r w:rsidRPr="00617EF5" w:rsidDel="00EA295D">
                <w:rPr>
                  <w:rFonts w:ascii="Calibri" w:eastAsia="FZHei-B01S" w:hAnsi="Calibri" w:cs="Calibri"/>
                  <w:lang w:eastAsia="zh-CN"/>
                </w:rPr>
                <w:delText>法务部</w:delText>
              </w:r>
            </w:del>
            <w:ins w:id="135" w:author="Gu, Skylla" w:date="2026-01-07T16:11:00Z" w16du:dateUtc="2026-01-07T08:11:00Z">
              <w:r w:rsidR="00EA295D">
                <w:rPr>
                  <w:rFonts w:ascii="Calibri" w:eastAsia="FZHei-B01S" w:hAnsi="Calibri" w:cs="Calibri"/>
                  <w:lang w:eastAsia="zh-CN"/>
                </w:rPr>
                <w:t>法律部</w:t>
              </w:r>
            </w:ins>
            <w:r w:rsidRPr="00617EF5">
              <w:rPr>
                <w:rFonts w:ascii="Calibri" w:eastAsia="FZHei-B01S" w:hAnsi="Calibri" w:cs="Calibri"/>
                <w:lang w:eastAsia="zh-CN"/>
              </w:rPr>
              <w:t>或</w:t>
            </w:r>
            <w:del w:id="136" w:author="Gu, Skylla" w:date="2026-01-06T17:02:00Z" w16du:dateUtc="2026-01-06T09:02:00Z">
              <w:r w:rsidRPr="00617EF5" w:rsidDel="004042D9">
                <w:rPr>
                  <w:rFonts w:ascii="Calibri" w:eastAsia="FZHei-B01S" w:hAnsi="Calibri" w:cs="Calibri"/>
                  <w:lang w:eastAsia="zh-CN"/>
                </w:rPr>
                <w:delText>商业道德合规部</w:delText>
              </w:r>
            </w:del>
            <w:ins w:id="137"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寻求指导。</w:t>
            </w:r>
          </w:p>
        </w:tc>
      </w:tr>
      <w:tr w:rsidR="004270EA" w:rsidRPr="008B3F0C" w14:paraId="5E3E7AC2" w14:textId="77777777" w:rsidTr="00617EF5">
        <w:tc>
          <w:tcPr>
            <w:tcW w:w="1353" w:type="dxa"/>
            <w:shd w:val="clear" w:color="auto" w:fill="C1E4F5"/>
            <w:tcMar>
              <w:top w:w="120" w:type="dxa"/>
              <w:left w:w="180" w:type="dxa"/>
              <w:bottom w:w="120" w:type="dxa"/>
              <w:right w:w="180" w:type="dxa"/>
            </w:tcMar>
            <w:hideMark/>
          </w:tcPr>
          <w:p w14:paraId="37079ECD" w14:textId="77777777" w:rsidR="0044511A" w:rsidRPr="008B3F0C" w:rsidRDefault="000D50BD" w:rsidP="0044511A">
            <w:pPr>
              <w:spacing w:before="30" w:after="30"/>
              <w:ind w:left="30" w:right="30"/>
              <w:rPr>
                <w:rFonts w:ascii="Calibri" w:eastAsia="Times New Roman" w:hAnsi="Calibri" w:cs="Calibri"/>
                <w:sz w:val="16"/>
              </w:rPr>
            </w:pPr>
            <w:hyperlink r:id="rId89" w:tgtFrame="_blank" w:history="1">
              <w:r w:rsidRPr="008B3F0C">
                <w:rPr>
                  <w:rFonts w:ascii="Calibri" w:eastAsia="Times New Roman" w:hAnsi="Calibri" w:cs="Calibri"/>
                  <w:color w:val="0000FF"/>
                  <w:sz w:val="16"/>
                  <w:u w:val="single"/>
                </w:rPr>
                <w:t>Screen 12</w:t>
              </w:r>
            </w:hyperlink>
            <w:r w:rsidRPr="008B3F0C">
              <w:rPr>
                <w:rFonts w:ascii="Calibri" w:eastAsia="Times New Roman" w:hAnsi="Calibri" w:cs="Calibri"/>
                <w:sz w:val="16"/>
              </w:rPr>
              <w:t xml:space="preserve"> </w:t>
            </w:r>
          </w:p>
          <w:p w14:paraId="3A63E428" w14:textId="77777777" w:rsidR="0044511A" w:rsidRPr="008B3F0C" w:rsidRDefault="000D50BD" w:rsidP="0044511A">
            <w:pPr>
              <w:ind w:left="30" w:right="30"/>
              <w:rPr>
                <w:rFonts w:ascii="Calibri" w:eastAsia="Times New Roman" w:hAnsi="Calibri" w:cs="Calibri"/>
                <w:sz w:val="16"/>
              </w:rPr>
            </w:pPr>
            <w:hyperlink r:id="rId90" w:tgtFrame="_blank" w:history="1">
              <w:r w:rsidRPr="008B3F0C">
                <w:rPr>
                  <w:rFonts w:ascii="Calibri" w:eastAsia="Times New Roman" w:hAnsi="Calibri" w:cs="Calibri"/>
                  <w:color w:val="0000FF"/>
                  <w:sz w:val="16"/>
                  <w:u w:val="single"/>
                </w:rPr>
                <w:t>40_C_13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34A986" w14:textId="77777777" w:rsidR="0044511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FAIR COMPETITION</w:t>
            </w:r>
          </w:p>
          <w:p w14:paraId="70584F18" w14:textId="77777777" w:rsidR="0044511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ensure that any interactions that we have with competitors are appropriate.</w:t>
            </w:r>
          </w:p>
          <w:p w14:paraId="06DF4E9F" w14:textId="77777777" w:rsidR="0044511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3FD7E9D3" w14:textId="77777777" w:rsidR="0044511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 xml:space="preserve">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w:t>
            </w:r>
            <w:proofErr w:type="spellStart"/>
            <w:r w:rsidRPr="008B3F0C">
              <w:rPr>
                <w:rFonts w:ascii="Calibri" w:eastAsia="Times New Roman" w:hAnsi="Calibri" w:cs="Calibri"/>
              </w:rPr>
              <w:t>behavior</w:t>
            </w:r>
            <w:proofErr w:type="spellEnd"/>
            <w:r w:rsidRPr="008B3F0C">
              <w:rPr>
                <w:rFonts w:ascii="Calibri" w:eastAsia="Times New Roman" w:hAnsi="Calibri" w:cs="Calibri"/>
              </w:rPr>
              <w:t>.</w:t>
            </w:r>
          </w:p>
        </w:tc>
        <w:tc>
          <w:tcPr>
            <w:tcW w:w="6000" w:type="dxa"/>
          </w:tcPr>
          <w:p w14:paraId="5932291B" w14:textId="77777777" w:rsidR="0044511A"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公平竞争</w:t>
            </w:r>
          </w:p>
          <w:p w14:paraId="745FC866" w14:textId="77777777" w:rsidR="0044511A"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我们保证，我们与竞争对手的任何往来均是正当的。</w:t>
            </w:r>
          </w:p>
          <w:p w14:paraId="1997D7DC" w14:textId="1C3BEC81" w:rsidR="0044511A"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雅培承诺遵守我们运营所在</w:t>
            </w:r>
            <w:del w:id="138" w:author="Gu, Skylla" w:date="2026-01-08T14:41:00Z" w16du:dateUtc="2026-01-08T06:41:00Z">
              <w:r w:rsidRPr="00617EF5" w:rsidDel="003B2113">
                <w:rPr>
                  <w:rFonts w:ascii="Calibri" w:eastAsia="FZHei-B01S" w:hAnsi="Calibri" w:cs="Calibri"/>
                  <w:lang w:eastAsia="zh-CN"/>
                </w:rPr>
                <w:delText>的</w:delText>
              </w:r>
            </w:del>
            <w:r w:rsidRPr="00617EF5">
              <w:rPr>
                <w:rFonts w:ascii="Calibri" w:eastAsia="FZHei-B01S" w:hAnsi="Calibri" w:cs="Calibri"/>
                <w:lang w:eastAsia="zh-CN"/>
              </w:rPr>
              <w:t>各个国家和地区的竞争</w:t>
            </w:r>
            <w:ins w:id="139" w:author="Gu, Skylla" w:date="2026-01-08T14:40:00Z" w16du:dateUtc="2026-01-08T06:40:00Z">
              <w:r w:rsidR="00553FD9">
                <w:rPr>
                  <w:rFonts w:ascii="Calibri" w:eastAsia="FZHei-B01S" w:hAnsi="Calibri" w:cs="Calibri" w:hint="eastAsia"/>
                  <w:lang w:eastAsia="zh-CN"/>
                </w:rPr>
                <w:t>性</w:t>
              </w:r>
            </w:ins>
            <w:ins w:id="140" w:author="Gu, Skylla" w:date="2026-01-08T14:41:00Z" w16du:dateUtc="2026-01-08T06:41:00Z">
              <w:r w:rsidR="00553FD9">
                <w:rPr>
                  <w:rFonts w:ascii="Calibri" w:eastAsia="FZHei-B01S" w:hAnsi="Calibri" w:cs="Calibri" w:hint="eastAsia"/>
                  <w:lang w:eastAsia="zh-CN"/>
                </w:rPr>
                <w:t>法律</w:t>
              </w:r>
            </w:ins>
            <w:del w:id="141" w:author="Gu, Skylla" w:date="2026-01-08T14:41:00Z" w16du:dateUtc="2026-01-08T06:41:00Z">
              <w:r w:rsidRPr="00617EF5" w:rsidDel="00553FD9">
                <w:rPr>
                  <w:rFonts w:ascii="Calibri" w:eastAsia="FZHei-B01S" w:hAnsi="Calibri" w:cs="Calibri"/>
                  <w:lang w:eastAsia="zh-CN"/>
                </w:rPr>
                <w:delText>法</w:delText>
              </w:r>
            </w:del>
            <w:r w:rsidRPr="00617EF5">
              <w:rPr>
                <w:rFonts w:ascii="Calibri" w:eastAsia="FZHei-B01S" w:hAnsi="Calibri" w:cs="Calibri"/>
                <w:lang w:eastAsia="zh-CN"/>
              </w:rPr>
              <w:t>。这些法律禁止阻碍公平市场运作的协议或行为</w:t>
            </w:r>
            <w:r w:rsidRPr="00617EF5">
              <w:rPr>
                <w:rFonts w:ascii="Calibri" w:eastAsia="FZHei-B01S" w:hAnsi="Calibri" w:cs="Calibri"/>
                <w:lang w:eastAsia="zh-CN"/>
              </w:rPr>
              <w:t>——</w:t>
            </w:r>
            <w:r w:rsidRPr="00617EF5">
              <w:rPr>
                <w:rFonts w:ascii="Calibri" w:eastAsia="FZHei-B01S" w:hAnsi="Calibri" w:cs="Calibri"/>
                <w:lang w:eastAsia="zh-CN"/>
              </w:rPr>
              <w:t>尤其是在定价、销售条款和与竞争对手互动方面。</w:t>
            </w:r>
          </w:p>
          <w:p w14:paraId="7140CE7D" w14:textId="622BFE54" w:rsidR="0044511A"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要避免与竞争对手讨论敏感话题（例如定价、成本或</w:t>
            </w:r>
            <w:ins w:id="142" w:author="Gu, Skylla" w:date="2026-01-08T14:42:00Z" w16du:dateUtc="2026-01-08T06:42:00Z">
              <w:r w:rsidR="007D4E0F">
                <w:rPr>
                  <w:rFonts w:ascii="Calibri" w:eastAsia="FZHei-B01S" w:hAnsi="Calibri" w:cs="Calibri" w:hint="eastAsia"/>
                  <w:lang w:eastAsia="zh-CN"/>
                </w:rPr>
                <w:t>商业</w:t>
              </w:r>
            </w:ins>
            <w:del w:id="143" w:author="Gu, Skylla" w:date="2026-01-08T14:42:00Z" w16du:dateUtc="2026-01-08T06:42:00Z">
              <w:r w:rsidRPr="00617EF5" w:rsidDel="007D4E0F">
                <w:rPr>
                  <w:rFonts w:ascii="Calibri" w:eastAsia="FZHei-B01S" w:hAnsi="Calibri" w:cs="Calibri"/>
                  <w:lang w:eastAsia="zh-CN"/>
                </w:rPr>
                <w:delText>业务</w:delText>
              </w:r>
            </w:del>
            <w:r w:rsidRPr="00617EF5">
              <w:rPr>
                <w:rFonts w:ascii="Calibri" w:eastAsia="FZHei-B01S" w:hAnsi="Calibri" w:cs="Calibri"/>
                <w:lang w:eastAsia="zh-CN"/>
              </w:rPr>
              <w:t>计划）；如果你有疑问或遇到任何不对劲的情况，请联系</w:t>
            </w:r>
            <w:del w:id="144" w:author="Gu, Skylla" w:date="2026-01-07T16:11:00Z" w16du:dateUtc="2026-01-07T08:11:00Z">
              <w:r w:rsidRPr="00617EF5" w:rsidDel="00EA295D">
                <w:rPr>
                  <w:rFonts w:ascii="Calibri" w:eastAsia="FZHei-B01S" w:hAnsi="Calibri" w:cs="Calibri"/>
                  <w:lang w:eastAsia="zh-CN"/>
                </w:rPr>
                <w:delText>法务部</w:delText>
              </w:r>
            </w:del>
            <w:ins w:id="145" w:author="Gu, Skylla" w:date="2026-01-07T16:11:00Z" w16du:dateUtc="2026-01-07T08:11:00Z">
              <w:r w:rsidR="00EA295D">
                <w:rPr>
                  <w:rFonts w:ascii="Calibri" w:eastAsia="FZHei-B01S" w:hAnsi="Calibri" w:cs="Calibri"/>
                  <w:lang w:eastAsia="zh-CN"/>
                </w:rPr>
                <w:t>法律部</w:t>
              </w:r>
            </w:ins>
            <w:r w:rsidRPr="00617EF5">
              <w:rPr>
                <w:rFonts w:ascii="Calibri" w:eastAsia="FZHei-B01S" w:hAnsi="Calibri" w:cs="Calibri"/>
                <w:lang w:eastAsia="zh-CN"/>
              </w:rPr>
              <w:t>或</w:t>
            </w:r>
            <w:del w:id="146" w:author="Gu, Skylla" w:date="2026-01-06T17:02:00Z" w16du:dateUtc="2026-01-06T09:02:00Z">
              <w:r w:rsidRPr="00617EF5" w:rsidDel="004042D9">
                <w:rPr>
                  <w:rFonts w:ascii="Calibri" w:eastAsia="FZHei-B01S" w:hAnsi="Calibri" w:cs="Calibri"/>
                  <w:lang w:eastAsia="zh-CN"/>
                </w:rPr>
                <w:delText>商业道德合规部</w:delText>
              </w:r>
            </w:del>
            <w:ins w:id="147"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。竞争法很复杂，而且违反此类法律会导致严厉处罚，所以我们还必须谨慎管理与第三方的关系，以确保合规并避免</w:t>
            </w:r>
            <w:ins w:id="148" w:author="Gu, Skylla" w:date="2026-01-08T14:45:00Z" w16du:dateUtc="2026-01-08T06:45:00Z">
              <w:r w:rsidR="00995422">
                <w:rPr>
                  <w:rFonts w:ascii="Calibri" w:eastAsia="FZHei-B01S" w:hAnsi="Calibri" w:cs="Calibri" w:hint="eastAsia"/>
                  <w:lang w:eastAsia="zh-CN"/>
                </w:rPr>
                <w:t>甚至只是</w:t>
              </w:r>
            </w:ins>
            <w:r w:rsidRPr="00617EF5">
              <w:rPr>
                <w:rFonts w:ascii="Calibri" w:eastAsia="FZHei-B01S" w:hAnsi="Calibri" w:cs="Calibri"/>
                <w:lang w:eastAsia="zh-CN"/>
              </w:rPr>
              <w:t>疑似的反竞争行为。</w:t>
            </w:r>
          </w:p>
        </w:tc>
      </w:tr>
      <w:tr w:rsidR="004270EA" w:rsidRPr="008B3F0C" w14:paraId="3D7AD4EF" w14:textId="77777777" w:rsidTr="00617EF5">
        <w:tc>
          <w:tcPr>
            <w:tcW w:w="1353" w:type="dxa"/>
            <w:shd w:val="clear" w:color="auto" w:fill="C1E4F5"/>
            <w:tcMar>
              <w:top w:w="120" w:type="dxa"/>
              <w:left w:w="180" w:type="dxa"/>
              <w:bottom w:w="120" w:type="dxa"/>
              <w:right w:w="180" w:type="dxa"/>
            </w:tcMar>
            <w:hideMark/>
          </w:tcPr>
          <w:p w14:paraId="1DF84D4E" w14:textId="77777777" w:rsidR="000B1959" w:rsidRPr="008B3F0C" w:rsidRDefault="000D50BD" w:rsidP="000B1959">
            <w:pPr>
              <w:spacing w:before="30" w:after="30"/>
              <w:ind w:left="30" w:right="30"/>
              <w:rPr>
                <w:rFonts w:ascii="Calibri" w:eastAsia="Times New Roman" w:hAnsi="Calibri" w:cs="Calibri"/>
                <w:sz w:val="16"/>
              </w:rPr>
            </w:pPr>
            <w:hyperlink r:id="rId91" w:tgtFrame="_blank" w:history="1">
              <w:r w:rsidRPr="008B3F0C">
                <w:rPr>
                  <w:rFonts w:ascii="Calibri" w:eastAsia="Times New Roman" w:hAnsi="Calibri" w:cs="Calibri"/>
                  <w:color w:val="0000FF"/>
                  <w:sz w:val="16"/>
                  <w:u w:val="single"/>
                </w:rPr>
                <w:t>Screen 13</w:t>
              </w:r>
            </w:hyperlink>
            <w:r w:rsidRPr="008B3F0C">
              <w:rPr>
                <w:rFonts w:ascii="Calibri" w:eastAsia="Times New Roman" w:hAnsi="Calibri" w:cs="Calibri"/>
                <w:sz w:val="16"/>
              </w:rPr>
              <w:t xml:space="preserve"> </w:t>
            </w:r>
          </w:p>
          <w:p w14:paraId="59BA613B" w14:textId="77777777" w:rsidR="000B1959" w:rsidRPr="008B3F0C" w:rsidRDefault="000D50BD" w:rsidP="000B1959">
            <w:pPr>
              <w:ind w:left="30" w:right="30"/>
              <w:rPr>
                <w:rFonts w:ascii="Calibri" w:eastAsia="Times New Roman" w:hAnsi="Calibri" w:cs="Calibri"/>
                <w:sz w:val="16"/>
              </w:rPr>
            </w:pPr>
            <w:hyperlink r:id="rId92" w:tgtFrame="_blank" w:history="1">
              <w:r w:rsidRPr="008B3F0C">
                <w:rPr>
                  <w:rFonts w:ascii="Calibri" w:eastAsia="Times New Roman" w:hAnsi="Calibri" w:cs="Calibri"/>
                  <w:color w:val="0000FF"/>
                  <w:sz w:val="16"/>
                  <w:u w:val="single"/>
                </w:rPr>
                <w:t>41_C_14</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31019A" w14:textId="77777777" w:rsidR="000B1959"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Before you leave this course, take a moment to confirm that you understand your responsibilities related to Abbott’s Code of Business Conduct.</w:t>
            </w:r>
          </w:p>
          <w:p w14:paraId="191763BD" w14:textId="77777777" w:rsidR="000B1959"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 confirm that I understand my responsibilities regarding Abbott’s Code of Business Conduct and know where to locate and review applicable Policies and Procedures.</w:t>
            </w:r>
          </w:p>
          <w:p w14:paraId="315A07A1" w14:textId="77777777" w:rsidR="000B1959"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Confirm</w:t>
            </w:r>
          </w:p>
        </w:tc>
        <w:tc>
          <w:tcPr>
            <w:tcW w:w="6000" w:type="dxa"/>
          </w:tcPr>
          <w:p w14:paraId="65E36747" w14:textId="77777777" w:rsidR="000B1959"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在结束本课程之前，请花点时间确认你已经了解你在雅培《商业行为准则》方面的相关责任。</w:t>
            </w:r>
          </w:p>
          <w:p w14:paraId="5FFE0D0C" w14:textId="52B80500" w:rsidR="000B1959"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我确认我已经了解自己在雅培《商业行为准则》方面的相关责任，并知晓在哪里查找并审</w:t>
            </w:r>
            <w:ins w:id="149" w:author="Gu, Skylla" w:date="2026-01-08T14:46:00Z" w16du:dateUtc="2026-01-08T06:46:00Z">
              <w:r w:rsidR="00FE182E">
                <w:rPr>
                  <w:rFonts w:ascii="Calibri" w:eastAsia="FZHei-B01S" w:hAnsi="Calibri" w:cs="Calibri" w:hint="eastAsia"/>
                  <w:lang w:eastAsia="zh-CN"/>
                </w:rPr>
                <w:t>阅</w:t>
              </w:r>
            </w:ins>
            <w:del w:id="150" w:author="Gu, Skylla" w:date="2026-01-08T14:46:00Z" w16du:dateUtc="2026-01-08T06:46:00Z">
              <w:r w:rsidRPr="00617EF5" w:rsidDel="00FE182E">
                <w:rPr>
                  <w:rFonts w:ascii="Calibri" w:eastAsia="FZHei-B01S" w:hAnsi="Calibri" w:cs="Calibri"/>
                  <w:lang w:eastAsia="zh-CN"/>
                </w:rPr>
                <w:delText>查</w:delText>
              </w:r>
            </w:del>
            <w:r w:rsidRPr="00617EF5">
              <w:rPr>
                <w:rFonts w:ascii="Calibri" w:eastAsia="FZHei-B01S" w:hAnsi="Calibri" w:cs="Calibri"/>
                <w:lang w:eastAsia="zh-CN"/>
              </w:rPr>
              <w:t>适用的政策和</w:t>
            </w:r>
            <w:ins w:id="151" w:author="Gu, Skylla" w:date="2026-01-08T14:46:00Z" w16du:dateUtc="2026-01-08T06:46:00Z">
              <w:r w:rsidR="00FE182E">
                <w:rPr>
                  <w:rFonts w:ascii="Calibri" w:eastAsia="FZHei-B01S" w:hAnsi="Calibri" w:cs="Calibri" w:hint="eastAsia"/>
                  <w:lang w:eastAsia="zh-CN"/>
                </w:rPr>
                <w:t>流程</w:t>
              </w:r>
            </w:ins>
            <w:del w:id="152" w:author="Gu, Skylla" w:date="2026-01-08T14:46:00Z" w16du:dateUtc="2026-01-08T06:46:00Z">
              <w:r w:rsidRPr="00617EF5" w:rsidDel="00FE182E">
                <w:rPr>
                  <w:rFonts w:ascii="Calibri" w:eastAsia="FZHei-B01S" w:hAnsi="Calibri" w:cs="Calibri"/>
                  <w:lang w:eastAsia="zh-CN"/>
                </w:rPr>
                <w:delText>程序</w:delText>
              </w:r>
            </w:del>
            <w:r w:rsidRPr="00617EF5">
              <w:rPr>
                <w:rFonts w:ascii="Calibri" w:eastAsia="FZHei-B01S" w:hAnsi="Calibri" w:cs="Calibri"/>
                <w:lang w:eastAsia="zh-CN"/>
              </w:rPr>
              <w:t>。</w:t>
            </w:r>
          </w:p>
          <w:p w14:paraId="304761AC" w14:textId="77777777" w:rsidR="000B1959"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确认</w:t>
            </w:r>
          </w:p>
        </w:tc>
      </w:tr>
      <w:tr w:rsidR="004270EA" w:rsidRPr="008B3F0C" w14:paraId="6CFB0A91" w14:textId="77777777" w:rsidTr="00617EF5">
        <w:tc>
          <w:tcPr>
            <w:tcW w:w="1353" w:type="dxa"/>
            <w:shd w:val="clear" w:color="auto" w:fill="C1E4F5"/>
            <w:tcMar>
              <w:top w:w="120" w:type="dxa"/>
              <w:left w:w="180" w:type="dxa"/>
              <w:bottom w:w="120" w:type="dxa"/>
              <w:right w:w="180" w:type="dxa"/>
            </w:tcMar>
            <w:hideMark/>
          </w:tcPr>
          <w:p w14:paraId="2C47994F" w14:textId="77777777" w:rsidR="000B1959" w:rsidRPr="008B3F0C" w:rsidRDefault="000D50BD" w:rsidP="000B1959">
            <w:pPr>
              <w:spacing w:before="30" w:after="30"/>
              <w:ind w:left="30" w:right="30"/>
              <w:rPr>
                <w:rFonts w:ascii="Calibri" w:eastAsia="Times New Roman" w:hAnsi="Calibri" w:cs="Calibri"/>
                <w:sz w:val="16"/>
              </w:rPr>
            </w:pPr>
            <w:hyperlink r:id="rId93" w:tgtFrame="_blank" w:history="1">
              <w:r w:rsidRPr="008B3F0C">
                <w:rPr>
                  <w:rFonts w:ascii="Calibri" w:eastAsia="Times New Roman" w:hAnsi="Calibri" w:cs="Calibri"/>
                  <w:color w:val="0000FF"/>
                  <w:sz w:val="16"/>
                  <w:u w:val="single"/>
                </w:rPr>
                <w:t>Screen 14</w:t>
              </w:r>
            </w:hyperlink>
            <w:r w:rsidRPr="008B3F0C">
              <w:rPr>
                <w:rFonts w:ascii="Calibri" w:eastAsia="Times New Roman" w:hAnsi="Calibri" w:cs="Calibri"/>
                <w:sz w:val="16"/>
              </w:rPr>
              <w:t xml:space="preserve"> </w:t>
            </w:r>
          </w:p>
          <w:p w14:paraId="51D14649" w14:textId="77777777" w:rsidR="000B1959" w:rsidRPr="008B3F0C" w:rsidRDefault="000D50BD" w:rsidP="000B1959">
            <w:pPr>
              <w:ind w:left="30" w:right="30"/>
              <w:rPr>
                <w:rFonts w:ascii="Calibri" w:eastAsia="Times New Roman" w:hAnsi="Calibri" w:cs="Calibri"/>
                <w:sz w:val="16"/>
              </w:rPr>
            </w:pPr>
            <w:hyperlink r:id="rId94" w:tgtFrame="_blank" w:history="1">
              <w:r w:rsidRPr="008B3F0C">
                <w:rPr>
                  <w:rFonts w:ascii="Calibri" w:eastAsia="Times New Roman" w:hAnsi="Calibri" w:cs="Calibri"/>
                  <w:color w:val="0000FF"/>
                  <w:sz w:val="16"/>
                  <w:u w:val="single"/>
                </w:rPr>
                <w:t>42_C_15</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824F82" w14:textId="77777777" w:rsidR="000B1959"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The Knowledge Check that follows consists of 10 questions. You must score 80% or higher to successfully complete this course.</w:t>
            </w:r>
          </w:p>
          <w:p w14:paraId="76312B21" w14:textId="77777777" w:rsidR="00022AA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WHEN YOU ARE READY, CLICK THE KNOWLEDGE CHECK BUTTON.</w:t>
            </w:r>
          </w:p>
        </w:tc>
        <w:tc>
          <w:tcPr>
            <w:tcW w:w="6000" w:type="dxa"/>
          </w:tcPr>
          <w:p w14:paraId="57508952" w14:textId="77777777" w:rsidR="009E242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随后的知识测验部分含</w:t>
            </w:r>
            <w:r w:rsidRPr="00617EF5">
              <w:rPr>
                <w:rFonts w:ascii="Calibri" w:eastAsia="FZHei-B01S" w:hAnsi="Calibri" w:cs="Calibri"/>
                <w:lang w:eastAsia="zh-CN"/>
              </w:rPr>
              <w:t xml:space="preserve"> 10 </w:t>
            </w:r>
            <w:r w:rsidRPr="00617EF5">
              <w:rPr>
                <w:rFonts w:ascii="Calibri" w:eastAsia="FZHei-B01S" w:hAnsi="Calibri" w:cs="Calibri"/>
                <w:lang w:eastAsia="zh-CN"/>
              </w:rPr>
              <w:t>道题。你必须达到</w:t>
            </w:r>
            <w:r w:rsidRPr="00617EF5">
              <w:rPr>
                <w:rFonts w:ascii="Calibri" w:eastAsia="FZHei-B01S" w:hAnsi="Calibri" w:cs="Calibri"/>
                <w:lang w:eastAsia="zh-CN"/>
              </w:rPr>
              <w:t xml:space="preserve"> 80% </w:t>
            </w:r>
            <w:r w:rsidRPr="00617EF5">
              <w:rPr>
                <w:rFonts w:ascii="Calibri" w:eastAsia="FZHei-B01S" w:hAnsi="Calibri" w:cs="Calibri"/>
                <w:lang w:eastAsia="zh-CN"/>
              </w:rPr>
              <w:t>或以上的正确率才能成功完成本课程。</w:t>
            </w:r>
          </w:p>
          <w:p w14:paraId="47B10434" w14:textId="77777777" w:rsidR="000B1959"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准备好后，请点击</w:t>
            </w:r>
            <w:r w:rsidRPr="00617EF5">
              <w:rPr>
                <w:rFonts w:ascii="Calibri" w:eastAsia="FZHei-B01S" w:hAnsi="Calibri" w:cs="Calibri"/>
                <w:lang w:eastAsia="zh-CN"/>
              </w:rPr>
              <w:t>“</w:t>
            </w:r>
            <w:r w:rsidRPr="00617EF5">
              <w:rPr>
                <w:rFonts w:ascii="Calibri" w:eastAsia="FZHei-B01S" w:hAnsi="Calibri" w:cs="Calibri"/>
                <w:lang w:eastAsia="zh-CN"/>
              </w:rPr>
              <w:t>知识测验</w:t>
            </w:r>
            <w:r w:rsidRPr="00617EF5">
              <w:rPr>
                <w:rFonts w:ascii="Calibri" w:eastAsia="FZHei-B01S" w:hAnsi="Calibri" w:cs="Calibri"/>
                <w:lang w:eastAsia="zh-CN"/>
              </w:rPr>
              <w:t>”</w:t>
            </w:r>
            <w:r w:rsidRPr="00617EF5">
              <w:rPr>
                <w:rFonts w:ascii="Calibri" w:eastAsia="FZHei-B01S" w:hAnsi="Calibri" w:cs="Calibri"/>
                <w:lang w:eastAsia="zh-CN"/>
              </w:rPr>
              <w:t>按钮。</w:t>
            </w:r>
          </w:p>
        </w:tc>
      </w:tr>
      <w:tr w:rsidR="004270EA" w:rsidRPr="008B3F0C" w14:paraId="702B62C5" w14:textId="77777777" w:rsidTr="00617EF5">
        <w:tc>
          <w:tcPr>
            <w:tcW w:w="1353" w:type="dxa"/>
            <w:shd w:val="clear" w:color="auto" w:fill="C1E4F5"/>
            <w:tcMar>
              <w:top w:w="120" w:type="dxa"/>
              <w:left w:w="180" w:type="dxa"/>
              <w:bottom w:w="120" w:type="dxa"/>
              <w:right w:w="180" w:type="dxa"/>
            </w:tcMar>
            <w:hideMark/>
          </w:tcPr>
          <w:p w14:paraId="75D1480C" w14:textId="77777777" w:rsidR="00FD6DAC" w:rsidRPr="008B3F0C" w:rsidRDefault="000D50BD" w:rsidP="00FD6DAC">
            <w:pPr>
              <w:spacing w:before="30" w:after="30"/>
              <w:ind w:left="30" w:right="30"/>
              <w:rPr>
                <w:rFonts w:ascii="Calibri" w:eastAsia="Times New Roman" w:hAnsi="Calibri" w:cs="Calibri"/>
                <w:sz w:val="16"/>
              </w:rPr>
            </w:pPr>
            <w:hyperlink r:id="rId95"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78C5D96F" w14:textId="77777777" w:rsidR="00FD6DAC" w:rsidRPr="008B3F0C" w:rsidRDefault="000D50BD" w:rsidP="00FD6DAC">
            <w:pPr>
              <w:ind w:left="30" w:right="30"/>
              <w:rPr>
                <w:rFonts w:ascii="Calibri" w:eastAsia="Times New Roman" w:hAnsi="Calibri" w:cs="Calibri"/>
                <w:sz w:val="16"/>
              </w:rPr>
            </w:pPr>
            <w:hyperlink r:id="rId96" w:tgtFrame="_blank" w:history="1">
              <w:r w:rsidRPr="008B3F0C">
                <w:rPr>
                  <w:rFonts w:ascii="Calibri" w:eastAsia="Times New Roman" w:hAnsi="Calibri" w:cs="Calibri"/>
                  <w:color w:val="0000FF"/>
                  <w:sz w:val="16"/>
                  <w:u w:val="single"/>
                </w:rPr>
                <w:t>43_C_16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3378E0" w14:textId="77777777" w:rsidR="00FD6DAC"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Why is the Code of Business Conduct important?</w:t>
            </w:r>
          </w:p>
        </w:tc>
        <w:tc>
          <w:tcPr>
            <w:tcW w:w="6000" w:type="dxa"/>
          </w:tcPr>
          <w:p w14:paraId="26B10577" w14:textId="77777777" w:rsidR="00FD6DAC"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w:t>
            </w:r>
            <w:proofErr w:type="gramStart"/>
            <w:r w:rsidRPr="00617EF5">
              <w:rPr>
                <w:rFonts w:ascii="Calibri" w:eastAsia="FZHei-B01S" w:hAnsi="Calibri" w:cs="Calibri"/>
                <w:lang w:eastAsia="zh-CN"/>
              </w:rPr>
              <w:t>1]</w:t>
            </w:r>
            <w:r w:rsidRPr="00617EF5">
              <w:rPr>
                <w:rFonts w:ascii="Calibri" w:eastAsia="FZHei-B01S" w:hAnsi="Calibri" w:cs="Calibri"/>
                <w:lang w:eastAsia="zh-CN"/>
              </w:rPr>
              <w:t>为什么</w:t>
            </w:r>
            <w:proofErr w:type="gramEnd"/>
            <w:r w:rsidRPr="00617EF5">
              <w:rPr>
                <w:rFonts w:ascii="Calibri" w:eastAsia="FZHei-B01S" w:hAnsi="Calibri" w:cs="Calibri"/>
                <w:lang w:eastAsia="zh-CN"/>
              </w:rPr>
              <w:t>《商业行为准则》很重要？</w:t>
            </w:r>
          </w:p>
        </w:tc>
      </w:tr>
      <w:tr w:rsidR="004270EA" w:rsidRPr="008B3F0C" w14:paraId="350C9D32" w14:textId="77777777" w:rsidTr="00617EF5">
        <w:tc>
          <w:tcPr>
            <w:tcW w:w="1353" w:type="dxa"/>
            <w:shd w:val="clear" w:color="auto" w:fill="C1E4F5"/>
            <w:tcMar>
              <w:top w:w="120" w:type="dxa"/>
              <w:left w:w="180" w:type="dxa"/>
              <w:bottom w:w="120" w:type="dxa"/>
              <w:right w:w="180" w:type="dxa"/>
            </w:tcMar>
            <w:hideMark/>
          </w:tcPr>
          <w:p w14:paraId="4B7916C7" w14:textId="77777777" w:rsidR="00FD6DAC" w:rsidRPr="008B3F0C" w:rsidRDefault="000D50BD" w:rsidP="00FD6DAC">
            <w:pPr>
              <w:spacing w:before="30" w:after="30"/>
              <w:ind w:left="30" w:right="30"/>
              <w:rPr>
                <w:rFonts w:ascii="Calibri" w:eastAsia="Times New Roman" w:hAnsi="Calibri" w:cs="Calibri"/>
                <w:sz w:val="16"/>
              </w:rPr>
            </w:pPr>
            <w:hyperlink r:id="rId97"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7F6BA9D4" w14:textId="77777777" w:rsidR="00FD6DAC" w:rsidRPr="008B3F0C" w:rsidRDefault="000D50BD" w:rsidP="00FD6DAC">
            <w:pPr>
              <w:ind w:left="30" w:right="30"/>
              <w:rPr>
                <w:rFonts w:ascii="Calibri" w:eastAsia="Times New Roman" w:hAnsi="Calibri" w:cs="Calibri"/>
                <w:sz w:val="16"/>
              </w:rPr>
            </w:pPr>
            <w:hyperlink r:id="rId98" w:tgtFrame="_blank" w:history="1">
              <w:r w:rsidRPr="008B3F0C">
                <w:rPr>
                  <w:rFonts w:ascii="Calibri" w:eastAsia="Times New Roman" w:hAnsi="Calibri" w:cs="Calibri"/>
                  <w:color w:val="0000FF"/>
                  <w:sz w:val="16"/>
                  <w:u w:val="single"/>
                </w:rPr>
                <w:t>44_C_16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5F2C8A" w14:textId="77777777" w:rsidR="00FD6DAC"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It provides specific advice for every situation we may face in our work.</w:t>
            </w:r>
          </w:p>
        </w:tc>
        <w:tc>
          <w:tcPr>
            <w:tcW w:w="6000" w:type="dxa"/>
          </w:tcPr>
          <w:p w14:paraId="3E3C9428" w14:textId="77777777" w:rsidR="00FD6DAC"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[1] </w:t>
            </w:r>
            <w:r w:rsidRPr="00617EF5">
              <w:rPr>
                <w:rFonts w:ascii="Calibri" w:eastAsia="FZHei-B01S" w:hAnsi="Calibri" w:cs="Calibri"/>
                <w:lang w:eastAsia="zh-CN"/>
              </w:rPr>
              <w:t>它针对我们在工作过程中可能会遇到的各种情况提供了具体的建议。</w:t>
            </w:r>
          </w:p>
        </w:tc>
      </w:tr>
      <w:tr w:rsidR="004270EA" w:rsidRPr="008B3F0C" w14:paraId="3869A039" w14:textId="77777777" w:rsidTr="00617EF5">
        <w:tc>
          <w:tcPr>
            <w:tcW w:w="1353" w:type="dxa"/>
            <w:shd w:val="clear" w:color="auto" w:fill="C1E4F5"/>
            <w:tcMar>
              <w:top w:w="120" w:type="dxa"/>
              <w:left w:w="180" w:type="dxa"/>
              <w:bottom w:w="120" w:type="dxa"/>
              <w:right w:w="180" w:type="dxa"/>
            </w:tcMar>
            <w:hideMark/>
          </w:tcPr>
          <w:p w14:paraId="3FF758C3" w14:textId="77777777" w:rsidR="00FD6DAC" w:rsidRPr="008B3F0C" w:rsidRDefault="000D50BD" w:rsidP="00FD6DAC">
            <w:pPr>
              <w:spacing w:before="30" w:after="30"/>
              <w:ind w:left="30" w:right="30"/>
              <w:rPr>
                <w:rFonts w:ascii="Calibri" w:eastAsia="Times New Roman" w:hAnsi="Calibri" w:cs="Calibri"/>
                <w:sz w:val="16"/>
              </w:rPr>
            </w:pPr>
            <w:hyperlink r:id="rId99"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0F150344" w14:textId="77777777" w:rsidR="00FD6DAC" w:rsidRPr="008B3F0C" w:rsidRDefault="000D50BD" w:rsidP="00FD6DAC">
            <w:pPr>
              <w:ind w:left="30" w:right="30"/>
              <w:rPr>
                <w:rFonts w:ascii="Calibri" w:eastAsia="Times New Roman" w:hAnsi="Calibri" w:cs="Calibri"/>
                <w:sz w:val="16"/>
              </w:rPr>
            </w:pPr>
            <w:hyperlink r:id="rId100" w:tgtFrame="_blank" w:history="1">
              <w:r w:rsidRPr="008B3F0C">
                <w:rPr>
                  <w:rFonts w:ascii="Calibri" w:eastAsia="Times New Roman" w:hAnsi="Calibri" w:cs="Calibri"/>
                  <w:color w:val="0000FF"/>
                  <w:sz w:val="16"/>
                  <w:u w:val="single"/>
                </w:rPr>
                <w:t>45_C_16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2AF3B0" w14:textId="77777777" w:rsidR="00FD6DAC"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[2] It provides a clear set of principles and values on which to base decisions when the best course of action is not immediately clear.</w:t>
            </w:r>
          </w:p>
          <w:p w14:paraId="6ED37250" w14:textId="77777777" w:rsidR="00FD6DAC"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Next</w:t>
            </w:r>
          </w:p>
        </w:tc>
        <w:tc>
          <w:tcPr>
            <w:tcW w:w="6000" w:type="dxa"/>
          </w:tcPr>
          <w:p w14:paraId="40D55CED" w14:textId="77777777" w:rsidR="00FD6DAC"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[2] </w:t>
            </w:r>
            <w:r w:rsidRPr="00617EF5">
              <w:rPr>
                <w:rFonts w:ascii="Calibri" w:eastAsia="FZHei-B01S" w:hAnsi="Calibri" w:cs="Calibri"/>
                <w:lang w:eastAsia="zh-CN"/>
              </w:rPr>
              <w:t>它提供了一套原则和价值观，以作为我们在尚不明确何为最佳行动的情况下进行决策的依据。</w:t>
            </w:r>
          </w:p>
          <w:p w14:paraId="545ABF4C" w14:textId="77777777" w:rsidR="00FD6DAC"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下一页</w:t>
            </w:r>
          </w:p>
        </w:tc>
      </w:tr>
      <w:tr w:rsidR="004270EA" w:rsidRPr="008B3F0C" w14:paraId="0F01E304" w14:textId="77777777" w:rsidTr="00617EF5">
        <w:tc>
          <w:tcPr>
            <w:tcW w:w="1353" w:type="dxa"/>
            <w:shd w:val="clear" w:color="auto" w:fill="C1E4F5"/>
            <w:tcMar>
              <w:top w:w="120" w:type="dxa"/>
              <w:left w:w="180" w:type="dxa"/>
              <w:bottom w:w="120" w:type="dxa"/>
              <w:right w:w="180" w:type="dxa"/>
            </w:tcMar>
            <w:hideMark/>
          </w:tcPr>
          <w:p w14:paraId="47348DD6" w14:textId="77777777" w:rsidR="002117DA" w:rsidRPr="008B3F0C" w:rsidRDefault="000D50BD" w:rsidP="002117DA">
            <w:pPr>
              <w:spacing w:before="30" w:after="30"/>
              <w:ind w:left="30" w:right="30"/>
              <w:rPr>
                <w:rFonts w:ascii="Calibri" w:eastAsia="Times New Roman" w:hAnsi="Calibri" w:cs="Calibri"/>
                <w:sz w:val="16"/>
              </w:rPr>
            </w:pPr>
            <w:r w:rsidRPr="008B3F0C">
              <w:rPr>
                <w:rFonts w:ascii="Calibri" w:eastAsia="Times New Roman" w:hAnsi="Calibri" w:cs="Calibri"/>
                <w:sz w:val="16"/>
              </w:rPr>
              <w:t>Screen 15</w:t>
            </w:r>
          </w:p>
          <w:p w14:paraId="4632307F" w14:textId="77777777" w:rsidR="002117DA" w:rsidRPr="008B3F0C" w:rsidRDefault="000D50BD" w:rsidP="002117DA">
            <w:pPr>
              <w:spacing w:before="100" w:beforeAutospacing="1" w:after="100" w:afterAutospacing="1"/>
              <w:ind w:left="30" w:right="30"/>
              <w:rPr>
                <w:rFonts w:ascii="Calibri" w:eastAsia="Times New Roman" w:hAnsi="Calibri" w:cs="Calibri"/>
                <w:sz w:val="16"/>
              </w:rPr>
            </w:pPr>
            <w:r w:rsidRPr="008B3F0C">
              <w:rPr>
                <w:rFonts w:ascii="Calibri" w:eastAsia="Times New Roman" w:hAnsi="Calibri" w:cs="Calibri"/>
                <w:sz w:val="16"/>
              </w:rPr>
              <w:t>Question 1: Feedback</w:t>
            </w:r>
          </w:p>
          <w:p w14:paraId="0E7B453E" w14:textId="77777777" w:rsidR="002117DA" w:rsidRPr="008B3F0C" w:rsidRDefault="000D50BD" w:rsidP="002117DA">
            <w:pPr>
              <w:ind w:left="30" w:right="30"/>
              <w:rPr>
                <w:rFonts w:ascii="Calibri" w:eastAsia="Times New Roman" w:hAnsi="Calibri" w:cs="Calibri"/>
                <w:sz w:val="16"/>
              </w:rPr>
            </w:pPr>
            <w:r w:rsidRPr="008B3F0C">
              <w:rPr>
                <w:rFonts w:ascii="Calibri" w:eastAsia="Times New Roman" w:hAnsi="Calibri" w:cs="Calibri"/>
                <w:sz w:val="16"/>
              </w:rPr>
              <w:t>46_C_16</w:t>
            </w:r>
          </w:p>
        </w:tc>
        <w:tc>
          <w:tcPr>
            <w:tcW w:w="6000" w:type="dxa"/>
            <w:tcMar>
              <w:top w:w="120" w:type="dxa"/>
              <w:left w:w="180" w:type="dxa"/>
              <w:bottom w:w="120" w:type="dxa"/>
              <w:right w:w="180" w:type="dxa"/>
            </w:tcMar>
            <w:vAlign w:val="center"/>
            <w:hideMark/>
          </w:tcPr>
          <w:p w14:paraId="2A1C0B7B" w14:textId="77777777" w:rsidR="002117DA" w:rsidRPr="008B3F0C" w:rsidRDefault="000D50BD" w:rsidP="002117DA">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vAlign w:val="center"/>
          </w:tcPr>
          <w:p w14:paraId="10F12AC1" w14:textId="77777777" w:rsidR="002117DA"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《商业行为准则》为我们提供了一套清晰的原则和价值观，以作为我们在尚不明确何为最佳行动的情况下进行决策的依据。</w:t>
            </w:r>
          </w:p>
        </w:tc>
      </w:tr>
      <w:tr w:rsidR="004270EA" w:rsidRPr="008B3F0C" w14:paraId="2F0088E4" w14:textId="77777777" w:rsidTr="00617EF5">
        <w:tc>
          <w:tcPr>
            <w:tcW w:w="1353" w:type="dxa"/>
            <w:shd w:val="clear" w:color="auto" w:fill="C1E4F5"/>
            <w:tcMar>
              <w:top w:w="120" w:type="dxa"/>
              <w:left w:w="180" w:type="dxa"/>
              <w:bottom w:w="120" w:type="dxa"/>
              <w:right w:w="180" w:type="dxa"/>
            </w:tcMar>
            <w:hideMark/>
          </w:tcPr>
          <w:p w14:paraId="566ECD12" w14:textId="77777777" w:rsidR="002117DA" w:rsidRPr="008B3F0C" w:rsidRDefault="000D50BD" w:rsidP="002117DA">
            <w:pPr>
              <w:spacing w:before="30" w:after="30"/>
              <w:ind w:left="30" w:right="30"/>
              <w:rPr>
                <w:rFonts w:ascii="Calibri" w:eastAsia="Times New Roman" w:hAnsi="Calibri" w:cs="Calibri"/>
                <w:sz w:val="16"/>
              </w:rPr>
            </w:pPr>
            <w:hyperlink r:id="rId101"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73BE035A" w14:textId="77777777" w:rsidR="002117DA" w:rsidRPr="008B3F0C" w:rsidRDefault="000D50BD" w:rsidP="002117DA">
            <w:pPr>
              <w:ind w:left="30" w:right="30"/>
              <w:rPr>
                <w:rFonts w:ascii="Calibri" w:eastAsia="Times New Roman" w:hAnsi="Calibri" w:cs="Calibri"/>
                <w:sz w:val="16"/>
              </w:rPr>
            </w:pPr>
            <w:hyperlink r:id="rId102" w:tgtFrame="_blank" w:history="1">
              <w:r w:rsidRPr="008B3F0C">
                <w:rPr>
                  <w:rFonts w:ascii="Calibri" w:eastAsia="Times New Roman" w:hAnsi="Calibri" w:cs="Calibri"/>
                  <w:color w:val="0000FF"/>
                  <w:sz w:val="16"/>
                  <w:u w:val="single"/>
                </w:rPr>
                <w:t>47_C_16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B938F67" w14:textId="77777777" w:rsidR="002117DA" w:rsidRPr="008B3F0C" w:rsidRDefault="000D50BD" w:rsidP="002117DA">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[2] Which of the following is </w:t>
            </w:r>
            <w:r w:rsidRPr="008B3F0C">
              <w:rPr>
                <w:rFonts w:ascii="Calibri" w:eastAsia="Times New Roman" w:hAnsi="Calibri" w:cs="Calibri"/>
                <w:u w:val="single"/>
              </w:rPr>
              <w:t>never</w:t>
            </w:r>
            <w:r w:rsidRPr="008B3F0C">
              <w:rPr>
                <w:rFonts w:ascii="Calibri" w:eastAsia="Times New Roman" w:hAnsi="Calibri" w:cs="Calibri"/>
              </w:rPr>
              <w:t xml:space="preserve"> an appropriate business transaction?</w:t>
            </w:r>
          </w:p>
        </w:tc>
        <w:tc>
          <w:tcPr>
            <w:tcW w:w="6000" w:type="dxa"/>
            <w:vAlign w:val="center"/>
          </w:tcPr>
          <w:p w14:paraId="46F13810" w14:textId="77777777" w:rsidR="002117DA"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[2] </w:t>
            </w:r>
            <w:r w:rsidRPr="00617EF5">
              <w:rPr>
                <w:rFonts w:ascii="Calibri" w:eastAsia="FZHei-B01S" w:hAnsi="Calibri" w:cs="Calibri"/>
                <w:lang w:eastAsia="zh-CN"/>
              </w:rPr>
              <w:t>下列哪项</w:t>
            </w:r>
            <w:r w:rsidRPr="00617EF5">
              <w:rPr>
                <w:rFonts w:ascii="Calibri" w:eastAsia="FZHei-B01S" w:hAnsi="Calibri" w:cs="Calibri"/>
                <w:u w:val="single"/>
                <w:lang w:eastAsia="zh-CN"/>
              </w:rPr>
              <w:t>永远不是</w:t>
            </w:r>
            <w:r w:rsidRPr="00617EF5">
              <w:rPr>
                <w:rFonts w:ascii="Calibri" w:eastAsia="FZHei-B01S" w:hAnsi="Calibri" w:cs="Calibri"/>
                <w:lang w:eastAsia="zh-CN"/>
              </w:rPr>
              <w:t>合适的商业活动？</w:t>
            </w:r>
          </w:p>
        </w:tc>
      </w:tr>
      <w:tr w:rsidR="004270EA" w:rsidRPr="008B3F0C" w14:paraId="1417820C" w14:textId="77777777" w:rsidTr="00617EF5">
        <w:tc>
          <w:tcPr>
            <w:tcW w:w="1353" w:type="dxa"/>
            <w:shd w:val="clear" w:color="auto" w:fill="C1E4F5"/>
            <w:tcMar>
              <w:top w:w="120" w:type="dxa"/>
              <w:left w:w="180" w:type="dxa"/>
              <w:bottom w:w="120" w:type="dxa"/>
              <w:right w:w="180" w:type="dxa"/>
            </w:tcMar>
            <w:hideMark/>
          </w:tcPr>
          <w:p w14:paraId="42906CD1" w14:textId="77777777" w:rsidR="002117DA" w:rsidRPr="008B3F0C" w:rsidRDefault="000D50BD" w:rsidP="002117DA">
            <w:pPr>
              <w:spacing w:before="30" w:after="30"/>
              <w:ind w:left="30" w:right="30"/>
              <w:rPr>
                <w:rFonts w:ascii="Calibri" w:eastAsia="Times New Roman" w:hAnsi="Calibri" w:cs="Calibri"/>
                <w:sz w:val="16"/>
              </w:rPr>
            </w:pPr>
            <w:hyperlink r:id="rId103"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39AB6D89" w14:textId="77777777" w:rsidR="002117DA" w:rsidRPr="008B3F0C" w:rsidRDefault="000D50BD" w:rsidP="002117DA">
            <w:pPr>
              <w:ind w:left="30" w:right="30"/>
              <w:rPr>
                <w:rFonts w:ascii="Calibri" w:eastAsia="Times New Roman" w:hAnsi="Calibri" w:cs="Calibri"/>
                <w:sz w:val="16"/>
              </w:rPr>
            </w:pPr>
            <w:hyperlink r:id="rId104" w:tgtFrame="_blank" w:history="1">
              <w:r w:rsidRPr="008B3F0C">
                <w:rPr>
                  <w:rFonts w:ascii="Calibri" w:eastAsia="Times New Roman" w:hAnsi="Calibri" w:cs="Calibri"/>
                  <w:color w:val="0000FF"/>
                  <w:sz w:val="16"/>
                  <w:u w:val="single"/>
                </w:rPr>
                <w:t>48_C_16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95F1EC" w14:textId="77777777" w:rsidR="002117D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Hiring an HCP to speak about a particular disease area due to their skills and expertise.</w:t>
            </w:r>
          </w:p>
        </w:tc>
        <w:tc>
          <w:tcPr>
            <w:tcW w:w="6000" w:type="dxa"/>
          </w:tcPr>
          <w:p w14:paraId="136E9359" w14:textId="77777777" w:rsidR="002117DA"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[1] </w:t>
            </w:r>
            <w:r w:rsidRPr="00617EF5">
              <w:rPr>
                <w:rFonts w:ascii="Calibri" w:eastAsia="FZHei-B01S" w:hAnsi="Calibri" w:cs="Calibri"/>
                <w:lang w:eastAsia="zh-CN"/>
              </w:rPr>
              <w:t>考虑到</w:t>
            </w:r>
            <w:r w:rsidRPr="00617EF5">
              <w:rPr>
                <w:rFonts w:ascii="Calibri" w:eastAsia="FZHei-B01S" w:hAnsi="Calibri" w:cs="Calibri"/>
                <w:lang w:eastAsia="zh-CN"/>
              </w:rPr>
              <w:t xml:space="preserve"> HCP </w:t>
            </w:r>
            <w:r w:rsidRPr="00617EF5">
              <w:rPr>
                <w:rFonts w:ascii="Calibri" w:eastAsia="FZHei-B01S" w:hAnsi="Calibri" w:cs="Calibri"/>
                <w:lang w:eastAsia="zh-CN"/>
              </w:rPr>
              <w:t>的技术和专业知识，聘请他们来讲述特定的疾病领域。</w:t>
            </w:r>
          </w:p>
        </w:tc>
      </w:tr>
      <w:tr w:rsidR="004270EA" w:rsidRPr="008B3F0C" w14:paraId="260DDD36" w14:textId="77777777" w:rsidTr="00617EF5">
        <w:tc>
          <w:tcPr>
            <w:tcW w:w="1353" w:type="dxa"/>
            <w:shd w:val="clear" w:color="auto" w:fill="C1E4F5"/>
            <w:tcMar>
              <w:top w:w="120" w:type="dxa"/>
              <w:left w:w="180" w:type="dxa"/>
              <w:bottom w:w="120" w:type="dxa"/>
              <w:right w:w="180" w:type="dxa"/>
            </w:tcMar>
            <w:hideMark/>
          </w:tcPr>
          <w:p w14:paraId="64E4B4A0" w14:textId="77777777" w:rsidR="002117DA" w:rsidRPr="008B3F0C" w:rsidRDefault="000D50BD" w:rsidP="002117DA">
            <w:pPr>
              <w:spacing w:before="30" w:after="30"/>
              <w:ind w:left="30" w:right="30"/>
              <w:rPr>
                <w:rFonts w:ascii="Calibri" w:eastAsia="Times New Roman" w:hAnsi="Calibri" w:cs="Calibri"/>
                <w:sz w:val="16"/>
              </w:rPr>
            </w:pPr>
            <w:hyperlink r:id="rId105"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34F25167" w14:textId="77777777" w:rsidR="002117DA" w:rsidRPr="008B3F0C" w:rsidRDefault="000D50BD" w:rsidP="002117DA">
            <w:pPr>
              <w:ind w:left="30" w:right="30"/>
              <w:rPr>
                <w:rFonts w:ascii="Calibri" w:eastAsia="Times New Roman" w:hAnsi="Calibri" w:cs="Calibri"/>
                <w:sz w:val="16"/>
              </w:rPr>
            </w:pPr>
            <w:hyperlink r:id="rId106" w:tgtFrame="_blank" w:history="1">
              <w:r w:rsidRPr="008B3F0C">
                <w:rPr>
                  <w:rFonts w:ascii="Calibri" w:eastAsia="Times New Roman" w:hAnsi="Calibri" w:cs="Calibri"/>
                  <w:color w:val="0000FF"/>
                  <w:sz w:val="16"/>
                  <w:u w:val="single"/>
                </w:rPr>
                <w:t>49_C_16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29B488" w14:textId="77777777" w:rsidR="002117D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[2] Providing a reasonable meal to attendees of an Abbott-sponsored educational program.</w:t>
            </w:r>
          </w:p>
        </w:tc>
        <w:tc>
          <w:tcPr>
            <w:tcW w:w="6000" w:type="dxa"/>
          </w:tcPr>
          <w:p w14:paraId="0DFFB6A0" w14:textId="14820DB5" w:rsidR="002117DA"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[2] </w:t>
            </w:r>
            <w:r w:rsidRPr="00617EF5">
              <w:rPr>
                <w:rFonts w:ascii="Calibri" w:eastAsia="FZHei-B01S" w:hAnsi="Calibri" w:cs="Calibri"/>
                <w:lang w:eastAsia="zh-CN"/>
              </w:rPr>
              <w:t>在雅培</w:t>
            </w:r>
            <w:ins w:id="153" w:author="Gu, Skylla" w:date="2026-01-08T15:00:00Z" w16du:dateUtc="2026-01-08T07:00:00Z">
              <w:r w:rsidR="00CB58BA">
                <w:rPr>
                  <w:rFonts w:ascii="Calibri" w:eastAsia="FZHei-B01S" w:hAnsi="Calibri" w:cs="Calibri" w:hint="eastAsia"/>
                  <w:lang w:eastAsia="zh-CN"/>
                </w:rPr>
                <w:t>赞助</w:t>
              </w:r>
            </w:ins>
            <w:del w:id="154" w:author="Gu, Skylla" w:date="2026-01-08T15:00:00Z" w16du:dateUtc="2026-01-08T07:00:00Z">
              <w:r w:rsidRPr="00617EF5" w:rsidDel="00CB58BA">
                <w:rPr>
                  <w:rFonts w:ascii="Calibri" w:eastAsia="FZHei-B01S" w:hAnsi="Calibri" w:cs="Calibri"/>
                  <w:lang w:eastAsia="zh-CN"/>
                </w:rPr>
                <w:delText>申办</w:delText>
              </w:r>
            </w:del>
            <w:r w:rsidRPr="00617EF5">
              <w:rPr>
                <w:rFonts w:ascii="Calibri" w:eastAsia="FZHei-B01S" w:hAnsi="Calibri" w:cs="Calibri"/>
                <w:lang w:eastAsia="zh-CN"/>
              </w:rPr>
              <w:t>的教育</w:t>
            </w:r>
            <w:ins w:id="155" w:author="Gu, Skylla" w:date="2026-01-08T15:00:00Z" w16du:dateUtc="2026-01-08T07:00:00Z">
              <w:r w:rsidR="00CB58BA">
                <w:rPr>
                  <w:rFonts w:ascii="Calibri" w:eastAsia="FZHei-B01S" w:hAnsi="Calibri" w:cs="Calibri" w:hint="eastAsia"/>
                  <w:lang w:eastAsia="zh-CN"/>
                </w:rPr>
                <w:t>项目</w:t>
              </w:r>
            </w:ins>
            <w:del w:id="156" w:author="Gu, Skylla" w:date="2026-01-08T15:00:00Z" w16du:dateUtc="2026-01-08T07:00:00Z">
              <w:r w:rsidRPr="00617EF5" w:rsidDel="00CB58BA">
                <w:rPr>
                  <w:rFonts w:ascii="Calibri" w:eastAsia="FZHei-B01S" w:hAnsi="Calibri" w:cs="Calibri"/>
                  <w:lang w:eastAsia="zh-CN"/>
                </w:rPr>
                <w:delText>计划</w:delText>
              </w:r>
            </w:del>
            <w:r w:rsidRPr="00617EF5">
              <w:rPr>
                <w:rFonts w:ascii="Calibri" w:eastAsia="FZHei-B01S" w:hAnsi="Calibri" w:cs="Calibri"/>
                <w:lang w:eastAsia="zh-CN"/>
              </w:rPr>
              <w:t>中，为与会者提供合理的膳食。</w:t>
            </w:r>
          </w:p>
        </w:tc>
      </w:tr>
      <w:tr w:rsidR="004270EA" w:rsidRPr="008B3F0C" w14:paraId="2C31F597" w14:textId="77777777" w:rsidTr="00617EF5">
        <w:tc>
          <w:tcPr>
            <w:tcW w:w="1353" w:type="dxa"/>
            <w:shd w:val="clear" w:color="auto" w:fill="C1E4F5"/>
            <w:tcMar>
              <w:top w:w="120" w:type="dxa"/>
              <w:left w:w="180" w:type="dxa"/>
              <w:bottom w:w="120" w:type="dxa"/>
              <w:right w:w="180" w:type="dxa"/>
            </w:tcMar>
            <w:hideMark/>
          </w:tcPr>
          <w:p w14:paraId="7CEC2639" w14:textId="77777777" w:rsidR="002117DA" w:rsidRPr="008B3F0C" w:rsidRDefault="000D50BD" w:rsidP="002117DA">
            <w:pPr>
              <w:spacing w:before="30" w:after="30"/>
              <w:ind w:left="30" w:right="30"/>
              <w:rPr>
                <w:rFonts w:ascii="Calibri" w:eastAsia="Times New Roman" w:hAnsi="Calibri" w:cs="Calibri"/>
                <w:sz w:val="16"/>
              </w:rPr>
            </w:pPr>
            <w:hyperlink r:id="rId107"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0A834F19" w14:textId="77777777" w:rsidR="002117DA" w:rsidRPr="008B3F0C" w:rsidRDefault="000D50BD" w:rsidP="002117DA">
            <w:pPr>
              <w:ind w:left="30" w:right="30"/>
              <w:rPr>
                <w:rFonts w:ascii="Calibri" w:eastAsia="Times New Roman" w:hAnsi="Calibri" w:cs="Calibri"/>
                <w:sz w:val="16"/>
              </w:rPr>
            </w:pPr>
            <w:hyperlink r:id="rId108" w:tgtFrame="_blank" w:history="1">
              <w:r w:rsidRPr="008B3F0C">
                <w:rPr>
                  <w:rFonts w:ascii="Calibri" w:eastAsia="Times New Roman" w:hAnsi="Calibri" w:cs="Calibri"/>
                  <w:color w:val="0000FF"/>
                  <w:sz w:val="16"/>
                  <w:u w:val="single"/>
                </w:rPr>
                <w:t>50_C_16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A7E2541" w14:textId="77777777" w:rsidR="002117DA" w:rsidRPr="008B3F0C" w:rsidRDefault="000D50BD" w:rsidP="002117DA">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[3] Arranging a charitable contribution for a local organization.</w:t>
            </w:r>
          </w:p>
        </w:tc>
        <w:tc>
          <w:tcPr>
            <w:tcW w:w="6000" w:type="dxa"/>
            <w:vAlign w:val="center"/>
          </w:tcPr>
          <w:p w14:paraId="04683124" w14:textId="7289B181" w:rsidR="002117DA"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[3] </w:t>
            </w:r>
            <w:r w:rsidRPr="00617EF5">
              <w:rPr>
                <w:rFonts w:ascii="Calibri" w:eastAsia="FZHei-B01S" w:hAnsi="Calibri" w:cs="Calibri"/>
                <w:lang w:eastAsia="zh-CN"/>
              </w:rPr>
              <w:t>为当地组织安排慈善</w:t>
            </w:r>
            <w:ins w:id="157" w:author="Gu, Skylla" w:date="2026-01-08T15:01:00Z" w16du:dateUtc="2026-01-08T07:01:00Z">
              <w:r w:rsidR="003A03E8">
                <w:rPr>
                  <w:rFonts w:ascii="Calibri" w:eastAsia="FZHei-B01S" w:hAnsi="Calibri" w:cs="Calibri" w:hint="eastAsia"/>
                  <w:lang w:eastAsia="zh-CN"/>
                </w:rPr>
                <w:t>捐赠</w:t>
              </w:r>
            </w:ins>
            <w:del w:id="158" w:author="Gu, Skylla" w:date="2026-01-08T15:01:00Z" w16du:dateUtc="2026-01-08T07:01:00Z">
              <w:r w:rsidRPr="00617EF5" w:rsidDel="003A03E8">
                <w:rPr>
                  <w:rFonts w:ascii="Calibri" w:eastAsia="FZHei-B01S" w:hAnsi="Calibri" w:cs="Calibri"/>
                  <w:lang w:eastAsia="zh-CN"/>
                </w:rPr>
                <w:delText>捐款</w:delText>
              </w:r>
            </w:del>
            <w:r w:rsidRPr="00617EF5">
              <w:rPr>
                <w:rFonts w:ascii="Calibri" w:eastAsia="FZHei-B01S" w:hAnsi="Calibri" w:cs="Calibri"/>
                <w:lang w:eastAsia="zh-CN"/>
              </w:rPr>
              <w:t>。</w:t>
            </w:r>
          </w:p>
        </w:tc>
      </w:tr>
      <w:tr w:rsidR="004270EA" w:rsidRPr="008B3F0C" w14:paraId="23F9619A" w14:textId="77777777" w:rsidTr="00617EF5">
        <w:tc>
          <w:tcPr>
            <w:tcW w:w="1353" w:type="dxa"/>
            <w:shd w:val="clear" w:color="auto" w:fill="C1E4F5"/>
            <w:tcMar>
              <w:top w:w="120" w:type="dxa"/>
              <w:left w:w="180" w:type="dxa"/>
              <w:bottom w:w="120" w:type="dxa"/>
              <w:right w:w="180" w:type="dxa"/>
            </w:tcMar>
            <w:hideMark/>
          </w:tcPr>
          <w:p w14:paraId="13A76E96" w14:textId="77777777" w:rsidR="002117DA" w:rsidRPr="008B3F0C" w:rsidRDefault="000D50BD" w:rsidP="002117DA">
            <w:pPr>
              <w:spacing w:before="30" w:after="30"/>
              <w:ind w:left="30" w:right="30"/>
              <w:rPr>
                <w:rFonts w:ascii="Calibri" w:eastAsia="Times New Roman" w:hAnsi="Calibri" w:cs="Calibri"/>
                <w:sz w:val="16"/>
              </w:rPr>
            </w:pPr>
            <w:hyperlink r:id="rId109"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194A23F8" w14:textId="77777777" w:rsidR="002117DA" w:rsidRPr="008B3F0C" w:rsidRDefault="000D50BD" w:rsidP="002117DA">
            <w:pPr>
              <w:ind w:left="30" w:right="30"/>
              <w:rPr>
                <w:rFonts w:ascii="Calibri" w:eastAsia="Times New Roman" w:hAnsi="Calibri" w:cs="Calibri"/>
                <w:sz w:val="16"/>
              </w:rPr>
            </w:pPr>
            <w:hyperlink r:id="rId110" w:tgtFrame="_blank" w:history="1">
              <w:r w:rsidRPr="008B3F0C">
                <w:rPr>
                  <w:rFonts w:ascii="Calibri" w:eastAsia="Times New Roman" w:hAnsi="Calibri" w:cs="Calibri"/>
                  <w:color w:val="0000FF"/>
                  <w:sz w:val="16"/>
                  <w:u w:val="single"/>
                </w:rPr>
                <w:t>51_C_16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52B2C4" w14:textId="77777777" w:rsidR="002117D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[4] Hiring an HCP to conduct an educational program to thank them for using Abbott products.</w:t>
            </w:r>
          </w:p>
          <w:p w14:paraId="1BA0E298" w14:textId="77777777" w:rsidR="002117D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Next</w:t>
            </w:r>
          </w:p>
        </w:tc>
        <w:tc>
          <w:tcPr>
            <w:tcW w:w="6000" w:type="dxa"/>
          </w:tcPr>
          <w:p w14:paraId="0621AF73" w14:textId="28B3A9AA" w:rsidR="002117DA"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[4] </w:t>
            </w:r>
            <w:r w:rsidRPr="00617EF5">
              <w:rPr>
                <w:rFonts w:ascii="Calibri" w:eastAsia="FZHei-B01S" w:hAnsi="Calibri" w:cs="Calibri"/>
                <w:lang w:eastAsia="zh-CN"/>
              </w:rPr>
              <w:t>为开展一项教育</w:t>
            </w:r>
            <w:ins w:id="159" w:author="Gu, Skylla" w:date="2026-01-08T15:02:00Z" w16du:dateUtc="2026-01-08T07:02:00Z">
              <w:r w:rsidR="00252E6F">
                <w:rPr>
                  <w:rFonts w:ascii="Calibri" w:eastAsia="FZHei-B01S" w:hAnsi="Calibri" w:cs="Calibri" w:hint="eastAsia"/>
                  <w:lang w:eastAsia="zh-CN"/>
                </w:rPr>
                <w:t>项目</w:t>
              </w:r>
            </w:ins>
            <w:del w:id="160" w:author="Gu, Skylla" w:date="2026-01-08T15:02:00Z" w16du:dateUtc="2026-01-08T07:02:00Z">
              <w:r w:rsidRPr="00617EF5" w:rsidDel="00EF43DC">
                <w:rPr>
                  <w:rFonts w:ascii="Calibri" w:eastAsia="FZHei-B01S" w:hAnsi="Calibri" w:cs="Calibri"/>
                  <w:lang w:eastAsia="zh-CN"/>
                </w:rPr>
                <w:delText>计划</w:delText>
              </w:r>
            </w:del>
            <w:r w:rsidRPr="00617EF5">
              <w:rPr>
                <w:rFonts w:ascii="Calibri" w:eastAsia="FZHei-B01S" w:hAnsi="Calibri" w:cs="Calibri"/>
                <w:lang w:eastAsia="zh-CN"/>
              </w:rPr>
              <w:t>而聘请</w:t>
            </w:r>
            <w:r w:rsidRPr="00617EF5">
              <w:rPr>
                <w:rFonts w:ascii="Calibri" w:eastAsia="FZHei-B01S" w:hAnsi="Calibri" w:cs="Calibri"/>
                <w:lang w:eastAsia="zh-CN"/>
              </w:rPr>
              <w:t xml:space="preserve"> HCP</w:t>
            </w:r>
            <w:r w:rsidRPr="00617EF5">
              <w:rPr>
                <w:rFonts w:ascii="Calibri" w:eastAsia="FZHei-B01S" w:hAnsi="Calibri" w:cs="Calibri"/>
                <w:lang w:eastAsia="zh-CN"/>
              </w:rPr>
              <w:t>，感谢其适用雅培产品。</w:t>
            </w:r>
          </w:p>
          <w:p w14:paraId="5554742A" w14:textId="77777777" w:rsidR="002117DA"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下一页</w:t>
            </w:r>
          </w:p>
        </w:tc>
      </w:tr>
      <w:tr w:rsidR="004270EA" w:rsidRPr="008B3F0C" w14:paraId="5B83465C" w14:textId="77777777" w:rsidTr="00617EF5">
        <w:tc>
          <w:tcPr>
            <w:tcW w:w="1353" w:type="dxa"/>
            <w:shd w:val="clear" w:color="auto" w:fill="C1E4F5"/>
            <w:tcMar>
              <w:top w:w="120" w:type="dxa"/>
              <w:left w:w="180" w:type="dxa"/>
              <w:bottom w:w="120" w:type="dxa"/>
              <w:right w:w="180" w:type="dxa"/>
            </w:tcMar>
            <w:hideMark/>
          </w:tcPr>
          <w:p w14:paraId="31220B77" w14:textId="77777777" w:rsidR="00603700" w:rsidRPr="008B3F0C" w:rsidRDefault="000D50BD" w:rsidP="00603700">
            <w:pPr>
              <w:spacing w:before="30" w:after="30"/>
              <w:ind w:left="30" w:right="30"/>
              <w:rPr>
                <w:rFonts w:ascii="Calibri" w:eastAsia="Times New Roman" w:hAnsi="Calibri" w:cs="Calibri"/>
                <w:sz w:val="16"/>
              </w:rPr>
            </w:pPr>
            <w:r w:rsidRPr="008B3F0C">
              <w:rPr>
                <w:rFonts w:ascii="Calibri" w:eastAsia="Times New Roman" w:hAnsi="Calibri" w:cs="Calibri"/>
                <w:sz w:val="16"/>
              </w:rPr>
              <w:t>Screen 15</w:t>
            </w:r>
          </w:p>
          <w:p w14:paraId="021EA8C1" w14:textId="77777777" w:rsidR="00603700" w:rsidRPr="008B3F0C" w:rsidRDefault="000D50BD" w:rsidP="00603700">
            <w:pPr>
              <w:spacing w:before="100" w:beforeAutospacing="1" w:after="100" w:afterAutospacing="1"/>
              <w:ind w:left="30" w:right="30"/>
              <w:rPr>
                <w:rFonts w:ascii="Calibri" w:eastAsia="Times New Roman" w:hAnsi="Calibri" w:cs="Calibri"/>
                <w:sz w:val="16"/>
              </w:rPr>
            </w:pPr>
            <w:r w:rsidRPr="008B3F0C">
              <w:rPr>
                <w:rFonts w:ascii="Calibri" w:eastAsia="Times New Roman" w:hAnsi="Calibri" w:cs="Calibri"/>
                <w:sz w:val="16"/>
              </w:rPr>
              <w:t>Question 2: Feedback</w:t>
            </w:r>
          </w:p>
          <w:p w14:paraId="6D3CA364" w14:textId="77777777" w:rsidR="00603700" w:rsidRPr="008B3F0C" w:rsidRDefault="000D50BD" w:rsidP="00603700">
            <w:pPr>
              <w:ind w:left="30" w:right="30"/>
              <w:rPr>
                <w:rFonts w:ascii="Calibri" w:eastAsia="Times New Roman" w:hAnsi="Calibri" w:cs="Calibri"/>
                <w:sz w:val="16"/>
              </w:rPr>
            </w:pPr>
            <w:r w:rsidRPr="008B3F0C">
              <w:rPr>
                <w:rFonts w:ascii="Calibri" w:eastAsia="Times New Roman" w:hAnsi="Calibri" w:cs="Calibri"/>
                <w:sz w:val="16"/>
              </w:rPr>
              <w:t>52_C_16</w:t>
            </w:r>
          </w:p>
        </w:tc>
        <w:tc>
          <w:tcPr>
            <w:tcW w:w="6000" w:type="dxa"/>
            <w:tcMar>
              <w:top w:w="120" w:type="dxa"/>
              <w:left w:w="180" w:type="dxa"/>
              <w:bottom w:w="120" w:type="dxa"/>
              <w:right w:w="180" w:type="dxa"/>
            </w:tcMar>
            <w:hideMark/>
          </w:tcPr>
          <w:p w14:paraId="4A5524C6" w14:textId="77777777" w:rsidR="0060370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3F708AA2" w14:textId="77777777" w:rsidR="0060370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因</w:t>
            </w:r>
            <w:r w:rsidRPr="00617EF5">
              <w:rPr>
                <w:rFonts w:ascii="Calibri" w:eastAsia="FZHei-B01S" w:hAnsi="Calibri" w:cs="Calibri"/>
                <w:lang w:eastAsia="zh-CN"/>
              </w:rPr>
              <w:t xml:space="preserve"> HCP </w:t>
            </w:r>
            <w:r w:rsidRPr="00617EF5">
              <w:rPr>
                <w:rFonts w:ascii="Calibri" w:eastAsia="FZHei-B01S" w:hAnsi="Calibri" w:cs="Calibri"/>
                <w:lang w:eastAsia="zh-CN"/>
              </w:rPr>
              <w:t>的技术及专业知识而对其进行聘用是可行的，然而，出于对使用雅培产品的感谢而聘用</w:t>
            </w:r>
            <w:r w:rsidRPr="00617EF5">
              <w:rPr>
                <w:rFonts w:ascii="Calibri" w:eastAsia="FZHei-B01S" w:hAnsi="Calibri" w:cs="Calibri"/>
                <w:lang w:eastAsia="zh-CN"/>
              </w:rPr>
              <w:t xml:space="preserve"> HCP </w:t>
            </w:r>
            <w:r w:rsidRPr="00617EF5">
              <w:rPr>
                <w:rFonts w:ascii="Calibri" w:eastAsia="FZHei-B01S" w:hAnsi="Calibri" w:cs="Calibri"/>
                <w:lang w:eastAsia="zh-CN"/>
              </w:rPr>
              <w:t>是不正当的，因为这有可能被视为贿赂。</w:t>
            </w:r>
          </w:p>
        </w:tc>
      </w:tr>
      <w:tr w:rsidR="004270EA" w:rsidRPr="008B3F0C" w14:paraId="1BBB7D49" w14:textId="77777777" w:rsidTr="00617EF5">
        <w:tc>
          <w:tcPr>
            <w:tcW w:w="1353" w:type="dxa"/>
            <w:shd w:val="clear" w:color="auto" w:fill="C1E4F5"/>
            <w:tcMar>
              <w:top w:w="120" w:type="dxa"/>
              <w:left w:w="180" w:type="dxa"/>
              <w:bottom w:w="120" w:type="dxa"/>
              <w:right w:w="180" w:type="dxa"/>
            </w:tcMar>
            <w:hideMark/>
          </w:tcPr>
          <w:p w14:paraId="562F2BA2" w14:textId="77777777" w:rsidR="00603700" w:rsidRPr="008B3F0C" w:rsidRDefault="000D50BD" w:rsidP="00603700">
            <w:pPr>
              <w:spacing w:before="30" w:after="30"/>
              <w:ind w:left="30" w:right="30"/>
              <w:rPr>
                <w:rFonts w:ascii="Calibri" w:eastAsia="Times New Roman" w:hAnsi="Calibri" w:cs="Calibri"/>
                <w:sz w:val="16"/>
              </w:rPr>
            </w:pPr>
            <w:hyperlink r:id="rId111"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6AA9DB7D" w14:textId="77777777" w:rsidR="00603700" w:rsidRPr="008B3F0C" w:rsidRDefault="000D50BD" w:rsidP="00603700">
            <w:pPr>
              <w:ind w:left="30" w:right="30"/>
              <w:rPr>
                <w:rFonts w:ascii="Calibri" w:eastAsia="Times New Roman" w:hAnsi="Calibri" w:cs="Calibri"/>
                <w:sz w:val="16"/>
              </w:rPr>
            </w:pPr>
            <w:hyperlink r:id="rId112" w:tgtFrame="_blank" w:history="1">
              <w:r w:rsidRPr="008B3F0C">
                <w:rPr>
                  <w:rFonts w:ascii="Calibri" w:eastAsia="Times New Roman" w:hAnsi="Calibri" w:cs="Calibri"/>
                  <w:color w:val="0000FF"/>
                  <w:sz w:val="16"/>
                  <w:u w:val="single"/>
                </w:rPr>
                <w:t>53_C_16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1562AFF" w14:textId="77777777" w:rsidR="00603700" w:rsidRPr="008B3F0C" w:rsidRDefault="000D50BD" w:rsidP="00603700">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[3] The consequences for individuals involved in bribery and corruption can include:</w:t>
            </w:r>
          </w:p>
        </w:tc>
        <w:tc>
          <w:tcPr>
            <w:tcW w:w="6000" w:type="dxa"/>
            <w:vAlign w:val="center"/>
          </w:tcPr>
          <w:p w14:paraId="31BC3149" w14:textId="77777777" w:rsidR="00603700"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[3] </w:t>
            </w:r>
            <w:r w:rsidRPr="00617EF5">
              <w:rPr>
                <w:rFonts w:ascii="Calibri" w:eastAsia="FZHei-B01S" w:hAnsi="Calibri" w:cs="Calibri"/>
                <w:lang w:eastAsia="zh-CN"/>
              </w:rPr>
              <w:t>涉及贿赂和腐败的个人的后果可包括：</w:t>
            </w:r>
          </w:p>
        </w:tc>
      </w:tr>
      <w:tr w:rsidR="004270EA" w:rsidRPr="008B3F0C" w14:paraId="222909E8" w14:textId="77777777" w:rsidTr="00617EF5">
        <w:tc>
          <w:tcPr>
            <w:tcW w:w="1353" w:type="dxa"/>
            <w:shd w:val="clear" w:color="auto" w:fill="C1E4F5"/>
            <w:tcMar>
              <w:top w:w="120" w:type="dxa"/>
              <w:left w:w="180" w:type="dxa"/>
              <w:bottom w:w="120" w:type="dxa"/>
              <w:right w:w="180" w:type="dxa"/>
            </w:tcMar>
            <w:hideMark/>
          </w:tcPr>
          <w:p w14:paraId="02C2231A" w14:textId="77777777" w:rsidR="00603700" w:rsidRPr="008B3F0C" w:rsidRDefault="000D50BD" w:rsidP="00603700">
            <w:pPr>
              <w:spacing w:before="30" w:after="30"/>
              <w:ind w:left="30" w:right="30"/>
              <w:rPr>
                <w:rFonts w:ascii="Calibri" w:eastAsia="Times New Roman" w:hAnsi="Calibri" w:cs="Calibri"/>
                <w:sz w:val="16"/>
              </w:rPr>
            </w:pPr>
            <w:hyperlink r:id="rId113"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6CC95E28" w14:textId="77777777" w:rsidR="00603700" w:rsidRPr="008B3F0C" w:rsidRDefault="000D50BD" w:rsidP="00603700">
            <w:pPr>
              <w:ind w:left="30" w:right="30"/>
              <w:rPr>
                <w:rFonts w:ascii="Calibri" w:eastAsia="Times New Roman" w:hAnsi="Calibri" w:cs="Calibri"/>
                <w:sz w:val="16"/>
              </w:rPr>
            </w:pPr>
            <w:hyperlink r:id="rId114" w:tgtFrame="_blank" w:history="1">
              <w:r w:rsidRPr="008B3F0C">
                <w:rPr>
                  <w:rFonts w:ascii="Calibri" w:eastAsia="Times New Roman" w:hAnsi="Calibri" w:cs="Calibri"/>
                  <w:color w:val="0000FF"/>
                  <w:sz w:val="16"/>
                  <w:u w:val="single"/>
                </w:rPr>
                <w:t>54_C_16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42E09D7" w14:textId="77777777" w:rsidR="00603700" w:rsidRPr="008B3F0C" w:rsidRDefault="000D50BD" w:rsidP="00603700">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Reputational damage.</w:t>
            </w:r>
          </w:p>
        </w:tc>
        <w:tc>
          <w:tcPr>
            <w:tcW w:w="6000" w:type="dxa"/>
            <w:vAlign w:val="center"/>
          </w:tcPr>
          <w:p w14:paraId="753C3779" w14:textId="77777777" w:rsidR="00603700"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 xml:space="preserve">[1] </w:t>
            </w:r>
            <w:r w:rsidRPr="00617EF5">
              <w:rPr>
                <w:rFonts w:ascii="Calibri" w:eastAsia="FZHei-B01S" w:hAnsi="Calibri" w:cs="Calibri"/>
                <w:lang w:eastAsia="zh-CN"/>
              </w:rPr>
              <w:t>声誉损害。</w:t>
            </w:r>
          </w:p>
        </w:tc>
      </w:tr>
      <w:tr w:rsidR="004270EA" w:rsidRPr="008B3F0C" w14:paraId="484C93BF" w14:textId="77777777" w:rsidTr="00617EF5">
        <w:tc>
          <w:tcPr>
            <w:tcW w:w="1353" w:type="dxa"/>
            <w:shd w:val="clear" w:color="auto" w:fill="C1E4F5"/>
            <w:tcMar>
              <w:top w:w="120" w:type="dxa"/>
              <w:left w:w="180" w:type="dxa"/>
              <w:bottom w:w="120" w:type="dxa"/>
              <w:right w:w="180" w:type="dxa"/>
            </w:tcMar>
            <w:hideMark/>
          </w:tcPr>
          <w:p w14:paraId="1B6DC0F5" w14:textId="77777777" w:rsidR="00603700" w:rsidRPr="008B3F0C" w:rsidRDefault="000D50BD" w:rsidP="00603700">
            <w:pPr>
              <w:spacing w:before="30" w:after="30"/>
              <w:ind w:left="30" w:right="30"/>
              <w:rPr>
                <w:rFonts w:ascii="Calibri" w:eastAsia="Times New Roman" w:hAnsi="Calibri" w:cs="Calibri"/>
                <w:sz w:val="16"/>
              </w:rPr>
            </w:pPr>
            <w:hyperlink r:id="rId115"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5C9028E8" w14:textId="77777777" w:rsidR="00603700" w:rsidRPr="008B3F0C" w:rsidRDefault="000D50BD" w:rsidP="00603700">
            <w:pPr>
              <w:ind w:left="30" w:right="30"/>
              <w:rPr>
                <w:rFonts w:ascii="Calibri" w:eastAsia="Times New Roman" w:hAnsi="Calibri" w:cs="Calibri"/>
                <w:sz w:val="16"/>
              </w:rPr>
            </w:pPr>
            <w:hyperlink r:id="rId116" w:tgtFrame="_blank" w:history="1">
              <w:r w:rsidRPr="008B3F0C">
                <w:rPr>
                  <w:rFonts w:ascii="Calibri" w:eastAsia="Times New Roman" w:hAnsi="Calibri" w:cs="Calibri"/>
                  <w:color w:val="0000FF"/>
                  <w:sz w:val="16"/>
                  <w:u w:val="single"/>
                </w:rPr>
                <w:t>55_C_16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17E2513" w14:textId="77777777" w:rsidR="00603700" w:rsidRPr="008B3F0C" w:rsidRDefault="000D50BD" w:rsidP="00603700">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[2] Fines and penalties.</w:t>
            </w:r>
          </w:p>
        </w:tc>
        <w:tc>
          <w:tcPr>
            <w:tcW w:w="6000" w:type="dxa"/>
            <w:vAlign w:val="center"/>
          </w:tcPr>
          <w:p w14:paraId="7F6106BE" w14:textId="77777777" w:rsidR="00603700"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 xml:space="preserve">[2] </w:t>
            </w:r>
            <w:r w:rsidRPr="00617EF5">
              <w:rPr>
                <w:rFonts w:ascii="Calibri" w:eastAsia="FZHei-B01S" w:hAnsi="Calibri" w:cs="Calibri"/>
                <w:lang w:eastAsia="zh-CN"/>
              </w:rPr>
              <w:t>罚款和处罚。</w:t>
            </w:r>
          </w:p>
        </w:tc>
      </w:tr>
      <w:tr w:rsidR="004270EA" w:rsidRPr="008B3F0C" w14:paraId="79524164" w14:textId="77777777" w:rsidTr="00617EF5">
        <w:tc>
          <w:tcPr>
            <w:tcW w:w="1353" w:type="dxa"/>
            <w:shd w:val="clear" w:color="auto" w:fill="C1E4F5"/>
            <w:tcMar>
              <w:top w:w="120" w:type="dxa"/>
              <w:left w:w="180" w:type="dxa"/>
              <w:bottom w:w="120" w:type="dxa"/>
              <w:right w:w="180" w:type="dxa"/>
            </w:tcMar>
            <w:hideMark/>
          </w:tcPr>
          <w:p w14:paraId="3CCCCF71" w14:textId="77777777" w:rsidR="00603700" w:rsidRPr="008B3F0C" w:rsidRDefault="000D50BD" w:rsidP="00603700">
            <w:pPr>
              <w:spacing w:before="30" w:after="30"/>
              <w:ind w:left="30" w:right="30"/>
              <w:rPr>
                <w:rFonts w:ascii="Calibri" w:eastAsia="Times New Roman" w:hAnsi="Calibri" w:cs="Calibri"/>
                <w:sz w:val="16"/>
              </w:rPr>
            </w:pPr>
            <w:hyperlink r:id="rId117"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183EFFB7" w14:textId="77777777" w:rsidR="00603700" w:rsidRPr="008B3F0C" w:rsidRDefault="000D50BD" w:rsidP="00603700">
            <w:pPr>
              <w:ind w:left="30" w:right="30"/>
              <w:rPr>
                <w:rFonts w:ascii="Calibri" w:eastAsia="Times New Roman" w:hAnsi="Calibri" w:cs="Calibri"/>
                <w:sz w:val="16"/>
              </w:rPr>
            </w:pPr>
            <w:hyperlink r:id="rId118" w:tgtFrame="_blank" w:history="1">
              <w:r w:rsidRPr="008B3F0C">
                <w:rPr>
                  <w:rFonts w:ascii="Calibri" w:eastAsia="Times New Roman" w:hAnsi="Calibri" w:cs="Calibri"/>
                  <w:color w:val="0000FF"/>
                  <w:sz w:val="16"/>
                  <w:u w:val="single"/>
                </w:rPr>
                <w:t>56_C_16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3E4C4E8" w14:textId="77777777" w:rsidR="00603700" w:rsidRPr="008B3F0C" w:rsidRDefault="000D50BD" w:rsidP="00603700">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[3] Termination of employment.</w:t>
            </w:r>
          </w:p>
        </w:tc>
        <w:tc>
          <w:tcPr>
            <w:tcW w:w="6000" w:type="dxa"/>
            <w:vAlign w:val="center"/>
          </w:tcPr>
          <w:p w14:paraId="3A62BF50" w14:textId="77777777" w:rsidR="00603700"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 xml:space="preserve">[3] </w:t>
            </w:r>
            <w:r w:rsidRPr="00617EF5">
              <w:rPr>
                <w:rFonts w:ascii="Calibri" w:eastAsia="FZHei-B01S" w:hAnsi="Calibri" w:cs="Calibri"/>
                <w:lang w:eastAsia="zh-CN"/>
              </w:rPr>
              <w:t>解雇。</w:t>
            </w:r>
          </w:p>
        </w:tc>
      </w:tr>
      <w:tr w:rsidR="004270EA" w:rsidRPr="008B3F0C" w14:paraId="618DF6E8" w14:textId="77777777" w:rsidTr="00617EF5">
        <w:tc>
          <w:tcPr>
            <w:tcW w:w="1353" w:type="dxa"/>
            <w:shd w:val="clear" w:color="auto" w:fill="C1E4F5"/>
            <w:tcMar>
              <w:top w:w="120" w:type="dxa"/>
              <w:left w:w="180" w:type="dxa"/>
              <w:bottom w:w="120" w:type="dxa"/>
              <w:right w:w="180" w:type="dxa"/>
            </w:tcMar>
            <w:hideMark/>
          </w:tcPr>
          <w:p w14:paraId="63A397A8" w14:textId="77777777" w:rsidR="00603700" w:rsidRPr="008B3F0C" w:rsidRDefault="000D50BD" w:rsidP="00603700">
            <w:pPr>
              <w:spacing w:before="30" w:after="30"/>
              <w:ind w:left="30" w:right="30"/>
              <w:rPr>
                <w:rFonts w:ascii="Calibri" w:eastAsia="Times New Roman" w:hAnsi="Calibri" w:cs="Calibri"/>
                <w:sz w:val="16"/>
              </w:rPr>
            </w:pPr>
            <w:hyperlink r:id="rId119"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15FDEB77" w14:textId="77777777" w:rsidR="00603700" w:rsidRPr="008B3F0C" w:rsidRDefault="000D50BD" w:rsidP="00603700">
            <w:pPr>
              <w:ind w:left="30" w:right="30"/>
              <w:rPr>
                <w:rFonts w:ascii="Calibri" w:eastAsia="Times New Roman" w:hAnsi="Calibri" w:cs="Calibri"/>
                <w:sz w:val="16"/>
              </w:rPr>
            </w:pPr>
            <w:hyperlink r:id="rId120" w:tgtFrame="_blank" w:history="1">
              <w:r w:rsidRPr="008B3F0C">
                <w:rPr>
                  <w:rFonts w:ascii="Calibri" w:eastAsia="Times New Roman" w:hAnsi="Calibri" w:cs="Calibri"/>
                  <w:color w:val="0000FF"/>
                  <w:sz w:val="16"/>
                  <w:u w:val="single"/>
                </w:rPr>
                <w:t>57_C_16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93EE921" w14:textId="77777777" w:rsidR="00603700" w:rsidRPr="008B3F0C" w:rsidRDefault="000D50BD" w:rsidP="00603700">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[4] Prison time.</w:t>
            </w:r>
          </w:p>
        </w:tc>
        <w:tc>
          <w:tcPr>
            <w:tcW w:w="6000" w:type="dxa"/>
            <w:vAlign w:val="center"/>
          </w:tcPr>
          <w:p w14:paraId="0D8279F9" w14:textId="45A32466" w:rsidR="00603700"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 xml:space="preserve">[4] </w:t>
            </w:r>
            <w:ins w:id="161" w:author="Gu, Skylla" w:date="2026-01-08T15:06:00Z" w16du:dateUtc="2026-01-08T07:06:00Z">
              <w:r w:rsidR="000C70D7">
                <w:rPr>
                  <w:rFonts w:ascii="Calibri" w:eastAsia="FZHei-B01S" w:hAnsi="Calibri" w:cs="Calibri" w:hint="eastAsia"/>
                  <w:lang w:eastAsia="zh-CN"/>
                </w:rPr>
                <w:t>被判入狱</w:t>
              </w:r>
            </w:ins>
            <w:del w:id="162" w:author="Gu, Skylla" w:date="2026-01-08T15:05:00Z" w16du:dateUtc="2026-01-08T07:05:00Z">
              <w:r w:rsidRPr="00617EF5" w:rsidDel="00DC1087">
                <w:rPr>
                  <w:rFonts w:ascii="Calibri" w:eastAsia="FZHei-B01S" w:hAnsi="Calibri" w:cs="Calibri"/>
                  <w:lang w:eastAsia="zh-CN"/>
                </w:rPr>
                <w:delText>狱中服刑时间</w:delText>
              </w:r>
            </w:del>
            <w:r w:rsidRPr="00617EF5">
              <w:rPr>
                <w:rFonts w:ascii="Calibri" w:eastAsia="FZHei-B01S" w:hAnsi="Calibri" w:cs="Calibri"/>
                <w:lang w:eastAsia="zh-CN"/>
              </w:rPr>
              <w:t>。</w:t>
            </w:r>
          </w:p>
        </w:tc>
      </w:tr>
      <w:tr w:rsidR="004270EA" w:rsidRPr="008B3F0C" w14:paraId="3CB11986" w14:textId="77777777" w:rsidTr="00617EF5">
        <w:tc>
          <w:tcPr>
            <w:tcW w:w="1353" w:type="dxa"/>
            <w:shd w:val="clear" w:color="auto" w:fill="C1E4F5"/>
            <w:tcMar>
              <w:top w:w="120" w:type="dxa"/>
              <w:left w:w="180" w:type="dxa"/>
              <w:bottom w:w="120" w:type="dxa"/>
              <w:right w:w="180" w:type="dxa"/>
            </w:tcMar>
            <w:hideMark/>
          </w:tcPr>
          <w:p w14:paraId="1E461DFE" w14:textId="77777777" w:rsidR="00603700" w:rsidRPr="008B3F0C" w:rsidRDefault="000D50BD" w:rsidP="00603700">
            <w:pPr>
              <w:spacing w:before="30" w:after="30"/>
              <w:ind w:left="30" w:right="30"/>
              <w:rPr>
                <w:rFonts w:ascii="Calibri" w:eastAsia="Times New Roman" w:hAnsi="Calibri" w:cs="Calibri"/>
                <w:sz w:val="16"/>
              </w:rPr>
            </w:pPr>
            <w:hyperlink r:id="rId121"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02F9487B" w14:textId="77777777" w:rsidR="00603700" w:rsidRPr="008B3F0C" w:rsidRDefault="000D50BD" w:rsidP="00603700">
            <w:pPr>
              <w:ind w:left="30" w:right="30"/>
              <w:rPr>
                <w:rFonts w:ascii="Calibri" w:eastAsia="Times New Roman" w:hAnsi="Calibri" w:cs="Calibri"/>
                <w:sz w:val="16"/>
              </w:rPr>
            </w:pPr>
            <w:hyperlink r:id="rId122" w:tgtFrame="_blank" w:history="1">
              <w:r w:rsidRPr="008B3F0C">
                <w:rPr>
                  <w:rFonts w:ascii="Calibri" w:eastAsia="Times New Roman" w:hAnsi="Calibri" w:cs="Calibri"/>
                  <w:color w:val="0000FF"/>
                  <w:sz w:val="16"/>
                  <w:u w:val="single"/>
                </w:rPr>
                <w:t>58_C_16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05E5ACB" w14:textId="77777777" w:rsidR="00603700" w:rsidRPr="008B3F0C" w:rsidRDefault="000D50BD" w:rsidP="00603700">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[5] All of the above.</w:t>
            </w:r>
          </w:p>
          <w:p w14:paraId="2ECDFBDC" w14:textId="77777777" w:rsidR="00603700" w:rsidRPr="008B3F0C" w:rsidRDefault="000D50BD" w:rsidP="00603700">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Next</w:t>
            </w:r>
          </w:p>
        </w:tc>
        <w:tc>
          <w:tcPr>
            <w:tcW w:w="6000" w:type="dxa"/>
            <w:vAlign w:val="center"/>
          </w:tcPr>
          <w:p w14:paraId="2F43F6CC" w14:textId="77777777" w:rsidR="00603700"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 xml:space="preserve">[5] </w:t>
            </w:r>
            <w:r w:rsidRPr="00617EF5">
              <w:rPr>
                <w:rFonts w:ascii="Calibri" w:eastAsia="FZHei-B01S" w:hAnsi="Calibri" w:cs="Calibri"/>
                <w:lang w:eastAsia="zh-CN"/>
              </w:rPr>
              <w:t>以上全部。</w:t>
            </w:r>
          </w:p>
          <w:p w14:paraId="5D5FBBB6" w14:textId="77777777" w:rsidR="00603700"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下一页</w:t>
            </w:r>
          </w:p>
        </w:tc>
      </w:tr>
      <w:tr w:rsidR="004270EA" w:rsidRPr="008B3F0C" w14:paraId="4799C419" w14:textId="77777777" w:rsidTr="00617EF5">
        <w:tc>
          <w:tcPr>
            <w:tcW w:w="1353" w:type="dxa"/>
            <w:shd w:val="clear" w:color="auto" w:fill="C1E4F5"/>
            <w:tcMar>
              <w:top w:w="120" w:type="dxa"/>
              <w:left w:w="180" w:type="dxa"/>
              <w:bottom w:w="120" w:type="dxa"/>
              <w:right w:w="180" w:type="dxa"/>
            </w:tcMar>
            <w:hideMark/>
          </w:tcPr>
          <w:p w14:paraId="712CEC70" w14:textId="77777777" w:rsidR="0094318D" w:rsidRPr="008B3F0C" w:rsidRDefault="000D50BD" w:rsidP="0094318D">
            <w:pPr>
              <w:spacing w:before="30" w:after="30"/>
              <w:ind w:left="30" w:right="30"/>
              <w:rPr>
                <w:rFonts w:ascii="Calibri" w:eastAsia="Times New Roman" w:hAnsi="Calibri" w:cs="Calibri"/>
                <w:sz w:val="16"/>
              </w:rPr>
            </w:pPr>
            <w:r w:rsidRPr="008B3F0C">
              <w:rPr>
                <w:rFonts w:ascii="Calibri" w:eastAsia="Times New Roman" w:hAnsi="Calibri" w:cs="Calibri"/>
                <w:sz w:val="16"/>
              </w:rPr>
              <w:lastRenderedPageBreak/>
              <w:t>Screen 15</w:t>
            </w:r>
          </w:p>
          <w:p w14:paraId="63777ED2" w14:textId="77777777" w:rsidR="0094318D" w:rsidRPr="008B3F0C" w:rsidRDefault="000D50BD" w:rsidP="0094318D">
            <w:pPr>
              <w:spacing w:before="100" w:beforeAutospacing="1" w:after="100" w:afterAutospacing="1"/>
              <w:ind w:left="30" w:right="30"/>
              <w:rPr>
                <w:rFonts w:ascii="Calibri" w:eastAsia="Times New Roman" w:hAnsi="Calibri" w:cs="Calibri"/>
                <w:sz w:val="16"/>
              </w:rPr>
            </w:pPr>
            <w:r w:rsidRPr="008B3F0C">
              <w:rPr>
                <w:rFonts w:ascii="Calibri" w:eastAsia="Times New Roman" w:hAnsi="Calibri" w:cs="Calibri"/>
                <w:sz w:val="16"/>
              </w:rPr>
              <w:t>Question 3: Feedback</w:t>
            </w:r>
          </w:p>
          <w:p w14:paraId="7A491B1F" w14:textId="77777777" w:rsidR="0094318D" w:rsidRPr="008B3F0C" w:rsidRDefault="000D50BD" w:rsidP="0094318D">
            <w:pPr>
              <w:ind w:left="30" w:right="30"/>
              <w:rPr>
                <w:rFonts w:ascii="Calibri" w:eastAsia="Times New Roman" w:hAnsi="Calibri" w:cs="Calibri"/>
                <w:sz w:val="16"/>
              </w:rPr>
            </w:pPr>
            <w:r w:rsidRPr="008B3F0C">
              <w:rPr>
                <w:rFonts w:ascii="Calibri" w:eastAsia="Times New Roman" w:hAnsi="Calibri" w:cs="Calibri"/>
                <w:sz w:val="16"/>
              </w:rPr>
              <w:t>59_C_16</w:t>
            </w:r>
          </w:p>
        </w:tc>
        <w:tc>
          <w:tcPr>
            <w:tcW w:w="6000" w:type="dxa"/>
            <w:tcMar>
              <w:top w:w="120" w:type="dxa"/>
              <w:left w:w="180" w:type="dxa"/>
              <w:bottom w:w="120" w:type="dxa"/>
              <w:right w:w="180" w:type="dxa"/>
            </w:tcMar>
            <w:hideMark/>
          </w:tcPr>
          <w:p w14:paraId="61A2767C" w14:textId="77777777" w:rsidR="0094318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30A86790" w14:textId="77777777" w:rsidR="0094318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个人涉及贿赂和腐败的后果可能会包括声誉扫地、罚款和处罚、被解雇、甚至被判入狱。</w:t>
            </w:r>
          </w:p>
        </w:tc>
      </w:tr>
      <w:tr w:rsidR="004270EA" w:rsidRPr="008B3F0C" w14:paraId="29853167" w14:textId="77777777" w:rsidTr="00617EF5">
        <w:tc>
          <w:tcPr>
            <w:tcW w:w="1353" w:type="dxa"/>
            <w:shd w:val="clear" w:color="auto" w:fill="C1E4F5"/>
            <w:tcMar>
              <w:top w:w="120" w:type="dxa"/>
              <w:left w:w="180" w:type="dxa"/>
              <w:bottom w:w="120" w:type="dxa"/>
              <w:right w:w="180" w:type="dxa"/>
            </w:tcMar>
            <w:hideMark/>
          </w:tcPr>
          <w:p w14:paraId="7104C32D" w14:textId="77777777" w:rsidR="0094318D" w:rsidRPr="008B3F0C" w:rsidRDefault="000D50BD" w:rsidP="0094318D">
            <w:pPr>
              <w:spacing w:before="30" w:after="30"/>
              <w:ind w:left="30" w:right="30"/>
              <w:rPr>
                <w:rFonts w:ascii="Calibri" w:eastAsia="Times New Roman" w:hAnsi="Calibri" w:cs="Calibri"/>
                <w:sz w:val="16"/>
              </w:rPr>
            </w:pPr>
            <w:hyperlink r:id="rId123"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5EC09C38" w14:textId="77777777" w:rsidR="0094318D" w:rsidRPr="008B3F0C" w:rsidRDefault="000D50BD" w:rsidP="0094318D">
            <w:pPr>
              <w:ind w:left="30" w:right="30"/>
              <w:rPr>
                <w:rFonts w:ascii="Calibri" w:eastAsia="Times New Roman" w:hAnsi="Calibri" w:cs="Calibri"/>
                <w:sz w:val="16"/>
              </w:rPr>
            </w:pPr>
            <w:hyperlink r:id="rId124" w:tgtFrame="_blank" w:history="1">
              <w:r w:rsidRPr="008B3F0C">
                <w:rPr>
                  <w:rFonts w:ascii="Calibri" w:eastAsia="Times New Roman" w:hAnsi="Calibri" w:cs="Calibri"/>
                  <w:color w:val="0000FF"/>
                  <w:sz w:val="16"/>
                  <w:u w:val="single"/>
                </w:rPr>
                <w:t>60_C_16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E35E863" w14:textId="77777777" w:rsidR="0094318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[4] A sales representative also owns a small </w:t>
            </w:r>
            <w:proofErr w:type="spellStart"/>
            <w:r w:rsidRPr="008B3F0C">
              <w:rPr>
                <w:rFonts w:ascii="Calibri" w:eastAsia="Times New Roman" w:hAnsi="Calibri" w:cs="Calibri"/>
              </w:rPr>
              <w:t>jewelry</w:t>
            </w:r>
            <w:proofErr w:type="spellEnd"/>
            <w:r w:rsidRPr="008B3F0C">
              <w:rPr>
                <w:rFonts w:ascii="Calibri" w:eastAsia="Times New Roman" w:hAnsi="Calibri" w:cs="Calibri"/>
              </w:rPr>
              <w:t xml:space="preserve"> shop. She decides it would be nice to provide small gifts from her shop to HCPs who have not prescribed Abbott product lately. Is </w:t>
            </w:r>
            <w:proofErr w:type="gramStart"/>
            <w:r w:rsidRPr="008B3F0C">
              <w:rPr>
                <w:rFonts w:ascii="Calibri" w:eastAsia="Times New Roman" w:hAnsi="Calibri" w:cs="Calibri"/>
              </w:rPr>
              <w:t>this</w:t>
            </w:r>
            <w:proofErr w:type="gramEnd"/>
            <w:r w:rsidRPr="008B3F0C">
              <w:rPr>
                <w:rFonts w:ascii="Calibri" w:eastAsia="Times New Roman" w:hAnsi="Calibri" w:cs="Calibri"/>
              </w:rPr>
              <w:t xml:space="preserve"> okay?</w:t>
            </w:r>
          </w:p>
        </w:tc>
        <w:tc>
          <w:tcPr>
            <w:tcW w:w="6000" w:type="dxa"/>
          </w:tcPr>
          <w:p w14:paraId="1520E1DA" w14:textId="0F5DEC8D" w:rsidR="0094318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[4] </w:t>
            </w:r>
            <w:r w:rsidRPr="00617EF5">
              <w:rPr>
                <w:rFonts w:ascii="Calibri" w:eastAsia="FZHei-B01S" w:hAnsi="Calibri" w:cs="Calibri"/>
                <w:lang w:eastAsia="zh-CN"/>
              </w:rPr>
              <w:t>一位销售代表也有一家小型珠宝店。她想为</w:t>
            </w:r>
            <w:ins w:id="163" w:author="Gu, Skylla" w:date="2026-01-08T15:07:00Z" w16du:dateUtc="2026-01-08T07:07:00Z">
              <w:r w:rsidR="00B85C19">
                <w:rPr>
                  <w:rFonts w:ascii="Calibri" w:eastAsia="FZHei-B01S" w:hAnsi="Calibri" w:cs="Calibri" w:hint="eastAsia"/>
                  <w:lang w:eastAsia="zh-CN"/>
                </w:rPr>
                <w:t>近来</w:t>
              </w:r>
            </w:ins>
            <w:del w:id="164" w:author="Gu, Skylla" w:date="2026-01-08T15:07:00Z" w16du:dateUtc="2026-01-08T07:07:00Z">
              <w:r w:rsidRPr="00617EF5" w:rsidDel="00B85C19">
                <w:rPr>
                  <w:rFonts w:ascii="Calibri" w:eastAsia="FZHei-B01S" w:hAnsi="Calibri" w:cs="Calibri"/>
                  <w:lang w:eastAsia="zh-CN"/>
                </w:rPr>
                <w:delText>进来</w:delText>
              </w:r>
            </w:del>
            <w:r w:rsidRPr="00617EF5">
              <w:rPr>
                <w:rFonts w:ascii="Calibri" w:eastAsia="FZHei-B01S" w:hAnsi="Calibri" w:cs="Calibri"/>
                <w:lang w:eastAsia="zh-CN"/>
              </w:rPr>
              <w:t>没有</w:t>
            </w:r>
            <w:ins w:id="165" w:author="Gu, Skylla" w:date="2026-01-08T15:09:00Z" w16du:dateUtc="2026-01-08T07:09:00Z">
              <w:r w:rsidR="00A55D74">
                <w:rPr>
                  <w:rFonts w:ascii="Calibri" w:eastAsia="FZHei-B01S" w:hAnsi="Calibri" w:cs="Calibri" w:hint="eastAsia"/>
                  <w:lang w:eastAsia="zh-CN"/>
                </w:rPr>
                <w:t>给</w:t>
              </w:r>
            </w:ins>
            <w:del w:id="166" w:author="Gu, Skylla" w:date="2026-01-08T15:09:00Z" w16du:dateUtc="2026-01-08T07:09:00Z">
              <w:r w:rsidRPr="00617EF5" w:rsidDel="00A55D74">
                <w:rPr>
                  <w:rFonts w:ascii="Calibri" w:eastAsia="FZHei-B01S" w:hAnsi="Calibri" w:cs="Calibri"/>
                  <w:lang w:eastAsia="zh-CN"/>
                </w:rPr>
                <w:delText>开具</w:delText>
              </w:r>
            </w:del>
            <w:r w:rsidRPr="00617EF5">
              <w:rPr>
                <w:rFonts w:ascii="Calibri" w:eastAsia="FZHei-B01S" w:hAnsi="Calibri" w:cs="Calibri"/>
                <w:lang w:eastAsia="zh-CN"/>
              </w:rPr>
              <w:t>雅培产品</w:t>
            </w:r>
            <w:ins w:id="167" w:author="Gu, Skylla" w:date="2026-01-08T15:09:00Z" w16du:dateUtc="2026-01-08T07:09:00Z">
              <w:r w:rsidR="00A55D74">
                <w:rPr>
                  <w:rFonts w:ascii="Calibri" w:eastAsia="FZHei-B01S" w:hAnsi="Calibri" w:cs="Calibri" w:hint="eastAsia"/>
                  <w:lang w:eastAsia="zh-CN"/>
                </w:rPr>
                <w:t>开</w:t>
              </w:r>
            </w:ins>
            <w:r w:rsidRPr="00617EF5">
              <w:rPr>
                <w:rFonts w:ascii="Calibri" w:eastAsia="FZHei-B01S" w:hAnsi="Calibri" w:cs="Calibri"/>
                <w:lang w:eastAsia="zh-CN"/>
              </w:rPr>
              <w:t>处方的</w:t>
            </w:r>
            <w:r w:rsidRPr="00617EF5">
              <w:rPr>
                <w:rFonts w:ascii="Calibri" w:eastAsia="FZHei-B01S" w:hAnsi="Calibri" w:cs="Calibri"/>
                <w:lang w:eastAsia="zh-CN"/>
              </w:rPr>
              <w:t xml:space="preserve"> HCP </w:t>
            </w:r>
            <w:r w:rsidRPr="00617EF5">
              <w:rPr>
                <w:rFonts w:ascii="Calibri" w:eastAsia="FZHei-B01S" w:hAnsi="Calibri" w:cs="Calibri"/>
                <w:lang w:eastAsia="zh-CN"/>
              </w:rPr>
              <w:t>从其商店中提供一些小礼品。这是否可以？</w:t>
            </w:r>
          </w:p>
        </w:tc>
      </w:tr>
      <w:tr w:rsidR="004270EA" w:rsidRPr="008B3F0C" w14:paraId="7AEF17FF" w14:textId="77777777" w:rsidTr="00617EF5">
        <w:tc>
          <w:tcPr>
            <w:tcW w:w="1353" w:type="dxa"/>
            <w:shd w:val="clear" w:color="auto" w:fill="C1E4F5"/>
            <w:tcMar>
              <w:top w:w="120" w:type="dxa"/>
              <w:left w:w="180" w:type="dxa"/>
              <w:bottom w:w="120" w:type="dxa"/>
              <w:right w:w="180" w:type="dxa"/>
            </w:tcMar>
            <w:hideMark/>
          </w:tcPr>
          <w:p w14:paraId="75C501A6" w14:textId="77777777" w:rsidR="0094318D" w:rsidRPr="008B3F0C" w:rsidRDefault="000D50BD" w:rsidP="0094318D">
            <w:pPr>
              <w:spacing w:before="30" w:after="30"/>
              <w:ind w:left="30" w:right="30"/>
              <w:rPr>
                <w:rFonts w:ascii="Calibri" w:eastAsia="Times New Roman" w:hAnsi="Calibri" w:cs="Calibri"/>
                <w:sz w:val="16"/>
              </w:rPr>
            </w:pPr>
            <w:hyperlink r:id="rId125"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21DD3737" w14:textId="77777777" w:rsidR="0094318D" w:rsidRPr="008B3F0C" w:rsidRDefault="000D50BD" w:rsidP="0094318D">
            <w:pPr>
              <w:ind w:left="30" w:right="30"/>
              <w:rPr>
                <w:rFonts w:ascii="Calibri" w:eastAsia="Times New Roman" w:hAnsi="Calibri" w:cs="Calibri"/>
                <w:sz w:val="16"/>
              </w:rPr>
            </w:pPr>
            <w:hyperlink r:id="rId126" w:tgtFrame="_blank" w:history="1">
              <w:r w:rsidRPr="008B3F0C">
                <w:rPr>
                  <w:rFonts w:ascii="Calibri" w:eastAsia="Times New Roman" w:hAnsi="Calibri" w:cs="Calibri"/>
                  <w:color w:val="0000FF"/>
                  <w:sz w:val="16"/>
                  <w:u w:val="single"/>
                </w:rPr>
                <w:t>61_C_16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E9C00D6" w14:textId="77777777" w:rsidR="0094318D" w:rsidRPr="008B3F0C" w:rsidRDefault="000D50BD" w:rsidP="0094318D">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Yes</w:t>
            </w:r>
          </w:p>
        </w:tc>
        <w:tc>
          <w:tcPr>
            <w:tcW w:w="6000" w:type="dxa"/>
            <w:vAlign w:val="center"/>
          </w:tcPr>
          <w:p w14:paraId="01D8F301" w14:textId="77777777" w:rsidR="0094318D"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 xml:space="preserve">[1] </w:t>
            </w:r>
            <w:r w:rsidRPr="00617EF5">
              <w:rPr>
                <w:rFonts w:ascii="Calibri" w:eastAsia="FZHei-B01S" w:hAnsi="Calibri" w:cs="Calibri"/>
                <w:lang w:eastAsia="zh-CN"/>
              </w:rPr>
              <w:t>是</w:t>
            </w:r>
          </w:p>
        </w:tc>
      </w:tr>
      <w:tr w:rsidR="004270EA" w:rsidRPr="008B3F0C" w14:paraId="16FF0DC4" w14:textId="77777777" w:rsidTr="00617EF5">
        <w:tc>
          <w:tcPr>
            <w:tcW w:w="1353" w:type="dxa"/>
            <w:shd w:val="clear" w:color="auto" w:fill="C1E4F5"/>
            <w:tcMar>
              <w:top w:w="120" w:type="dxa"/>
              <w:left w:w="180" w:type="dxa"/>
              <w:bottom w:w="120" w:type="dxa"/>
              <w:right w:w="180" w:type="dxa"/>
            </w:tcMar>
            <w:hideMark/>
          </w:tcPr>
          <w:p w14:paraId="4178790A" w14:textId="77777777" w:rsidR="0094318D" w:rsidRPr="008B3F0C" w:rsidRDefault="000D50BD" w:rsidP="0094318D">
            <w:pPr>
              <w:spacing w:before="30" w:after="30"/>
              <w:ind w:left="30" w:right="30"/>
              <w:rPr>
                <w:rFonts w:ascii="Calibri" w:eastAsia="Times New Roman" w:hAnsi="Calibri" w:cs="Calibri"/>
                <w:sz w:val="16"/>
              </w:rPr>
            </w:pPr>
            <w:hyperlink r:id="rId127"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45C858A9" w14:textId="77777777" w:rsidR="0094318D" w:rsidRPr="008B3F0C" w:rsidRDefault="000D50BD" w:rsidP="0094318D">
            <w:pPr>
              <w:ind w:left="30" w:right="30"/>
              <w:rPr>
                <w:rFonts w:ascii="Calibri" w:eastAsia="Times New Roman" w:hAnsi="Calibri" w:cs="Calibri"/>
                <w:sz w:val="16"/>
              </w:rPr>
            </w:pPr>
            <w:hyperlink r:id="rId128" w:tgtFrame="_blank" w:history="1">
              <w:r w:rsidRPr="008B3F0C">
                <w:rPr>
                  <w:rFonts w:ascii="Calibri" w:eastAsia="Times New Roman" w:hAnsi="Calibri" w:cs="Calibri"/>
                  <w:color w:val="0000FF"/>
                  <w:sz w:val="16"/>
                  <w:u w:val="single"/>
                </w:rPr>
                <w:t>62_C_16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1FE380B" w14:textId="77777777" w:rsidR="0094318D" w:rsidRPr="008B3F0C" w:rsidRDefault="000D50BD" w:rsidP="0094318D">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[2] No</w:t>
            </w:r>
          </w:p>
          <w:p w14:paraId="00B8C003" w14:textId="77777777" w:rsidR="0094318D" w:rsidRPr="008B3F0C" w:rsidRDefault="000D50BD" w:rsidP="0094318D">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Next</w:t>
            </w:r>
          </w:p>
        </w:tc>
        <w:tc>
          <w:tcPr>
            <w:tcW w:w="6000" w:type="dxa"/>
            <w:vAlign w:val="center"/>
          </w:tcPr>
          <w:p w14:paraId="4AAAE78A" w14:textId="77777777" w:rsidR="0094318D"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 xml:space="preserve">[2] </w:t>
            </w:r>
            <w:r w:rsidRPr="00617EF5">
              <w:rPr>
                <w:rFonts w:ascii="Calibri" w:eastAsia="FZHei-B01S" w:hAnsi="Calibri" w:cs="Calibri"/>
                <w:lang w:eastAsia="zh-CN"/>
              </w:rPr>
              <w:t>否</w:t>
            </w:r>
          </w:p>
          <w:p w14:paraId="198178AC" w14:textId="77777777" w:rsidR="0094318D"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下一页</w:t>
            </w:r>
          </w:p>
        </w:tc>
      </w:tr>
      <w:tr w:rsidR="004270EA" w:rsidRPr="008B3F0C" w14:paraId="1997A09F" w14:textId="77777777" w:rsidTr="00617EF5">
        <w:tc>
          <w:tcPr>
            <w:tcW w:w="1353" w:type="dxa"/>
            <w:shd w:val="clear" w:color="auto" w:fill="C1E4F5"/>
            <w:tcMar>
              <w:top w:w="120" w:type="dxa"/>
              <w:left w:w="180" w:type="dxa"/>
              <w:bottom w:w="120" w:type="dxa"/>
              <w:right w:w="180" w:type="dxa"/>
            </w:tcMar>
            <w:hideMark/>
          </w:tcPr>
          <w:p w14:paraId="51BFE348" w14:textId="77777777" w:rsidR="0094318D" w:rsidRPr="008B3F0C" w:rsidRDefault="000D50BD" w:rsidP="0094318D">
            <w:pPr>
              <w:spacing w:before="30" w:after="30"/>
              <w:ind w:left="30" w:right="30"/>
              <w:rPr>
                <w:rFonts w:ascii="Calibri" w:eastAsia="Times New Roman" w:hAnsi="Calibri" w:cs="Calibri"/>
                <w:sz w:val="16"/>
              </w:rPr>
            </w:pPr>
            <w:r w:rsidRPr="008B3F0C">
              <w:rPr>
                <w:rFonts w:ascii="Calibri" w:eastAsia="Times New Roman" w:hAnsi="Calibri" w:cs="Calibri"/>
                <w:sz w:val="16"/>
              </w:rPr>
              <w:t>Screen 15</w:t>
            </w:r>
          </w:p>
          <w:p w14:paraId="497F1B25" w14:textId="77777777" w:rsidR="0094318D" w:rsidRPr="008B3F0C" w:rsidRDefault="000D50BD" w:rsidP="0094318D">
            <w:pPr>
              <w:spacing w:before="100" w:beforeAutospacing="1" w:after="100" w:afterAutospacing="1"/>
              <w:ind w:left="30" w:right="30"/>
              <w:rPr>
                <w:rFonts w:ascii="Calibri" w:eastAsia="Times New Roman" w:hAnsi="Calibri" w:cs="Calibri"/>
                <w:sz w:val="16"/>
              </w:rPr>
            </w:pPr>
            <w:r w:rsidRPr="008B3F0C">
              <w:rPr>
                <w:rFonts w:ascii="Calibri" w:eastAsia="Times New Roman" w:hAnsi="Calibri" w:cs="Calibri"/>
                <w:sz w:val="16"/>
              </w:rPr>
              <w:t>Question 4: Feedback</w:t>
            </w:r>
          </w:p>
          <w:p w14:paraId="2C413A0D" w14:textId="77777777" w:rsidR="0094318D" w:rsidRPr="008B3F0C" w:rsidRDefault="000D50BD" w:rsidP="0094318D">
            <w:pPr>
              <w:ind w:left="30" w:right="30"/>
              <w:rPr>
                <w:rFonts w:ascii="Calibri" w:eastAsia="Times New Roman" w:hAnsi="Calibri" w:cs="Calibri"/>
                <w:sz w:val="16"/>
              </w:rPr>
            </w:pPr>
            <w:r w:rsidRPr="008B3F0C">
              <w:rPr>
                <w:rFonts w:ascii="Calibri" w:eastAsia="Times New Roman" w:hAnsi="Calibri" w:cs="Calibri"/>
                <w:sz w:val="16"/>
              </w:rPr>
              <w:t>63_C_16</w:t>
            </w:r>
          </w:p>
        </w:tc>
        <w:tc>
          <w:tcPr>
            <w:tcW w:w="6000" w:type="dxa"/>
            <w:tcMar>
              <w:top w:w="120" w:type="dxa"/>
              <w:left w:w="180" w:type="dxa"/>
              <w:bottom w:w="120" w:type="dxa"/>
              <w:right w:w="180" w:type="dxa"/>
            </w:tcMar>
            <w:hideMark/>
          </w:tcPr>
          <w:p w14:paraId="5D5CD5DE" w14:textId="77777777" w:rsidR="0094318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4D859AFC" w14:textId="07071979" w:rsidR="0094318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雅培政策禁止给</w:t>
            </w:r>
            <w:del w:id="168" w:author="Gu, Skylla" w:date="2026-01-06T14:44:00Z" w16du:dateUtc="2026-01-06T06:44:00Z">
              <w:r w:rsidRPr="00617EF5" w:rsidDel="006510C9">
                <w:rPr>
                  <w:rFonts w:ascii="Calibri" w:eastAsia="FZHei-B01S" w:hAnsi="Calibri" w:cs="Calibri"/>
                  <w:lang w:eastAsia="zh-CN"/>
                </w:rPr>
                <w:delText>医疗保健专业人员</w:delText>
              </w:r>
            </w:del>
            <w:ins w:id="169"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送礼。该销售代表是作为雅培代表行事的，因此不得做出这种送礼行为，即使她自行支付礼品的费用。提供礼品也有可能被看作是为未来业务进行贿赂。</w:t>
            </w:r>
          </w:p>
        </w:tc>
      </w:tr>
      <w:tr w:rsidR="004270EA" w:rsidRPr="008B3F0C" w14:paraId="00228424" w14:textId="77777777" w:rsidTr="00617EF5">
        <w:tc>
          <w:tcPr>
            <w:tcW w:w="1353" w:type="dxa"/>
            <w:shd w:val="clear" w:color="auto" w:fill="C1E4F5"/>
            <w:tcMar>
              <w:top w:w="120" w:type="dxa"/>
              <w:left w:w="180" w:type="dxa"/>
              <w:bottom w:w="120" w:type="dxa"/>
              <w:right w:w="180" w:type="dxa"/>
            </w:tcMar>
            <w:hideMark/>
          </w:tcPr>
          <w:p w14:paraId="68F9BCE4" w14:textId="77777777" w:rsidR="0094318D" w:rsidRPr="008B3F0C" w:rsidRDefault="000D50BD" w:rsidP="0094318D">
            <w:pPr>
              <w:spacing w:before="30" w:after="30"/>
              <w:ind w:left="30" w:right="30"/>
              <w:rPr>
                <w:rFonts w:ascii="Calibri" w:eastAsia="Times New Roman" w:hAnsi="Calibri" w:cs="Calibri"/>
                <w:sz w:val="16"/>
              </w:rPr>
            </w:pPr>
            <w:hyperlink r:id="rId129"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4FD05B75" w14:textId="77777777" w:rsidR="0094318D" w:rsidRPr="008B3F0C" w:rsidRDefault="000D50BD" w:rsidP="0094318D">
            <w:pPr>
              <w:ind w:left="30" w:right="30"/>
              <w:rPr>
                <w:rFonts w:ascii="Calibri" w:eastAsia="Times New Roman" w:hAnsi="Calibri" w:cs="Calibri"/>
                <w:sz w:val="16"/>
              </w:rPr>
            </w:pPr>
            <w:hyperlink r:id="rId130" w:tgtFrame="_blank" w:history="1">
              <w:r w:rsidRPr="008B3F0C">
                <w:rPr>
                  <w:rFonts w:ascii="Calibri" w:eastAsia="Times New Roman" w:hAnsi="Calibri" w:cs="Calibri"/>
                  <w:color w:val="0000FF"/>
                  <w:sz w:val="16"/>
                  <w:u w:val="single"/>
                </w:rPr>
                <w:t>64_C_16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516F2C" w14:textId="77777777" w:rsidR="0094318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[5] A sales manager receives a call from a contact at a competing company. The competitor shares that a third-party sales team contracted by Abbott in a new market is allegedly offering lavish meals to customers who choose </w:t>
            </w:r>
            <w:r w:rsidRPr="008B3F0C">
              <w:rPr>
                <w:rFonts w:ascii="Calibri" w:eastAsia="Times New Roman" w:hAnsi="Calibri" w:cs="Calibri"/>
              </w:rPr>
              <w:lastRenderedPageBreak/>
              <w:t>Abbott products over the competitors. What is the appropriate action?</w:t>
            </w:r>
          </w:p>
        </w:tc>
        <w:tc>
          <w:tcPr>
            <w:tcW w:w="6000" w:type="dxa"/>
          </w:tcPr>
          <w:p w14:paraId="5A22B264" w14:textId="77777777" w:rsidR="0094318D"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lastRenderedPageBreak/>
              <w:t xml:space="preserve">[5] </w:t>
            </w:r>
            <w:r w:rsidRPr="00617EF5">
              <w:rPr>
                <w:rFonts w:ascii="Calibri" w:eastAsia="FZHei-B01S" w:hAnsi="Calibri" w:cs="Calibri"/>
                <w:lang w:eastAsia="zh-CN"/>
              </w:rPr>
              <w:t>一位销售经理接到了一家竞争对手公司的联系人的来电。对方称，雅培在新市场签约的第三方销售团队据说有向选择购买雅培产品（而非竞争对手产品）的客户提供豪华大餐。对此，正确的做法是什么？</w:t>
            </w:r>
          </w:p>
        </w:tc>
      </w:tr>
      <w:tr w:rsidR="004270EA" w:rsidRPr="008B3F0C" w14:paraId="0DA175DE" w14:textId="77777777" w:rsidTr="00617EF5">
        <w:tc>
          <w:tcPr>
            <w:tcW w:w="1353" w:type="dxa"/>
            <w:shd w:val="clear" w:color="auto" w:fill="C1E4F5"/>
            <w:tcMar>
              <w:top w:w="120" w:type="dxa"/>
              <w:left w:w="180" w:type="dxa"/>
              <w:bottom w:w="120" w:type="dxa"/>
              <w:right w:w="180" w:type="dxa"/>
            </w:tcMar>
            <w:hideMark/>
          </w:tcPr>
          <w:p w14:paraId="47341C70" w14:textId="77777777" w:rsidR="0094318D" w:rsidRPr="008B3F0C" w:rsidRDefault="000D50BD" w:rsidP="0094318D">
            <w:pPr>
              <w:spacing w:before="30" w:after="30"/>
              <w:ind w:left="30" w:right="30"/>
              <w:rPr>
                <w:rFonts w:ascii="Calibri" w:eastAsia="Times New Roman" w:hAnsi="Calibri" w:cs="Calibri"/>
                <w:sz w:val="16"/>
              </w:rPr>
            </w:pPr>
            <w:hyperlink r:id="rId131"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3533D9D8" w14:textId="77777777" w:rsidR="0094318D" w:rsidRPr="008B3F0C" w:rsidRDefault="000D50BD" w:rsidP="0094318D">
            <w:pPr>
              <w:ind w:left="30" w:right="30"/>
              <w:rPr>
                <w:rFonts w:ascii="Calibri" w:eastAsia="Times New Roman" w:hAnsi="Calibri" w:cs="Calibri"/>
                <w:sz w:val="16"/>
              </w:rPr>
            </w:pPr>
            <w:hyperlink r:id="rId132" w:tgtFrame="_blank" w:history="1">
              <w:r w:rsidRPr="008B3F0C">
                <w:rPr>
                  <w:rFonts w:ascii="Calibri" w:eastAsia="Times New Roman" w:hAnsi="Calibri" w:cs="Calibri"/>
                  <w:color w:val="0000FF"/>
                  <w:sz w:val="16"/>
                  <w:u w:val="single"/>
                </w:rPr>
                <w:t>65_C_16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38FD93" w14:textId="77777777" w:rsidR="0094318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Do nothing, since the information came from a competitor.</w:t>
            </w:r>
          </w:p>
        </w:tc>
        <w:tc>
          <w:tcPr>
            <w:tcW w:w="6000" w:type="dxa"/>
          </w:tcPr>
          <w:p w14:paraId="2264BC88" w14:textId="77777777" w:rsidR="0094318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[1] </w:t>
            </w:r>
            <w:r w:rsidRPr="00617EF5">
              <w:rPr>
                <w:rFonts w:ascii="Calibri" w:eastAsia="FZHei-B01S" w:hAnsi="Calibri" w:cs="Calibri"/>
                <w:lang w:eastAsia="zh-CN"/>
              </w:rPr>
              <w:t>什么也不做，因为信息来自竞争对手。</w:t>
            </w:r>
          </w:p>
        </w:tc>
      </w:tr>
      <w:tr w:rsidR="004270EA" w:rsidRPr="008B3F0C" w14:paraId="6A5DCC08" w14:textId="77777777" w:rsidTr="00617EF5">
        <w:tc>
          <w:tcPr>
            <w:tcW w:w="1353" w:type="dxa"/>
            <w:shd w:val="clear" w:color="auto" w:fill="C1E4F5"/>
            <w:tcMar>
              <w:top w:w="120" w:type="dxa"/>
              <w:left w:w="180" w:type="dxa"/>
              <w:bottom w:w="120" w:type="dxa"/>
              <w:right w:w="180" w:type="dxa"/>
            </w:tcMar>
            <w:hideMark/>
          </w:tcPr>
          <w:p w14:paraId="06336B91" w14:textId="77777777" w:rsidR="0094318D" w:rsidRPr="008B3F0C" w:rsidRDefault="000D50BD" w:rsidP="0094318D">
            <w:pPr>
              <w:spacing w:before="30" w:after="30"/>
              <w:ind w:left="30" w:right="30"/>
              <w:rPr>
                <w:rFonts w:ascii="Calibri" w:eastAsia="Times New Roman" w:hAnsi="Calibri" w:cs="Calibri"/>
                <w:sz w:val="16"/>
              </w:rPr>
            </w:pPr>
            <w:hyperlink r:id="rId133"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7DB249B4" w14:textId="77777777" w:rsidR="0094318D" w:rsidRPr="008B3F0C" w:rsidRDefault="000D50BD" w:rsidP="0094318D">
            <w:pPr>
              <w:ind w:left="30" w:right="30"/>
              <w:rPr>
                <w:rFonts w:ascii="Calibri" w:eastAsia="Times New Roman" w:hAnsi="Calibri" w:cs="Calibri"/>
                <w:sz w:val="16"/>
              </w:rPr>
            </w:pPr>
            <w:hyperlink r:id="rId134" w:tgtFrame="_blank" w:history="1">
              <w:r w:rsidRPr="008B3F0C">
                <w:rPr>
                  <w:rFonts w:ascii="Calibri" w:eastAsia="Times New Roman" w:hAnsi="Calibri" w:cs="Calibri"/>
                  <w:color w:val="0000FF"/>
                  <w:sz w:val="16"/>
                  <w:u w:val="single"/>
                </w:rPr>
                <w:t>66_C_16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C268CA" w14:textId="77777777" w:rsidR="0094318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[2] Do nothing, because lavish meals are common in that market.</w:t>
            </w:r>
          </w:p>
        </w:tc>
        <w:tc>
          <w:tcPr>
            <w:tcW w:w="6000" w:type="dxa"/>
          </w:tcPr>
          <w:p w14:paraId="2C3AE487" w14:textId="77777777" w:rsidR="0094318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[2] </w:t>
            </w:r>
            <w:r w:rsidRPr="00617EF5">
              <w:rPr>
                <w:rFonts w:ascii="Calibri" w:eastAsia="FZHei-B01S" w:hAnsi="Calibri" w:cs="Calibri"/>
                <w:lang w:eastAsia="zh-CN"/>
              </w:rPr>
              <w:t>什么也不做，因为向客户提供豪华大餐在该市场是很普遍的做法。</w:t>
            </w:r>
          </w:p>
        </w:tc>
      </w:tr>
      <w:tr w:rsidR="004270EA" w:rsidRPr="008B3F0C" w14:paraId="1723F2B8" w14:textId="77777777" w:rsidTr="00617EF5">
        <w:tc>
          <w:tcPr>
            <w:tcW w:w="1353" w:type="dxa"/>
            <w:shd w:val="clear" w:color="auto" w:fill="C1E4F5"/>
            <w:tcMar>
              <w:top w:w="120" w:type="dxa"/>
              <w:left w:w="180" w:type="dxa"/>
              <w:bottom w:w="120" w:type="dxa"/>
              <w:right w:w="180" w:type="dxa"/>
            </w:tcMar>
            <w:hideMark/>
          </w:tcPr>
          <w:p w14:paraId="2B694991" w14:textId="77777777" w:rsidR="0094318D" w:rsidRPr="008B3F0C" w:rsidRDefault="000D50BD" w:rsidP="0094318D">
            <w:pPr>
              <w:spacing w:before="30" w:after="30"/>
              <w:ind w:left="30" w:right="30"/>
              <w:rPr>
                <w:rFonts w:ascii="Calibri" w:eastAsia="Times New Roman" w:hAnsi="Calibri" w:cs="Calibri"/>
                <w:sz w:val="16"/>
              </w:rPr>
            </w:pPr>
            <w:hyperlink r:id="rId135"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0138006B" w14:textId="77777777" w:rsidR="0094318D" w:rsidRPr="008B3F0C" w:rsidRDefault="000D50BD" w:rsidP="0094318D">
            <w:pPr>
              <w:ind w:left="30" w:right="30"/>
              <w:rPr>
                <w:rFonts w:ascii="Calibri" w:eastAsia="Times New Roman" w:hAnsi="Calibri" w:cs="Calibri"/>
                <w:sz w:val="16"/>
              </w:rPr>
            </w:pPr>
            <w:hyperlink r:id="rId136" w:tgtFrame="_blank" w:history="1">
              <w:r w:rsidRPr="008B3F0C">
                <w:rPr>
                  <w:rFonts w:ascii="Calibri" w:eastAsia="Times New Roman" w:hAnsi="Calibri" w:cs="Calibri"/>
                  <w:color w:val="0000FF"/>
                  <w:sz w:val="16"/>
                  <w:u w:val="single"/>
                </w:rPr>
                <w:t>67_C_16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74B9F3" w14:textId="77777777" w:rsidR="0094318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[3] Report the matter immediately to the Office of Ethics and Compliance (OEC).</w:t>
            </w:r>
          </w:p>
        </w:tc>
        <w:tc>
          <w:tcPr>
            <w:tcW w:w="6000" w:type="dxa"/>
          </w:tcPr>
          <w:p w14:paraId="050E7826" w14:textId="4FEA9CD1" w:rsidR="0094318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[3] </w:t>
            </w:r>
            <w:r w:rsidRPr="00617EF5">
              <w:rPr>
                <w:rFonts w:ascii="Calibri" w:eastAsia="FZHei-B01S" w:hAnsi="Calibri" w:cs="Calibri"/>
                <w:lang w:eastAsia="zh-CN"/>
              </w:rPr>
              <w:t>立即向</w:t>
            </w:r>
            <w:del w:id="170" w:author="Gu, Skylla" w:date="2026-01-06T17:02:00Z" w16du:dateUtc="2026-01-06T09:02:00Z">
              <w:r w:rsidRPr="00617EF5" w:rsidDel="004042D9">
                <w:rPr>
                  <w:rFonts w:ascii="Calibri" w:eastAsia="FZHei-B01S" w:hAnsi="Calibri" w:cs="Calibri"/>
                  <w:lang w:eastAsia="zh-CN"/>
                </w:rPr>
                <w:delText>商业道德合规部</w:delText>
              </w:r>
            </w:del>
            <w:ins w:id="171"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报告此事。</w:t>
            </w:r>
          </w:p>
        </w:tc>
      </w:tr>
      <w:tr w:rsidR="004270EA" w:rsidRPr="008B3F0C" w14:paraId="2F6AEE28" w14:textId="77777777" w:rsidTr="00617EF5">
        <w:tc>
          <w:tcPr>
            <w:tcW w:w="1353" w:type="dxa"/>
            <w:shd w:val="clear" w:color="auto" w:fill="C1E4F5"/>
            <w:tcMar>
              <w:top w:w="120" w:type="dxa"/>
              <w:left w:w="180" w:type="dxa"/>
              <w:bottom w:w="120" w:type="dxa"/>
              <w:right w:w="180" w:type="dxa"/>
            </w:tcMar>
            <w:hideMark/>
          </w:tcPr>
          <w:p w14:paraId="59233710" w14:textId="77777777" w:rsidR="0094318D" w:rsidRPr="008B3F0C" w:rsidRDefault="000D50BD" w:rsidP="0094318D">
            <w:pPr>
              <w:spacing w:before="30" w:after="30"/>
              <w:ind w:left="30" w:right="30"/>
              <w:rPr>
                <w:rFonts w:ascii="Calibri" w:eastAsia="Times New Roman" w:hAnsi="Calibri" w:cs="Calibri"/>
                <w:sz w:val="16"/>
              </w:rPr>
            </w:pPr>
            <w:hyperlink r:id="rId137"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37043FD3" w14:textId="77777777" w:rsidR="0094318D" w:rsidRPr="008B3F0C" w:rsidRDefault="000D50BD" w:rsidP="0094318D">
            <w:pPr>
              <w:ind w:left="30" w:right="30"/>
              <w:rPr>
                <w:rFonts w:ascii="Calibri" w:eastAsia="Times New Roman" w:hAnsi="Calibri" w:cs="Calibri"/>
                <w:sz w:val="16"/>
              </w:rPr>
            </w:pPr>
            <w:hyperlink r:id="rId138" w:tgtFrame="_blank" w:history="1">
              <w:r w:rsidRPr="008B3F0C">
                <w:rPr>
                  <w:rFonts w:ascii="Calibri" w:eastAsia="Times New Roman" w:hAnsi="Calibri" w:cs="Calibri"/>
                  <w:color w:val="0000FF"/>
                  <w:sz w:val="16"/>
                  <w:u w:val="single"/>
                </w:rPr>
                <w:t>68_C_16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11416B" w14:textId="77777777" w:rsidR="0094318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[4] Research alternative distributors in case the claim is true.</w:t>
            </w:r>
          </w:p>
          <w:p w14:paraId="66076F73" w14:textId="77777777" w:rsidR="0094318D"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Next</w:t>
            </w:r>
          </w:p>
        </w:tc>
        <w:tc>
          <w:tcPr>
            <w:tcW w:w="6000" w:type="dxa"/>
          </w:tcPr>
          <w:p w14:paraId="464B76DA" w14:textId="77777777" w:rsidR="0094318D"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[4] </w:t>
            </w:r>
            <w:r w:rsidRPr="00617EF5">
              <w:rPr>
                <w:rFonts w:ascii="Calibri" w:eastAsia="FZHei-B01S" w:hAnsi="Calibri" w:cs="Calibri"/>
                <w:lang w:eastAsia="zh-CN"/>
              </w:rPr>
              <w:t>如果情况属实，就寻找备选经销商。</w:t>
            </w:r>
          </w:p>
          <w:p w14:paraId="581B6E7F" w14:textId="77777777" w:rsidR="0094318D"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下一页</w:t>
            </w:r>
          </w:p>
        </w:tc>
      </w:tr>
      <w:tr w:rsidR="004270EA" w:rsidRPr="008B3F0C" w14:paraId="599D6D61" w14:textId="77777777" w:rsidTr="00617EF5">
        <w:tc>
          <w:tcPr>
            <w:tcW w:w="1353" w:type="dxa"/>
            <w:shd w:val="clear" w:color="auto" w:fill="C1E4F5"/>
            <w:tcMar>
              <w:top w:w="120" w:type="dxa"/>
              <w:left w:w="180" w:type="dxa"/>
              <w:bottom w:w="120" w:type="dxa"/>
              <w:right w:w="180" w:type="dxa"/>
            </w:tcMar>
            <w:hideMark/>
          </w:tcPr>
          <w:p w14:paraId="343F3D36" w14:textId="77777777" w:rsidR="00807D7F" w:rsidRPr="008B3F0C" w:rsidRDefault="000D50BD" w:rsidP="00807D7F">
            <w:pPr>
              <w:spacing w:before="30" w:after="30"/>
              <w:ind w:left="30" w:right="30"/>
              <w:rPr>
                <w:rFonts w:ascii="Calibri" w:eastAsia="Times New Roman" w:hAnsi="Calibri" w:cs="Calibri"/>
                <w:sz w:val="16"/>
              </w:rPr>
            </w:pPr>
            <w:r w:rsidRPr="008B3F0C">
              <w:rPr>
                <w:rFonts w:ascii="Calibri" w:eastAsia="Times New Roman" w:hAnsi="Calibri" w:cs="Calibri"/>
                <w:sz w:val="16"/>
              </w:rPr>
              <w:t>Screen 15</w:t>
            </w:r>
          </w:p>
          <w:p w14:paraId="791C21CC" w14:textId="77777777" w:rsidR="00807D7F" w:rsidRPr="008B3F0C" w:rsidRDefault="000D50BD" w:rsidP="00807D7F">
            <w:pPr>
              <w:spacing w:before="100" w:beforeAutospacing="1" w:after="100" w:afterAutospacing="1"/>
              <w:ind w:left="30" w:right="30"/>
              <w:rPr>
                <w:rFonts w:ascii="Calibri" w:eastAsia="Times New Roman" w:hAnsi="Calibri" w:cs="Calibri"/>
                <w:sz w:val="16"/>
              </w:rPr>
            </w:pPr>
            <w:r w:rsidRPr="008B3F0C">
              <w:rPr>
                <w:rFonts w:ascii="Calibri" w:eastAsia="Times New Roman" w:hAnsi="Calibri" w:cs="Calibri"/>
                <w:sz w:val="16"/>
              </w:rPr>
              <w:t>Question 5: Feedback</w:t>
            </w:r>
          </w:p>
          <w:p w14:paraId="47497F80" w14:textId="77777777" w:rsidR="00807D7F" w:rsidRPr="008B3F0C" w:rsidRDefault="000D50BD" w:rsidP="00807D7F">
            <w:pPr>
              <w:ind w:left="30" w:right="30"/>
              <w:rPr>
                <w:rFonts w:ascii="Calibri" w:eastAsia="Times New Roman" w:hAnsi="Calibri" w:cs="Calibri"/>
                <w:sz w:val="16"/>
              </w:rPr>
            </w:pPr>
            <w:r w:rsidRPr="008B3F0C">
              <w:rPr>
                <w:rFonts w:ascii="Calibri" w:eastAsia="Times New Roman" w:hAnsi="Calibri" w:cs="Calibri"/>
                <w:sz w:val="16"/>
              </w:rPr>
              <w:t>69_C_16</w:t>
            </w:r>
          </w:p>
        </w:tc>
        <w:tc>
          <w:tcPr>
            <w:tcW w:w="6000" w:type="dxa"/>
            <w:tcMar>
              <w:top w:w="120" w:type="dxa"/>
              <w:left w:w="180" w:type="dxa"/>
              <w:bottom w:w="120" w:type="dxa"/>
              <w:right w:w="180" w:type="dxa"/>
            </w:tcMar>
            <w:hideMark/>
          </w:tcPr>
          <w:p w14:paraId="69AD3D05" w14:textId="77777777" w:rsidR="00807D7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360ADBC2" w14:textId="768EDE21" w:rsidR="00807D7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即使信息来自竞争对手，你也应立即向</w:t>
            </w:r>
            <w:del w:id="172" w:author="Gu, Skylla" w:date="2026-01-06T17:02:00Z" w16du:dateUtc="2026-01-06T09:02:00Z">
              <w:r w:rsidRPr="00617EF5" w:rsidDel="004042D9">
                <w:rPr>
                  <w:rFonts w:ascii="Calibri" w:eastAsia="FZHei-B01S" w:hAnsi="Calibri" w:cs="Calibri"/>
                  <w:lang w:eastAsia="zh-CN"/>
                </w:rPr>
                <w:delText>商业道德合规部</w:delText>
              </w:r>
            </w:del>
            <w:ins w:id="173"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报告情况，以便该部门进行调查。</w:t>
            </w:r>
          </w:p>
        </w:tc>
      </w:tr>
      <w:tr w:rsidR="004270EA" w:rsidRPr="008B3F0C" w14:paraId="6B9E5524" w14:textId="77777777" w:rsidTr="00617EF5">
        <w:tc>
          <w:tcPr>
            <w:tcW w:w="1353" w:type="dxa"/>
            <w:shd w:val="clear" w:color="auto" w:fill="C1E4F5"/>
            <w:tcMar>
              <w:top w:w="120" w:type="dxa"/>
              <w:left w:w="180" w:type="dxa"/>
              <w:bottom w:w="120" w:type="dxa"/>
              <w:right w:w="180" w:type="dxa"/>
            </w:tcMar>
            <w:hideMark/>
          </w:tcPr>
          <w:p w14:paraId="0779FC28" w14:textId="77777777" w:rsidR="00807D7F" w:rsidRPr="008B3F0C" w:rsidRDefault="000D50BD" w:rsidP="00807D7F">
            <w:pPr>
              <w:spacing w:before="30" w:after="30"/>
              <w:ind w:left="30" w:right="30"/>
              <w:rPr>
                <w:rFonts w:ascii="Calibri" w:eastAsia="Times New Roman" w:hAnsi="Calibri" w:cs="Calibri"/>
                <w:sz w:val="16"/>
              </w:rPr>
            </w:pPr>
            <w:hyperlink r:id="rId139"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6DCB3CCE" w14:textId="77777777" w:rsidR="00807D7F" w:rsidRPr="008B3F0C" w:rsidRDefault="000D50BD" w:rsidP="00807D7F">
            <w:pPr>
              <w:ind w:left="30" w:right="30"/>
              <w:rPr>
                <w:rFonts w:ascii="Calibri" w:eastAsia="Times New Roman" w:hAnsi="Calibri" w:cs="Calibri"/>
                <w:sz w:val="16"/>
              </w:rPr>
            </w:pPr>
            <w:hyperlink r:id="rId140" w:tgtFrame="_blank" w:history="1">
              <w:r w:rsidRPr="008B3F0C">
                <w:rPr>
                  <w:rFonts w:ascii="Calibri" w:eastAsia="Times New Roman" w:hAnsi="Calibri" w:cs="Calibri"/>
                  <w:color w:val="0000FF"/>
                  <w:sz w:val="16"/>
                  <w:u w:val="single"/>
                </w:rPr>
                <w:t>70_C_16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E8A678" w14:textId="77777777" w:rsidR="00807D7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00471859" w14:textId="77777777" w:rsidR="00807D7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What is the appropriate action?</w:t>
            </w:r>
          </w:p>
        </w:tc>
        <w:tc>
          <w:tcPr>
            <w:tcW w:w="6000" w:type="dxa"/>
          </w:tcPr>
          <w:p w14:paraId="427DBE23" w14:textId="071DB35A" w:rsidR="00807D7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 xml:space="preserve">[6] </w:t>
            </w:r>
            <w:r w:rsidRPr="00617EF5">
              <w:rPr>
                <w:rFonts w:ascii="Calibri" w:eastAsia="FZHei-B01S" w:hAnsi="Calibri" w:cs="Calibri"/>
                <w:lang w:eastAsia="zh-CN"/>
              </w:rPr>
              <w:t>一家旅行社负责为那些替雅培提供</w:t>
            </w:r>
            <w:ins w:id="174" w:author="Gu, Skylla" w:date="2026-01-08T15:53:00Z" w16du:dateUtc="2026-01-08T07:53:00Z">
              <w:r w:rsidR="009A08BA">
                <w:rPr>
                  <w:rFonts w:ascii="Calibri" w:eastAsia="FZHei-B01S" w:hAnsi="Calibri" w:cs="Calibri" w:hint="eastAsia"/>
                  <w:lang w:eastAsia="zh-CN"/>
                </w:rPr>
                <w:t>手术指导服务</w:t>
              </w:r>
            </w:ins>
            <w:del w:id="175" w:author="Gu, Skylla" w:date="2026-01-08T15:53:00Z" w16du:dateUtc="2026-01-08T07:53:00Z">
              <w:r w:rsidRPr="00617EF5" w:rsidDel="00F43AD9">
                <w:rPr>
                  <w:rFonts w:ascii="Calibri" w:eastAsia="FZHei-B01S" w:hAnsi="Calibri" w:cs="Calibri"/>
                  <w:lang w:eastAsia="zh-CN"/>
                </w:rPr>
                <w:delText>监管服务</w:delText>
              </w:r>
            </w:del>
            <w:r w:rsidRPr="00617EF5">
              <w:rPr>
                <w:rFonts w:ascii="Calibri" w:eastAsia="FZHei-B01S" w:hAnsi="Calibri" w:cs="Calibri"/>
                <w:lang w:eastAsia="zh-CN"/>
              </w:rPr>
              <w:t>的</w:t>
            </w:r>
            <w:del w:id="176" w:author="Gu, Skylla" w:date="2026-01-06T14:44:00Z" w16du:dateUtc="2026-01-06T06:44:00Z">
              <w:r w:rsidRPr="00617EF5" w:rsidDel="006510C9">
                <w:rPr>
                  <w:rFonts w:ascii="Calibri" w:eastAsia="FZHei-B01S" w:hAnsi="Calibri" w:cs="Calibri"/>
                  <w:lang w:eastAsia="zh-CN"/>
                </w:rPr>
                <w:delText>医疗保健专业人员</w:delText>
              </w:r>
            </w:del>
            <w:ins w:id="177"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安排差旅事宜。你在审核旅行社提交的收据时发现了不一致之处</w:t>
            </w:r>
            <w:r w:rsidRPr="00617EF5">
              <w:rPr>
                <w:rFonts w:ascii="Calibri" w:eastAsia="FZHei-B01S" w:hAnsi="Calibri" w:cs="Calibri"/>
                <w:lang w:eastAsia="zh-CN"/>
              </w:rPr>
              <w:t>——</w:t>
            </w:r>
            <w:r w:rsidRPr="00617EF5">
              <w:rPr>
                <w:rFonts w:ascii="Calibri" w:eastAsia="FZHei-B01S" w:hAnsi="Calibri" w:cs="Calibri"/>
                <w:lang w:eastAsia="zh-CN"/>
              </w:rPr>
              <w:t>总额与报销金额不</w:t>
            </w:r>
            <w:r w:rsidRPr="00617EF5">
              <w:rPr>
                <w:rFonts w:ascii="Calibri" w:eastAsia="FZHei-B01S" w:hAnsi="Calibri" w:cs="Calibri"/>
                <w:lang w:eastAsia="zh-CN"/>
              </w:rPr>
              <w:lastRenderedPageBreak/>
              <w:t>符，而且一些收据缺失关键详细信息（例如差旅日期）。</w:t>
            </w:r>
          </w:p>
          <w:p w14:paraId="6CF41A35" w14:textId="77777777" w:rsidR="00807D7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对此，正确的做法是什么？</w:t>
            </w:r>
          </w:p>
        </w:tc>
      </w:tr>
      <w:tr w:rsidR="004270EA" w:rsidRPr="008B3F0C" w14:paraId="1D941923" w14:textId="77777777" w:rsidTr="00617EF5">
        <w:tc>
          <w:tcPr>
            <w:tcW w:w="1353" w:type="dxa"/>
            <w:shd w:val="clear" w:color="auto" w:fill="C1E4F5"/>
            <w:tcMar>
              <w:top w:w="120" w:type="dxa"/>
              <w:left w:w="180" w:type="dxa"/>
              <w:bottom w:w="120" w:type="dxa"/>
              <w:right w:w="180" w:type="dxa"/>
            </w:tcMar>
            <w:hideMark/>
          </w:tcPr>
          <w:p w14:paraId="343549E1" w14:textId="77777777" w:rsidR="00807D7F" w:rsidRPr="008B3F0C" w:rsidRDefault="000D50BD" w:rsidP="00807D7F">
            <w:pPr>
              <w:spacing w:before="30" w:after="30"/>
              <w:ind w:left="30" w:right="30"/>
              <w:rPr>
                <w:rFonts w:ascii="Calibri" w:eastAsia="Times New Roman" w:hAnsi="Calibri" w:cs="Calibri"/>
                <w:sz w:val="16"/>
              </w:rPr>
            </w:pPr>
            <w:hyperlink r:id="rId141"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7B6003B1" w14:textId="77777777" w:rsidR="00807D7F" w:rsidRPr="008B3F0C" w:rsidRDefault="000D50BD" w:rsidP="00807D7F">
            <w:pPr>
              <w:ind w:left="30" w:right="30"/>
              <w:rPr>
                <w:rFonts w:ascii="Calibri" w:eastAsia="Times New Roman" w:hAnsi="Calibri" w:cs="Calibri"/>
                <w:sz w:val="16"/>
              </w:rPr>
            </w:pPr>
            <w:hyperlink r:id="rId142" w:tgtFrame="_blank" w:history="1">
              <w:r w:rsidRPr="008B3F0C">
                <w:rPr>
                  <w:rFonts w:ascii="Calibri" w:eastAsia="Times New Roman" w:hAnsi="Calibri" w:cs="Calibri"/>
                  <w:color w:val="0000FF"/>
                  <w:sz w:val="16"/>
                  <w:u w:val="single"/>
                </w:rPr>
                <w:t>71_C_16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7A9E07" w14:textId="77777777" w:rsidR="00807D7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Inform the travel agency that Abbott cannot process payment without complete and accurate documentation.</w:t>
            </w:r>
          </w:p>
        </w:tc>
        <w:tc>
          <w:tcPr>
            <w:tcW w:w="6000" w:type="dxa"/>
          </w:tcPr>
          <w:p w14:paraId="540D4EC7" w14:textId="77777777" w:rsidR="00807D7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[1] </w:t>
            </w:r>
            <w:r w:rsidRPr="00617EF5">
              <w:rPr>
                <w:rFonts w:ascii="Calibri" w:eastAsia="FZHei-B01S" w:hAnsi="Calibri" w:cs="Calibri"/>
                <w:lang w:eastAsia="zh-CN"/>
              </w:rPr>
              <w:t>告知该旅行社，雅培在完整且准确的单据缺失的情况下无法处理付款。</w:t>
            </w:r>
          </w:p>
        </w:tc>
      </w:tr>
      <w:tr w:rsidR="004270EA" w:rsidRPr="008B3F0C" w14:paraId="58B122C2" w14:textId="77777777" w:rsidTr="00617EF5">
        <w:tc>
          <w:tcPr>
            <w:tcW w:w="1353" w:type="dxa"/>
            <w:shd w:val="clear" w:color="auto" w:fill="C1E4F5"/>
            <w:tcMar>
              <w:top w:w="120" w:type="dxa"/>
              <w:left w:w="180" w:type="dxa"/>
              <w:bottom w:w="120" w:type="dxa"/>
              <w:right w:w="180" w:type="dxa"/>
            </w:tcMar>
            <w:hideMark/>
          </w:tcPr>
          <w:p w14:paraId="55951C52" w14:textId="77777777" w:rsidR="00807D7F" w:rsidRPr="008B3F0C" w:rsidRDefault="000D50BD" w:rsidP="00807D7F">
            <w:pPr>
              <w:spacing w:before="30" w:after="30"/>
              <w:ind w:left="30" w:right="30"/>
              <w:rPr>
                <w:rFonts w:ascii="Calibri" w:eastAsia="Times New Roman" w:hAnsi="Calibri" w:cs="Calibri"/>
                <w:sz w:val="16"/>
              </w:rPr>
            </w:pPr>
            <w:hyperlink r:id="rId143"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546C5000" w14:textId="77777777" w:rsidR="00807D7F" w:rsidRPr="008B3F0C" w:rsidRDefault="000D50BD" w:rsidP="00807D7F">
            <w:pPr>
              <w:ind w:left="30" w:right="30"/>
              <w:rPr>
                <w:rFonts w:ascii="Calibri" w:eastAsia="Times New Roman" w:hAnsi="Calibri" w:cs="Calibri"/>
                <w:sz w:val="16"/>
              </w:rPr>
            </w:pPr>
            <w:hyperlink r:id="rId144" w:tgtFrame="_blank" w:history="1">
              <w:r w:rsidRPr="008B3F0C">
                <w:rPr>
                  <w:rFonts w:ascii="Calibri" w:eastAsia="Times New Roman" w:hAnsi="Calibri" w:cs="Calibri"/>
                  <w:color w:val="0000FF"/>
                  <w:sz w:val="16"/>
                  <w:u w:val="single"/>
                </w:rPr>
                <w:t>72_C_16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460483" w14:textId="77777777" w:rsidR="00807D7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[2] Process the receipts since only some information is missing.</w:t>
            </w:r>
          </w:p>
        </w:tc>
        <w:tc>
          <w:tcPr>
            <w:tcW w:w="6000" w:type="dxa"/>
          </w:tcPr>
          <w:p w14:paraId="4B2800BD" w14:textId="77777777" w:rsidR="00807D7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[2] </w:t>
            </w:r>
            <w:r w:rsidRPr="00617EF5">
              <w:rPr>
                <w:rFonts w:ascii="Calibri" w:eastAsia="FZHei-B01S" w:hAnsi="Calibri" w:cs="Calibri"/>
                <w:lang w:eastAsia="zh-CN"/>
              </w:rPr>
              <w:t>照常处理收据，因为只是缺失了一部分信息。</w:t>
            </w:r>
          </w:p>
        </w:tc>
      </w:tr>
      <w:tr w:rsidR="004270EA" w:rsidRPr="008B3F0C" w14:paraId="1127ED7D" w14:textId="77777777" w:rsidTr="00617EF5">
        <w:tc>
          <w:tcPr>
            <w:tcW w:w="1353" w:type="dxa"/>
            <w:shd w:val="clear" w:color="auto" w:fill="C1E4F5"/>
            <w:tcMar>
              <w:top w:w="120" w:type="dxa"/>
              <w:left w:w="180" w:type="dxa"/>
              <w:bottom w:w="120" w:type="dxa"/>
              <w:right w:w="180" w:type="dxa"/>
            </w:tcMar>
            <w:hideMark/>
          </w:tcPr>
          <w:p w14:paraId="1E8F4CFD" w14:textId="77777777" w:rsidR="00807D7F" w:rsidRPr="008B3F0C" w:rsidRDefault="000D50BD" w:rsidP="00807D7F">
            <w:pPr>
              <w:spacing w:before="30" w:after="30"/>
              <w:ind w:left="30" w:right="30"/>
              <w:rPr>
                <w:rFonts w:ascii="Calibri" w:eastAsia="Times New Roman" w:hAnsi="Calibri" w:cs="Calibri"/>
                <w:sz w:val="16"/>
              </w:rPr>
            </w:pPr>
            <w:hyperlink r:id="rId145"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7A893796" w14:textId="77777777" w:rsidR="00807D7F" w:rsidRPr="008B3F0C" w:rsidRDefault="000D50BD" w:rsidP="00807D7F">
            <w:pPr>
              <w:ind w:left="30" w:right="30"/>
              <w:rPr>
                <w:rFonts w:ascii="Calibri" w:eastAsia="Times New Roman" w:hAnsi="Calibri" w:cs="Calibri"/>
                <w:sz w:val="16"/>
              </w:rPr>
            </w:pPr>
            <w:hyperlink r:id="rId146" w:tgtFrame="_blank" w:history="1">
              <w:r w:rsidRPr="008B3F0C">
                <w:rPr>
                  <w:rFonts w:ascii="Calibri" w:eastAsia="Times New Roman" w:hAnsi="Calibri" w:cs="Calibri"/>
                  <w:color w:val="0000FF"/>
                  <w:sz w:val="16"/>
                  <w:u w:val="single"/>
                </w:rPr>
                <w:t>73_C_16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265FBD" w14:textId="77777777" w:rsidR="00807D7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[3] Advise the agency to be more accurate next time.</w:t>
            </w:r>
          </w:p>
        </w:tc>
        <w:tc>
          <w:tcPr>
            <w:tcW w:w="6000" w:type="dxa"/>
          </w:tcPr>
          <w:p w14:paraId="4433C561" w14:textId="77777777" w:rsidR="00807D7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[3] </w:t>
            </w:r>
            <w:r w:rsidRPr="00617EF5">
              <w:rPr>
                <w:rFonts w:ascii="Calibri" w:eastAsia="FZHei-B01S" w:hAnsi="Calibri" w:cs="Calibri"/>
                <w:lang w:eastAsia="zh-CN"/>
              </w:rPr>
              <w:t>告知该旅行社下次要提供更准确的信息。</w:t>
            </w:r>
          </w:p>
        </w:tc>
      </w:tr>
      <w:tr w:rsidR="004270EA" w:rsidRPr="008B3F0C" w14:paraId="0725EDD1" w14:textId="77777777" w:rsidTr="00617EF5">
        <w:tc>
          <w:tcPr>
            <w:tcW w:w="1353" w:type="dxa"/>
            <w:shd w:val="clear" w:color="auto" w:fill="C1E4F5"/>
            <w:tcMar>
              <w:top w:w="120" w:type="dxa"/>
              <w:left w:w="180" w:type="dxa"/>
              <w:bottom w:w="120" w:type="dxa"/>
              <w:right w:w="180" w:type="dxa"/>
            </w:tcMar>
            <w:hideMark/>
          </w:tcPr>
          <w:p w14:paraId="43CE8051" w14:textId="77777777" w:rsidR="00807D7F" w:rsidRPr="008B3F0C" w:rsidRDefault="000D50BD" w:rsidP="00807D7F">
            <w:pPr>
              <w:spacing w:before="30" w:after="30"/>
              <w:ind w:left="30" w:right="30"/>
              <w:rPr>
                <w:rFonts w:ascii="Calibri" w:eastAsia="Times New Roman" w:hAnsi="Calibri" w:cs="Calibri"/>
                <w:sz w:val="16"/>
              </w:rPr>
            </w:pPr>
            <w:hyperlink r:id="rId147"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641D8E32" w14:textId="77777777" w:rsidR="00807D7F" w:rsidRPr="008B3F0C" w:rsidRDefault="000D50BD" w:rsidP="00807D7F">
            <w:pPr>
              <w:ind w:left="30" w:right="30"/>
              <w:rPr>
                <w:rFonts w:ascii="Calibri" w:eastAsia="Times New Roman" w:hAnsi="Calibri" w:cs="Calibri"/>
                <w:sz w:val="16"/>
              </w:rPr>
            </w:pPr>
            <w:hyperlink r:id="rId148" w:tgtFrame="_blank" w:history="1">
              <w:r w:rsidRPr="008B3F0C">
                <w:rPr>
                  <w:rFonts w:ascii="Calibri" w:eastAsia="Times New Roman" w:hAnsi="Calibri" w:cs="Calibri"/>
                  <w:color w:val="0000FF"/>
                  <w:sz w:val="16"/>
                  <w:u w:val="single"/>
                </w:rPr>
                <w:t>74_C_16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CE50E25" w14:textId="77777777" w:rsidR="00807D7F" w:rsidRPr="008B3F0C" w:rsidRDefault="000D50BD" w:rsidP="00807D7F">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[4] Do nothing, since the agency is new.</w:t>
            </w:r>
          </w:p>
          <w:p w14:paraId="5A5C968E" w14:textId="77777777" w:rsidR="00807D7F" w:rsidRPr="008B3F0C" w:rsidRDefault="000D50BD" w:rsidP="00807D7F">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Next</w:t>
            </w:r>
          </w:p>
        </w:tc>
        <w:tc>
          <w:tcPr>
            <w:tcW w:w="6000" w:type="dxa"/>
            <w:vAlign w:val="center"/>
          </w:tcPr>
          <w:p w14:paraId="2D089BC1" w14:textId="77777777" w:rsidR="00807D7F"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[4] </w:t>
            </w:r>
            <w:r w:rsidRPr="00617EF5">
              <w:rPr>
                <w:rFonts w:ascii="Calibri" w:eastAsia="FZHei-B01S" w:hAnsi="Calibri" w:cs="Calibri"/>
                <w:lang w:eastAsia="zh-CN"/>
              </w:rPr>
              <w:t>什么也不做，因为该旅行社是新的。</w:t>
            </w:r>
          </w:p>
          <w:p w14:paraId="3E4C109B" w14:textId="77777777" w:rsidR="00807D7F"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下一页</w:t>
            </w:r>
          </w:p>
        </w:tc>
      </w:tr>
      <w:tr w:rsidR="004270EA" w:rsidRPr="008B3F0C" w14:paraId="6B5E6DC5" w14:textId="77777777" w:rsidTr="00617EF5">
        <w:tc>
          <w:tcPr>
            <w:tcW w:w="1353" w:type="dxa"/>
            <w:shd w:val="clear" w:color="auto" w:fill="C1E4F5"/>
            <w:tcMar>
              <w:top w:w="120" w:type="dxa"/>
              <w:left w:w="180" w:type="dxa"/>
              <w:bottom w:w="120" w:type="dxa"/>
              <w:right w:w="180" w:type="dxa"/>
            </w:tcMar>
            <w:hideMark/>
          </w:tcPr>
          <w:p w14:paraId="552126CB" w14:textId="77777777" w:rsidR="00E90AF1" w:rsidRPr="008B3F0C" w:rsidRDefault="000D50BD" w:rsidP="00E90AF1">
            <w:pPr>
              <w:spacing w:before="30" w:after="30"/>
              <w:ind w:left="30" w:right="30"/>
              <w:rPr>
                <w:rFonts w:ascii="Calibri" w:eastAsia="Times New Roman" w:hAnsi="Calibri" w:cs="Calibri"/>
                <w:sz w:val="16"/>
              </w:rPr>
            </w:pPr>
            <w:r w:rsidRPr="008B3F0C">
              <w:rPr>
                <w:rFonts w:ascii="Calibri" w:eastAsia="Times New Roman" w:hAnsi="Calibri" w:cs="Calibri"/>
                <w:sz w:val="16"/>
              </w:rPr>
              <w:t>Screen 15</w:t>
            </w:r>
          </w:p>
          <w:p w14:paraId="73DA189A" w14:textId="77777777" w:rsidR="00E90AF1" w:rsidRPr="008B3F0C" w:rsidRDefault="000D50BD" w:rsidP="00E90AF1">
            <w:pPr>
              <w:spacing w:before="100" w:beforeAutospacing="1" w:after="100" w:afterAutospacing="1"/>
              <w:ind w:left="30" w:right="30"/>
              <w:rPr>
                <w:rFonts w:ascii="Calibri" w:eastAsia="Times New Roman" w:hAnsi="Calibri" w:cs="Calibri"/>
                <w:sz w:val="16"/>
              </w:rPr>
            </w:pPr>
            <w:r w:rsidRPr="008B3F0C">
              <w:rPr>
                <w:rFonts w:ascii="Calibri" w:eastAsia="Times New Roman" w:hAnsi="Calibri" w:cs="Calibri"/>
                <w:sz w:val="16"/>
              </w:rPr>
              <w:t>Question 6: Feedback</w:t>
            </w:r>
          </w:p>
          <w:p w14:paraId="10EECA81" w14:textId="77777777" w:rsidR="00E90AF1" w:rsidRPr="008B3F0C" w:rsidRDefault="000D50BD" w:rsidP="00E90AF1">
            <w:pPr>
              <w:ind w:left="30" w:right="30"/>
              <w:rPr>
                <w:rFonts w:ascii="Calibri" w:eastAsia="Times New Roman" w:hAnsi="Calibri" w:cs="Calibri"/>
                <w:sz w:val="16"/>
              </w:rPr>
            </w:pPr>
            <w:r w:rsidRPr="008B3F0C">
              <w:rPr>
                <w:rFonts w:ascii="Calibri" w:eastAsia="Times New Roman" w:hAnsi="Calibri" w:cs="Calibri"/>
                <w:sz w:val="16"/>
              </w:rPr>
              <w:t>75_C_16</w:t>
            </w:r>
          </w:p>
        </w:tc>
        <w:tc>
          <w:tcPr>
            <w:tcW w:w="6000" w:type="dxa"/>
            <w:tcMar>
              <w:top w:w="120" w:type="dxa"/>
              <w:left w:w="180" w:type="dxa"/>
              <w:bottom w:w="120" w:type="dxa"/>
              <w:right w:w="180" w:type="dxa"/>
            </w:tcMar>
            <w:hideMark/>
          </w:tcPr>
          <w:p w14:paraId="33DB6266" w14:textId="77777777" w:rsidR="00E90AF1"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025AAAFD" w14:textId="77777777" w:rsidR="00E90AF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雅培的账簿和记录必须完整、准确地反映所有交易。因此，为雅培提供服务的第三方必须出具完整的、准确反映交易实际目的和细节的文件，这是至关重要的。</w:t>
            </w:r>
          </w:p>
        </w:tc>
      </w:tr>
      <w:tr w:rsidR="004270EA" w:rsidRPr="008B3F0C" w14:paraId="4E93A425" w14:textId="77777777" w:rsidTr="00617EF5">
        <w:tc>
          <w:tcPr>
            <w:tcW w:w="1353" w:type="dxa"/>
            <w:shd w:val="clear" w:color="auto" w:fill="C1E4F5"/>
            <w:tcMar>
              <w:top w:w="120" w:type="dxa"/>
              <w:left w:w="180" w:type="dxa"/>
              <w:bottom w:w="120" w:type="dxa"/>
              <w:right w:w="180" w:type="dxa"/>
            </w:tcMar>
            <w:hideMark/>
          </w:tcPr>
          <w:p w14:paraId="20A611D0" w14:textId="77777777" w:rsidR="00E90AF1" w:rsidRPr="008B3F0C" w:rsidRDefault="000D50BD" w:rsidP="00E90AF1">
            <w:pPr>
              <w:spacing w:before="30" w:after="30"/>
              <w:ind w:left="30" w:right="30"/>
              <w:rPr>
                <w:rFonts w:ascii="Calibri" w:eastAsia="Times New Roman" w:hAnsi="Calibri" w:cs="Calibri"/>
                <w:sz w:val="16"/>
              </w:rPr>
            </w:pPr>
            <w:hyperlink r:id="rId149"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1E060AB1" w14:textId="77777777" w:rsidR="00E90AF1" w:rsidRPr="008B3F0C" w:rsidRDefault="000D50BD" w:rsidP="00E90AF1">
            <w:pPr>
              <w:ind w:left="30" w:right="30"/>
              <w:rPr>
                <w:rFonts w:ascii="Calibri" w:eastAsia="Times New Roman" w:hAnsi="Calibri" w:cs="Calibri"/>
                <w:sz w:val="16"/>
              </w:rPr>
            </w:pPr>
            <w:hyperlink r:id="rId150" w:tgtFrame="_blank" w:history="1">
              <w:r w:rsidRPr="008B3F0C">
                <w:rPr>
                  <w:rFonts w:ascii="Calibri" w:eastAsia="Times New Roman" w:hAnsi="Calibri" w:cs="Calibri"/>
                  <w:color w:val="0000FF"/>
                  <w:sz w:val="16"/>
                  <w:u w:val="single"/>
                </w:rPr>
                <w:t>76_C_16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D4EFA1" w14:textId="77777777" w:rsidR="00E90AF1"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[7] You are working in an affiliate where it is allowed to sponsor HCPs to attend educational conferences. You are in the process of selecting HCPs to attend a </w:t>
            </w:r>
            <w:r w:rsidRPr="008B3F0C">
              <w:rPr>
                <w:rFonts w:ascii="Calibri" w:eastAsia="Times New Roman" w:hAnsi="Calibri" w:cs="Calibri"/>
              </w:rPr>
              <w:lastRenderedPageBreak/>
              <w:t>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4BF9F0B1" w14:textId="0E08FABB" w:rsidR="00E90AF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 xml:space="preserve">[7] </w:t>
            </w:r>
            <w:r w:rsidRPr="00617EF5">
              <w:rPr>
                <w:rFonts w:ascii="Calibri" w:eastAsia="FZHei-B01S" w:hAnsi="Calibri" w:cs="Calibri"/>
                <w:lang w:eastAsia="zh-CN"/>
              </w:rPr>
              <w:t>你在一家允许赞助</w:t>
            </w:r>
            <w:r w:rsidRPr="00617EF5">
              <w:rPr>
                <w:rFonts w:ascii="Calibri" w:eastAsia="FZHei-B01S" w:hAnsi="Calibri" w:cs="Calibri"/>
                <w:lang w:eastAsia="zh-CN"/>
              </w:rPr>
              <w:t xml:space="preserve"> HCP </w:t>
            </w:r>
            <w:r w:rsidRPr="00617EF5">
              <w:rPr>
                <w:rFonts w:ascii="Calibri" w:eastAsia="FZHei-B01S" w:hAnsi="Calibri" w:cs="Calibri"/>
                <w:lang w:eastAsia="zh-CN"/>
              </w:rPr>
              <w:t>参加教育会议的雅培</w:t>
            </w:r>
            <w:del w:id="178" w:author="Gu, Skylla" w:date="2026-01-08T16:03:00Z" w16du:dateUtc="2026-01-08T08:03:00Z">
              <w:r w:rsidRPr="00617EF5" w:rsidDel="002D6870">
                <w:rPr>
                  <w:rFonts w:ascii="Calibri" w:eastAsia="FZHei-B01S" w:hAnsi="Calibri" w:cs="Calibri" w:hint="eastAsia"/>
                  <w:lang w:eastAsia="zh-CN"/>
                </w:rPr>
                <w:delText>公司</w:delText>
              </w:r>
            </w:del>
            <w:ins w:id="179" w:author="Gu, Skylla" w:date="2026-01-08T16:03:00Z" w16du:dateUtc="2026-01-08T08:03:00Z">
              <w:r w:rsidR="002D6870">
                <w:rPr>
                  <w:rFonts w:ascii="Calibri" w:eastAsia="FZHei-B01S" w:hAnsi="Calibri" w:cs="Calibri" w:hint="eastAsia"/>
                  <w:lang w:eastAsia="zh-CN"/>
                </w:rPr>
                <w:t>分支机构</w:t>
              </w:r>
            </w:ins>
            <w:r w:rsidRPr="00617EF5">
              <w:rPr>
                <w:rFonts w:ascii="Calibri" w:eastAsia="FZHei-B01S" w:hAnsi="Calibri" w:cs="Calibri"/>
                <w:lang w:eastAsia="zh-CN"/>
              </w:rPr>
              <w:t>工作。你正在挑选参加会议的</w:t>
            </w:r>
            <w:r w:rsidRPr="00617EF5">
              <w:rPr>
                <w:rFonts w:ascii="Calibri" w:eastAsia="FZHei-B01S" w:hAnsi="Calibri" w:cs="Calibri"/>
                <w:lang w:eastAsia="zh-CN"/>
              </w:rPr>
              <w:t xml:space="preserve"> HCP</w:t>
            </w:r>
            <w:r w:rsidRPr="00617EF5">
              <w:rPr>
                <w:rFonts w:ascii="Calibri" w:eastAsia="FZHei-B01S" w:hAnsi="Calibri" w:cs="Calibri"/>
                <w:lang w:eastAsia="zh-CN"/>
              </w:rPr>
              <w:t>。你选择的标准包</w:t>
            </w:r>
            <w:r w:rsidRPr="00617EF5">
              <w:rPr>
                <w:rFonts w:ascii="Calibri" w:eastAsia="FZHei-B01S" w:hAnsi="Calibri" w:cs="Calibri"/>
                <w:lang w:eastAsia="zh-CN"/>
              </w:rPr>
              <w:lastRenderedPageBreak/>
              <w:t>括</w:t>
            </w:r>
            <w:proofErr w:type="gramStart"/>
            <w:r w:rsidRPr="00617EF5">
              <w:rPr>
                <w:rFonts w:ascii="Calibri" w:eastAsia="FZHei-B01S" w:hAnsi="Calibri" w:cs="Calibri"/>
                <w:lang w:eastAsia="zh-CN"/>
              </w:rPr>
              <w:t>：</w:t>
            </w:r>
            <w:r w:rsidRPr="00617EF5">
              <w:rPr>
                <w:rFonts w:ascii="Calibri" w:eastAsia="FZHei-B01S" w:hAnsi="Calibri" w:cs="Calibri"/>
                <w:lang w:eastAsia="zh-CN"/>
              </w:rPr>
              <w:t>(</w:t>
            </w:r>
            <w:proofErr w:type="gramEnd"/>
            <w:r w:rsidRPr="00617EF5">
              <w:rPr>
                <w:rFonts w:ascii="Calibri" w:eastAsia="FZHei-B01S" w:hAnsi="Calibri" w:cs="Calibri"/>
                <w:lang w:eastAsia="zh-CN"/>
              </w:rPr>
              <w:t xml:space="preserve">1) </w:t>
            </w:r>
            <w:r w:rsidRPr="00617EF5">
              <w:rPr>
                <w:rFonts w:ascii="Calibri" w:eastAsia="FZHei-B01S" w:hAnsi="Calibri" w:cs="Calibri"/>
                <w:lang w:eastAsia="zh-CN"/>
              </w:rPr>
              <w:t>会议的主题是否与该</w:t>
            </w:r>
            <w:del w:id="180" w:author="Gu, Skylla" w:date="2026-01-06T14:44:00Z" w16du:dateUtc="2026-01-06T06:44:00Z">
              <w:r w:rsidRPr="00617EF5" w:rsidDel="006510C9">
                <w:rPr>
                  <w:rFonts w:ascii="Calibri" w:eastAsia="FZHei-B01S" w:hAnsi="Calibri" w:cs="Calibri"/>
                  <w:lang w:eastAsia="zh-CN"/>
                </w:rPr>
                <w:delText>医疗保健专业人员</w:delText>
              </w:r>
            </w:del>
            <w:ins w:id="181"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的专业领域相符；</w:t>
            </w:r>
            <w:r w:rsidRPr="00617EF5">
              <w:rPr>
                <w:rFonts w:ascii="Calibri" w:eastAsia="FZHei-B01S" w:hAnsi="Calibri" w:cs="Calibri"/>
                <w:lang w:eastAsia="zh-CN"/>
              </w:rPr>
              <w:t xml:space="preserve">(2) </w:t>
            </w:r>
            <w:r w:rsidRPr="00617EF5">
              <w:rPr>
                <w:rFonts w:ascii="Calibri" w:eastAsia="FZHei-B01S" w:hAnsi="Calibri" w:cs="Calibri"/>
                <w:lang w:eastAsia="zh-CN"/>
              </w:rPr>
              <w:t>过去一年雅培是否赞助过该</w:t>
            </w:r>
            <w:del w:id="182" w:author="Gu, Skylla" w:date="2026-01-06T14:44:00Z" w16du:dateUtc="2026-01-06T06:44:00Z">
              <w:r w:rsidRPr="00617EF5" w:rsidDel="006510C9">
                <w:rPr>
                  <w:rFonts w:ascii="Calibri" w:eastAsia="FZHei-B01S" w:hAnsi="Calibri" w:cs="Calibri"/>
                  <w:lang w:eastAsia="zh-CN"/>
                </w:rPr>
                <w:delText>医疗保健专业人员</w:delText>
              </w:r>
            </w:del>
            <w:ins w:id="183"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；以及</w:t>
            </w:r>
            <w:r w:rsidRPr="00617EF5">
              <w:rPr>
                <w:rFonts w:ascii="Calibri" w:eastAsia="FZHei-B01S" w:hAnsi="Calibri" w:cs="Calibri"/>
                <w:lang w:eastAsia="zh-CN"/>
              </w:rPr>
              <w:t xml:space="preserve"> (3) </w:t>
            </w:r>
            <w:r w:rsidRPr="00617EF5">
              <w:rPr>
                <w:rFonts w:ascii="Calibri" w:eastAsia="FZHei-B01S" w:hAnsi="Calibri" w:cs="Calibri"/>
                <w:lang w:eastAsia="zh-CN"/>
              </w:rPr>
              <w:t>该</w:t>
            </w:r>
            <w:del w:id="184" w:author="Gu, Skylla" w:date="2026-01-06T14:44:00Z" w16du:dateUtc="2026-01-06T06:44:00Z">
              <w:r w:rsidRPr="00617EF5" w:rsidDel="006510C9">
                <w:rPr>
                  <w:rFonts w:ascii="Calibri" w:eastAsia="FZHei-B01S" w:hAnsi="Calibri" w:cs="Calibri"/>
                  <w:lang w:eastAsia="zh-CN"/>
                </w:rPr>
                <w:delText>医疗保健专业人员</w:delText>
              </w:r>
            </w:del>
            <w:ins w:id="185"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是否有可能在参加完会议后推荐雅培产品或使用雅培设备。这些标准是否合适？</w:t>
            </w:r>
          </w:p>
        </w:tc>
      </w:tr>
      <w:tr w:rsidR="004270EA" w:rsidRPr="008B3F0C" w14:paraId="18F29E5B" w14:textId="77777777" w:rsidTr="00617EF5">
        <w:tc>
          <w:tcPr>
            <w:tcW w:w="1353" w:type="dxa"/>
            <w:shd w:val="clear" w:color="auto" w:fill="C1E4F5"/>
            <w:tcMar>
              <w:top w:w="120" w:type="dxa"/>
              <w:left w:w="180" w:type="dxa"/>
              <w:bottom w:w="120" w:type="dxa"/>
              <w:right w:w="180" w:type="dxa"/>
            </w:tcMar>
            <w:hideMark/>
          </w:tcPr>
          <w:p w14:paraId="110D0439" w14:textId="77777777" w:rsidR="00E90AF1" w:rsidRPr="008B3F0C" w:rsidRDefault="000D50BD" w:rsidP="00E90AF1">
            <w:pPr>
              <w:spacing w:before="30" w:after="30"/>
              <w:ind w:left="30" w:right="30"/>
              <w:rPr>
                <w:rFonts w:ascii="Calibri" w:eastAsia="Times New Roman" w:hAnsi="Calibri" w:cs="Calibri"/>
                <w:sz w:val="16"/>
              </w:rPr>
            </w:pPr>
            <w:hyperlink r:id="rId151"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3B67BDF2" w14:textId="77777777" w:rsidR="00E90AF1" w:rsidRPr="008B3F0C" w:rsidRDefault="000D50BD" w:rsidP="00E90AF1">
            <w:pPr>
              <w:ind w:left="30" w:right="30"/>
              <w:rPr>
                <w:rFonts w:ascii="Calibri" w:eastAsia="Times New Roman" w:hAnsi="Calibri" w:cs="Calibri"/>
                <w:sz w:val="16"/>
              </w:rPr>
            </w:pPr>
            <w:hyperlink r:id="rId152" w:tgtFrame="_blank" w:history="1">
              <w:r w:rsidRPr="008B3F0C">
                <w:rPr>
                  <w:rFonts w:ascii="Calibri" w:eastAsia="Times New Roman" w:hAnsi="Calibri" w:cs="Calibri"/>
                  <w:color w:val="0000FF"/>
                  <w:sz w:val="16"/>
                  <w:u w:val="single"/>
                </w:rPr>
                <w:t>77_C_16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EED272" w14:textId="77777777" w:rsidR="00E90AF1"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060C179D" w14:textId="5D207630" w:rsidR="00E90AF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[1] </w:t>
            </w:r>
            <w:r w:rsidRPr="00617EF5">
              <w:rPr>
                <w:rFonts w:ascii="Calibri" w:eastAsia="FZHei-B01S" w:hAnsi="Calibri" w:cs="Calibri"/>
                <w:lang w:eastAsia="zh-CN"/>
              </w:rPr>
              <w:t>是。为个人提供赞助时必须始终满足两大关键标准，即</w:t>
            </w:r>
            <w:del w:id="186" w:author="Gu, Skylla" w:date="2026-01-08T16:07:00Z" w16du:dateUtc="2026-01-08T08:07:00Z">
              <w:r w:rsidRPr="00617EF5" w:rsidDel="009122FE">
                <w:rPr>
                  <w:rFonts w:ascii="Calibri" w:eastAsia="FZHei-B01S" w:hAnsi="Calibri" w:cs="Calibri"/>
                  <w:lang w:eastAsia="zh-CN"/>
                </w:rPr>
                <w:delText>赞助</w:delText>
              </w:r>
              <w:r w:rsidRPr="00617EF5" w:rsidDel="009122FE">
                <w:rPr>
                  <w:rFonts w:ascii="Calibri" w:eastAsia="FZHei-B01S" w:hAnsi="Calibri" w:cs="Calibri"/>
                  <w:lang w:eastAsia="zh-CN"/>
                </w:rPr>
                <w:delText xml:space="preserve"> </w:delText>
              </w:r>
            </w:del>
            <w:r w:rsidRPr="00617EF5">
              <w:rPr>
                <w:rFonts w:ascii="Calibri" w:eastAsia="FZHei-B01S" w:hAnsi="Calibri" w:cs="Calibri"/>
                <w:lang w:eastAsia="zh-CN"/>
              </w:rPr>
              <w:t>a)</w:t>
            </w:r>
            <w:ins w:id="187" w:author="Gu, Skylla" w:date="2026-01-08T16:08:00Z" w16du:dateUtc="2026-01-08T08:08:00Z">
              <w:r w:rsidR="00327139">
                <w:rPr>
                  <w:rFonts w:ascii="Calibri" w:eastAsia="FZHei-B01S" w:hAnsi="Calibri" w:cs="Calibri" w:hint="eastAsia"/>
                  <w:lang w:eastAsia="zh-CN"/>
                </w:rPr>
                <w:t xml:space="preserve"> </w:t>
              </w:r>
              <w:r w:rsidR="009122FE">
                <w:rPr>
                  <w:rFonts w:ascii="Calibri" w:eastAsia="FZHei-B01S" w:hAnsi="Calibri" w:cs="Calibri" w:hint="eastAsia"/>
                  <w:lang w:eastAsia="zh-CN"/>
                </w:rPr>
                <w:t>此</w:t>
              </w:r>
            </w:ins>
            <w:ins w:id="188" w:author="Gu, Skylla" w:date="2026-01-08T16:07:00Z" w16du:dateUtc="2026-01-08T08:07:00Z">
              <w:r w:rsidR="009122FE">
                <w:rPr>
                  <w:rFonts w:ascii="Calibri" w:eastAsia="FZHei-B01S" w:hAnsi="Calibri" w:cs="Calibri" w:hint="eastAsia"/>
                  <w:lang w:eastAsia="zh-CN"/>
                </w:rPr>
                <w:t>赞助</w:t>
              </w:r>
            </w:ins>
            <w:del w:id="189" w:author="Gu, Skylla" w:date="2026-01-08T16:07:00Z" w16du:dateUtc="2026-01-08T08:07:00Z">
              <w:r w:rsidRPr="00617EF5" w:rsidDel="009122FE">
                <w:rPr>
                  <w:rFonts w:ascii="Calibri" w:eastAsia="FZHei-B01S" w:hAnsi="Calibri" w:cs="Calibri"/>
                  <w:lang w:eastAsia="zh-CN"/>
                </w:rPr>
                <w:delText xml:space="preserve"> </w:delText>
              </w:r>
            </w:del>
            <w:r w:rsidRPr="00617EF5">
              <w:rPr>
                <w:rFonts w:ascii="Calibri" w:eastAsia="FZHei-B01S" w:hAnsi="Calibri" w:cs="Calibri"/>
                <w:lang w:eastAsia="zh-CN"/>
              </w:rPr>
              <w:t>与该</w:t>
            </w:r>
            <w:del w:id="190" w:author="Gu, Skylla" w:date="2026-01-06T14:44:00Z" w16du:dateUtc="2026-01-06T06:44:00Z">
              <w:r w:rsidRPr="00617EF5" w:rsidDel="006510C9">
                <w:rPr>
                  <w:rFonts w:ascii="Calibri" w:eastAsia="FZHei-B01S" w:hAnsi="Calibri" w:cs="Calibri"/>
                  <w:lang w:eastAsia="zh-CN"/>
                </w:rPr>
                <w:delText>医疗保健专业人员</w:delText>
              </w:r>
            </w:del>
            <w:ins w:id="191"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的专业领域相关，以及</w:t>
            </w:r>
            <w:r w:rsidRPr="00617EF5">
              <w:rPr>
                <w:rFonts w:ascii="Calibri" w:eastAsia="FZHei-B01S" w:hAnsi="Calibri" w:cs="Calibri"/>
                <w:lang w:eastAsia="zh-CN"/>
              </w:rPr>
              <w:t xml:space="preserve"> b) </w:t>
            </w:r>
            <w:r w:rsidRPr="00617EF5">
              <w:rPr>
                <w:rFonts w:ascii="Calibri" w:eastAsia="FZHei-B01S" w:hAnsi="Calibri" w:cs="Calibri"/>
                <w:lang w:eastAsia="zh-CN"/>
              </w:rPr>
              <w:t>并非为了酬谢或业务招揽。确认雅培在过去一年没有赞助过该</w:t>
            </w:r>
            <w:del w:id="192" w:author="Gu, Skylla" w:date="2026-01-06T14:44:00Z" w16du:dateUtc="2026-01-06T06:44:00Z">
              <w:r w:rsidRPr="00617EF5" w:rsidDel="006510C9">
                <w:rPr>
                  <w:rFonts w:ascii="Calibri" w:eastAsia="FZHei-B01S" w:hAnsi="Calibri" w:cs="Calibri"/>
                  <w:lang w:eastAsia="zh-CN"/>
                </w:rPr>
                <w:delText>医疗保健专业人员</w:delText>
              </w:r>
            </w:del>
            <w:ins w:id="193"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有助确保满足后一项标准。</w:t>
            </w:r>
          </w:p>
        </w:tc>
      </w:tr>
      <w:tr w:rsidR="004270EA" w:rsidRPr="008B3F0C" w14:paraId="5CEF29FB" w14:textId="77777777" w:rsidTr="00617EF5">
        <w:tc>
          <w:tcPr>
            <w:tcW w:w="1353" w:type="dxa"/>
            <w:shd w:val="clear" w:color="auto" w:fill="C1E4F5"/>
            <w:tcMar>
              <w:top w:w="120" w:type="dxa"/>
              <w:left w:w="180" w:type="dxa"/>
              <w:bottom w:w="120" w:type="dxa"/>
              <w:right w:w="180" w:type="dxa"/>
            </w:tcMar>
            <w:hideMark/>
          </w:tcPr>
          <w:p w14:paraId="2EB1C501" w14:textId="77777777" w:rsidR="00E90AF1" w:rsidRPr="008B3F0C" w:rsidRDefault="000D50BD" w:rsidP="00E90AF1">
            <w:pPr>
              <w:spacing w:before="30" w:after="30"/>
              <w:ind w:left="30" w:right="30"/>
              <w:rPr>
                <w:rFonts w:ascii="Calibri" w:eastAsia="Times New Roman" w:hAnsi="Calibri" w:cs="Calibri"/>
                <w:sz w:val="16"/>
              </w:rPr>
            </w:pPr>
            <w:hyperlink r:id="rId153"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74DF76D3" w14:textId="77777777" w:rsidR="00E90AF1" w:rsidRPr="008B3F0C" w:rsidRDefault="000D50BD" w:rsidP="00E90AF1">
            <w:pPr>
              <w:ind w:left="30" w:right="30"/>
              <w:rPr>
                <w:rFonts w:ascii="Calibri" w:eastAsia="Times New Roman" w:hAnsi="Calibri" w:cs="Calibri"/>
                <w:sz w:val="16"/>
              </w:rPr>
            </w:pPr>
            <w:hyperlink r:id="rId154" w:tgtFrame="_blank" w:history="1">
              <w:r w:rsidRPr="008B3F0C">
                <w:rPr>
                  <w:rFonts w:ascii="Calibri" w:eastAsia="Times New Roman" w:hAnsi="Calibri" w:cs="Calibri"/>
                  <w:color w:val="0000FF"/>
                  <w:sz w:val="16"/>
                  <w:u w:val="single"/>
                </w:rPr>
                <w:t>78_C_16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DE7716" w14:textId="77777777" w:rsidR="00E90AF1"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[2] Yes. </w:t>
            </w:r>
            <w:proofErr w:type="gramStart"/>
            <w:r w:rsidRPr="008B3F0C">
              <w:rPr>
                <w:rFonts w:ascii="Calibri" w:eastAsia="Times New Roman" w:hAnsi="Calibri" w:cs="Calibri"/>
              </w:rPr>
              <w:t>As long as</w:t>
            </w:r>
            <w:proofErr w:type="gramEnd"/>
            <w:r w:rsidRPr="008B3F0C">
              <w:rPr>
                <w:rFonts w:ascii="Calibri" w:eastAsia="Times New Roman" w:hAnsi="Calibri" w:cs="Calibri"/>
              </w:rPr>
              <w:t xml:space="preserve"> the reason for sponsoring the HCP is not to influence or reward the individual, you are able to consider the return on your investment – whether or not the individual will continue to prescribe Abbott products.</w:t>
            </w:r>
          </w:p>
        </w:tc>
        <w:tc>
          <w:tcPr>
            <w:tcW w:w="6000" w:type="dxa"/>
          </w:tcPr>
          <w:p w14:paraId="608B5956" w14:textId="41885756" w:rsidR="00E90AF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[2] </w:t>
            </w:r>
            <w:r w:rsidRPr="00617EF5">
              <w:rPr>
                <w:rFonts w:ascii="Calibri" w:eastAsia="FZHei-B01S" w:hAnsi="Calibri" w:cs="Calibri"/>
                <w:lang w:eastAsia="zh-CN"/>
              </w:rPr>
              <w:t>是。只要并非因为要对其施加影响或提供回报而赞助该</w:t>
            </w:r>
            <w:del w:id="194" w:author="Gu, Skylla" w:date="2026-01-06T14:44:00Z" w16du:dateUtc="2026-01-06T06:44:00Z">
              <w:r w:rsidRPr="00617EF5" w:rsidDel="006510C9">
                <w:rPr>
                  <w:rFonts w:ascii="Calibri" w:eastAsia="FZHei-B01S" w:hAnsi="Calibri" w:cs="Calibri"/>
                  <w:lang w:eastAsia="zh-CN"/>
                </w:rPr>
                <w:delText>医疗保健专业人员</w:delText>
              </w:r>
            </w:del>
            <w:ins w:id="195"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，你就可以考虑你的投资回报，即，此人是否会继续将雅培产品加入其所开的药方。</w:t>
            </w:r>
          </w:p>
        </w:tc>
      </w:tr>
      <w:tr w:rsidR="004270EA" w:rsidRPr="008B3F0C" w14:paraId="4EAA7DC0" w14:textId="77777777" w:rsidTr="00617EF5">
        <w:tc>
          <w:tcPr>
            <w:tcW w:w="1353" w:type="dxa"/>
            <w:shd w:val="clear" w:color="auto" w:fill="C1E4F5"/>
            <w:tcMar>
              <w:top w:w="120" w:type="dxa"/>
              <w:left w:w="180" w:type="dxa"/>
              <w:bottom w:w="120" w:type="dxa"/>
              <w:right w:w="180" w:type="dxa"/>
            </w:tcMar>
            <w:hideMark/>
          </w:tcPr>
          <w:p w14:paraId="5E2A780B" w14:textId="77777777" w:rsidR="00E90AF1" w:rsidRPr="008B3F0C" w:rsidRDefault="000D50BD" w:rsidP="00E90AF1">
            <w:pPr>
              <w:spacing w:before="30" w:after="30"/>
              <w:ind w:left="30" w:right="30"/>
              <w:rPr>
                <w:rFonts w:ascii="Calibri" w:eastAsia="Times New Roman" w:hAnsi="Calibri" w:cs="Calibri"/>
                <w:sz w:val="16"/>
              </w:rPr>
            </w:pPr>
            <w:hyperlink r:id="rId155"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1E4C337C" w14:textId="77777777" w:rsidR="00E90AF1" w:rsidRPr="008B3F0C" w:rsidRDefault="000D50BD" w:rsidP="00E90AF1">
            <w:pPr>
              <w:ind w:left="30" w:right="30"/>
              <w:rPr>
                <w:rFonts w:ascii="Calibri" w:eastAsia="Times New Roman" w:hAnsi="Calibri" w:cs="Calibri"/>
                <w:sz w:val="16"/>
              </w:rPr>
            </w:pPr>
            <w:hyperlink r:id="rId156" w:tgtFrame="_blank" w:history="1">
              <w:r w:rsidRPr="008B3F0C">
                <w:rPr>
                  <w:rFonts w:ascii="Calibri" w:eastAsia="Times New Roman" w:hAnsi="Calibri" w:cs="Calibri"/>
                  <w:color w:val="0000FF"/>
                  <w:sz w:val="16"/>
                  <w:u w:val="single"/>
                </w:rPr>
                <w:t>79_C_16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5FEEB1" w14:textId="77777777" w:rsidR="00E90AF1"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3754E38E" w14:textId="268B5430" w:rsidR="00E90AF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[3] </w:t>
            </w:r>
            <w:r w:rsidRPr="00617EF5">
              <w:rPr>
                <w:rFonts w:ascii="Calibri" w:eastAsia="FZHei-B01S" w:hAnsi="Calibri" w:cs="Calibri"/>
                <w:lang w:eastAsia="zh-CN"/>
              </w:rPr>
              <w:t>否。赞助决定不得基于如下因素，即该</w:t>
            </w:r>
            <w:del w:id="196" w:author="Gu, Skylla" w:date="2026-01-06T14:44:00Z" w16du:dateUtc="2026-01-06T06:44:00Z">
              <w:r w:rsidRPr="00617EF5" w:rsidDel="006510C9">
                <w:rPr>
                  <w:rFonts w:ascii="Calibri" w:eastAsia="FZHei-B01S" w:hAnsi="Calibri" w:cs="Calibri"/>
                  <w:lang w:eastAsia="zh-CN"/>
                </w:rPr>
                <w:delText>医疗保健专业人员</w:delText>
              </w:r>
            </w:del>
            <w:ins w:id="197"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有可能在参加完某项赞助活动后推荐雅培产品或使用雅培设备。</w:t>
            </w:r>
          </w:p>
        </w:tc>
      </w:tr>
      <w:tr w:rsidR="004270EA" w:rsidRPr="008B3F0C" w14:paraId="434CB018" w14:textId="77777777" w:rsidTr="00617EF5">
        <w:tc>
          <w:tcPr>
            <w:tcW w:w="1353" w:type="dxa"/>
            <w:shd w:val="clear" w:color="auto" w:fill="C1E4F5"/>
            <w:tcMar>
              <w:top w:w="120" w:type="dxa"/>
              <w:left w:w="180" w:type="dxa"/>
              <w:bottom w:w="120" w:type="dxa"/>
              <w:right w:w="180" w:type="dxa"/>
            </w:tcMar>
            <w:hideMark/>
          </w:tcPr>
          <w:p w14:paraId="7DA70D4E" w14:textId="77777777" w:rsidR="00E90AF1" w:rsidRPr="008B3F0C" w:rsidRDefault="000D50BD" w:rsidP="00E90AF1">
            <w:pPr>
              <w:spacing w:before="30" w:after="30"/>
              <w:ind w:left="30" w:right="30"/>
              <w:rPr>
                <w:rFonts w:ascii="Calibri" w:eastAsia="Times New Roman" w:hAnsi="Calibri" w:cs="Calibri"/>
                <w:sz w:val="16"/>
              </w:rPr>
            </w:pPr>
            <w:hyperlink r:id="rId157"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0CB67262" w14:textId="77777777" w:rsidR="00E90AF1" w:rsidRPr="008B3F0C" w:rsidRDefault="000D50BD" w:rsidP="00E90AF1">
            <w:pPr>
              <w:ind w:left="30" w:right="30"/>
              <w:rPr>
                <w:rFonts w:ascii="Calibri" w:eastAsia="Times New Roman" w:hAnsi="Calibri" w:cs="Calibri"/>
                <w:sz w:val="16"/>
              </w:rPr>
            </w:pPr>
            <w:hyperlink r:id="rId158" w:tgtFrame="_blank" w:history="1">
              <w:r w:rsidRPr="008B3F0C">
                <w:rPr>
                  <w:rFonts w:ascii="Calibri" w:eastAsia="Times New Roman" w:hAnsi="Calibri" w:cs="Calibri"/>
                  <w:color w:val="0000FF"/>
                  <w:sz w:val="16"/>
                  <w:u w:val="single"/>
                </w:rPr>
                <w:t>80_C_16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4ED59E" w14:textId="77777777" w:rsidR="00E90AF1"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[4] Yes. As long as at least one of the criteria is appropriate, the presence of additional inappropriate criteria is not relevant.</w:t>
            </w:r>
          </w:p>
          <w:p w14:paraId="4165FB32" w14:textId="77777777" w:rsidR="00E90AF1"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Next</w:t>
            </w:r>
          </w:p>
        </w:tc>
        <w:tc>
          <w:tcPr>
            <w:tcW w:w="6000" w:type="dxa"/>
          </w:tcPr>
          <w:p w14:paraId="00627D1E" w14:textId="77777777" w:rsidR="00E90AF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[4] </w:t>
            </w:r>
            <w:r w:rsidRPr="00617EF5">
              <w:rPr>
                <w:rFonts w:ascii="Calibri" w:eastAsia="FZHei-B01S" w:hAnsi="Calibri" w:cs="Calibri"/>
                <w:lang w:eastAsia="zh-CN"/>
              </w:rPr>
              <w:t>是。只要至少有一个标准是适当的，则其他不适当标准的存在并无伤大雅。</w:t>
            </w:r>
          </w:p>
          <w:p w14:paraId="5D66941B" w14:textId="77777777" w:rsidR="00E90AF1"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下一页</w:t>
            </w:r>
          </w:p>
        </w:tc>
      </w:tr>
      <w:tr w:rsidR="004270EA" w:rsidRPr="008B3F0C" w14:paraId="1C6144B9" w14:textId="77777777" w:rsidTr="00617EF5">
        <w:tc>
          <w:tcPr>
            <w:tcW w:w="1353" w:type="dxa"/>
            <w:shd w:val="clear" w:color="auto" w:fill="C1E4F5"/>
            <w:tcMar>
              <w:top w:w="120" w:type="dxa"/>
              <w:left w:w="180" w:type="dxa"/>
              <w:bottom w:w="120" w:type="dxa"/>
              <w:right w:w="180" w:type="dxa"/>
            </w:tcMar>
            <w:hideMark/>
          </w:tcPr>
          <w:p w14:paraId="700C5A3D" w14:textId="77777777" w:rsidR="00BD044A" w:rsidRPr="008B3F0C" w:rsidRDefault="000D50BD" w:rsidP="00BD044A">
            <w:pPr>
              <w:spacing w:before="30" w:after="30"/>
              <w:ind w:left="30" w:right="30"/>
              <w:rPr>
                <w:rFonts w:ascii="Calibri" w:eastAsia="Times New Roman" w:hAnsi="Calibri" w:cs="Calibri"/>
                <w:sz w:val="16"/>
              </w:rPr>
            </w:pPr>
            <w:r w:rsidRPr="008B3F0C">
              <w:rPr>
                <w:rFonts w:ascii="Calibri" w:eastAsia="Times New Roman" w:hAnsi="Calibri" w:cs="Calibri"/>
                <w:sz w:val="16"/>
              </w:rPr>
              <w:t>Screen 15</w:t>
            </w:r>
          </w:p>
          <w:p w14:paraId="24EEC7FA" w14:textId="77777777" w:rsidR="00BD044A" w:rsidRPr="008B3F0C" w:rsidRDefault="000D50BD" w:rsidP="00BD044A">
            <w:pPr>
              <w:spacing w:before="100" w:beforeAutospacing="1" w:after="100" w:afterAutospacing="1"/>
              <w:ind w:left="30" w:right="30"/>
              <w:rPr>
                <w:rFonts w:ascii="Calibri" w:eastAsia="Times New Roman" w:hAnsi="Calibri" w:cs="Calibri"/>
                <w:sz w:val="16"/>
              </w:rPr>
            </w:pPr>
            <w:r w:rsidRPr="008B3F0C">
              <w:rPr>
                <w:rFonts w:ascii="Calibri" w:eastAsia="Times New Roman" w:hAnsi="Calibri" w:cs="Calibri"/>
                <w:sz w:val="16"/>
              </w:rPr>
              <w:t>Question 7: Feedback</w:t>
            </w:r>
          </w:p>
          <w:p w14:paraId="777A985C" w14:textId="77777777" w:rsidR="00BD044A" w:rsidRPr="008B3F0C" w:rsidRDefault="000D50BD" w:rsidP="00BD044A">
            <w:pPr>
              <w:ind w:left="30" w:right="30"/>
              <w:rPr>
                <w:rFonts w:ascii="Calibri" w:eastAsia="Times New Roman" w:hAnsi="Calibri" w:cs="Calibri"/>
                <w:sz w:val="16"/>
              </w:rPr>
            </w:pPr>
            <w:r w:rsidRPr="008B3F0C">
              <w:rPr>
                <w:rFonts w:ascii="Calibri" w:eastAsia="Times New Roman" w:hAnsi="Calibri" w:cs="Calibri"/>
                <w:sz w:val="16"/>
              </w:rPr>
              <w:t>81_C_16</w:t>
            </w:r>
          </w:p>
        </w:tc>
        <w:tc>
          <w:tcPr>
            <w:tcW w:w="6000" w:type="dxa"/>
            <w:tcMar>
              <w:top w:w="120" w:type="dxa"/>
              <w:left w:w="180" w:type="dxa"/>
              <w:bottom w:w="120" w:type="dxa"/>
              <w:right w:w="180" w:type="dxa"/>
            </w:tcMar>
            <w:hideMark/>
          </w:tcPr>
          <w:p w14:paraId="3533F9C2" w14:textId="77777777" w:rsidR="00BD044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Sponsorship decisions may never be made as a reward for prior use, or as an inducement to use more of our products or devices in the future. Keep in mind, in many </w:t>
            </w:r>
            <w:proofErr w:type="gramStart"/>
            <w:r w:rsidRPr="008B3F0C">
              <w:rPr>
                <w:rFonts w:ascii="Calibri" w:eastAsia="Times New Roman" w:hAnsi="Calibri" w:cs="Calibri"/>
              </w:rPr>
              <w:t>jurisdictions</w:t>
            </w:r>
            <w:proofErr w:type="gramEnd"/>
            <w:r w:rsidRPr="008B3F0C">
              <w:rPr>
                <w:rFonts w:ascii="Calibri" w:eastAsia="Times New Roman" w:hAnsi="Calibri" w:cs="Calibri"/>
              </w:rPr>
              <w:t xml:space="preserve"> sponsorships are prohibited. Always consult your affiliate procedures before providing a sponsorship.</w:t>
            </w:r>
          </w:p>
        </w:tc>
        <w:tc>
          <w:tcPr>
            <w:tcW w:w="6000" w:type="dxa"/>
          </w:tcPr>
          <w:p w14:paraId="26015687" w14:textId="0EF2F9F7" w:rsidR="00BD044A"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在任何情况下均不得为答谢某人此前曾使用我们产品或设备，或者为诱导其日后更多使用我们的产品</w:t>
            </w:r>
            <w:ins w:id="198" w:author="Gu, Skylla" w:date="2026-01-08T16:11:00Z" w16du:dateUtc="2026-01-08T08:11:00Z">
              <w:r w:rsidR="002C1CAC">
                <w:rPr>
                  <w:rFonts w:ascii="Calibri" w:eastAsia="FZHei-B01S" w:hAnsi="Calibri" w:cs="Calibri" w:hint="eastAsia"/>
                  <w:lang w:eastAsia="zh-CN"/>
                </w:rPr>
                <w:t>或设备</w:t>
              </w:r>
            </w:ins>
            <w:r w:rsidRPr="00617EF5">
              <w:rPr>
                <w:rFonts w:ascii="Calibri" w:eastAsia="FZHei-B01S" w:hAnsi="Calibri" w:cs="Calibri"/>
                <w:lang w:eastAsia="zh-CN"/>
              </w:rPr>
              <w:t>而为其提供赞助。请记住，</w:t>
            </w:r>
            <w:ins w:id="199" w:author="Gu, Skylla" w:date="2026-01-08T16:13:00Z" w16du:dateUtc="2026-01-08T08:13:00Z">
              <w:r w:rsidR="000949C2">
                <w:rPr>
                  <w:rFonts w:ascii="Calibri" w:eastAsia="FZHei-B01S" w:hAnsi="Calibri" w:cs="Calibri" w:hint="eastAsia"/>
                  <w:lang w:eastAsia="zh-CN"/>
                </w:rPr>
                <w:t>在</w:t>
              </w:r>
            </w:ins>
            <w:r w:rsidRPr="00617EF5">
              <w:rPr>
                <w:rFonts w:ascii="Calibri" w:eastAsia="FZHei-B01S" w:hAnsi="Calibri" w:cs="Calibri"/>
                <w:lang w:eastAsia="zh-CN"/>
              </w:rPr>
              <w:t>许多司法管辖区禁止赞助。在提供赞助之前，要始终参阅当地</w:t>
            </w:r>
            <w:del w:id="200" w:author="Gu, Skylla" w:date="2026-01-08T16:13:00Z" w16du:dateUtc="2026-01-08T08:13:00Z">
              <w:r w:rsidRPr="00617EF5" w:rsidDel="007B38EE">
                <w:rPr>
                  <w:rFonts w:ascii="Calibri" w:eastAsia="FZHei-B01S" w:hAnsi="Calibri" w:cs="Calibri"/>
                  <w:lang w:eastAsia="zh-CN"/>
                </w:rPr>
                <w:delText>的附属公司</w:delText>
              </w:r>
            </w:del>
            <w:ins w:id="201" w:author="Gu, Skylla" w:date="2026-01-08T16:13:00Z" w16du:dateUtc="2026-01-08T08:13:00Z">
              <w:r w:rsidR="007B38EE">
                <w:rPr>
                  <w:rFonts w:ascii="Calibri" w:eastAsia="FZHei-B01S" w:hAnsi="Calibri" w:cs="Calibri"/>
                  <w:lang w:eastAsia="zh-CN"/>
                </w:rPr>
                <w:t>分支机构</w:t>
              </w:r>
            </w:ins>
            <w:r w:rsidRPr="00617EF5">
              <w:rPr>
                <w:rFonts w:ascii="Calibri" w:eastAsia="FZHei-B01S" w:hAnsi="Calibri" w:cs="Calibri"/>
                <w:lang w:eastAsia="zh-CN"/>
              </w:rPr>
              <w:t>的</w:t>
            </w:r>
            <w:ins w:id="202" w:author="Gu, Skylla" w:date="2026-01-08T16:13:00Z" w16du:dateUtc="2026-01-08T08:13:00Z">
              <w:r w:rsidR="000949C2">
                <w:rPr>
                  <w:rFonts w:ascii="Calibri" w:eastAsia="FZHei-B01S" w:hAnsi="Calibri" w:cs="Calibri" w:hint="eastAsia"/>
                  <w:lang w:eastAsia="zh-CN"/>
                </w:rPr>
                <w:t>流程</w:t>
              </w:r>
            </w:ins>
            <w:ins w:id="203" w:author="Gu, Skylla" w:date="2026-01-08T16:14:00Z" w16du:dateUtc="2026-01-08T08:14:00Z">
              <w:r w:rsidR="003530CC">
                <w:rPr>
                  <w:rFonts w:ascii="Calibri" w:eastAsia="FZHei-B01S" w:hAnsi="Calibri" w:cs="Calibri" w:hint="eastAsia"/>
                  <w:lang w:eastAsia="zh-CN"/>
                </w:rPr>
                <w:t>程序</w:t>
              </w:r>
            </w:ins>
            <w:del w:id="204" w:author="Gu, Skylla" w:date="2026-01-08T16:13:00Z" w16du:dateUtc="2026-01-08T08:13:00Z">
              <w:r w:rsidRPr="00617EF5" w:rsidDel="007B38EE">
                <w:rPr>
                  <w:rFonts w:ascii="Calibri" w:eastAsia="FZHei-B01S" w:hAnsi="Calibri" w:cs="Calibri"/>
                  <w:lang w:eastAsia="zh-CN"/>
                </w:rPr>
                <w:delText>程序</w:delText>
              </w:r>
            </w:del>
            <w:r w:rsidRPr="00617EF5">
              <w:rPr>
                <w:rFonts w:ascii="Calibri" w:eastAsia="FZHei-B01S" w:hAnsi="Calibri" w:cs="Calibri"/>
                <w:lang w:eastAsia="zh-CN"/>
              </w:rPr>
              <w:t>。</w:t>
            </w:r>
          </w:p>
        </w:tc>
      </w:tr>
      <w:tr w:rsidR="004270EA" w:rsidRPr="008B3F0C" w14:paraId="6EED0D7A" w14:textId="77777777" w:rsidTr="00617EF5">
        <w:tc>
          <w:tcPr>
            <w:tcW w:w="1353" w:type="dxa"/>
            <w:shd w:val="clear" w:color="auto" w:fill="C1E4F5"/>
            <w:tcMar>
              <w:top w:w="120" w:type="dxa"/>
              <w:left w:w="180" w:type="dxa"/>
              <w:bottom w:w="120" w:type="dxa"/>
              <w:right w:w="180" w:type="dxa"/>
            </w:tcMar>
            <w:hideMark/>
          </w:tcPr>
          <w:p w14:paraId="5A963237" w14:textId="77777777" w:rsidR="00BD044A" w:rsidRPr="008B3F0C" w:rsidRDefault="000D50BD" w:rsidP="00BD044A">
            <w:pPr>
              <w:spacing w:before="30" w:after="30"/>
              <w:ind w:left="30" w:right="30"/>
              <w:rPr>
                <w:rFonts w:ascii="Calibri" w:eastAsia="Times New Roman" w:hAnsi="Calibri" w:cs="Calibri"/>
                <w:sz w:val="16"/>
              </w:rPr>
            </w:pPr>
            <w:hyperlink r:id="rId159"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4F114CFC" w14:textId="77777777" w:rsidR="00BD044A" w:rsidRPr="008B3F0C" w:rsidRDefault="000D50BD" w:rsidP="00BD044A">
            <w:pPr>
              <w:ind w:left="30" w:right="30"/>
              <w:rPr>
                <w:rFonts w:ascii="Calibri" w:eastAsia="Times New Roman" w:hAnsi="Calibri" w:cs="Calibri"/>
                <w:sz w:val="16"/>
              </w:rPr>
            </w:pPr>
            <w:hyperlink r:id="rId160" w:tgtFrame="_blank" w:history="1">
              <w:r w:rsidRPr="008B3F0C">
                <w:rPr>
                  <w:rFonts w:ascii="Calibri" w:eastAsia="Times New Roman" w:hAnsi="Calibri" w:cs="Calibri"/>
                  <w:color w:val="0000FF"/>
                  <w:sz w:val="16"/>
                  <w:u w:val="single"/>
                </w:rPr>
                <w:t>82_C_16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C333B0" w14:textId="77777777" w:rsidR="00BD044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0CA2E678" w14:textId="77777777" w:rsidR="00BD044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What is the appropriate action?</w:t>
            </w:r>
          </w:p>
        </w:tc>
        <w:tc>
          <w:tcPr>
            <w:tcW w:w="6000" w:type="dxa"/>
          </w:tcPr>
          <w:p w14:paraId="607042EA" w14:textId="33A1B40C" w:rsidR="00BD044A"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[8] </w:t>
            </w:r>
            <w:r w:rsidRPr="00617EF5">
              <w:rPr>
                <w:rFonts w:ascii="Calibri" w:eastAsia="FZHei-B01S" w:hAnsi="Calibri" w:cs="Calibri"/>
                <w:lang w:eastAsia="zh-CN"/>
              </w:rPr>
              <w:t>雅培销售代表向一位</w:t>
            </w:r>
            <w:del w:id="205" w:author="Gu, Skylla" w:date="2026-01-06T14:44:00Z" w16du:dateUtc="2026-01-06T06:44:00Z">
              <w:r w:rsidRPr="00617EF5" w:rsidDel="006510C9">
                <w:rPr>
                  <w:rFonts w:ascii="Calibri" w:eastAsia="FZHei-B01S" w:hAnsi="Calibri" w:cs="Calibri"/>
                  <w:lang w:eastAsia="zh-CN"/>
                </w:rPr>
                <w:delText>医疗保健专业人员</w:delText>
              </w:r>
            </w:del>
            <w:ins w:id="206"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 xml:space="preserve"> (HCP) </w:t>
            </w:r>
            <w:r w:rsidRPr="00617EF5">
              <w:rPr>
                <w:rFonts w:ascii="Calibri" w:eastAsia="FZHei-B01S" w:hAnsi="Calibri" w:cs="Calibri"/>
                <w:lang w:eastAsia="zh-CN"/>
              </w:rPr>
              <w:t>讲授关于某款产品的知识。在讨论结束后，这位</w:t>
            </w:r>
            <w:del w:id="207" w:author="Gu, Skylla" w:date="2026-01-06T14:44:00Z" w16du:dateUtc="2026-01-06T06:44:00Z">
              <w:r w:rsidRPr="00617EF5" w:rsidDel="006510C9">
                <w:rPr>
                  <w:rFonts w:ascii="Calibri" w:eastAsia="FZHei-B01S" w:hAnsi="Calibri" w:cs="Calibri"/>
                  <w:lang w:eastAsia="zh-CN"/>
                </w:rPr>
                <w:delText>医疗保健专业人员</w:delText>
              </w:r>
            </w:del>
            <w:ins w:id="208"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透露说，有雅培的竞争对手提出，只要能够帮助提升他们的销量，他们就会赠送一台新</w:t>
            </w:r>
            <w:r w:rsidRPr="00617EF5">
              <w:rPr>
                <w:rFonts w:ascii="Calibri" w:eastAsia="FZHei-B01S" w:hAnsi="Calibri" w:cs="Calibri"/>
                <w:lang w:eastAsia="zh-CN"/>
              </w:rPr>
              <w:t xml:space="preserve"> iPad </w:t>
            </w:r>
            <w:r w:rsidRPr="00617EF5">
              <w:rPr>
                <w:rFonts w:ascii="Calibri" w:eastAsia="FZHei-B01S" w:hAnsi="Calibri" w:cs="Calibri"/>
                <w:lang w:eastAsia="zh-CN"/>
              </w:rPr>
              <w:t>作为回报。</w:t>
            </w:r>
          </w:p>
          <w:p w14:paraId="4DC3E31F" w14:textId="77777777" w:rsidR="00BD044A"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对此，正确的做法是什么？</w:t>
            </w:r>
          </w:p>
        </w:tc>
      </w:tr>
      <w:tr w:rsidR="004270EA" w:rsidRPr="008B3F0C" w14:paraId="365D0E4A" w14:textId="77777777" w:rsidTr="00617EF5">
        <w:tc>
          <w:tcPr>
            <w:tcW w:w="1353" w:type="dxa"/>
            <w:shd w:val="clear" w:color="auto" w:fill="C1E4F5"/>
            <w:tcMar>
              <w:top w:w="120" w:type="dxa"/>
              <w:left w:w="180" w:type="dxa"/>
              <w:bottom w:w="120" w:type="dxa"/>
              <w:right w:w="180" w:type="dxa"/>
            </w:tcMar>
            <w:hideMark/>
          </w:tcPr>
          <w:p w14:paraId="172AECC5" w14:textId="77777777" w:rsidR="00BD044A" w:rsidRPr="008B3F0C" w:rsidRDefault="000D50BD" w:rsidP="00BD044A">
            <w:pPr>
              <w:spacing w:before="30" w:after="30"/>
              <w:ind w:left="30" w:right="30"/>
              <w:rPr>
                <w:rFonts w:ascii="Calibri" w:eastAsia="Times New Roman" w:hAnsi="Calibri" w:cs="Calibri"/>
                <w:sz w:val="16"/>
              </w:rPr>
            </w:pPr>
            <w:hyperlink r:id="rId161"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64CA0753" w14:textId="77777777" w:rsidR="00BD044A" w:rsidRPr="008B3F0C" w:rsidRDefault="000D50BD" w:rsidP="00BD044A">
            <w:pPr>
              <w:ind w:left="30" w:right="30"/>
              <w:rPr>
                <w:rFonts w:ascii="Calibri" w:eastAsia="Times New Roman" w:hAnsi="Calibri" w:cs="Calibri"/>
                <w:sz w:val="16"/>
              </w:rPr>
            </w:pPr>
            <w:hyperlink r:id="rId162" w:tgtFrame="_blank" w:history="1">
              <w:r w:rsidRPr="008B3F0C">
                <w:rPr>
                  <w:rFonts w:ascii="Calibri" w:eastAsia="Times New Roman" w:hAnsi="Calibri" w:cs="Calibri"/>
                  <w:color w:val="0000FF"/>
                  <w:sz w:val="16"/>
                  <w:u w:val="single"/>
                </w:rPr>
                <w:t>83_C_16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587D91D" w14:textId="77777777" w:rsidR="00BD044A" w:rsidRPr="008B3F0C" w:rsidRDefault="000D50BD" w:rsidP="00BD044A">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Offer the same incentive to remain competitive.</w:t>
            </w:r>
          </w:p>
        </w:tc>
        <w:tc>
          <w:tcPr>
            <w:tcW w:w="6000" w:type="dxa"/>
            <w:vAlign w:val="center"/>
          </w:tcPr>
          <w:p w14:paraId="37A0FED5" w14:textId="77777777" w:rsidR="00BD044A"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[1] </w:t>
            </w:r>
            <w:r w:rsidRPr="00617EF5">
              <w:rPr>
                <w:rFonts w:ascii="Calibri" w:eastAsia="FZHei-B01S" w:hAnsi="Calibri" w:cs="Calibri"/>
                <w:lang w:eastAsia="zh-CN"/>
              </w:rPr>
              <w:t>提供同样的激励措施，以保持竞争优势。</w:t>
            </w:r>
          </w:p>
        </w:tc>
      </w:tr>
      <w:tr w:rsidR="004270EA" w:rsidRPr="008B3F0C" w14:paraId="762D2F02" w14:textId="77777777" w:rsidTr="00617EF5">
        <w:tc>
          <w:tcPr>
            <w:tcW w:w="1353" w:type="dxa"/>
            <w:shd w:val="clear" w:color="auto" w:fill="C1E4F5"/>
            <w:tcMar>
              <w:top w:w="120" w:type="dxa"/>
              <w:left w:w="180" w:type="dxa"/>
              <w:bottom w:w="120" w:type="dxa"/>
              <w:right w:w="180" w:type="dxa"/>
            </w:tcMar>
            <w:hideMark/>
          </w:tcPr>
          <w:p w14:paraId="2AFA0FB7" w14:textId="77777777" w:rsidR="00BD044A" w:rsidRPr="008B3F0C" w:rsidRDefault="000D50BD" w:rsidP="00BD044A">
            <w:pPr>
              <w:spacing w:before="30" w:after="30"/>
              <w:ind w:left="30" w:right="30"/>
              <w:rPr>
                <w:rFonts w:ascii="Calibri" w:eastAsia="Times New Roman" w:hAnsi="Calibri" w:cs="Calibri"/>
                <w:sz w:val="16"/>
              </w:rPr>
            </w:pPr>
            <w:hyperlink r:id="rId163"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5639A95C" w14:textId="77777777" w:rsidR="00BD044A" w:rsidRPr="008B3F0C" w:rsidRDefault="000D50BD" w:rsidP="00BD044A">
            <w:pPr>
              <w:ind w:left="30" w:right="30"/>
              <w:rPr>
                <w:rFonts w:ascii="Calibri" w:eastAsia="Times New Roman" w:hAnsi="Calibri" w:cs="Calibri"/>
                <w:sz w:val="16"/>
              </w:rPr>
            </w:pPr>
            <w:hyperlink r:id="rId164" w:tgtFrame="_blank" w:history="1">
              <w:r w:rsidRPr="008B3F0C">
                <w:rPr>
                  <w:rFonts w:ascii="Calibri" w:eastAsia="Times New Roman" w:hAnsi="Calibri" w:cs="Calibri"/>
                  <w:color w:val="0000FF"/>
                  <w:sz w:val="16"/>
                  <w:u w:val="single"/>
                </w:rPr>
                <w:t>84_C_16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D230C01" w14:textId="77777777" w:rsidR="00BD044A" w:rsidRPr="008B3F0C" w:rsidRDefault="000D50BD" w:rsidP="00BD044A">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[2] Decline the iPad offer but suggest an expensive dinner to continue the conversation.</w:t>
            </w:r>
          </w:p>
        </w:tc>
        <w:tc>
          <w:tcPr>
            <w:tcW w:w="6000" w:type="dxa"/>
            <w:vAlign w:val="center"/>
          </w:tcPr>
          <w:p w14:paraId="44907D8C" w14:textId="77777777" w:rsidR="00BD044A"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[2] </w:t>
            </w:r>
            <w:r w:rsidRPr="00617EF5">
              <w:rPr>
                <w:rFonts w:ascii="Calibri" w:eastAsia="FZHei-B01S" w:hAnsi="Calibri" w:cs="Calibri"/>
                <w:lang w:eastAsia="zh-CN"/>
              </w:rPr>
              <w:t>拒绝提供</w:t>
            </w:r>
            <w:r w:rsidRPr="00617EF5">
              <w:rPr>
                <w:rFonts w:ascii="Calibri" w:eastAsia="FZHei-B01S" w:hAnsi="Calibri" w:cs="Calibri"/>
                <w:lang w:eastAsia="zh-CN"/>
              </w:rPr>
              <w:t xml:space="preserve"> iPad</w:t>
            </w:r>
            <w:r w:rsidRPr="00617EF5">
              <w:rPr>
                <w:rFonts w:ascii="Calibri" w:eastAsia="FZHei-B01S" w:hAnsi="Calibri" w:cs="Calibri"/>
                <w:lang w:eastAsia="zh-CN"/>
              </w:rPr>
              <w:t>，但建议一起去吃顿豪华大餐以继续再谈此事。</w:t>
            </w:r>
          </w:p>
        </w:tc>
      </w:tr>
      <w:tr w:rsidR="004270EA" w:rsidRPr="008B3F0C" w14:paraId="7984EE76" w14:textId="77777777" w:rsidTr="00617EF5">
        <w:tc>
          <w:tcPr>
            <w:tcW w:w="1353" w:type="dxa"/>
            <w:shd w:val="clear" w:color="auto" w:fill="C1E4F5"/>
            <w:tcMar>
              <w:top w:w="120" w:type="dxa"/>
              <w:left w:w="180" w:type="dxa"/>
              <w:bottom w:w="120" w:type="dxa"/>
              <w:right w:w="180" w:type="dxa"/>
            </w:tcMar>
            <w:hideMark/>
          </w:tcPr>
          <w:p w14:paraId="3E71670C" w14:textId="77777777" w:rsidR="00BD044A" w:rsidRPr="008B3F0C" w:rsidRDefault="000D50BD" w:rsidP="00BD044A">
            <w:pPr>
              <w:spacing w:before="30" w:after="30"/>
              <w:ind w:left="30" w:right="30"/>
              <w:rPr>
                <w:rFonts w:ascii="Calibri" w:eastAsia="Times New Roman" w:hAnsi="Calibri" w:cs="Calibri"/>
                <w:sz w:val="16"/>
              </w:rPr>
            </w:pPr>
            <w:hyperlink r:id="rId165"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1F8B1300" w14:textId="77777777" w:rsidR="00BD044A" w:rsidRPr="008B3F0C" w:rsidRDefault="000D50BD" w:rsidP="00BD044A">
            <w:pPr>
              <w:ind w:left="30" w:right="30"/>
              <w:rPr>
                <w:rFonts w:ascii="Calibri" w:eastAsia="Times New Roman" w:hAnsi="Calibri" w:cs="Calibri"/>
                <w:sz w:val="16"/>
              </w:rPr>
            </w:pPr>
            <w:hyperlink r:id="rId166" w:tgtFrame="_blank" w:history="1">
              <w:r w:rsidRPr="008B3F0C">
                <w:rPr>
                  <w:rFonts w:ascii="Calibri" w:eastAsia="Times New Roman" w:hAnsi="Calibri" w:cs="Calibri"/>
                  <w:color w:val="0000FF"/>
                  <w:sz w:val="16"/>
                  <w:u w:val="single"/>
                </w:rPr>
                <w:t>85_C_16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64A019" w14:textId="77777777" w:rsidR="00BD044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705EA24A" w14:textId="61ECA0E1" w:rsidR="00BD044A"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[3] </w:t>
            </w:r>
            <w:r w:rsidRPr="00617EF5">
              <w:rPr>
                <w:rFonts w:ascii="Calibri" w:eastAsia="FZHei-B01S" w:hAnsi="Calibri" w:cs="Calibri"/>
                <w:lang w:eastAsia="zh-CN"/>
              </w:rPr>
              <w:t>向对方解释，雅培以正确的方式开展业务，不允许提供任何可能会不当地影响决策的有价物。然后，立即将此情况报告给</w:t>
            </w:r>
            <w:del w:id="209" w:author="Gu, Skylla" w:date="2026-01-06T17:02:00Z" w16du:dateUtc="2026-01-06T09:02:00Z">
              <w:r w:rsidRPr="00617EF5" w:rsidDel="004042D9">
                <w:rPr>
                  <w:rFonts w:ascii="Calibri" w:eastAsia="FZHei-B01S" w:hAnsi="Calibri" w:cs="Calibri"/>
                  <w:lang w:eastAsia="zh-CN"/>
                </w:rPr>
                <w:delText>商业道德合规部</w:delText>
              </w:r>
            </w:del>
            <w:ins w:id="210"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w:t>
            </w:r>
          </w:p>
        </w:tc>
      </w:tr>
      <w:tr w:rsidR="004270EA" w:rsidRPr="008B3F0C" w14:paraId="7520342D" w14:textId="77777777" w:rsidTr="00617EF5">
        <w:tc>
          <w:tcPr>
            <w:tcW w:w="1353" w:type="dxa"/>
            <w:shd w:val="clear" w:color="auto" w:fill="C1E4F5"/>
            <w:tcMar>
              <w:top w:w="120" w:type="dxa"/>
              <w:left w:w="180" w:type="dxa"/>
              <w:bottom w:w="120" w:type="dxa"/>
              <w:right w:w="180" w:type="dxa"/>
            </w:tcMar>
            <w:hideMark/>
          </w:tcPr>
          <w:p w14:paraId="7BBD0F30" w14:textId="77777777" w:rsidR="00BD044A" w:rsidRPr="008B3F0C" w:rsidRDefault="000D50BD" w:rsidP="00BD044A">
            <w:pPr>
              <w:spacing w:before="30" w:after="30"/>
              <w:ind w:left="30" w:right="30"/>
              <w:rPr>
                <w:rFonts w:ascii="Calibri" w:eastAsia="Times New Roman" w:hAnsi="Calibri" w:cs="Calibri"/>
                <w:sz w:val="16"/>
              </w:rPr>
            </w:pPr>
            <w:hyperlink r:id="rId167"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1EFC9B0D" w14:textId="77777777" w:rsidR="00BD044A" w:rsidRPr="008B3F0C" w:rsidRDefault="000D50BD" w:rsidP="00BD044A">
            <w:pPr>
              <w:ind w:left="30" w:right="30"/>
              <w:rPr>
                <w:rFonts w:ascii="Calibri" w:eastAsia="Times New Roman" w:hAnsi="Calibri" w:cs="Calibri"/>
                <w:sz w:val="16"/>
              </w:rPr>
            </w:pPr>
            <w:hyperlink r:id="rId168" w:tgtFrame="_blank" w:history="1">
              <w:r w:rsidRPr="008B3F0C">
                <w:rPr>
                  <w:rFonts w:ascii="Calibri" w:eastAsia="Times New Roman" w:hAnsi="Calibri" w:cs="Calibri"/>
                  <w:color w:val="0000FF"/>
                  <w:sz w:val="16"/>
                  <w:u w:val="single"/>
                </w:rPr>
                <w:t>86_C_16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D509E1" w14:textId="77777777" w:rsidR="00BD044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[4] Thank the HCP for the information and promise you will think about it.</w:t>
            </w:r>
          </w:p>
          <w:p w14:paraId="16E8D382" w14:textId="77777777" w:rsidR="00BD044A"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Next</w:t>
            </w:r>
          </w:p>
        </w:tc>
        <w:tc>
          <w:tcPr>
            <w:tcW w:w="6000" w:type="dxa"/>
          </w:tcPr>
          <w:p w14:paraId="7D06E2BD" w14:textId="77777777" w:rsidR="00BD044A"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[4] </w:t>
            </w:r>
            <w:r w:rsidRPr="00617EF5">
              <w:rPr>
                <w:rFonts w:ascii="Calibri" w:eastAsia="FZHei-B01S" w:hAnsi="Calibri" w:cs="Calibri"/>
                <w:lang w:eastAsia="zh-CN"/>
              </w:rPr>
              <w:t>感谢对方提供信息，并承诺你会就此进行考虑。</w:t>
            </w:r>
          </w:p>
          <w:p w14:paraId="0C355590" w14:textId="77777777" w:rsidR="00BD044A"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下一页</w:t>
            </w:r>
          </w:p>
        </w:tc>
      </w:tr>
      <w:tr w:rsidR="004270EA" w:rsidRPr="008B3F0C" w14:paraId="0AED3A65" w14:textId="77777777" w:rsidTr="00617EF5">
        <w:tc>
          <w:tcPr>
            <w:tcW w:w="1353" w:type="dxa"/>
            <w:shd w:val="clear" w:color="auto" w:fill="C1E4F5"/>
            <w:tcMar>
              <w:top w:w="120" w:type="dxa"/>
              <w:left w:w="180" w:type="dxa"/>
              <w:bottom w:w="120" w:type="dxa"/>
              <w:right w:w="180" w:type="dxa"/>
            </w:tcMar>
            <w:hideMark/>
          </w:tcPr>
          <w:p w14:paraId="6F7E8B65" w14:textId="77777777" w:rsidR="00E5633E" w:rsidRPr="008B3F0C" w:rsidRDefault="000D50BD" w:rsidP="00E5633E">
            <w:pPr>
              <w:spacing w:before="30" w:after="30"/>
              <w:ind w:left="30" w:right="30"/>
              <w:rPr>
                <w:rFonts w:ascii="Calibri" w:eastAsia="Times New Roman" w:hAnsi="Calibri" w:cs="Calibri"/>
                <w:sz w:val="16"/>
              </w:rPr>
            </w:pPr>
            <w:r w:rsidRPr="008B3F0C">
              <w:rPr>
                <w:rFonts w:ascii="Calibri" w:eastAsia="Times New Roman" w:hAnsi="Calibri" w:cs="Calibri"/>
                <w:sz w:val="16"/>
              </w:rPr>
              <w:t>Screen 15</w:t>
            </w:r>
          </w:p>
          <w:p w14:paraId="64B69501" w14:textId="77777777" w:rsidR="00E5633E" w:rsidRPr="008B3F0C" w:rsidRDefault="000D50BD" w:rsidP="00E5633E">
            <w:pPr>
              <w:spacing w:before="100" w:beforeAutospacing="1" w:after="100" w:afterAutospacing="1"/>
              <w:ind w:left="30" w:right="30"/>
              <w:rPr>
                <w:rFonts w:ascii="Calibri" w:eastAsia="Times New Roman" w:hAnsi="Calibri" w:cs="Calibri"/>
                <w:sz w:val="16"/>
              </w:rPr>
            </w:pPr>
            <w:r w:rsidRPr="008B3F0C">
              <w:rPr>
                <w:rFonts w:ascii="Calibri" w:eastAsia="Times New Roman" w:hAnsi="Calibri" w:cs="Calibri"/>
                <w:sz w:val="16"/>
              </w:rPr>
              <w:t>Question 8: Feedback</w:t>
            </w:r>
          </w:p>
          <w:p w14:paraId="4B7F362F" w14:textId="77777777" w:rsidR="00E5633E" w:rsidRPr="008B3F0C" w:rsidRDefault="000D50BD" w:rsidP="00E5633E">
            <w:pPr>
              <w:ind w:left="30" w:right="30"/>
              <w:rPr>
                <w:rFonts w:ascii="Calibri" w:eastAsia="Times New Roman" w:hAnsi="Calibri" w:cs="Calibri"/>
                <w:sz w:val="16"/>
              </w:rPr>
            </w:pPr>
            <w:r w:rsidRPr="008B3F0C">
              <w:rPr>
                <w:rFonts w:ascii="Calibri" w:eastAsia="Times New Roman" w:hAnsi="Calibri" w:cs="Calibri"/>
                <w:sz w:val="16"/>
              </w:rPr>
              <w:t>87_C_16</w:t>
            </w:r>
          </w:p>
        </w:tc>
        <w:tc>
          <w:tcPr>
            <w:tcW w:w="6000" w:type="dxa"/>
            <w:tcMar>
              <w:top w:w="120" w:type="dxa"/>
              <w:left w:w="180" w:type="dxa"/>
              <w:bottom w:w="120" w:type="dxa"/>
              <w:right w:w="180" w:type="dxa"/>
            </w:tcMar>
            <w:hideMark/>
          </w:tcPr>
          <w:p w14:paraId="6A4E7559" w14:textId="77777777" w:rsidR="00E5633E"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You should never offer, promise, give, or receive anything of value </w:t>
            </w:r>
            <w:proofErr w:type="gramStart"/>
            <w:r w:rsidRPr="008B3F0C">
              <w:rPr>
                <w:rFonts w:ascii="Calibri" w:eastAsia="Times New Roman" w:hAnsi="Calibri" w:cs="Calibri"/>
              </w:rPr>
              <w:t>in order to</w:t>
            </w:r>
            <w:proofErr w:type="gramEnd"/>
            <w:r w:rsidRPr="008B3F0C">
              <w:rPr>
                <w:rFonts w:ascii="Calibri" w:eastAsia="Times New Roman" w:hAnsi="Calibri" w:cs="Calibri"/>
              </w:rPr>
              <w:t xml:space="preserve">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5EF8D416" w14:textId="191155E7" w:rsidR="00E5633E"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你不应该为了获得不当商业利益或者获得或保留业务而提议、承诺、给予或接受任何有价物。无论竞争对手做什么，你必须遵守适用的法律和雅培政策，包括雅培全球反腐败政策</w:t>
            </w:r>
            <w:r w:rsidRPr="00617EF5">
              <w:rPr>
                <w:rFonts w:ascii="Calibri" w:eastAsia="FZHei-B01S" w:hAnsi="Calibri" w:cs="Calibri"/>
                <w:lang w:eastAsia="zh-CN"/>
              </w:rPr>
              <w:t xml:space="preserve"> (GLB-ANTI-CORRUPTION) </w:t>
            </w:r>
            <w:r w:rsidRPr="00617EF5">
              <w:rPr>
                <w:rFonts w:ascii="Calibri" w:eastAsia="FZHei-B01S" w:hAnsi="Calibri" w:cs="Calibri"/>
                <w:lang w:eastAsia="zh-CN"/>
              </w:rPr>
              <w:t>的要求。如有疑问，应咨询</w:t>
            </w:r>
            <w:del w:id="211" w:author="Gu, Skylla" w:date="2026-01-07T16:11:00Z" w16du:dateUtc="2026-01-07T08:11:00Z">
              <w:r w:rsidRPr="00617EF5" w:rsidDel="00EA295D">
                <w:rPr>
                  <w:rFonts w:ascii="Calibri" w:eastAsia="FZHei-B01S" w:hAnsi="Calibri" w:cs="Calibri"/>
                  <w:lang w:eastAsia="zh-CN"/>
                </w:rPr>
                <w:delText>法务部</w:delText>
              </w:r>
            </w:del>
            <w:ins w:id="212" w:author="Gu, Skylla" w:date="2026-01-07T16:11:00Z" w16du:dateUtc="2026-01-07T08:11:00Z">
              <w:r w:rsidR="00EA295D">
                <w:rPr>
                  <w:rFonts w:ascii="Calibri" w:eastAsia="FZHei-B01S" w:hAnsi="Calibri" w:cs="Calibri"/>
                  <w:lang w:eastAsia="zh-CN"/>
                </w:rPr>
                <w:t>法律部</w:t>
              </w:r>
            </w:ins>
            <w:r w:rsidRPr="00617EF5">
              <w:rPr>
                <w:rFonts w:ascii="Calibri" w:eastAsia="FZHei-B01S" w:hAnsi="Calibri" w:cs="Calibri"/>
                <w:lang w:eastAsia="zh-CN"/>
              </w:rPr>
              <w:t>或</w:t>
            </w:r>
            <w:del w:id="213" w:author="Gu, Skylla" w:date="2026-01-06T17:02:00Z" w16du:dateUtc="2026-01-06T09:02:00Z">
              <w:r w:rsidRPr="00617EF5" w:rsidDel="004042D9">
                <w:rPr>
                  <w:rFonts w:ascii="Calibri" w:eastAsia="FZHei-B01S" w:hAnsi="Calibri" w:cs="Calibri"/>
                  <w:lang w:eastAsia="zh-CN"/>
                </w:rPr>
                <w:delText>商业道德合规部</w:delText>
              </w:r>
            </w:del>
            <w:ins w:id="214"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w:t>
            </w:r>
          </w:p>
        </w:tc>
      </w:tr>
      <w:tr w:rsidR="004270EA" w:rsidRPr="008B3F0C" w14:paraId="29B1DD85" w14:textId="77777777" w:rsidTr="00617EF5">
        <w:tc>
          <w:tcPr>
            <w:tcW w:w="1353" w:type="dxa"/>
            <w:shd w:val="clear" w:color="auto" w:fill="C1E4F5"/>
            <w:tcMar>
              <w:top w:w="120" w:type="dxa"/>
              <w:left w:w="180" w:type="dxa"/>
              <w:bottom w:w="120" w:type="dxa"/>
              <w:right w:w="180" w:type="dxa"/>
            </w:tcMar>
            <w:hideMark/>
          </w:tcPr>
          <w:p w14:paraId="49E5E578" w14:textId="77777777" w:rsidR="00E5633E" w:rsidRPr="008B3F0C" w:rsidRDefault="000D50BD" w:rsidP="00E5633E">
            <w:pPr>
              <w:spacing w:before="30" w:after="30"/>
              <w:ind w:left="30" w:right="30"/>
              <w:rPr>
                <w:rFonts w:ascii="Calibri" w:eastAsia="Times New Roman" w:hAnsi="Calibri" w:cs="Calibri"/>
                <w:sz w:val="16"/>
              </w:rPr>
            </w:pPr>
            <w:hyperlink r:id="rId169"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13A10FF4" w14:textId="77777777" w:rsidR="00E5633E" w:rsidRPr="008B3F0C" w:rsidRDefault="000D50BD" w:rsidP="00E5633E">
            <w:pPr>
              <w:ind w:left="30" w:right="30"/>
              <w:rPr>
                <w:rFonts w:ascii="Calibri" w:eastAsia="Times New Roman" w:hAnsi="Calibri" w:cs="Calibri"/>
                <w:sz w:val="16"/>
              </w:rPr>
            </w:pPr>
            <w:hyperlink r:id="rId170" w:tgtFrame="_blank" w:history="1">
              <w:r w:rsidRPr="008B3F0C">
                <w:rPr>
                  <w:rFonts w:ascii="Calibri" w:eastAsia="Times New Roman" w:hAnsi="Calibri" w:cs="Calibri"/>
                  <w:color w:val="0000FF"/>
                  <w:sz w:val="16"/>
                  <w:u w:val="single"/>
                </w:rPr>
                <w:t>88_C_16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EDB193" w14:textId="77777777" w:rsidR="00E5633E"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[9] Which of the following are examples of items of value that must not be given to win business?</w:t>
            </w:r>
          </w:p>
        </w:tc>
        <w:tc>
          <w:tcPr>
            <w:tcW w:w="6000" w:type="dxa"/>
          </w:tcPr>
          <w:p w14:paraId="4DC21524" w14:textId="77777777" w:rsidR="00E5633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[9] </w:t>
            </w:r>
            <w:r w:rsidRPr="00617EF5">
              <w:rPr>
                <w:rFonts w:ascii="Calibri" w:eastAsia="FZHei-B01S" w:hAnsi="Calibri" w:cs="Calibri"/>
                <w:lang w:eastAsia="zh-CN"/>
              </w:rPr>
              <w:t>以下哪些有价物的示例是不得出于赢得业务而赠与的？</w:t>
            </w:r>
          </w:p>
        </w:tc>
      </w:tr>
      <w:tr w:rsidR="004270EA" w:rsidRPr="008B3F0C" w14:paraId="676A788E" w14:textId="77777777" w:rsidTr="00617EF5">
        <w:tc>
          <w:tcPr>
            <w:tcW w:w="1353" w:type="dxa"/>
            <w:shd w:val="clear" w:color="auto" w:fill="C1E4F5"/>
            <w:tcMar>
              <w:top w:w="120" w:type="dxa"/>
              <w:left w:w="180" w:type="dxa"/>
              <w:bottom w:w="120" w:type="dxa"/>
              <w:right w:w="180" w:type="dxa"/>
            </w:tcMar>
            <w:hideMark/>
          </w:tcPr>
          <w:p w14:paraId="278C102F" w14:textId="77777777" w:rsidR="00E5633E" w:rsidRPr="008B3F0C" w:rsidRDefault="000D50BD" w:rsidP="00E5633E">
            <w:pPr>
              <w:spacing w:before="30" w:after="30"/>
              <w:ind w:left="30" w:right="30"/>
              <w:rPr>
                <w:rFonts w:ascii="Calibri" w:eastAsia="Times New Roman" w:hAnsi="Calibri" w:cs="Calibri"/>
                <w:sz w:val="16"/>
              </w:rPr>
            </w:pPr>
            <w:hyperlink r:id="rId171"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43559EE2" w14:textId="77777777" w:rsidR="00E5633E" w:rsidRPr="008B3F0C" w:rsidRDefault="000D50BD" w:rsidP="00E5633E">
            <w:pPr>
              <w:ind w:left="30" w:right="30"/>
              <w:rPr>
                <w:rFonts w:ascii="Calibri" w:eastAsia="Times New Roman" w:hAnsi="Calibri" w:cs="Calibri"/>
                <w:sz w:val="16"/>
              </w:rPr>
            </w:pPr>
            <w:hyperlink r:id="rId172" w:tgtFrame="_blank" w:history="1">
              <w:r w:rsidRPr="008B3F0C">
                <w:rPr>
                  <w:rFonts w:ascii="Calibri" w:eastAsia="Times New Roman" w:hAnsi="Calibri" w:cs="Calibri"/>
                  <w:color w:val="0000FF"/>
                  <w:sz w:val="16"/>
                  <w:u w:val="single"/>
                </w:rPr>
                <w:t>89_C_16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BD2CB4" w14:textId="77777777" w:rsidR="00E5633E"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Trips to HCPs and their families to visit spas, casinos or other venues known for entertainment.</w:t>
            </w:r>
          </w:p>
        </w:tc>
        <w:tc>
          <w:tcPr>
            <w:tcW w:w="6000" w:type="dxa"/>
          </w:tcPr>
          <w:p w14:paraId="6268BEBE" w14:textId="77777777" w:rsidR="00E5633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[1] </w:t>
            </w:r>
            <w:r w:rsidRPr="00617EF5">
              <w:rPr>
                <w:rFonts w:ascii="Calibri" w:eastAsia="FZHei-B01S" w:hAnsi="Calibri" w:cs="Calibri"/>
                <w:lang w:eastAsia="zh-CN"/>
              </w:rPr>
              <w:t>为</w:t>
            </w:r>
            <w:r w:rsidRPr="00617EF5">
              <w:rPr>
                <w:rFonts w:ascii="Calibri" w:eastAsia="FZHei-B01S" w:hAnsi="Calibri" w:cs="Calibri"/>
                <w:lang w:eastAsia="zh-CN"/>
              </w:rPr>
              <w:t xml:space="preserve"> HCP </w:t>
            </w:r>
            <w:r w:rsidRPr="00617EF5">
              <w:rPr>
                <w:rFonts w:ascii="Calibri" w:eastAsia="FZHei-B01S" w:hAnsi="Calibri" w:cs="Calibri"/>
                <w:lang w:eastAsia="zh-CN"/>
              </w:rPr>
              <w:t>及其家人提供水疗、赌场、或去其他知名娱乐场所的旅行。</w:t>
            </w:r>
          </w:p>
        </w:tc>
      </w:tr>
      <w:tr w:rsidR="004270EA" w:rsidRPr="008B3F0C" w14:paraId="5841132D" w14:textId="77777777" w:rsidTr="00617EF5">
        <w:tc>
          <w:tcPr>
            <w:tcW w:w="1353" w:type="dxa"/>
            <w:shd w:val="clear" w:color="auto" w:fill="C1E4F5"/>
            <w:tcMar>
              <w:top w:w="120" w:type="dxa"/>
              <w:left w:w="180" w:type="dxa"/>
              <w:bottom w:w="120" w:type="dxa"/>
              <w:right w:w="180" w:type="dxa"/>
            </w:tcMar>
            <w:hideMark/>
          </w:tcPr>
          <w:p w14:paraId="7A9FD140" w14:textId="77777777" w:rsidR="00E5633E" w:rsidRPr="008B3F0C" w:rsidRDefault="000D50BD" w:rsidP="00E5633E">
            <w:pPr>
              <w:spacing w:before="30" w:after="30"/>
              <w:ind w:left="30" w:right="30"/>
              <w:rPr>
                <w:rFonts w:ascii="Calibri" w:eastAsia="Times New Roman" w:hAnsi="Calibri" w:cs="Calibri"/>
                <w:sz w:val="16"/>
              </w:rPr>
            </w:pPr>
            <w:hyperlink r:id="rId173"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602B7324" w14:textId="77777777" w:rsidR="00E5633E" w:rsidRPr="008B3F0C" w:rsidRDefault="000D50BD" w:rsidP="00E5633E">
            <w:pPr>
              <w:ind w:left="30" w:right="30"/>
              <w:rPr>
                <w:rFonts w:ascii="Calibri" w:eastAsia="Times New Roman" w:hAnsi="Calibri" w:cs="Calibri"/>
                <w:sz w:val="16"/>
              </w:rPr>
            </w:pPr>
            <w:hyperlink r:id="rId174" w:tgtFrame="_blank" w:history="1">
              <w:r w:rsidRPr="008B3F0C">
                <w:rPr>
                  <w:rFonts w:ascii="Calibri" w:eastAsia="Times New Roman" w:hAnsi="Calibri" w:cs="Calibri"/>
                  <w:color w:val="0000FF"/>
                  <w:sz w:val="16"/>
                  <w:u w:val="single"/>
                </w:rPr>
                <w:t>90_C_16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ED25AF" w14:textId="77777777" w:rsidR="00E5633E"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[2] Grants for future research or educational projects.</w:t>
            </w:r>
          </w:p>
        </w:tc>
        <w:tc>
          <w:tcPr>
            <w:tcW w:w="6000" w:type="dxa"/>
          </w:tcPr>
          <w:p w14:paraId="0DCBA336" w14:textId="55CEA97C" w:rsidR="00E5633E"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[2] </w:t>
            </w:r>
            <w:ins w:id="215" w:author="Gu, Skylla" w:date="2026-01-08T16:32:00Z" w16du:dateUtc="2026-01-08T08:32:00Z">
              <w:r w:rsidR="004F0EE7">
                <w:rPr>
                  <w:rFonts w:ascii="Calibri" w:eastAsia="FZHei-B01S" w:hAnsi="Calibri" w:cs="Calibri" w:hint="eastAsia"/>
                  <w:lang w:eastAsia="zh-CN"/>
                </w:rPr>
                <w:t>对</w:t>
              </w:r>
            </w:ins>
            <w:r w:rsidRPr="00617EF5">
              <w:rPr>
                <w:rFonts w:ascii="Calibri" w:eastAsia="FZHei-B01S" w:hAnsi="Calibri" w:cs="Calibri"/>
                <w:lang w:eastAsia="zh-CN"/>
              </w:rPr>
              <w:t>未来研究或教育</w:t>
            </w:r>
            <w:ins w:id="216" w:author="Gu, Skylla" w:date="2026-01-08T16:32:00Z" w16du:dateUtc="2026-01-08T08:32:00Z">
              <w:r w:rsidR="003C53DF">
                <w:rPr>
                  <w:rFonts w:ascii="Calibri" w:eastAsia="FZHei-B01S" w:hAnsi="Calibri" w:cs="Calibri" w:hint="eastAsia"/>
                  <w:lang w:eastAsia="zh-CN"/>
                </w:rPr>
                <w:t>项目</w:t>
              </w:r>
            </w:ins>
            <w:del w:id="217" w:author="Gu, Skylla" w:date="2026-01-08T16:32:00Z" w16du:dateUtc="2026-01-08T08:32:00Z">
              <w:r w:rsidRPr="00617EF5" w:rsidDel="003C53DF">
                <w:rPr>
                  <w:rFonts w:ascii="Calibri" w:eastAsia="FZHei-B01S" w:hAnsi="Calibri" w:cs="Calibri"/>
                  <w:lang w:eastAsia="zh-CN"/>
                </w:rPr>
                <w:delText>计划</w:delText>
              </w:r>
            </w:del>
            <w:r w:rsidRPr="00617EF5">
              <w:rPr>
                <w:rFonts w:ascii="Calibri" w:eastAsia="FZHei-B01S" w:hAnsi="Calibri" w:cs="Calibri"/>
                <w:lang w:eastAsia="zh-CN"/>
              </w:rPr>
              <w:t>的资助。</w:t>
            </w:r>
          </w:p>
        </w:tc>
      </w:tr>
      <w:tr w:rsidR="004270EA" w:rsidRPr="008B3F0C" w14:paraId="4E781BE4" w14:textId="77777777" w:rsidTr="00617EF5">
        <w:tc>
          <w:tcPr>
            <w:tcW w:w="1353" w:type="dxa"/>
            <w:shd w:val="clear" w:color="auto" w:fill="C1E4F5"/>
            <w:tcMar>
              <w:top w:w="120" w:type="dxa"/>
              <w:left w:w="180" w:type="dxa"/>
              <w:bottom w:w="120" w:type="dxa"/>
              <w:right w:w="180" w:type="dxa"/>
            </w:tcMar>
            <w:hideMark/>
          </w:tcPr>
          <w:p w14:paraId="538986E7" w14:textId="77777777" w:rsidR="00E5633E" w:rsidRPr="008B3F0C" w:rsidRDefault="000D50BD" w:rsidP="00E5633E">
            <w:pPr>
              <w:spacing w:before="30" w:after="30"/>
              <w:ind w:left="30" w:right="30"/>
              <w:rPr>
                <w:rFonts w:ascii="Calibri" w:eastAsia="Times New Roman" w:hAnsi="Calibri" w:cs="Calibri"/>
                <w:sz w:val="16"/>
              </w:rPr>
            </w:pPr>
            <w:hyperlink r:id="rId175"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5E0938CA" w14:textId="77777777" w:rsidR="00E5633E" w:rsidRPr="008B3F0C" w:rsidRDefault="000D50BD" w:rsidP="00E5633E">
            <w:pPr>
              <w:ind w:left="30" w:right="30"/>
              <w:rPr>
                <w:rFonts w:ascii="Calibri" w:eastAsia="Times New Roman" w:hAnsi="Calibri" w:cs="Calibri"/>
                <w:sz w:val="16"/>
              </w:rPr>
            </w:pPr>
            <w:hyperlink r:id="rId176" w:tgtFrame="_blank" w:history="1">
              <w:r w:rsidRPr="008B3F0C">
                <w:rPr>
                  <w:rFonts w:ascii="Calibri" w:eastAsia="Times New Roman" w:hAnsi="Calibri" w:cs="Calibri"/>
                  <w:color w:val="0000FF"/>
                  <w:sz w:val="16"/>
                  <w:u w:val="single"/>
                </w:rPr>
                <w:t>91_C_16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2D4744D" w14:textId="77777777" w:rsidR="00E5633E" w:rsidRPr="008B3F0C" w:rsidRDefault="000D50BD" w:rsidP="00E5633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 xml:space="preserve">[3] Donations to government officials’ </w:t>
            </w:r>
            <w:proofErr w:type="spellStart"/>
            <w:r w:rsidRPr="008B3F0C">
              <w:rPr>
                <w:rFonts w:ascii="Calibri" w:eastAsia="Times New Roman" w:hAnsi="Calibri" w:cs="Calibri"/>
              </w:rPr>
              <w:t>favorite</w:t>
            </w:r>
            <w:proofErr w:type="spellEnd"/>
            <w:r w:rsidRPr="008B3F0C">
              <w:rPr>
                <w:rFonts w:ascii="Calibri" w:eastAsia="Times New Roman" w:hAnsi="Calibri" w:cs="Calibri"/>
              </w:rPr>
              <w:t xml:space="preserve"> charities.</w:t>
            </w:r>
          </w:p>
        </w:tc>
        <w:tc>
          <w:tcPr>
            <w:tcW w:w="6000" w:type="dxa"/>
            <w:vAlign w:val="center"/>
          </w:tcPr>
          <w:p w14:paraId="4B7E7C6C" w14:textId="77777777" w:rsidR="00E5633E"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[3] </w:t>
            </w:r>
            <w:r w:rsidRPr="00617EF5">
              <w:rPr>
                <w:rFonts w:ascii="Calibri" w:eastAsia="FZHei-B01S" w:hAnsi="Calibri" w:cs="Calibri"/>
                <w:lang w:eastAsia="zh-CN"/>
              </w:rPr>
              <w:t>给政府官员首选的慈善机构进行捐赠。</w:t>
            </w:r>
          </w:p>
        </w:tc>
      </w:tr>
      <w:tr w:rsidR="004270EA" w:rsidRPr="008B3F0C" w14:paraId="1B5D3CF8" w14:textId="77777777" w:rsidTr="00617EF5">
        <w:tc>
          <w:tcPr>
            <w:tcW w:w="1353" w:type="dxa"/>
            <w:shd w:val="clear" w:color="auto" w:fill="C1E4F5"/>
            <w:tcMar>
              <w:top w:w="120" w:type="dxa"/>
              <w:left w:w="180" w:type="dxa"/>
              <w:bottom w:w="120" w:type="dxa"/>
              <w:right w:w="180" w:type="dxa"/>
            </w:tcMar>
            <w:hideMark/>
          </w:tcPr>
          <w:p w14:paraId="70D2DFCE" w14:textId="77777777" w:rsidR="00E5633E" w:rsidRPr="008B3F0C" w:rsidRDefault="000D50BD" w:rsidP="00E5633E">
            <w:pPr>
              <w:spacing w:before="30" w:after="30"/>
              <w:ind w:left="30" w:right="30"/>
              <w:rPr>
                <w:rFonts w:ascii="Calibri" w:eastAsia="Times New Roman" w:hAnsi="Calibri" w:cs="Calibri"/>
                <w:sz w:val="16"/>
              </w:rPr>
            </w:pPr>
            <w:hyperlink r:id="rId177"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64E0C3D7" w14:textId="77777777" w:rsidR="00E5633E" w:rsidRPr="008B3F0C" w:rsidRDefault="000D50BD" w:rsidP="00E5633E">
            <w:pPr>
              <w:ind w:left="30" w:right="30"/>
              <w:rPr>
                <w:rFonts w:ascii="Calibri" w:eastAsia="Times New Roman" w:hAnsi="Calibri" w:cs="Calibri"/>
                <w:sz w:val="16"/>
              </w:rPr>
            </w:pPr>
            <w:hyperlink r:id="rId178" w:tgtFrame="_blank" w:history="1">
              <w:r w:rsidRPr="008B3F0C">
                <w:rPr>
                  <w:rFonts w:ascii="Calibri" w:eastAsia="Times New Roman" w:hAnsi="Calibri" w:cs="Calibri"/>
                  <w:color w:val="0000FF"/>
                  <w:sz w:val="16"/>
                  <w:u w:val="single"/>
                </w:rPr>
                <w:t>92_C_16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DC5FF6D" w14:textId="77777777" w:rsidR="00E5633E" w:rsidRPr="008B3F0C" w:rsidRDefault="000D50BD" w:rsidP="00E5633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[4] All of the above.</w:t>
            </w:r>
          </w:p>
          <w:p w14:paraId="4FE4B6CA" w14:textId="77777777" w:rsidR="00E5633E" w:rsidRPr="008B3F0C" w:rsidRDefault="000D50BD" w:rsidP="00E5633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Next</w:t>
            </w:r>
          </w:p>
        </w:tc>
        <w:tc>
          <w:tcPr>
            <w:tcW w:w="6000" w:type="dxa"/>
            <w:vAlign w:val="center"/>
          </w:tcPr>
          <w:p w14:paraId="14453415" w14:textId="77777777" w:rsidR="00E5633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 xml:space="preserve">[4] </w:t>
            </w:r>
            <w:r w:rsidRPr="00617EF5">
              <w:rPr>
                <w:rFonts w:ascii="Calibri" w:eastAsia="FZHei-B01S" w:hAnsi="Calibri" w:cs="Calibri"/>
                <w:lang w:eastAsia="zh-CN"/>
              </w:rPr>
              <w:t>以上皆是。</w:t>
            </w:r>
          </w:p>
          <w:p w14:paraId="3DEBD528" w14:textId="77777777" w:rsidR="00E5633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下一页</w:t>
            </w:r>
          </w:p>
        </w:tc>
      </w:tr>
      <w:tr w:rsidR="004270EA" w:rsidRPr="008B3F0C" w14:paraId="2CC9DA17" w14:textId="77777777" w:rsidTr="00617EF5">
        <w:tc>
          <w:tcPr>
            <w:tcW w:w="1353" w:type="dxa"/>
            <w:shd w:val="clear" w:color="auto" w:fill="C1E4F5"/>
            <w:tcMar>
              <w:top w:w="120" w:type="dxa"/>
              <w:left w:w="180" w:type="dxa"/>
              <w:bottom w:w="120" w:type="dxa"/>
              <w:right w:w="180" w:type="dxa"/>
            </w:tcMar>
            <w:hideMark/>
          </w:tcPr>
          <w:p w14:paraId="62F8BCF9" w14:textId="77777777" w:rsidR="001C3170" w:rsidRPr="008B3F0C" w:rsidRDefault="000D50BD" w:rsidP="001C3170">
            <w:pPr>
              <w:spacing w:before="30" w:after="30"/>
              <w:ind w:left="30" w:right="30"/>
              <w:rPr>
                <w:rFonts w:ascii="Calibri" w:eastAsia="Times New Roman" w:hAnsi="Calibri" w:cs="Calibri"/>
                <w:sz w:val="16"/>
              </w:rPr>
            </w:pPr>
            <w:r w:rsidRPr="008B3F0C">
              <w:rPr>
                <w:rFonts w:ascii="Calibri" w:eastAsia="Times New Roman" w:hAnsi="Calibri" w:cs="Calibri"/>
                <w:sz w:val="16"/>
              </w:rPr>
              <w:t>Screen 15</w:t>
            </w:r>
          </w:p>
          <w:p w14:paraId="7B769636" w14:textId="77777777" w:rsidR="001C3170" w:rsidRPr="008B3F0C" w:rsidRDefault="000D50BD" w:rsidP="001C3170">
            <w:pPr>
              <w:spacing w:before="100" w:beforeAutospacing="1" w:after="100" w:afterAutospacing="1"/>
              <w:ind w:left="30" w:right="30"/>
              <w:rPr>
                <w:rFonts w:ascii="Calibri" w:eastAsia="Times New Roman" w:hAnsi="Calibri" w:cs="Calibri"/>
                <w:sz w:val="16"/>
              </w:rPr>
            </w:pPr>
            <w:r w:rsidRPr="008B3F0C">
              <w:rPr>
                <w:rFonts w:ascii="Calibri" w:eastAsia="Times New Roman" w:hAnsi="Calibri" w:cs="Calibri"/>
                <w:sz w:val="16"/>
              </w:rPr>
              <w:t>Question 9: Feedback</w:t>
            </w:r>
          </w:p>
          <w:p w14:paraId="0F6D9C31" w14:textId="77777777" w:rsidR="001C3170" w:rsidRPr="008B3F0C" w:rsidRDefault="000D50BD" w:rsidP="001C3170">
            <w:pPr>
              <w:ind w:left="30" w:right="30"/>
              <w:rPr>
                <w:rFonts w:ascii="Calibri" w:eastAsia="Times New Roman" w:hAnsi="Calibri" w:cs="Calibri"/>
                <w:sz w:val="16"/>
              </w:rPr>
            </w:pPr>
            <w:r w:rsidRPr="008B3F0C">
              <w:rPr>
                <w:rFonts w:ascii="Calibri" w:eastAsia="Times New Roman" w:hAnsi="Calibri" w:cs="Calibri"/>
                <w:sz w:val="16"/>
              </w:rPr>
              <w:t>93_C_16</w:t>
            </w:r>
          </w:p>
        </w:tc>
        <w:tc>
          <w:tcPr>
            <w:tcW w:w="6000" w:type="dxa"/>
            <w:tcMar>
              <w:top w:w="120" w:type="dxa"/>
              <w:left w:w="180" w:type="dxa"/>
              <w:bottom w:w="120" w:type="dxa"/>
              <w:right w:w="180" w:type="dxa"/>
            </w:tcMar>
            <w:hideMark/>
          </w:tcPr>
          <w:p w14:paraId="7B0DBFF7" w14:textId="77777777" w:rsidR="001C317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598A6176" w14:textId="2C6ACA66" w:rsidR="001C3170" w:rsidRPr="00617EF5" w:rsidRDefault="009F0D96" w:rsidP="00617EF5">
            <w:pPr>
              <w:spacing w:before="100" w:beforeAutospacing="1" w:after="100" w:afterAutospacing="1"/>
              <w:ind w:left="30" w:right="30"/>
              <w:rPr>
                <w:rFonts w:ascii="Calibri" w:eastAsia="FZHei-B01S" w:hAnsi="Calibri" w:cs="Calibri"/>
                <w:lang w:eastAsia="zh-CN"/>
              </w:rPr>
            </w:pPr>
            <w:ins w:id="218" w:author="Gu, Skylla" w:date="2026-01-08T16:34:00Z" w16du:dateUtc="2026-01-08T08:34:00Z">
              <w:r>
                <w:rPr>
                  <w:rFonts w:ascii="Calibri" w:eastAsia="FZHei-B01S" w:hAnsi="Calibri" w:cs="Calibri" w:hint="eastAsia"/>
                  <w:lang w:eastAsia="zh-CN"/>
                </w:rPr>
                <w:t>在</w:t>
              </w:r>
            </w:ins>
            <w:r w:rsidR="000D50BD" w:rsidRPr="00617EF5">
              <w:rPr>
                <w:rFonts w:ascii="Calibri" w:eastAsia="FZHei-B01S" w:hAnsi="Calibri" w:cs="Calibri"/>
                <w:lang w:eastAsia="zh-CN"/>
              </w:rPr>
              <w:t>全球反腐败政策</w:t>
            </w:r>
            <w:r w:rsidR="000D50BD" w:rsidRPr="00617EF5">
              <w:rPr>
                <w:rFonts w:ascii="Calibri" w:eastAsia="FZHei-B01S" w:hAnsi="Calibri" w:cs="Calibri"/>
                <w:lang w:eastAsia="zh-CN"/>
              </w:rPr>
              <w:t xml:space="preserve"> (GLB-ANTI-CORRUPTION) </w:t>
            </w:r>
            <w:r w:rsidR="000D50BD" w:rsidRPr="00617EF5">
              <w:rPr>
                <w:rFonts w:ascii="Calibri" w:eastAsia="FZHei-B01S" w:hAnsi="Calibri" w:cs="Calibri"/>
                <w:lang w:eastAsia="zh-CN"/>
              </w:rPr>
              <w:t>中雅培在对待商业贿赂和腐败方面的标准与我们在诚信、公平、正直的基础上开展业务的承诺一致。这意味着</w:t>
            </w:r>
            <w:del w:id="219" w:author="Gu, Skylla" w:date="2026-01-08T16:34:00Z" w16du:dateUtc="2026-01-08T08:34:00Z">
              <w:r w:rsidR="000D50BD" w:rsidRPr="00617EF5" w:rsidDel="000416FD">
                <w:rPr>
                  <w:rFonts w:ascii="Calibri" w:eastAsia="FZHei-B01S" w:hAnsi="Calibri" w:cs="Calibri"/>
                  <w:lang w:eastAsia="zh-CN"/>
                </w:rPr>
                <w:delText>不允许</w:delText>
              </w:r>
            </w:del>
            <w:r w:rsidR="000D50BD" w:rsidRPr="00617EF5">
              <w:rPr>
                <w:rFonts w:ascii="Calibri" w:eastAsia="FZHei-B01S" w:hAnsi="Calibri" w:cs="Calibri"/>
                <w:lang w:eastAsia="zh-CN"/>
              </w:rPr>
              <w:t>提供或给予有价物来赢得业务</w:t>
            </w:r>
            <w:ins w:id="220" w:author="Gu, Skylla" w:date="2026-01-08T16:35:00Z" w16du:dateUtc="2026-01-08T08:35:00Z">
              <w:r w:rsidR="000416FD">
                <w:rPr>
                  <w:rFonts w:ascii="Calibri" w:eastAsia="FZHei-B01S" w:hAnsi="Calibri" w:cs="Calibri" w:hint="eastAsia"/>
                  <w:lang w:eastAsia="zh-CN"/>
                </w:rPr>
                <w:t>从来都是不允许的</w:t>
              </w:r>
            </w:ins>
            <w:r w:rsidR="000D50BD" w:rsidRPr="00617EF5">
              <w:rPr>
                <w:rFonts w:ascii="Calibri" w:eastAsia="FZHei-B01S" w:hAnsi="Calibri" w:cs="Calibri"/>
                <w:lang w:eastAsia="zh-CN"/>
              </w:rPr>
              <w:t>。</w:t>
            </w:r>
          </w:p>
        </w:tc>
      </w:tr>
      <w:tr w:rsidR="004270EA" w:rsidRPr="008B3F0C" w14:paraId="4406001F" w14:textId="77777777" w:rsidTr="00617EF5">
        <w:tc>
          <w:tcPr>
            <w:tcW w:w="1353" w:type="dxa"/>
            <w:shd w:val="clear" w:color="auto" w:fill="C1E4F5"/>
            <w:tcMar>
              <w:top w:w="120" w:type="dxa"/>
              <w:left w:w="180" w:type="dxa"/>
              <w:bottom w:w="120" w:type="dxa"/>
              <w:right w:w="180" w:type="dxa"/>
            </w:tcMar>
            <w:hideMark/>
          </w:tcPr>
          <w:p w14:paraId="56C05F3F" w14:textId="77777777" w:rsidR="001C3170" w:rsidRPr="008B3F0C" w:rsidRDefault="000D50BD" w:rsidP="001C3170">
            <w:pPr>
              <w:spacing w:before="30" w:after="30"/>
              <w:ind w:left="30" w:right="30"/>
              <w:rPr>
                <w:rFonts w:ascii="Calibri" w:eastAsia="Times New Roman" w:hAnsi="Calibri" w:cs="Calibri"/>
                <w:sz w:val="16"/>
              </w:rPr>
            </w:pPr>
            <w:hyperlink r:id="rId179"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2D12EB40" w14:textId="77777777" w:rsidR="001C3170" w:rsidRPr="008B3F0C" w:rsidRDefault="000D50BD" w:rsidP="001C3170">
            <w:pPr>
              <w:ind w:left="30" w:right="30"/>
              <w:rPr>
                <w:rFonts w:ascii="Calibri" w:eastAsia="Times New Roman" w:hAnsi="Calibri" w:cs="Calibri"/>
                <w:sz w:val="16"/>
              </w:rPr>
            </w:pPr>
            <w:hyperlink r:id="rId180" w:tgtFrame="_blank" w:history="1">
              <w:r w:rsidRPr="008B3F0C">
                <w:rPr>
                  <w:rFonts w:ascii="Calibri" w:eastAsia="Times New Roman" w:hAnsi="Calibri" w:cs="Calibri"/>
                  <w:color w:val="0000FF"/>
                  <w:sz w:val="16"/>
                  <w:u w:val="single"/>
                </w:rPr>
                <w:t>94_C_16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D7B74A" w14:textId="77777777" w:rsidR="001C317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739F5ED5" w14:textId="5D851177" w:rsidR="001C317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[10] </w:t>
            </w:r>
            <w:r w:rsidRPr="00617EF5">
              <w:rPr>
                <w:rFonts w:ascii="Calibri" w:eastAsia="FZHei-B01S" w:hAnsi="Calibri" w:cs="Calibri"/>
                <w:lang w:eastAsia="zh-CN"/>
              </w:rPr>
              <w:t>一位身为关键意见领袖的</w:t>
            </w:r>
            <w:del w:id="221" w:author="Gu, Skylla" w:date="2026-01-06T14:44:00Z" w16du:dateUtc="2026-01-06T06:44:00Z">
              <w:r w:rsidRPr="00617EF5" w:rsidDel="006510C9">
                <w:rPr>
                  <w:rFonts w:ascii="Calibri" w:eastAsia="FZHei-B01S" w:hAnsi="Calibri" w:cs="Calibri"/>
                  <w:lang w:eastAsia="zh-CN"/>
                </w:rPr>
                <w:delText>医疗保健专业人员</w:delText>
              </w:r>
            </w:del>
            <w:ins w:id="222"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询问，你是否能够为他打算参与的一项教育项目提供一些支持，这样的话就可以为雅培换得更多的商业机遇。哪个是最适合的选项？</w:t>
            </w:r>
          </w:p>
        </w:tc>
      </w:tr>
      <w:tr w:rsidR="004270EA" w:rsidRPr="008B3F0C" w14:paraId="3C58717C" w14:textId="77777777" w:rsidTr="00617EF5">
        <w:tc>
          <w:tcPr>
            <w:tcW w:w="1353" w:type="dxa"/>
            <w:shd w:val="clear" w:color="auto" w:fill="C1E4F5"/>
            <w:tcMar>
              <w:top w:w="120" w:type="dxa"/>
              <w:left w:w="180" w:type="dxa"/>
              <w:bottom w:w="120" w:type="dxa"/>
              <w:right w:w="180" w:type="dxa"/>
            </w:tcMar>
            <w:hideMark/>
          </w:tcPr>
          <w:p w14:paraId="353F9116" w14:textId="77777777" w:rsidR="001C3170" w:rsidRPr="008B3F0C" w:rsidRDefault="000D50BD" w:rsidP="001C3170">
            <w:pPr>
              <w:spacing w:before="30" w:after="30"/>
              <w:ind w:left="30" w:right="30"/>
              <w:rPr>
                <w:rFonts w:ascii="Calibri" w:eastAsia="Times New Roman" w:hAnsi="Calibri" w:cs="Calibri"/>
                <w:sz w:val="16"/>
              </w:rPr>
            </w:pPr>
            <w:hyperlink r:id="rId181"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62ADBB14" w14:textId="77777777" w:rsidR="001C3170" w:rsidRPr="008B3F0C" w:rsidRDefault="000D50BD" w:rsidP="001C3170">
            <w:pPr>
              <w:ind w:left="30" w:right="30"/>
              <w:rPr>
                <w:rFonts w:ascii="Calibri" w:eastAsia="Times New Roman" w:hAnsi="Calibri" w:cs="Calibri"/>
                <w:sz w:val="16"/>
              </w:rPr>
            </w:pPr>
            <w:hyperlink r:id="rId182" w:tgtFrame="_blank" w:history="1">
              <w:r w:rsidRPr="008B3F0C">
                <w:rPr>
                  <w:rFonts w:ascii="Calibri" w:eastAsia="Times New Roman" w:hAnsi="Calibri" w:cs="Calibri"/>
                  <w:color w:val="0000FF"/>
                  <w:sz w:val="16"/>
                  <w:u w:val="single"/>
                </w:rPr>
                <w:t>95_C_16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EED00C" w14:textId="77777777" w:rsidR="001C317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Firmly reject the request on the basis that it violates Abbott’s Anti-corruption Policy.</w:t>
            </w:r>
          </w:p>
        </w:tc>
        <w:tc>
          <w:tcPr>
            <w:tcW w:w="6000" w:type="dxa"/>
          </w:tcPr>
          <w:p w14:paraId="0DB037C6" w14:textId="77777777" w:rsidR="001C317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[1] </w:t>
            </w:r>
            <w:r w:rsidRPr="00617EF5">
              <w:rPr>
                <w:rFonts w:ascii="Calibri" w:eastAsia="FZHei-B01S" w:hAnsi="Calibri" w:cs="Calibri"/>
                <w:lang w:eastAsia="zh-CN"/>
              </w:rPr>
              <w:t>坚定拒绝这一请求，因为这违反了雅培的反腐败政策。</w:t>
            </w:r>
          </w:p>
        </w:tc>
      </w:tr>
      <w:tr w:rsidR="004270EA" w:rsidRPr="008B3F0C" w14:paraId="13448679" w14:textId="77777777" w:rsidTr="00617EF5">
        <w:tc>
          <w:tcPr>
            <w:tcW w:w="1353" w:type="dxa"/>
            <w:shd w:val="clear" w:color="auto" w:fill="C1E4F5"/>
            <w:tcMar>
              <w:top w:w="120" w:type="dxa"/>
              <w:left w:w="180" w:type="dxa"/>
              <w:bottom w:w="120" w:type="dxa"/>
              <w:right w:w="180" w:type="dxa"/>
            </w:tcMar>
            <w:hideMark/>
          </w:tcPr>
          <w:p w14:paraId="2806719F" w14:textId="77777777" w:rsidR="001C3170" w:rsidRPr="008B3F0C" w:rsidRDefault="000D50BD" w:rsidP="001C3170">
            <w:pPr>
              <w:spacing w:before="30" w:after="30"/>
              <w:ind w:left="30" w:right="30"/>
              <w:rPr>
                <w:rFonts w:ascii="Calibri" w:eastAsia="Times New Roman" w:hAnsi="Calibri" w:cs="Calibri"/>
                <w:sz w:val="16"/>
              </w:rPr>
            </w:pPr>
            <w:hyperlink r:id="rId183"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1A41B6DB" w14:textId="77777777" w:rsidR="001C3170" w:rsidRPr="008B3F0C" w:rsidRDefault="000D50BD" w:rsidP="001C3170">
            <w:pPr>
              <w:ind w:left="30" w:right="30"/>
              <w:rPr>
                <w:rFonts w:ascii="Calibri" w:eastAsia="Times New Roman" w:hAnsi="Calibri" w:cs="Calibri"/>
                <w:sz w:val="16"/>
              </w:rPr>
            </w:pPr>
            <w:hyperlink r:id="rId184" w:tgtFrame="_blank" w:history="1">
              <w:r w:rsidRPr="008B3F0C">
                <w:rPr>
                  <w:rFonts w:ascii="Calibri" w:eastAsia="Times New Roman" w:hAnsi="Calibri" w:cs="Calibri"/>
                  <w:color w:val="0000FF"/>
                  <w:sz w:val="16"/>
                  <w:u w:val="single"/>
                </w:rPr>
                <w:t>96_C_16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10BE15" w14:textId="77777777" w:rsidR="001C317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[2] Tell the HCP that you will ask your manager.</w:t>
            </w:r>
          </w:p>
        </w:tc>
        <w:tc>
          <w:tcPr>
            <w:tcW w:w="6000" w:type="dxa"/>
          </w:tcPr>
          <w:p w14:paraId="2B591342" w14:textId="77777777" w:rsidR="001C317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[2] </w:t>
            </w:r>
            <w:r w:rsidRPr="00617EF5">
              <w:rPr>
                <w:rFonts w:ascii="Calibri" w:eastAsia="FZHei-B01S" w:hAnsi="Calibri" w:cs="Calibri"/>
                <w:lang w:eastAsia="zh-CN"/>
              </w:rPr>
              <w:t>告知对方你会咨询你的经理。</w:t>
            </w:r>
          </w:p>
        </w:tc>
      </w:tr>
      <w:tr w:rsidR="004270EA" w:rsidRPr="008B3F0C" w14:paraId="2A382D63" w14:textId="77777777" w:rsidTr="00617EF5">
        <w:tc>
          <w:tcPr>
            <w:tcW w:w="1353" w:type="dxa"/>
            <w:shd w:val="clear" w:color="auto" w:fill="C1E4F5"/>
            <w:tcMar>
              <w:top w:w="120" w:type="dxa"/>
              <w:left w:w="180" w:type="dxa"/>
              <w:bottom w:w="120" w:type="dxa"/>
              <w:right w:w="180" w:type="dxa"/>
            </w:tcMar>
            <w:hideMark/>
          </w:tcPr>
          <w:p w14:paraId="46E78BF9" w14:textId="77777777" w:rsidR="001C3170" w:rsidRPr="008B3F0C" w:rsidRDefault="000D50BD" w:rsidP="001C3170">
            <w:pPr>
              <w:spacing w:before="30" w:after="30"/>
              <w:ind w:left="30" w:right="30"/>
              <w:rPr>
                <w:rFonts w:ascii="Calibri" w:eastAsia="Times New Roman" w:hAnsi="Calibri" w:cs="Calibri"/>
                <w:sz w:val="16"/>
              </w:rPr>
            </w:pPr>
            <w:hyperlink r:id="rId185"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3BF1BC41" w14:textId="77777777" w:rsidR="001C3170" w:rsidRPr="008B3F0C" w:rsidRDefault="000D50BD" w:rsidP="001C3170">
            <w:pPr>
              <w:ind w:left="30" w:right="30"/>
              <w:rPr>
                <w:rFonts w:ascii="Calibri" w:eastAsia="Times New Roman" w:hAnsi="Calibri" w:cs="Calibri"/>
                <w:sz w:val="16"/>
              </w:rPr>
            </w:pPr>
            <w:hyperlink r:id="rId186" w:tgtFrame="_blank" w:history="1">
              <w:r w:rsidRPr="008B3F0C">
                <w:rPr>
                  <w:rFonts w:ascii="Calibri" w:eastAsia="Times New Roman" w:hAnsi="Calibri" w:cs="Calibri"/>
                  <w:color w:val="0000FF"/>
                  <w:sz w:val="16"/>
                  <w:u w:val="single"/>
                </w:rPr>
                <w:t>97_C_16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CFD990" w14:textId="77777777" w:rsidR="001C317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[3] Agree to the request, as the HCP is a key opinion leader with a lot of influence.</w:t>
            </w:r>
          </w:p>
        </w:tc>
        <w:tc>
          <w:tcPr>
            <w:tcW w:w="6000" w:type="dxa"/>
          </w:tcPr>
          <w:p w14:paraId="17DA3BE3" w14:textId="77777777" w:rsidR="001C317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[3] </w:t>
            </w:r>
            <w:r w:rsidRPr="00617EF5">
              <w:rPr>
                <w:rFonts w:ascii="Calibri" w:eastAsia="FZHei-B01S" w:hAnsi="Calibri" w:cs="Calibri"/>
                <w:lang w:eastAsia="zh-CN"/>
              </w:rPr>
              <w:t>同意这一请求，因为对方是一位关键意见领袖，具有很大的影响力。</w:t>
            </w:r>
          </w:p>
        </w:tc>
      </w:tr>
      <w:tr w:rsidR="004270EA" w:rsidRPr="008B3F0C" w14:paraId="6D53D58F" w14:textId="77777777" w:rsidTr="00617EF5">
        <w:tc>
          <w:tcPr>
            <w:tcW w:w="1353" w:type="dxa"/>
            <w:shd w:val="clear" w:color="auto" w:fill="C1E4F5"/>
            <w:tcMar>
              <w:top w:w="120" w:type="dxa"/>
              <w:left w:w="180" w:type="dxa"/>
              <w:bottom w:w="120" w:type="dxa"/>
              <w:right w:w="180" w:type="dxa"/>
            </w:tcMar>
            <w:hideMark/>
          </w:tcPr>
          <w:p w14:paraId="4831F21A" w14:textId="77777777" w:rsidR="001C3170" w:rsidRPr="008B3F0C" w:rsidRDefault="000D50BD" w:rsidP="001C3170">
            <w:pPr>
              <w:spacing w:before="30" w:after="30"/>
              <w:ind w:left="30" w:right="30"/>
              <w:rPr>
                <w:rFonts w:ascii="Calibri" w:eastAsia="Times New Roman" w:hAnsi="Calibri" w:cs="Calibri"/>
                <w:sz w:val="16"/>
              </w:rPr>
            </w:pPr>
            <w:hyperlink r:id="rId187" w:tgtFrame="_blank" w:history="1">
              <w:r w:rsidRPr="008B3F0C">
                <w:rPr>
                  <w:rFonts w:ascii="Calibri" w:eastAsia="Times New Roman" w:hAnsi="Calibri" w:cs="Calibri"/>
                  <w:color w:val="0000FF"/>
                  <w:sz w:val="16"/>
                  <w:u w:val="single"/>
                </w:rPr>
                <w:t>Screen 15</w:t>
              </w:r>
            </w:hyperlink>
            <w:r w:rsidRPr="008B3F0C">
              <w:rPr>
                <w:rFonts w:ascii="Calibri" w:eastAsia="Times New Roman" w:hAnsi="Calibri" w:cs="Calibri"/>
                <w:sz w:val="16"/>
              </w:rPr>
              <w:t xml:space="preserve"> </w:t>
            </w:r>
          </w:p>
          <w:p w14:paraId="3F219FB2" w14:textId="77777777" w:rsidR="001C3170" w:rsidRPr="008B3F0C" w:rsidRDefault="000D50BD" w:rsidP="001C3170">
            <w:pPr>
              <w:ind w:left="30" w:right="30"/>
              <w:rPr>
                <w:rFonts w:ascii="Calibri" w:eastAsia="Times New Roman" w:hAnsi="Calibri" w:cs="Calibri"/>
                <w:sz w:val="16"/>
              </w:rPr>
            </w:pPr>
            <w:hyperlink r:id="rId188" w:tgtFrame="_blank" w:history="1">
              <w:r w:rsidRPr="008B3F0C">
                <w:rPr>
                  <w:rFonts w:ascii="Calibri" w:eastAsia="Times New Roman" w:hAnsi="Calibri" w:cs="Calibri"/>
                  <w:color w:val="0000FF"/>
                  <w:sz w:val="16"/>
                  <w:u w:val="single"/>
                </w:rPr>
                <w:t>98_C_16</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F837C0" w14:textId="77777777" w:rsidR="001C317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[4] None of the above.</w:t>
            </w:r>
          </w:p>
          <w:p w14:paraId="587F6A2F" w14:textId="77777777" w:rsidR="001C317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Submit</w:t>
            </w:r>
          </w:p>
        </w:tc>
        <w:tc>
          <w:tcPr>
            <w:tcW w:w="6000" w:type="dxa"/>
          </w:tcPr>
          <w:p w14:paraId="2B197813" w14:textId="77777777" w:rsidR="001C3170"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 xml:space="preserve">[4] </w:t>
            </w:r>
            <w:r w:rsidRPr="00617EF5">
              <w:rPr>
                <w:rFonts w:ascii="Calibri" w:eastAsia="FZHei-B01S" w:hAnsi="Calibri" w:cs="Calibri"/>
                <w:lang w:eastAsia="zh-CN"/>
              </w:rPr>
              <w:t>以上皆不是。</w:t>
            </w:r>
          </w:p>
          <w:p w14:paraId="0B203311" w14:textId="77777777" w:rsidR="001C3170"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提交</w:t>
            </w:r>
          </w:p>
        </w:tc>
      </w:tr>
      <w:tr w:rsidR="004270EA" w:rsidRPr="008B3F0C" w14:paraId="66EE54CF" w14:textId="77777777" w:rsidTr="00617EF5">
        <w:tc>
          <w:tcPr>
            <w:tcW w:w="1353" w:type="dxa"/>
            <w:shd w:val="clear" w:color="auto" w:fill="C1E4F5"/>
            <w:tcMar>
              <w:top w:w="120" w:type="dxa"/>
              <w:left w:w="180" w:type="dxa"/>
              <w:bottom w:w="120" w:type="dxa"/>
              <w:right w:w="180" w:type="dxa"/>
            </w:tcMar>
            <w:hideMark/>
          </w:tcPr>
          <w:p w14:paraId="4434CC9B" w14:textId="77777777" w:rsidR="00A551B5" w:rsidRPr="008B3F0C" w:rsidRDefault="000D50BD" w:rsidP="00A551B5">
            <w:pPr>
              <w:spacing w:before="30" w:after="30"/>
              <w:ind w:left="30" w:right="30"/>
              <w:rPr>
                <w:rFonts w:ascii="Calibri" w:eastAsia="Times New Roman" w:hAnsi="Calibri" w:cs="Calibri"/>
                <w:sz w:val="16"/>
              </w:rPr>
            </w:pPr>
            <w:r w:rsidRPr="008B3F0C">
              <w:rPr>
                <w:rFonts w:ascii="Calibri" w:eastAsia="Times New Roman" w:hAnsi="Calibri" w:cs="Calibri"/>
                <w:sz w:val="16"/>
              </w:rPr>
              <w:t>Screen 15</w:t>
            </w:r>
          </w:p>
          <w:p w14:paraId="389A2150" w14:textId="77777777" w:rsidR="00A551B5" w:rsidRPr="008B3F0C" w:rsidRDefault="000D50BD" w:rsidP="00A551B5">
            <w:pPr>
              <w:spacing w:before="100" w:beforeAutospacing="1" w:after="100" w:afterAutospacing="1"/>
              <w:ind w:left="30" w:right="30"/>
              <w:rPr>
                <w:rFonts w:ascii="Calibri" w:eastAsia="Times New Roman" w:hAnsi="Calibri" w:cs="Calibri"/>
                <w:sz w:val="16"/>
              </w:rPr>
            </w:pPr>
            <w:r w:rsidRPr="008B3F0C">
              <w:rPr>
                <w:rFonts w:ascii="Calibri" w:eastAsia="Times New Roman" w:hAnsi="Calibri" w:cs="Calibri"/>
                <w:sz w:val="16"/>
              </w:rPr>
              <w:t>Question 10: Feedback</w:t>
            </w:r>
          </w:p>
          <w:p w14:paraId="0BFCCD16" w14:textId="77777777" w:rsidR="00A551B5" w:rsidRPr="008B3F0C" w:rsidRDefault="000D50BD" w:rsidP="00A551B5">
            <w:pPr>
              <w:ind w:left="30" w:right="30"/>
              <w:rPr>
                <w:rFonts w:ascii="Calibri" w:eastAsia="Times New Roman" w:hAnsi="Calibri" w:cs="Calibri"/>
                <w:sz w:val="16"/>
              </w:rPr>
            </w:pPr>
            <w:r w:rsidRPr="008B3F0C">
              <w:rPr>
                <w:rFonts w:ascii="Calibri" w:eastAsia="Times New Roman" w:hAnsi="Calibri" w:cs="Calibri"/>
                <w:sz w:val="16"/>
              </w:rPr>
              <w:t>99_C_16</w:t>
            </w:r>
          </w:p>
        </w:tc>
        <w:tc>
          <w:tcPr>
            <w:tcW w:w="6000" w:type="dxa"/>
            <w:tcMar>
              <w:top w:w="120" w:type="dxa"/>
              <w:left w:w="180" w:type="dxa"/>
              <w:bottom w:w="120" w:type="dxa"/>
              <w:right w:w="180" w:type="dxa"/>
            </w:tcMar>
            <w:hideMark/>
          </w:tcPr>
          <w:p w14:paraId="7C54825B" w14:textId="77777777" w:rsidR="00A551B5"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 do not offer or provide anything of value to gain a business advantage, directly or indirectly, in line with anti-bribery principles.</w:t>
            </w:r>
          </w:p>
        </w:tc>
        <w:tc>
          <w:tcPr>
            <w:tcW w:w="6000" w:type="dxa"/>
          </w:tcPr>
          <w:p w14:paraId="5119D432" w14:textId="77777777" w:rsidR="00A551B5"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我们遵循反贿赂原则，不会为了获取业务优势而直接或间接提供任何有价物。</w:t>
            </w:r>
          </w:p>
        </w:tc>
      </w:tr>
      <w:tr w:rsidR="004270EA" w:rsidRPr="008B3F0C" w14:paraId="4692FBFA" w14:textId="77777777" w:rsidTr="00617EF5">
        <w:tc>
          <w:tcPr>
            <w:tcW w:w="1353" w:type="dxa"/>
            <w:shd w:val="clear" w:color="auto" w:fill="C1E4F5"/>
            <w:tcMar>
              <w:top w:w="120" w:type="dxa"/>
              <w:left w:w="180" w:type="dxa"/>
              <w:bottom w:w="120" w:type="dxa"/>
              <w:right w:w="180" w:type="dxa"/>
            </w:tcMar>
            <w:hideMark/>
          </w:tcPr>
          <w:p w14:paraId="60387073" w14:textId="77777777" w:rsidR="003C2A50" w:rsidRPr="008B3F0C" w:rsidRDefault="000D50BD" w:rsidP="003C2A50">
            <w:pPr>
              <w:spacing w:before="30" w:after="30"/>
              <w:ind w:left="30" w:right="30"/>
              <w:rPr>
                <w:rFonts w:ascii="Calibri" w:eastAsia="Times New Roman" w:hAnsi="Calibri" w:cs="Calibri"/>
                <w:sz w:val="16"/>
              </w:rPr>
            </w:pPr>
            <w:hyperlink r:id="rId189" w:tgtFrame="_blank" w:history="1">
              <w:r w:rsidRPr="008B3F0C">
                <w:rPr>
                  <w:rFonts w:ascii="Calibri" w:eastAsia="Times New Roman" w:hAnsi="Calibri" w:cs="Calibri"/>
                  <w:color w:val="0000FF"/>
                  <w:sz w:val="16"/>
                  <w:u w:val="single"/>
                </w:rPr>
                <w:t>Screen 16</w:t>
              </w:r>
            </w:hyperlink>
            <w:r w:rsidRPr="008B3F0C">
              <w:rPr>
                <w:rFonts w:ascii="Calibri" w:eastAsia="Times New Roman" w:hAnsi="Calibri" w:cs="Calibri"/>
                <w:sz w:val="16"/>
              </w:rPr>
              <w:t xml:space="preserve"> </w:t>
            </w:r>
          </w:p>
          <w:p w14:paraId="703ED127" w14:textId="77777777" w:rsidR="003C2A50" w:rsidRPr="008B3F0C" w:rsidRDefault="000D50BD" w:rsidP="003C2A50">
            <w:pPr>
              <w:ind w:left="30" w:right="30"/>
              <w:rPr>
                <w:rFonts w:ascii="Calibri" w:eastAsia="Times New Roman" w:hAnsi="Calibri" w:cs="Calibri"/>
                <w:sz w:val="16"/>
              </w:rPr>
            </w:pPr>
            <w:hyperlink r:id="rId190" w:tgtFrame="_blank" w:history="1">
              <w:r w:rsidRPr="008B3F0C">
                <w:rPr>
                  <w:rFonts w:ascii="Calibri" w:eastAsia="Times New Roman" w:hAnsi="Calibri" w:cs="Calibri"/>
                  <w:color w:val="0000FF"/>
                  <w:sz w:val="16"/>
                  <w:u w:val="single"/>
                </w:rPr>
                <w:t>100_C_17</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EABC28" w14:textId="77777777" w:rsidR="003C2A5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No results are available, as you have not completed the Knowledge Check.</w:t>
            </w:r>
          </w:p>
          <w:p w14:paraId="2C410F18" w14:textId="77777777" w:rsidR="003C2A5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Congratulations! You have successfully passed the Knowledge Check.</w:t>
            </w:r>
          </w:p>
          <w:p w14:paraId="56ECC6E9" w14:textId="77777777" w:rsidR="003C2A5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Please review your results below by clicking on each question.</w:t>
            </w:r>
          </w:p>
          <w:p w14:paraId="5497C584" w14:textId="77777777" w:rsidR="003C2A5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Once you’re done, click the forward arrow to take a short survey.</w:t>
            </w:r>
          </w:p>
          <w:p w14:paraId="5D812FDE" w14:textId="77777777" w:rsidR="003C2A5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Sorry, you did not pass the Knowledge Check. Take a few minutes to review your results below by clicking on each question.</w:t>
            </w:r>
          </w:p>
          <w:p w14:paraId="40164C76" w14:textId="77777777" w:rsidR="003C2A5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When you are done, click the Retake button.</w:t>
            </w:r>
          </w:p>
        </w:tc>
        <w:tc>
          <w:tcPr>
            <w:tcW w:w="6000" w:type="dxa"/>
          </w:tcPr>
          <w:p w14:paraId="32802B87" w14:textId="77777777" w:rsidR="003C2A5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你尚未完成知识测验，无法查看结果。</w:t>
            </w:r>
          </w:p>
          <w:p w14:paraId="7A1299A7" w14:textId="77777777" w:rsidR="003C2A5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恭喜！你已顺利通过知识测验。</w:t>
            </w:r>
          </w:p>
          <w:p w14:paraId="369DA40A" w14:textId="77777777" w:rsidR="003C2A5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请点击问题，在下方查看你的测验结果。</w:t>
            </w:r>
          </w:p>
          <w:p w14:paraId="58AADD96" w14:textId="77777777" w:rsidR="003C2A5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完成后，请点击前进箭头，参加一个简短调查。</w:t>
            </w:r>
          </w:p>
          <w:p w14:paraId="2E03A80C" w14:textId="77777777" w:rsidR="003C2A5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抱歉，你未通过知识测验。请点击各个问题，在下方查看你的测验结果。</w:t>
            </w:r>
          </w:p>
          <w:p w14:paraId="5D52A50E" w14:textId="77777777" w:rsidR="003C2A5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完成后，请点击重新测验按钮。</w:t>
            </w:r>
          </w:p>
        </w:tc>
      </w:tr>
      <w:tr w:rsidR="004270EA" w:rsidRPr="008B3F0C" w14:paraId="7D266A04" w14:textId="77777777" w:rsidTr="00617EF5">
        <w:tc>
          <w:tcPr>
            <w:tcW w:w="1353" w:type="dxa"/>
            <w:shd w:val="clear" w:color="auto" w:fill="C1E4F5"/>
            <w:tcMar>
              <w:top w:w="120" w:type="dxa"/>
              <w:left w:w="180" w:type="dxa"/>
              <w:bottom w:w="120" w:type="dxa"/>
              <w:right w:w="180" w:type="dxa"/>
            </w:tcMar>
            <w:hideMark/>
          </w:tcPr>
          <w:p w14:paraId="0FD98342" w14:textId="77777777" w:rsidR="003C2A50" w:rsidRPr="008B3F0C" w:rsidRDefault="000D50BD" w:rsidP="003C2A50">
            <w:pPr>
              <w:spacing w:before="30" w:after="30"/>
              <w:ind w:left="30" w:right="30"/>
              <w:rPr>
                <w:rFonts w:ascii="Calibri" w:eastAsia="Times New Roman" w:hAnsi="Calibri" w:cs="Calibri"/>
                <w:sz w:val="16"/>
              </w:rPr>
            </w:pPr>
            <w:hyperlink r:id="rId191" w:tgtFrame="_blank" w:history="1">
              <w:r w:rsidRPr="008B3F0C">
                <w:rPr>
                  <w:rFonts w:ascii="Calibri" w:eastAsia="Times New Roman" w:hAnsi="Calibri" w:cs="Calibri"/>
                  <w:color w:val="0000FF"/>
                  <w:sz w:val="16"/>
                  <w:u w:val="single"/>
                </w:rPr>
                <w:t>Screen 17</w:t>
              </w:r>
            </w:hyperlink>
            <w:r w:rsidRPr="008B3F0C">
              <w:rPr>
                <w:rFonts w:ascii="Calibri" w:eastAsia="Times New Roman" w:hAnsi="Calibri" w:cs="Calibri"/>
                <w:sz w:val="16"/>
              </w:rPr>
              <w:t xml:space="preserve"> </w:t>
            </w:r>
          </w:p>
          <w:p w14:paraId="268D41DC" w14:textId="77777777" w:rsidR="003C2A50" w:rsidRPr="008B3F0C" w:rsidRDefault="000D50BD" w:rsidP="003C2A50">
            <w:pPr>
              <w:ind w:left="30" w:right="30"/>
              <w:rPr>
                <w:rFonts w:ascii="Calibri" w:eastAsia="Times New Roman" w:hAnsi="Calibri" w:cs="Calibri"/>
                <w:sz w:val="16"/>
              </w:rPr>
            </w:pPr>
            <w:hyperlink r:id="rId192" w:tgtFrame="_blank" w:history="1">
              <w:r w:rsidRPr="008B3F0C">
                <w:rPr>
                  <w:rFonts w:ascii="Calibri" w:eastAsia="Times New Roman" w:hAnsi="Calibri" w:cs="Calibri"/>
                  <w:color w:val="0000FF"/>
                  <w:sz w:val="16"/>
                  <w:u w:val="single"/>
                </w:rPr>
                <w:t>104_C_199</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246852" w14:textId="77777777" w:rsidR="003C2A5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[3] As a result of this session, I have a better understanding of Abbott's Code of Business Conduct.</w:t>
            </w:r>
          </w:p>
          <w:p w14:paraId="53C2CBA2" w14:textId="77777777" w:rsidR="003C2A5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Strongly Disagree</w:t>
            </w:r>
          </w:p>
          <w:p w14:paraId="730AE861" w14:textId="77777777" w:rsidR="003C2A5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Disagree</w:t>
            </w:r>
          </w:p>
          <w:p w14:paraId="0481CBFA" w14:textId="77777777" w:rsidR="003C2A5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Neutral</w:t>
            </w:r>
          </w:p>
          <w:p w14:paraId="027AD751" w14:textId="77777777" w:rsidR="003C2A5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Agree</w:t>
            </w:r>
          </w:p>
          <w:p w14:paraId="3DA2F952" w14:textId="77777777" w:rsidR="003C2A50"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Strongly Agree</w:t>
            </w:r>
          </w:p>
        </w:tc>
        <w:tc>
          <w:tcPr>
            <w:tcW w:w="6000" w:type="dxa"/>
          </w:tcPr>
          <w:p w14:paraId="30438FCA" w14:textId="77777777" w:rsidR="006F1CE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 xml:space="preserve">[3] </w:t>
            </w:r>
            <w:r w:rsidRPr="00617EF5">
              <w:rPr>
                <w:rFonts w:ascii="Calibri" w:eastAsia="FZHei-B01S" w:hAnsi="Calibri" w:cs="Calibri"/>
                <w:lang w:eastAsia="zh-CN"/>
              </w:rPr>
              <w:t>完成本课后，我对雅培《商业行为准则》有了更好的了解。</w:t>
            </w:r>
          </w:p>
          <w:p w14:paraId="2AF0106D" w14:textId="77777777" w:rsidR="006F1CE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强烈反对</w:t>
            </w:r>
          </w:p>
          <w:p w14:paraId="56B2E97B" w14:textId="77777777" w:rsidR="006F1CE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反对</w:t>
            </w:r>
          </w:p>
          <w:p w14:paraId="28B40341" w14:textId="77777777" w:rsidR="006F1CE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中立</w:t>
            </w:r>
          </w:p>
          <w:p w14:paraId="1CED99D9" w14:textId="77777777" w:rsidR="006F1CE1"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同意</w:t>
            </w:r>
          </w:p>
          <w:p w14:paraId="6233ED60" w14:textId="77777777" w:rsidR="003C2A50"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强烈同意</w:t>
            </w:r>
          </w:p>
        </w:tc>
      </w:tr>
      <w:tr w:rsidR="004270EA" w:rsidRPr="008B3F0C" w14:paraId="41BAD759" w14:textId="77777777" w:rsidTr="00617EF5">
        <w:tc>
          <w:tcPr>
            <w:tcW w:w="1353" w:type="dxa"/>
            <w:shd w:val="clear" w:color="auto" w:fill="C1E4F5"/>
            <w:tcMar>
              <w:top w:w="120" w:type="dxa"/>
              <w:left w:w="180" w:type="dxa"/>
              <w:bottom w:w="120" w:type="dxa"/>
              <w:right w:w="180" w:type="dxa"/>
            </w:tcMar>
            <w:hideMark/>
          </w:tcPr>
          <w:p w14:paraId="45BE1C1B" w14:textId="77777777" w:rsidR="00764DBF" w:rsidRPr="008B3F0C" w:rsidRDefault="000D50BD" w:rsidP="00764DBF">
            <w:pPr>
              <w:spacing w:before="30" w:after="30"/>
              <w:ind w:left="30" w:right="30"/>
              <w:rPr>
                <w:rFonts w:ascii="Calibri" w:eastAsia="Times New Roman" w:hAnsi="Calibri" w:cs="Calibri"/>
                <w:sz w:val="16"/>
              </w:rPr>
            </w:pPr>
            <w:hyperlink r:id="rId193" w:tgtFrame="_blank" w:history="1">
              <w:r w:rsidRPr="008B3F0C">
                <w:rPr>
                  <w:rFonts w:ascii="Calibri" w:eastAsia="Times New Roman" w:hAnsi="Calibri" w:cs="Calibri"/>
                  <w:color w:val="0000FF"/>
                  <w:sz w:val="16"/>
                  <w:u w:val="single"/>
                </w:rPr>
                <w:t>Screen 18</w:t>
              </w:r>
            </w:hyperlink>
            <w:r w:rsidRPr="008B3F0C">
              <w:rPr>
                <w:rFonts w:ascii="Calibri" w:eastAsia="Times New Roman" w:hAnsi="Calibri" w:cs="Calibri"/>
                <w:sz w:val="16"/>
              </w:rPr>
              <w:t xml:space="preserve"> </w:t>
            </w:r>
          </w:p>
          <w:p w14:paraId="29490D01" w14:textId="77777777" w:rsidR="00764DBF" w:rsidRPr="008B3F0C" w:rsidRDefault="000D50BD" w:rsidP="00764DBF">
            <w:pPr>
              <w:ind w:left="30" w:right="30"/>
              <w:rPr>
                <w:rFonts w:ascii="Calibri" w:eastAsia="Times New Roman" w:hAnsi="Calibri" w:cs="Calibri"/>
                <w:sz w:val="16"/>
              </w:rPr>
            </w:pPr>
            <w:hyperlink r:id="rId194" w:tgtFrame="_blank" w:history="1">
              <w:r w:rsidRPr="008B3F0C">
                <w:rPr>
                  <w:rFonts w:ascii="Calibri" w:eastAsia="Times New Roman" w:hAnsi="Calibri" w:cs="Calibri"/>
                  <w:color w:val="0000FF"/>
                  <w:sz w:val="16"/>
                  <w:u w:val="single"/>
                </w:rPr>
                <w:t>107_C_200</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84A6FE"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Where to go for Support</w:t>
            </w:r>
          </w:p>
        </w:tc>
        <w:tc>
          <w:tcPr>
            <w:tcW w:w="6000" w:type="dxa"/>
          </w:tcPr>
          <w:p w14:paraId="660750FD" w14:textId="77777777" w:rsidR="00764DBF"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到何处获取支持</w:t>
            </w:r>
          </w:p>
        </w:tc>
      </w:tr>
      <w:tr w:rsidR="004270EA" w:rsidRPr="008B3F0C" w14:paraId="188C3878" w14:textId="77777777" w:rsidTr="00617EF5">
        <w:tc>
          <w:tcPr>
            <w:tcW w:w="1353" w:type="dxa"/>
            <w:shd w:val="clear" w:color="auto" w:fill="C1E4F5"/>
            <w:tcMar>
              <w:top w:w="120" w:type="dxa"/>
              <w:left w:w="180" w:type="dxa"/>
              <w:bottom w:w="120" w:type="dxa"/>
              <w:right w:w="180" w:type="dxa"/>
            </w:tcMar>
            <w:hideMark/>
          </w:tcPr>
          <w:p w14:paraId="37E43837" w14:textId="77777777" w:rsidR="00764DBF" w:rsidRPr="008B3F0C" w:rsidRDefault="000D50BD" w:rsidP="00764DBF">
            <w:pPr>
              <w:spacing w:before="30" w:after="30"/>
              <w:ind w:left="30" w:right="30"/>
              <w:rPr>
                <w:rFonts w:ascii="Calibri" w:eastAsia="Times New Roman" w:hAnsi="Calibri" w:cs="Calibri"/>
                <w:sz w:val="16"/>
              </w:rPr>
            </w:pPr>
            <w:hyperlink r:id="rId195" w:tgtFrame="_blank" w:history="1">
              <w:r w:rsidRPr="008B3F0C">
                <w:rPr>
                  <w:rFonts w:ascii="Calibri" w:eastAsia="Times New Roman" w:hAnsi="Calibri" w:cs="Calibri"/>
                  <w:color w:val="0000FF"/>
                  <w:sz w:val="16"/>
                  <w:u w:val="single"/>
                </w:rPr>
                <w:t>Screen 18</w:t>
              </w:r>
            </w:hyperlink>
            <w:r w:rsidRPr="008B3F0C">
              <w:rPr>
                <w:rFonts w:ascii="Calibri" w:eastAsia="Times New Roman" w:hAnsi="Calibri" w:cs="Calibri"/>
                <w:sz w:val="16"/>
              </w:rPr>
              <w:t xml:space="preserve"> </w:t>
            </w:r>
          </w:p>
          <w:p w14:paraId="494D6960" w14:textId="77777777" w:rsidR="00764DBF" w:rsidRPr="008B3F0C" w:rsidRDefault="000D50BD" w:rsidP="00764DBF">
            <w:pPr>
              <w:ind w:left="30" w:right="30"/>
              <w:rPr>
                <w:rFonts w:ascii="Calibri" w:eastAsia="Times New Roman" w:hAnsi="Calibri" w:cs="Calibri"/>
                <w:sz w:val="16"/>
              </w:rPr>
            </w:pPr>
            <w:hyperlink r:id="rId196" w:tgtFrame="_blank" w:history="1">
              <w:r w:rsidRPr="008B3F0C">
                <w:rPr>
                  <w:rFonts w:ascii="Calibri" w:eastAsia="Times New Roman" w:hAnsi="Calibri" w:cs="Calibri"/>
                  <w:color w:val="0000FF"/>
                  <w:sz w:val="16"/>
                  <w:u w:val="single"/>
                </w:rPr>
                <w:t>108_C_200</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D06815"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Manager</w:t>
            </w:r>
          </w:p>
          <w:p w14:paraId="0B35D02A"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If you have questions about your interactions with those outside of Abbott, the best place to start is with your manager</w:t>
            </w:r>
          </w:p>
        </w:tc>
        <w:tc>
          <w:tcPr>
            <w:tcW w:w="6000" w:type="dxa"/>
          </w:tcPr>
          <w:p w14:paraId="2A7F8944" w14:textId="77777777" w:rsidR="00764DB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经理</w:t>
            </w:r>
          </w:p>
          <w:p w14:paraId="79C1BD68" w14:textId="77777777" w:rsidR="00764DB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如果你对自己与雅培外部人员的往来互动有疑问，那么最好先询问你的经理</w:t>
            </w:r>
          </w:p>
        </w:tc>
      </w:tr>
      <w:tr w:rsidR="004270EA" w:rsidRPr="008B3F0C" w14:paraId="4E20385D" w14:textId="77777777" w:rsidTr="00617EF5">
        <w:tc>
          <w:tcPr>
            <w:tcW w:w="1353" w:type="dxa"/>
            <w:shd w:val="clear" w:color="auto" w:fill="C1E4F5"/>
            <w:tcMar>
              <w:top w:w="120" w:type="dxa"/>
              <w:left w:w="180" w:type="dxa"/>
              <w:bottom w:w="120" w:type="dxa"/>
              <w:right w:w="180" w:type="dxa"/>
            </w:tcMar>
            <w:hideMark/>
          </w:tcPr>
          <w:p w14:paraId="565F0678" w14:textId="77777777" w:rsidR="00764DBF" w:rsidRPr="008B3F0C" w:rsidRDefault="000D50BD" w:rsidP="00764DBF">
            <w:pPr>
              <w:spacing w:before="30" w:after="30"/>
              <w:ind w:left="30" w:right="30"/>
              <w:rPr>
                <w:rFonts w:ascii="Calibri" w:eastAsia="Times New Roman" w:hAnsi="Calibri" w:cs="Calibri"/>
                <w:sz w:val="16"/>
              </w:rPr>
            </w:pPr>
            <w:hyperlink r:id="rId197" w:tgtFrame="_blank" w:history="1">
              <w:r w:rsidRPr="008B3F0C">
                <w:rPr>
                  <w:rFonts w:ascii="Calibri" w:eastAsia="Times New Roman" w:hAnsi="Calibri" w:cs="Calibri"/>
                  <w:color w:val="0000FF"/>
                  <w:sz w:val="16"/>
                  <w:u w:val="single"/>
                </w:rPr>
                <w:t>Screen 18</w:t>
              </w:r>
            </w:hyperlink>
            <w:r w:rsidRPr="008B3F0C">
              <w:rPr>
                <w:rFonts w:ascii="Calibri" w:eastAsia="Times New Roman" w:hAnsi="Calibri" w:cs="Calibri"/>
                <w:sz w:val="16"/>
              </w:rPr>
              <w:t xml:space="preserve"> </w:t>
            </w:r>
          </w:p>
          <w:p w14:paraId="16881040" w14:textId="77777777" w:rsidR="00764DBF" w:rsidRPr="008B3F0C" w:rsidRDefault="000D50BD" w:rsidP="00764DBF">
            <w:pPr>
              <w:ind w:left="30" w:right="30"/>
              <w:rPr>
                <w:rFonts w:ascii="Calibri" w:eastAsia="Times New Roman" w:hAnsi="Calibri" w:cs="Calibri"/>
                <w:sz w:val="16"/>
              </w:rPr>
            </w:pPr>
            <w:hyperlink r:id="rId198" w:tgtFrame="_blank" w:history="1">
              <w:r w:rsidRPr="008B3F0C">
                <w:rPr>
                  <w:rFonts w:ascii="Calibri" w:eastAsia="Times New Roman" w:hAnsi="Calibri" w:cs="Calibri"/>
                  <w:color w:val="0000FF"/>
                  <w:sz w:val="16"/>
                  <w:u w:val="single"/>
                </w:rPr>
                <w:t>109_C_200</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E414E1"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Written Standards</w:t>
            </w:r>
          </w:p>
          <w:p w14:paraId="5501ED54" w14:textId="77777777" w:rsidR="00764DBF" w:rsidRPr="008B3F0C" w:rsidRDefault="000D50BD" w:rsidP="00617EF5">
            <w:pPr>
              <w:numPr>
                <w:ilvl w:val="0"/>
                <w:numId w:val="4"/>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 xml:space="preserve">For our company’s fundamental set of expectations about interactions with others, consult our </w:t>
            </w:r>
            <w:hyperlink r:id="rId199" w:tgtFrame="_blank" w:history="1">
              <w:r w:rsidRPr="008B3F0C">
                <w:rPr>
                  <w:rFonts w:ascii="Calibri" w:eastAsia="Times New Roman" w:hAnsi="Calibri" w:cs="Calibri"/>
                  <w:color w:val="0000FF"/>
                  <w:u w:val="single"/>
                </w:rPr>
                <w:t>Code of Business Conduct</w:t>
              </w:r>
            </w:hyperlink>
            <w:r w:rsidRPr="008B3F0C">
              <w:rPr>
                <w:rFonts w:ascii="Calibri" w:eastAsia="Times New Roman" w:hAnsi="Calibri" w:cs="Calibri"/>
              </w:rPr>
              <w:t>.</w:t>
            </w:r>
          </w:p>
          <w:p w14:paraId="45FA9771" w14:textId="77777777" w:rsidR="00764DBF" w:rsidRPr="008B3F0C" w:rsidRDefault="000D50BD" w:rsidP="00617EF5">
            <w:pPr>
              <w:numPr>
                <w:ilvl w:val="0"/>
                <w:numId w:val="4"/>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lastRenderedPageBreak/>
              <w:t xml:space="preserve">For our corporate policies and procedures applicable companywide, visit the </w:t>
            </w:r>
            <w:hyperlink r:id="rId200" w:tgtFrame="_blank" w:history="1">
              <w:r w:rsidRPr="008B3F0C">
                <w:rPr>
                  <w:rFonts w:ascii="Calibri" w:eastAsia="Times New Roman" w:hAnsi="Calibri" w:cs="Calibri"/>
                  <w:color w:val="0000FF"/>
                  <w:u w:val="single"/>
                </w:rPr>
                <w:t>Global Policy Portal.</w:t>
              </w:r>
            </w:hyperlink>
          </w:p>
        </w:tc>
        <w:tc>
          <w:tcPr>
            <w:tcW w:w="6000" w:type="dxa"/>
          </w:tcPr>
          <w:p w14:paraId="3990A16B" w14:textId="77777777" w:rsidR="00764DBF"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lastRenderedPageBreak/>
              <w:t>书面标准</w:t>
            </w:r>
          </w:p>
          <w:p w14:paraId="7C8D57C4" w14:textId="77777777" w:rsidR="00AF4AEE" w:rsidRPr="00617EF5" w:rsidRDefault="000D50BD" w:rsidP="00617EF5">
            <w:pPr>
              <w:numPr>
                <w:ilvl w:val="0"/>
                <w:numId w:val="4"/>
              </w:numPr>
              <w:spacing w:before="100" w:beforeAutospacing="1" w:after="100" w:afterAutospacing="1"/>
              <w:ind w:left="750" w:right="30"/>
              <w:rPr>
                <w:rFonts w:ascii="Calibri" w:eastAsia="FZHei-B01S" w:hAnsi="Calibri" w:cs="Calibri"/>
                <w:lang w:eastAsia="zh-CN"/>
              </w:rPr>
            </w:pPr>
            <w:r w:rsidRPr="00617EF5">
              <w:rPr>
                <w:rFonts w:ascii="Calibri" w:eastAsia="FZHei-B01S" w:hAnsi="Calibri" w:cs="Calibri"/>
                <w:lang w:eastAsia="zh-CN"/>
              </w:rPr>
              <w:t>有关公司对与他人往来互动的基本期望要求，请查阅</w:t>
            </w:r>
            <w:r>
              <w:fldChar w:fldCharType="begin"/>
            </w:r>
            <w:r>
              <w:rPr>
                <w:lang w:eastAsia="zh-CN"/>
              </w:rPr>
              <w:instrText>HYPERLINK "http://www.abbott.com/investors/governance/code-of-business-conduct.html" \t "_blank"</w:instrText>
            </w:r>
            <w:r>
              <w:fldChar w:fldCharType="separate"/>
            </w:r>
            <w:r w:rsidRPr="00617EF5">
              <w:rPr>
                <w:rFonts w:ascii="Calibri" w:eastAsia="FZHei-B01S" w:hAnsi="Calibri" w:cs="Calibri"/>
                <w:color w:val="0000FF"/>
                <w:u w:val="single"/>
                <w:lang w:eastAsia="zh-CN"/>
              </w:rPr>
              <w:t>《商业行为准则》</w:t>
            </w:r>
            <w:r>
              <w:fldChar w:fldCharType="end"/>
            </w:r>
            <w:r w:rsidRPr="00617EF5">
              <w:rPr>
                <w:rFonts w:ascii="Calibri" w:eastAsia="FZHei-B01S" w:hAnsi="Calibri" w:cs="Calibri"/>
                <w:lang w:eastAsia="zh-CN"/>
              </w:rPr>
              <w:t>。</w:t>
            </w:r>
          </w:p>
          <w:p w14:paraId="556CE87F" w14:textId="0AE6EE28" w:rsidR="00764DBF" w:rsidRPr="00617EF5" w:rsidRDefault="000D50BD" w:rsidP="00617EF5">
            <w:pPr>
              <w:numPr>
                <w:ilvl w:val="0"/>
                <w:numId w:val="4"/>
              </w:numPr>
              <w:spacing w:before="100" w:beforeAutospacing="1" w:after="100" w:afterAutospacing="1"/>
              <w:ind w:left="750" w:right="30"/>
              <w:rPr>
                <w:rFonts w:ascii="Calibri" w:eastAsia="FZHei-B01S" w:hAnsi="Calibri" w:cs="Calibri"/>
                <w:lang w:eastAsia="zh-CN"/>
              </w:rPr>
            </w:pPr>
            <w:r w:rsidRPr="00617EF5">
              <w:rPr>
                <w:rFonts w:ascii="Calibri" w:eastAsia="FZHei-B01S" w:hAnsi="Calibri" w:cs="Calibri"/>
                <w:lang w:eastAsia="zh-CN"/>
              </w:rPr>
              <w:lastRenderedPageBreak/>
              <w:t>如需了解适用于全公司的</w:t>
            </w:r>
            <w:del w:id="223" w:author="Gu, Skylla" w:date="2026-01-08T16:44:00Z" w16du:dateUtc="2026-01-08T08:44:00Z">
              <w:r w:rsidRPr="00617EF5" w:rsidDel="00EC5178">
                <w:rPr>
                  <w:rFonts w:ascii="Calibri" w:eastAsia="FZHei-B01S" w:hAnsi="Calibri" w:cs="Calibri" w:hint="eastAsia"/>
                  <w:lang w:eastAsia="zh-CN"/>
                </w:rPr>
                <w:delText>企业</w:delText>
              </w:r>
            </w:del>
            <w:ins w:id="224" w:author="Gu, Skylla" w:date="2026-01-08T16:44:00Z" w16du:dateUtc="2026-01-08T08:44:00Z">
              <w:r w:rsidR="00EC5178">
                <w:rPr>
                  <w:rFonts w:ascii="Calibri" w:eastAsia="FZHei-B01S" w:hAnsi="Calibri" w:cs="Calibri" w:hint="eastAsia"/>
                  <w:lang w:eastAsia="zh-CN"/>
                </w:rPr>
                <w:t>公司</w:t>
              </w:r>
            </w:ins>
            <w:r w:rsidRPr="00617EF5">
              <w:rPr>
                <w:rFonts w:ascii="Calibri" w:eastAsia="FZHei-B01S" w:hAnsi="Calibri" w:cs="Calibri"/>
                <w:lang w:eastAsia="zh-CN"/>
              </w:rPr>
              <w:t>政策</w:t>
            </w:r>
            <w:ins w:id="225" w:author="Gu, Skylla" w:date="2026-01-08T16:43:00Z" w16du:dateUtc="2026-01-08T08:43:00Z">
              <w:r w:rsidR="001829D2">
                <w:rPr>
                  <w:rFonts w:ascii="Calibri" w:eastAsia="FZHei-B01S" w:hAnsi="Calibri" w:cs="Calibri" w:hint="eastAsia"/>
                  <w:lang w:eastAsia="zh-CN"/>
                </w:rPr>
                <w:t>及流程</w:t>
              </w:r>
            </w:ins>
            <w:del w:id="226" w:author="Gu, Skylla" w:date="2026-01-08T16:43:00Z" w16du:dateUtc="2026-01-08T08:43:00Z">
              <w:r w:rsidRPr="00617EF5" w:rsidDel="001829D2">
                <w:rPr>
                  <w:rFonts w:ascii="Calibri" w:eastAsia="FZHei-B01S" w:hAnsi="Calibri" w:cs="Calibri"/>
                  <w:lang w:eastAsia="zh-CN"/>
                </w:rPr>
                <w:delText>和程序</w:delText>
              </w:r>
            </w:del>
            <w:r w:rsidRPr="00617EF5">
              <w:rPr>
                <w:rFonts w:ascii="Calibri" w:eastAsia="FZHei-B01S" w:hAnsi="Calibri" w:cs="Calibri"/>
                <w:lang w:eastAsia="zh-CN"/>
              </w:rPr>
              <w:t>，请访问</w:t>
            </w:r>
            <w:hyperlink r:id="rId201" w:tgtFrame="_blank" w:history="1">
              <w:r w:rsidRPr="00617EF5">
                <w:rPr>
                  <w:rFonts w:ascii="Calibri" w:eastAsia="FZHei-B01S" w:hAnsi="Calibri" w:cs="Calibri"/>
                  <w:color w:val="0000FF"/>
                  <w:u w:val="single"/>
                  <w:lang w:eastAsia="zh-CN"/>
                </w:rPr>
                <w:t>全球政策门户</w:t>
              </w:r>
            </w:hyperlink>
            <w:r w:rsidRPr="00617EF5">
              <w:rPr>
                <w:rFonts w:ascii="Calibri" w:eastAsia="FZHei-B01S" w:hAnsi="Calibri" w:cs="Calibri"/>
                <w:lang w:eastAsia="zh-CN"/>
              </w:rPr>
              <w:t>。</w:t>
            </w:r>
          </w:p>
        </w:tc>
      </w:tr>
      <w:tr w:rsidR="004270EA" w:rsidRPr="008B3F0C" w14:paraId="133E0222" w14:textId="77777777" w:rsidTr="00617EF5">
        <w:tc>
          <w:tcPr>
            <w:tcW w:w="1353" w:type="dxa"/>
            <w:shd w:val="clear" w:color="auto" w:fill="C1E4F5"/>
            <w:tcMar>
              <w:top w:w="120" w:type="dxa"/>
              <w:left w:w="180" w:type="dxa"/>
              <w:bottom w:w="120" w:type="dxa"/>
              <w:right w:w="180" w:type="dxa"/>
            </w:tcMar>
            <w:hideMark/>
          </w:tcPr>
          <w:p w14:paraId="451F14A9" w14:textId="77777777" w:rsidR="00764DBF" w:rsidRPr="008B3F0C" w:rsidRDefault="000D50BD" w:rsidP="00764DBF">
            <w:pPr>
              <w:spacing w:before="30" w:after="30"/>
              <w:ind w:left="30" w:right="30"/>
              <w:rPr>
                <w:rFonts w:ascii="Calibri" w:eastAsia="Times New Roman" w:hAnsi="Calibri" w:cs="Calibri"/>
                <w:sz w:val="16"/>
              </w:rPr>
            </w:pPr>
            <w:hyperlink r:id="rId202" w:tgtFrame="_blank" w:history="1">
              <w:r w:rsidRPr="008B3F0C">
                <w:rPr>
                  <w:rFonts w:ascii="Calibri" w:eastAsia="Times New Roman" w:hAnsi="Calibri" w:cs="Calibri"/>
                  <w:color w:val="0000FF"/>
                  <w:sz w:val="16"/>
                  <w:u w:val="single"/>
                </w:rPr>
                <w:t>Screen 18</w:t>
              </w:r>
            </w:hyperlink>
            <w:r w:rsidRPr="008B3F0C">
              <w:rPr>
                <w:rFonts w:ascii="Calibri" w:eastAsia="Times New Roman" w:hAnsi="Calibri" w:cs="Calibri"/>
                <w:sz w:val="16"/>
              </w:rPr>
              <w:t xml:space="preserve"> </w:t>
            </w:r>
          </w:p>
          <w:p w14:paraId="54687F2B" w14:textId="77777777" w:rsidR="00764DBF" w:rsidRPr="008B3F0C" w:rsidRDefault="000D50BD" w:rsidP="00764DBF">
            <w:pPr>
              <w:ind w:left="30" w:right="30"/>
              <w:rPr>
                <w:rFonts w:ascii="Calibri" w:eastAsia="Times New Roman" w:hAnsi="Calibri" w:cs="Calibri"/>
                <w:sz w:val="16"/>
              </w:rPr>
            </w:pPr>
            <w:hyperlink r:id="rId203" w:tgtFrame="_blank" w:history="1">
              <w:r w:rsidRPr="008B3F0C">
                <w:rPr>
                  <w:rFonts w:ascii="Calibri" w:eastAsia="Times New Roman" w:hAnsi="Calibri" w:cs="Calibri"/>
                  <w:color w:val="0000FF"/>
                  <w:sz w:val="16"/>
                  <w:u w:val="single"/>
                </w:rPr>
                <w:t>110_C_200</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E3846A"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Office of Ethics and Compliance (OEC)</w:t>
            </w:r>
          </w:p>
          <w:p w14:paraId="7E5BB0A5"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The OEC is a global resource available to address your questions or concerns about our company’s values and standards of conduct.</w:t>
            </w:r>
          </w:p>
          <w:p w14:paraId="1E94977D" w14:textId="77777777" w:rsidR="00764DBF" w:rsidRPr="008B3F0C" w:rsidRDefault="000D50BD" w:rsidP="00617EF5">
            <w:pPr>
              <w:numPr>
                <w:ilvl w:val="0"/>
                <w:numId w:val="5"/>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 xml:space="preserve">Visit the </w:t>
            </w:r>
            <w:hyperlink r:id="rId204" w:tgtFrame="_blank" w:history="1">
              <w:r w:rsidRPr="008B3F0C">
                <w:rPr>
                  <w:rFonts w:ascii="Calibri" w:eastAsia="Times New Roman" w:hAnsi="Calibri" w:cs="Calibri"/>
                  <w:color w:val="0000FF"/>
                  <w:u w:val="single"/>
                </w:rPr>
                <w:t>OEC webpage</w:t>
              </w:r>
            </w:hyperlink>
            <w:r w:rsidRPr="008B3F0C">
              <w:rPr>
                <w:rFonts w:ascii="Calibri" w:eastAsia="Times New Roman" w:hAnsi="Calibri" w:cs="Calibri"/>
              </w:rPr>
              <w:t xml:space="preserve"> on Abbott World.</w:t>
            </w:r>
          </w:p>
          <w:p w14:paraId="45845F77" w14:textId="77777777" w:rsidR="00764DBF" w:rsidRPr="008B3F0C" w:rsidRDefault="000D50BD" w:rsidP="00617EF5">
            <w:pPr>
              <w:numPr>
                <w:ilvl w:val="0"/>
                <w:numId w:val="5"/>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5" w:tgtFrame="_blank" w:history="1">
              <w:r w:rsidRPr="008B3F0C">
                <w:rPr>
                  <w:rFonts w:ascii="Calibri" w:eastAsia="Times New Roman" w:hAnsi="Calibri" w:cs="Calibri"/>
                  <w:color w:val="0000FF"/>
                  <w:u w:val="single"/>
                </w:rPr>
                <w:t>investigations@abbott.com</w:t>
              </w:r>
            </w:hyperlink>
            <w:r w:rsidRPr="008B3F0C">
              <w:rPr>
                <w:rFonts w:ascii="Calibri" w:eastAsia="Times New Roman" w:hAnsi="Calibri" w:cs="Calibri"/>
              </w:rPr>
              <w:t xml:space="preserve">) or Legal, or call our multilingual </w:t>
            </w:r>
            <w:hyperlink r:id="rId206" w:tgtFrame="_blank" w:history="1">
              <w:proofErr w:type="spellStart"/>
              <w:r w:rsidRPr="008B3F0C">
                <w:rPr>
                  <w:rFonts w:ascii="Calibri" w:eastAsia="Times New Roman" w:hAnsi="Calibri" w:cs="Calibri"/>
                  <w:color w:val="0000FF"/>
                  <w:u w:val="single"/>
                </w:rPr>
                <w:t>SpeakUp</w:t>
              </w:r>
              <w:proofErr w:type="spellEnd"/>
            </w:hyperlink>
            <w:r w:rsidRPr="008B3F0C">
              <w:rPr>
                <w:rFonts w:ascii="Calibri" w:eastAsia="Times New Roman" w:hAnsi="Calibri" w:cs="Calibri"/>
              </w:rPr>
              <w:t xml:space="preserve"> available globally 24/7.</w:t>
            </w:r>
          </w:p>
          <w:p w14:paraId="024F35E5" w14:textId="77777777" w:rsidR="00764DBF" w:rsidRPr="008B3F0C" w:rsidRDefault="000D50BD" w:rsidP="00617EF5">
            <w:pPr>
              <w:numPr>
                <w:ilvl w:val="0"/>
                <w:numId w:val="5"/>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 xml:space="preserve">iComply – Visit </w:t>
            </w:r>
            <w:hyperlink r:id="rId207" w:tgtFrame="_blank" w:history="1">
              <w:r w:rsidRPr="008B3F0C">
                <w:rPr>
                  <w:rFonts w:ascii="Calibri" w:eastAsia="Times New Roman" w:hAnsi="Calibri" w:cs="Calibri"/>
                  <w:color w:val="0000FF"/>
                  <w:u w:val="single"/>
                </w:rPr>
                <w:t>iComply</w:t>
              </w:r>
            </w:hyperlink>
            <w:r w:rsidRPr="008B3F0C">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33D3479E" w14:textId="5E6E1388" w:rsidR="00764DBF" w:rsidRPr="00617EF5" w:rsidRDefault="000D50BD" w:rsidP="00617EF5">
            <w:pPr>
              <w:spacing w:before="100" w:beforeAutospacing="1" w:after="100" w:afterAutospacing="1"/>
              <w:ind w:left="30" w:right="30"/>
              <w:rPr>
                <w:rFonts w:ascii="Calibri" w:eastAsia="FZHei-B01S" w:hAnsi="Calibri" w:cs="Calibri"/>
                <w:lang w:eastAsia="zh-CN"/>
              </w:rPr>
            </w:pPr>
            <w:del w:id="227" w:author="Gu, Skylla" w:date="2026-01-06T17:02:00Z" w16du:dateUtc="2026-01-06T09:02:00Z">
              <w:r w:rsidRPr="00617EF5" w:rsidDel="004042D9">
                <w:rPr>
                  <w:rFonts w:ascii="Calibri" w:eastAsia="FZHei-B01S" w:hAnsi="Calibri" w:cs="Calibri"/>
                  <w:lang w:eastAsia="zh-CN"/>
                </w:rPr>
                <w:delText>商业道德合规部</w:delText>
              </w:r>
            </w:del>
            <w:ins w:id="228"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 xml:space="preserve"> (OEC)</w:t>
            </w:r>
          </w:p>
          <w:p w14:paraId="4B6F3F6F" w14:textId="3FF03DF8" w:rsidR="00764DBF" w:rsidRPr="00617EF5" w:rsidRDefault="000D50BD" w:rsidP="00617EF5">
            <w:pPr>
              <w:spacing w:before="100" w:beforeAutospacing="1" w:after="100" w:afterAutospacing="1"/>
              <w:ind w:left="30" w:right="30"/>
              <w:rPr>
                <w:rFonts w:ascii="Calibri" w:eastAsia="FZHei-B01S" w:hAnsi="Calibri" w:cs="Calibri"/>
                <w:lang w:eastAsia="zh-CN"/>
              </w:rPr>
            </w:pPr>
            <w:del w:id="229" w:author="Gu, Skylla" w:date="2026-01-06T17:02:00Z" w16du:dateUtc="2026-01-06T09:02:00Z">
              <w:r w:rsidRPr="00617EF5" w:rsidDel="004042D9">
                <w:rPr>
                  <w:rFonts w:ascii="Calibri" w:eastAsia="FZHei-B01S" w:hAnsi="Calibri" w:cs="Calibri"/>
                  <w:lang w:eastAsia="zh-CN"/>
                </w:rPr>
                <w:delText>商业道德合规部</w:delText>
              </w:r>
            </w:del>
            <w:ins w:id="230"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是一个全球资源，可以帮助你解决有关公司价值观和行为标准的疑问或疑虑。</w:t>
            </w:r>
          </w:p>
          <w:p w14:paraId="05E1574D" w14:textId="7E862CB4" w:rsidR="00764DBF" w:rsidRPr="00617EF5" w:rsidRDefault="000D50BD" w:rsidP="00617EF5">
            <w:pPr>
              <w:numPr>
                <w:ilvl w:val="0"/>
                <w:numId w:val="5"/>
              </w:numPr>
              <w:spacing w:before="100" w:beforeAutospacing="1" w:after="100" w:afterAutospacing="1"/>
              <w:ind w:left="750" w:right="30"/>
              <w:rPr>
                <w:rFonts w:ascii="Calibri" w:eastAsia="FZHei-B01S" w:hAnsi="Calibri" w:cs="Calibri"/>
                <w:lang w:eastAsia="zh-CN"/>
              </w:rPr>
            </w:pPr>
            <w:r w:rsidRPr="00617EF5">
              <w:rPr>
                <w:rFonts w:ascii="Calibri" w:eastAsia="FZHei-B01S" w:hAnsi="Calibri" w:cs="Calibri"/>
                <w:lang w:eastAsia="zh-CN"/>
              </w:rPr>
              <w:t>请访问</w:t>
            </w:r>
            <w:r w:rsidRPr="00617EF5">
              <w:rPr>
                <w:rFonts w:ascii="Calibri" w:eastAsia="FZHei-B01S" w:hAnsi="Calibri" w:cs="Calibri"/>
                <w:lang w:eastAsia="zh-CN"/>
              </w:rPr>
              <w:t>“</w:t>
            </w:r>
            <w:r w:rsidRPr="00617EF5">
              <w:rPr>
                <w:rFonts w:ascii="Calibri" w:eastAsia="FZHei-B01S" w:hAnsi="Calibri" w:cs="Calibri"/>
                <w:lang w:eastAsia="zh-CN"/>
              </w:rPr>
              <w:t>雅培全球</w:t>
            </w:r>
            <w:r w:rsidRPr="00617EF5">
              <w:rPr>
                <w:rFonts w:ascii="Calibri" w:eastAsia="FZHei-B01S" w:hAnsi="Calibri" w:cs="Calibri"/>
                <w:lang w:eastAsia="zh-CN"/>
              </w:rPr>
              <w:t>”</w:t>
            </w:r>
            <w:r w:rsidRPr="00617EF5">
              <w:rPr>
                <w:rFonts w:ascii="Calibri" w:eastAsia="FZHei-B01S" w:hAnsi="Calibri" w:cs="Calibri"/>
                <w:lang w:eastAsia="zh-CN"/>
              </w:rPr>
              <w:t>上的</w:t>
            </w:r>
            <w:r w:rsidRPr="00617EF5">
              <w:rPr>
                <w:rFonts w:ascii="Calibri" w:eastAsia="FZHei-B01S" w:hAnsi="Calibri" w:cs="Calibri"/>
              </w:rPr>
              <w:fldChar w:fldCharType="begin"/>
            </w:r>
            <w:r w:rsidRPr="00617EF5">
              <w:rPr>
                <w:rFonts w:ascii="Calibri" w:eastAsia="FZHei-B01S" w:hAnsi="Calibri" w:cs="Calibri"/>
                <w:lang w:eastAsia="zh-CN"/>
              </w:rPr>
              <w:instrText xml:space="preserve"> HYPERLINK "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 "_blank" </w:instrText>
            </w:r>
            <w:r w:rsidRPr="00617EF5">
              <w:rPr>
                <w:rFonts w:ascii="Calibri" w:eastAsia="FZHei-B01S" w:hAnsi="Calibri" w:cs="Calibri"/>
              </w:rPr>
            </w:r>
            <w:r w:rsidRPr="00617EF5">
              <w:rPr>
                <w:rFonts w:ascii="Calibri" w:eastAsia="FZHei-B01S" w:hAnsi="Calibri" w:cs="Calibri"/>
              </w:rPr>
              <w:fldChar w:fldCharType="separate"/>
            </w:r>
            <w:del w:id="231" w:author="Gu, Skylla" w:date="2026-01-06T17:02:00Z" w16du:dateUtc="2026-01-06T09:02:00Z">
              <w:r w:rsidRPr="00617EF5" w:rsidDel="004042D9">
                <w:rPr>
                  <w:rFonts w:ascii="Calibri" w:eastAsia="FZHei-B01S" w:hAnsi="Calibri" w:cs="Calibri"/>
                  <w:color w:val="0000FF"/>
                  <w:u w:val="single"/>
                  <w:lang w:eastAsia="zh-CN"/>
                </w:rPr>
                <w:delText>商业道德合规部</w:delText>
              </w:r>
            </w:del>
            <w:ins w:id="232" w:author="Gu, Skylla" w:date="2026-01-06T17:02:00Z" w16du:dateUtc="2026-01-06T09:02:00Z">
              <w:r w:rsidR="004042D9">
                <w:rPr>
                  <w:rFonts w:ascii="Calibri" w:eastAsia="FZHei-B01S" w:hAnsi="Calibri" w:cs="Calibri"/>
                  <w:color w:val="0000FF"/>
                  <w:u w:val="single"/>
                  <w:lang w:eastAsia="zh-CN"/>
                </w:rPr>
                <w:t>商业道德与合规办公室</w:t>
              </w:r>
            </w:ins>
            <w:r w:rsidRPr="00617EF5">
              <w:rPr>
                <w:rFonts w:ascii="Calibri" w:eastAsia="FZHei-B01S" w:hAnsi="Calibri" w:cs="Calibri"/>
                <w:color w:val="0000FF"/>
                <w:u w:val="single"/>
                <w:lang w:eastAsia="zh-CN"/>
              </w:rPr>
              <w:t>网站</w:t>
            </w:r>
            <w:r w:rsidRPr="00617EF5">
              <w:rPr>
                <w:rFonts w:ascii="Calibri" w:eastAsia="FZHei-B01S" w:hAnsi="Calibri" w:cs="Calibri"/>
                <w:color w:val="0000FF"/>
                <w:u w:val="single"/>
                <w:lang w:eastAsia="zh-CN"/>
              </w:rPr>
              <w:fldChar w:fldCharType="end"/>
            </w:r>
            <w:r w:rsidRPr="00617EF5">
              <w:rPr>
                <w:rFonts w:ascii="Calibri" w:eastAsia="FZHei-B01S" w:hAnsi="Calibri" w:cs="Calibri"/>
                <w:lang w:eastAsia="zh-CN"/>
              </w:rPr>
              <w:t>。</w:t>
            </w:r>
          </w:p>
          <w:p w14:paraId="30DECD83" w14:textId="49194A85" w:rsidR="006E5FE6" w:rsidRPr="00617EF5" w:rsidRDefault="000D50BD" w:rsidP="00617EF5">
            <w:pPr>
              <w:numPr>
                <w:ilvl w:val="0"/>
                <w:numId w:val="5"/>
              </w:numPr>
              <w:spacing w:before="100" w:beforeAutospacing="1" w:after="100" w:afterAutospacing="1"/>
              <w:ind w:left="750" w:right="30"/>
              <w:rPr>
                <w:rFonts w:ascii="Calibri" w:eastAsia="FZHei-B01S" w:hAnsi="Calibri" w:cs="Calibri"/>
                <w:lang w:eastAsia="zh-CN"/>
              </w:rPr>
            </w:pPr>
            <w:r w:rsidRPr="00617EF5">
              <w:rPr>
                <w:rFonts w:ascii="Calibri" w:eastAsia="FZHei-B01S" w:hAnsi="Calibri" w:cs="Calibri"/>
                <w:lang w:eastAsia="zh-CN"/>
              </w:rPr>
              <w:t>如果你对公司内部或与客户或其他第三方的交易中的腐败商业活动有任何担忧，你可以向</w:t>
            </w:r>
            <w:del w:id="233" w:author="Gu, Skylla" w:date="2026-01-06T17:02:00Z" w16du:dateUtc="2026-01-06T09:02:00Z">
              <w:r w:rsidRPr="00617EF5" w:rsidDel="004042D9">
                <w:rPr>
                  <w:rFonts w:ascii="Calibri" w:eastAsia="FZHei-B01S" w:hAnsi="Calibri" w:cs="Calibri"/>
                  <w:lang w:eastAsia="zh-CN"/>
                </w:rPr>
                <w:delText>商业道德合规部</w:delText>
              </w:r>
            </w:del>
            <w:ins w:id="234"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 xml:space="preserve"> (</w:t>
            </w:r>
            <w:hyperlink r:id="rId208" w:tgtFrame="_blank" w:history="1">
              <w:r w:rsidRPr="00617EF5">
                <w:rPr>
                  <w:rFonts w:ascii="Calibri" w:eastAsia="FZHei-B01S" w:hAnsi="Calibri" w:cs="Calibri"/>
                  <w:color w:val="0000FF"/>
                  <w:u w:val="single"/>
                  <w:lang w:eastAsia="zh-CN"/>
                </w:rPr>
                <w:t>investigations@abbott.com</w:t>
              </w:r>
            </w:hyperlink>
            <w:r w:rsidRPr="00617EF5">
              <w:rPr>
                <w:rFonts w:ascii="Calibri" w:eastAsia="FZHei-B01S" w:hAnsi="Calibri" w:cs="Calibri"/>
                <w:lang w:eastAsia="zh-CN"/>
              </w:rPr>
              <w:t xml:space="preserve">) </w:t>
            </w:r>
            <w:r w:rsidRPr="00617EF5">
              <w:rPr>
                <w:rFonts w:ascii="Calibri" w:eastAsia="FZHei-B01S" w:hAnsi="Calibri" w:cs="Calibri"/>
                <w:lang w:eastAsia="zh-CN"/>
              </w:rPr>
              <w:t>或</w:t>
            </w:r>
            <w:del w:id="235" w:author="Gu, Skylla" w:date="2026-01-07T16:11:00Z" w16du:dateUtc="2026-01-07T08:11:00Z">
              <w:r w:rsidRPr="00617EF5" w:rsidDel="00EA295D">
                <w:rPr>
                  <w:rFonts w:ascii="Calibri" w:eastAsia="FZHei-B01S" w:hAnsi="Calibri" w:cs="Calibri"/>
                  <w:lang w:eastAsia="zh-CN"/>
                </w:rPr>
                <w:delText>法务部</w:delText>
              </w:r>
            </w:del>
            <w:ins w:id="236" w:author="Gu, Skylla" w:date="2026-01-07T16:11:00Z" w16du:dateUtc="2026-01-07T08:11:00Z">
              <w:r w:rsidR="00EA295D">
                <w:rPr>
                  <w:rFonts w:ascii="Calibri" w:eastAsia="FZHei-B01S" w:hAnsi="Calibri" w:cs="Calibri"/>
                  <w:lang w:eastAsia="zh-CN"/>
                </w:rPr>
                <w:t>法律部</w:t>
              </w:r>
            </w:ins>
            <w:r w:rsidRPr="00617EF5">
              <w:rPr>
                <w:rFonts w:ascii="Calibri" w:eastAsia="FZHei-B01S" w:hAnsi="Calibri" w:cs="Calibri"/>
                <w:lang w:eastAsia="zh-CN"/>
              </w:rPr>
              <w:t>报告你的疑虑，或拨打我们的全球全天候多语种</w:t>
            </w:r>
            <w:r w:rsidRPr="00617EF5">
              <w:rPr>
                <w:rFonts w:ascii="Calibri" w:eastAsia="FZHei-B01S" w:hAnsi="Calibri" w:cs="Calibri"/>
                <w:lang w:eastAsia="zh-CN"/>
              </w:rPr>
              <w:t xml:space="preserve"> </w:t>
            </w:r>
            <w:hyperlink r:id="rId209" w:tgtFrame="_blank" w:history="1">
              <w:proofErr w:type="spellStart"/>
              <w:r w:rsidRPr="00617EF5">
                <w:rPr>
                  <w:rFonts w:ascii="Calibri" w:eastAsia="FZHei-B01S" w:hAnsi="Calibri" w:cs="Calibri"/>
                  <w:color w:val="0000FF"/>
                  <w:u w:val="single"/>
                  <w:lang w:eastAsia="zh-CN"/>
                </w:rPr>
                <w:t>SpeakUp</w:t>
              </w:r>
              <w:proofErr w:type="spellEnd"/>
            </w:hyperlink>
            <w:r w:rsidRPr="00617EF5">
              <w:rPr>
                <w:rFonts w:ascii="Calibri" w:eastAsia="FZHei-B01S" w:hAnsi="Calibri" w:cs="Calibri"/>
                <w:lang w:eastAsia="zh-CN"/>
              </w:rPr>
              <w:t xml:space="preserve"> </w:t>
            </w:r>
            <w:r w:rsidRPr="00617EF5">
              <w:rPr>
                <w:rFonts w:ascii="Calibri" w:eastAsia="FZHei-B01S" w:hAnsi="Calibri" w:cs="Calibri"/>
                <w:lang w:eastAsia="zh-CN"/>
              </w:rPr>
              <w:t>热线。</w:t>
            </w:r>
          </w:p>
          <w:p w14:paraId="6E7ED854" w14:textId="567D648B" w:rsidR="00764DBF" w:rsidRPr="00617EF5" w:rsidRDefault="000D50BD" w:rsidP="00617EF5">
            <w:pPr>
              <w:numPr>
                <w:ilvl w:val="0"/>
                <w:numId w:val="5"/>
              </w:numPr>
              <w:spacing w:before="100" w:beforeAutospacing="1" w:after="100" w:afterAutospacing="1"/>
              <w:ind w:left="750" w:right="30"/>
              <w:rPr>
                <w:rFonts w:ascii="Calibri" w:eastAsia="FZHei-B01S" w:hAnsi="Calibri" w:cs="Calibri"/>
                <w:lang w:eastAsia="zh-CN"/>
              </w:rPr>
            </w:pPr>
            <w:r w:rsidRPr="00617EF5">
              <w:rPr>
                <w:rFonts w:ascii="Calibri" w:eastAsia="FZHei-B01S" w:hAnsi="Calibri" w:cs="Calibri"/>
                <w:lang w:eastAsia="zh-CN"/>
              </w:rPr>
              <w:t xml:space="preserve">iComply - </w:t>
            </w:r>
            <w:r w:rsidRPr="00617EF5">
              <w:rPr>
                <w:rFonts w:ascii="Calibri" w:eastAsia="FZHei-B01S" w:hAnsi="Calibri" w:cs="Calibri"/>
                <w:lang w:eastAsia="zh-CN"/>
              </w:rPr>
              <w:t>访问</w:t>
            </w:r>
            <w:r w:rsidRPr="00617EF5">
              <w:rPr>
                <w:rFonts w:ascii="Calibri" w:eastAsia="FZHei-B01S" w:hAnsi="Calibri" w:cs="Calibri"/>
                <w:lang w:eastAsia="zh-CN"/>
              </w:rPr>
              <w:t xml:space="preserve"> </w:t>
            </w:r>
            <w:hyperlink r:id="rId210" w:tgtFrame="_blank" w:history="1">
              <w:r w:rsidRPr="00617EF5">
                <w:rPr>
                  <w:rFonts w:ascii="Calibri" w:eastAsia="FZHei-B01S" w:hAnsi="Calibri" w:cs="Calibri"/>
                  <w:color w:val="0000FF"/>
                  <w:u w:val="single"/>
                  <w:lang w:eastAsia="zh-CN"/>
                </w:rPr>
                <w:t>iComply</w:t>
              </w:r>
            </w:hyperlink>
            <w:r w:rsidRPr="00617EF5">
              <w:rPr>
                <w:rFonts w:ascii="Calibri" w:eastAsia="FZHei-B01S" w:hAnsi="Calibri" w:cs="Calibri"/>
                <w:lang w:eastAsia="zh-CN"/>
              </w:rPr>
              <w:t xml:space="preserve"> </w:t>
            </w:r>
            <w:r w:rsidRPr="00617EF5">
              <w:rPr>
                <w:rFonts w:ascii="Calibri" w:eastAsia="FZHei-B01S" w:hAnsi="Calibri" w:cs="Calibri"/>
                <w:lang w:eastAsia="zh-CN"/>
              </w:rPr>
              <w:t>查阅合规相关应用和资源，这些应用和资源专门面向与</w:t>
            </w:r>
            <w:del w:id="237" w:author="Gu, Skylla" w:date="2026-01-06T14:44:00Z" w16du:dateUtc="2026-01-06T06:44:00Z">
              <w:r w:rsidRPr="00617EF5" w:rsidDel="006510C9">
                <w:rPr>
                  <w:rFonts w:ascii="Calibri" w:eastAsia="FZHei-B01S" w:hAnsi="Calibri" w:cs="Calibri"/>
                  <w:lang w:eastAsia="zh-CN"/>
                </w:rPr>
                <w:delText>医疗保健专业人员</w:delText>
              </w:r>
            </w:del>
            <w:ins w:id="238" w:author="Gu, Skylla" w:date="2026-01-06T14:44:00Z" w16du:dateUtc="2026-01-06T06:44:00Z">
              <w:r w:rsidR="006510C9">
                <w:rPr>
                  <w:rFonts w:ascii="Calibri" w:eastAsia="FZHei-B01S" w:hAnsi="Calibri" w:cs="Calibri"/>
                  <w:lang w:eastAsia="zh-CN"/>
                </w:rPr>
                <w:t>医疗保健专业人士</w:t>
              </w:r>
            </w:ins>
            <w:r w:rsidRPr="00617EF5">
              <w:rPr>
                <w:rFonts w:ascii="Calibri" w:eastAsia="FZHei-B01S" w:hAnsi="Calibri" w:cs="Calibri"/>
                <w:lang w:eastAsia="zh-CN"/>
              </w:rPr>
              <w:t>、医疗</w:t>
            </w:r>
            <w:ins w:id="239" w:author="Gu, Skylla" w:date="2026-01-08T16:50:00Z" w16du:dateUtc="2026-01-08T08:50:00Z">
              <w:r w:rsidR="00750EAD">
                <w:rPr>
                  <w:rFonts w:ascii="Calibri" w:eastAsia="FZHei-B01S" w:hAnsi="Calibri" w:cs="Calibri" w:hint="eastAsia"/>
                  <w:lang w:eastAsia="zh-CN"/>
                </w:rPr>
                <w:t>保健</w:t>
              </w:r>
            </w:ins>
            <w:r w:rsidRPr="00617EF5">
              <w:rPr>
                <w:rFonts w:ascii="Calibri" w:eastAsia="FZHei-B01S" w:hAnsi="Calibri" w:cs="Calibri"/>
                <w:lang w:eastAsia="zh-CN"/>
              </w:rPr>
              <w:t>机构和第三方的交往。</w:t>
            </w:r>
          </w:p>
        </w:tc>
      </w:tr>
      <w:tr w:rsidR="004270EA" w:rsidRPr="008B3F0C" w14:paraId="24A9BFDA" w14:textId="77777777" w:rsidTr="00617EF5">
        <w:tc>
          <w:tcPr>
            <w:tcW w:w="1353" w:type="dxa"/>
            <w:shd w:val="clear" w:color="auto" w:fill="C1E4F5"/>
            <w:tcMar>
              <w:top w:w="120" w:type="dxa"/>
              <w:left w:w="180" w:type="dxa"/>
              <w:bottom w:w="120" w:type="dxa"/>
              <w:right w:w="180" w:type="dxa"/>
            </w:tcMar>
            <w:hideMark/>
          </w:tcPr>
          <w:p w14:paraId="4CE49051" w14:textId="77777777" w:rsidR="00764DBF" w:rsidRPr="008B3F0C" w:rsidRDefault="000D50BD" w:rsidP="00764DBF">
            <w:pPr>
              <w:spacing w:before="30" w:after="30"/>
              <w:ind w:left="30" w:right="30"/>
              <w:rPr>
                <w:rFonts w:ascii="Calibri" w:eastAsia="Times New Roman" w:hAnsi="Calibri" w:cs="Calibri"/>
                <w:sz w:val="16"/>
              </w:rPr>
            </w:pPr>
            <w:hyperlink r:id="rId211" w:tgtFrame="_blank" w:history="1">
              <w:r w:rsidRPr="008B3F0C">
                <w:rPr>
                  <w:rFonts w:ascii="Calibri" w:eastAsia="Times New Roman" w:hAnsi="Calibri" w:cs="Calibri"/>
                  <w:color w:val="0000FF"/>
                  <w:sz w:val="16"/>
                  <w:u w:val="single"/>
                </w:rPr>
                <w:t>Screen 18</w:t>
              </w:r>
            </w:hyperlink>
            <w:r w:rsidRPr="008B3F0C">
              <w:rPr>
                <w:rFonts w:ascii="Calibri" w:eastAsia="Times New Roman" w:hAnsi="Calibri" w:cs="Calibri"/>
                <w:sz w:val="16"/>
              </w:rPr>
              <w:t xml:space="preserve"> </w:t>
            </w:r>
          </w:p>
          <w:p w14:paraId="77815594" w14:textId="77777777" w:rsidR="00764DBF" w:rsidRPr="008B3F0C" w:rsidRDefault="000D50BD" w:rsidP="00764DBF">
            <w:pPr>
              <w:ind w:left="30" w:right="30"/>
              <w:rPr>
                <w:rFonts w:ascii="Calibri" w:eastAsia="Times New Roman" w:hAnsi="Calibri" w:cs="Calibri"/>
                <w:sz w:val="16"/>
              </w:rPr>
            </w:pPr>
            <w:hyperlink r:id="rId212" w:tgtFrame="_blank" w:history="1">
              <w:r w:rsidRPr="008B3F0C">
                <w:rPr>
                  <w:rFonts w:ascii="Calibri" w:eastAsia="Times New Roman" w:hAnsi="Calibri" w:cs="Calibri"/>
                  <w:color w:val="0000FF"/>
                  <w:sz w:val="16"/>
                  <w:u w:val="single"/>
                </w:rPr>
                <w:t>111_C_200</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BD0D05"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Human Resources</w:t>
            </w:r>
          </w:p>
          <w:p w14:paraId="6AA95533"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 xml:space="preserve">For employee-related issues, such as concerns involving management and/or other employees, contact your local </w:t>
            </w:r>
            <w:hyperlink r:id="rId213" w:tgtFrame="_blank" w:history="1">
              <w:r w:rsidRPr="008B3F0C">
                <w:rPr>
                  <w:rFonts w:ascii="Calibri" w:eastAsia="Times New Roman" w:hAnsi="Calibri" w:cs="Calibri"/>
                  <w:color w:val="0000FF"/>
                  <w:u w:val="single"/>
                </w:rPr>
                <w:t>Human Resources representative</w:t>
              </w:r>
            </w:hyperlink>
            <w:r w:rsidRPr="008B3F0C">
              <w:rPr>
                <w:rFonts w:ascii="Calibri" w:eastAsia="Times New Roman" w:hAnsi="Calibri" w:cs="Calibri"/>
              </w:rPr>
              <w:t>.</w:t>
            </w:r>
          </w:p>
        </w:tc>
        <w:tc>
          <w:tcPr>
            <w:tcW w:w="6000" w:type="dxa"/>
          </w:tcPr>
          <w:p w14:paraId="7D36844D" w14:textId="77777777" w:rsidR="00764DB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人力资源部</w:t>
            </w:r>
          </w:p>
          <w:p w14:paraId="2F7E8B10" w14:textId="77777777" w:rsidR="00764DB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对于有关员工的问题，例如问题涉及管理层和</w:t>
            </w:r>
            <w:r w:rsidRPr="00617EF5">
              <w:rPr>
                <w:rFonts w:ascii="Calibri" w:eastAsia="FZHei-B01S" w:hAnsi="Calibri" w:cs="Calibri"/>
                <w:lang w:eastAsia="zh-CN"/>
              </w:rPr>
              <w:t>/</w:t>
            </w:r>
            <w:r w:rsidRPr="00617EF5">
              <w:rPr>
                <w:rFonts w:ascii="Calibri" w:eastAsia="FZHei-B01S" w:hAnsi="Calibri" w:cs="Calibri"/>
                <w:lang w:eastAsia="zh-CN"/>
              </w:rPr>
              <w:t>或其他员工，请联系你当地的</w:t>
            </w:r>
            <w:r>
              <w:fldChar w:fldCharType="begin"/>
            </w:r>
            <w:r>
              <w:rPr>
                <w:lang w:eastAsia="zh-CN"/>
              </w:rPr>
              <w:instrText>HYPERLINK "https://abbott.sharepoint.com/sites/myhr" \t "_blank"</w:instrText>
            </w:r>
            <w:r>
              <w:fldChar w:fldCharType="separate"/>
            </w:r>
            <w:r w:rsidRPr="00617EF5">
              <w:rPr>
                <w:rFonts w:ascii="Calibri" w:eastAsia="FZHei-B01S" w:hAnsi="Calibri" w:cs="Calibri"/>
                <w:color w:val="0000FF"/>
                <w:u w:val="single"/>
                <w:lang w:eastAsia="zh-CN"/>
              </w:rPr>
              <w:t>人力资源代表</w:t>
            </w:r>
            <w:r>
              <w:fldChar w:fldCharType="end"/>
            </w:r>
            <w:r w:rsidRPr="00617EF5">
              <w:rPr>
                <w:rFonts w:ascii="Calibri" w:eastAsia="FZHei-B01S" w:hAnsi="Calibri" w:cs="Calibri"/>
                <w:lang w:eastAsia="zh-CN"/>
              </w:rPr>
              <w:t>。</w:t>
            </w:r>
          </w:p>
        </w:tc>
      </w:tr>
      <w:tr w:rsidR="004270EA" w:rsidRPr="008B3F0C" w14:paraId="67A6A596" w14:textId="77777777" w:rsidTr="00617EF5">
        <w:tc>
          <w:tcPr>
            <w:tcW w:w="1353" w:type="dxa"/>
            <w:shd w:val="clear" w:color="auto" w:fill="C1E4F5"/>
            <w:tcMar>
              <w:top w:w="120" w:type="dxa"/>
              <w:left w:w="180" w:type="dxa"/>
              <w:bottom w:w="120" w:type="dxa"/>
              <w:right w:w="180" w:type="dxa"/>
            </w:tcMar>
            <w:hideMark/>
          </w:tcPr>
          <w:p w14:paraId="1F31DC46" w14:textId="77777777" w:rsidR="00764DBF" w:rsidRPr="008B3F0C" w:rsidRDefault="000D50BD" w:rsidP="00764DBF">
            <w:pPr>
              <w:spacing w:before="30" w:after="30"/>
              <w:ind w:left="30" w:right="30"/>
              <w:rPr>
                <w:rFonts w:ascii="Calibri" w:eastAsia="Times New Roman" w:hAnsi="Calibri" w:cs="Calibri"/>
                <w:sz w:val="16"/>
              </w:rPr>
            </w:pPr>
            <w:hyperlink r:id="rId214" w:tgtFrame="_blank" w:history="1">
              <w:r w:rsidRPr="008B3F0C">
                <w:rPr>
                  <w:rFonts w:ascii="Calibri" w:eastAsia="Times New Roman" w:hAnsi="Calibri" w:cs="Calibri"/>
                  <w:color w:val="0000FF"/>
                  <w:sz w:val="16"/>
                  <w:u w:val="single"/>
                </w:rPr>
                <w:t>Screen 18</w:t>
              </w:r>
            </w:hyperlink>
            <w:r w:rsidRPr="008B3F0C">
              <w:rPr>
                <w:rFonts w:ascii="Calibri" w:eastAsia="Times New Roman" w:hAnsi="Calibri" w:cs="Calibri"/>
                <w:sz w:val="16"/>
              </w:rPr>
              <w:t xml:space="preserve"> </w:t>
            </w:r>
          </w:p>
          <w:p w14:paraId="56DC273F" w14:textId="77777777" w:rsidR="00764DBF" w:rsidRPr="008B3F0C" w:rsidRDefault="000D50BD" w:rsidP="00764DBF">
            <w:pPr>
              <w:ind w:left="30" w:right="30"/>
              <w:rPr>
                <w:rFonts w:ascii="Calibri" w:eastAsia="Times New Roman" w:hAnsi="Calibri" w:cs="Calibri"/>
                <w:sz w:val="16"/>
              </w:rPr>
            </w:pPr>
            <w:hyperlink r:id="rId215" w:tgtFrame="_blank" w:history="1">
              <w:r w:rsidRPr="008B3F0C">
                <w:rPr>
                  <w:rFonts w:ascii="Calibri" w:eastAsia="Times New Roman" w:hAnsi="Calibri" w:cs="Calibri"/>
                  <w:color w:val="0000FF"/>
                  <w:sz w:val="16"/>
                  <w:u w:val="single"/>
                </w:rPr>
                <w:t>112_C_200</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DA701B"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Legal Division</w:t>
            </w:r>
          </w:p>
          <w:p w14:paraId="150B9BF2"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Contact the Legal Division with questions or concerns about legal implications of bribery and corruption.</w:t>
            </w:r>
          </w:p>
          <w:p w14:paraId="796A481C" w14:textId="77777777" w:rsidR="00764DBF" w:rsidRPr="008B3F0C" w:rsidRDefault="000D50BD" w:rsidP="00617EF5">
            <w:pPr>
              <w:numPr>
                <w:ilvl w:val="0"/>
                <w:numId w:val="6"/>
              </w:numPr>
              <w:spacing w:before="100" w:beforeAutospacing="1" w:after="100" w:afterAutospacing="1"/>
              <w:ind w:left="750" w:right="30"/>
              <w:rPr>
                <w:rFonts w:ascii="Calibri" w:eastAsia="Times New Roman" w:hAnsi="Calibri" w:cs="Calibri"/>
              </w:rPr>
            </w:pPr>
            <w:r w:rsidRPr="008B3F0C">
              <w:rPr>
                <w:rFonts w:ascii="Calibri" w:eastAsia="Times New Roman" w:hAnsi="Calibri" w:cs="Calibri"/>
              </w:rPr>
              <w:t>Click here to access the Legal home page on Abbott World.</w:t>
            </w:r>
          </w:p>
        </w:tc>
        <w:tc>
          <w:tcPr>
            <w:tcW w:w="6000" w:type="dxa"/>
          </w:tcPr>
          <w:p w14:paraId="7D5D5906" w14:textId="6A4CB4B8" w:rsidR="00764DBF" w:rsidRPr="00617EF5" w:rsidRDefault="000D50BD" w:rsidP="00617EF5">
            <w:pPr>
              <w:spacing w:before="100" w:beforeAutospacing="1" w:after="100" w:afterAutospacing="1"/>
              <w:ind w:left="30" w:right="30"/>
              <w:rPr>
                <w:rFonts w:ascii="Calibri" w:eastAsia="FZHei-B01S" w:hAnsi="Calibri" w:cs="Calibri"/>
                <w:lang w:eastAsia="zh-CN"/>
              </w:rPr>
            </w:pPr>
            <w:del w:id="240" w:author="Gu, Skylla" w:date="2026-01-07T16:11:00Z" w16du:dateUtc="2026-01-07T08:11:00Z">
              <w:r w:rsidRPr="00617EF5" w:rsidDel="00EA295D">
                <w:rPr>
                  <w:rFonts w:ascii="Calibri" w:eastAsia="FZHei-B01S" w:hAnsi="Calibri" w:cs="Calibri"/>
                  <w:lang w:eastAsia="zh-CN"/>
                </w:rPr>
                <w:delText>法务部</w:delText>
              </w:r>
            </w:del>
            <w:ins w:id="241" w:author="Gu, Skylla" w:date="2026-01-07T16:11:00Z" w16du:dateUtc="2026-01-07T08:11:00Z">
              <w:r w:rsidR="00EA295D">
                <w:rPr>
                  <w:rFonts w:ascii="Calibri" w:eastAsia="FZHei-B01S" w:hAnsi="Calibri" w:cs="Calibri"/>
                  <w:lang w:eastAsia="zh-CN"/>
                </w:rPr>
                <w:t>法律部</w:t>
              </w:r>
            </w:ins>
          </w:p>
          <w:p w14:paraId="012D28F4" w14:textId="1BBDDFF8" w:rsidR="00764DB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如果不清楚贿赂和腐败可能引发的法律问题，请咨询</w:t>
            </w:r>
            <w:del w:id="242" w:author="Gu, Skylla" w:date="2026-01-07T16:11:00Z" w16du:dateUtc="2026-01-07T08:11:00Z">
              <w:r w:rsidRPr="00617EF5" w:rsidDel="00EA295D">
                <w:rPr>
                  <w:rFonts w:ascii="Calibri" w:eastAsia="FZHei-B01S" w:hAnsi="Calibri" w:cs="Calibri"/>
                  <w:lang w:eastAsia="zh-CN"/>
                </w:rPr>
                <w:delText>法务部</w:delText>
              </w:r>
            </w:del>
            <w:ins w:id="243" w:author="Gu, Skylla" w:date="2026-01-07T16:11:00Z" w16du:dateUtc="2026-01-07T08:11:00Z">
              <w:r w:rsidR="00EA295D">
                <w:rPr>
                  <w:rFonts w:ascii="Calibri" w:eastAsia="FZHei-B01S" w:hAnsi="Calibri" w:cs="Calibri"/>
                  <w:lang w:eastAsia="zh-CN"/>
                </w:rPr>
                <w:t>法律部</w:t>
              </w:r>
            </w:ins>
            <w:r w:rsidRPr="00617EF5">
              <w:rPr>
                <w:rFonts w:ascii="Calibri" w:eastAsia="FZHei-B01S" w:hAnsi="Calibri" w:cs="Calibri"/>
                <w:lang w:eastAsia="zh-CN"/>
              </w:rPr>
              <w:t>。</w:t>
            </w:r>
          </w:p>
          <w:p w14:paraId="3C88D02A" w14:textId="5E4600DD" w:rsidR="00764DBF" w:rsidRPr="00617EF5" w:rsidRDefault="000D50BD" w:rsidP="00617EF5">
            <w:pPr>
              <w:numPr>
                <w:ilvl w:val="0"/>
                <w:numId w:val="6"/>
              </w:numPr>
              <w:spacing w:before="100" w:beforeAutospacing="1" w:after="100" w:afterAutospacing="1"/>
              <w:ind w:left="750" w:right="30"/>
              <w:rPr>
                <w:rFonts w:ascii="Calibri" w:eastAsia="FZHei-B01S" w:hAnsi="Calibri" w:cs="Calibri"/>
                <w:lang w:eastAsia="zh-CN"/>
              </w:rPr>
            </w:pPr>
            <w:r w:rsidRPr="00617EF5">
              <w:rPr>
                <w:rFonts w:ascii="Calibri" w:eastAsia="FZHei-B01S" w:hAnsi="Calibri" w:cs="Calibri"/>
                <w:lang w:eastAsia="zh-CN"/>
              </w:rPr>
              <w:t>点击此处，访问</w:t>
            </w:r>
            <w:r w:rsidRPr="00617EF5">
              <w:rPr>
                <w:rFonts w:ascii="Calibri" w:eastAsia="FZHei-B01S" w:hAnsi="Calibri" w:cs="Calibri"/>
                <w:lang w:eastAsia="zh-CN"/>
              </w:rPr>
              <w:t>“</w:t>
            </w:r>
            <w:r w:rsidRPr="00617EF5">
              <w:rPr>
                <w:rFonts w:ascii="Calibri" w:eastAsia="FZHei-B01S" w:hAnsi="Calibri" w:cs="Calibri"/>
                <w:lang w:eastAsia="zh-CN"/>
              </w:rPr>
              <w:t>雅培全球</w:t>
            </w:r>
            <w:r w:rsidRPr="00617EF5">
              <w:rPr>
                <w:rFonts w:ascii="Calibri" w:eastAsia="FZHei-B01S" w:hAnsi="Calibri" w:cs="Calibri"/>
                <w:lang w:eastAsia="zh-CN"/>
              </w:rPr>
              <w:t>”</w:t>
            </w:r>
            <w:r w:rsidRPr="00617EF5">
              <w:rPr>
                <w:rFonts w:ascii="Calibri" w:eastAsia="FZHei-B01S" w:hAnsi="Calibri" w:cs="Calibri"/>
                <w:lang w:eastAsia="zh-CN"/>
              </w:rPr>
              <w:t>上的</w:t>
            </w:r>
            <w:del w:id="244" w:author="Gu, Skylla" w:date="2026-01-07T16:11:00Z" w16du:dateUtc="2026-01-07T08:11:00Z">
              <w:r w:rsidRPr="00617EF5" w:rsidDel="00EA295D">
                <w:rPr>
                  <w:rFonts w:ascii="Calibri" w:eastAsia="FZHei-B01S" w:hAnsi="Calibri" w:cs="Calibri"/>
                  <w:lang w:eastAsia="zh-CN"/>
                </w:rPr>
                <w:delText>法务部</w:delText>
              </w:r>
            </w:del>
            <w:ins w:id="245" w:author="Gu, Skylla" w:date="2026-01-07T16:11:00Z" w16du:dateUtc="2026-01-07T08:11:00Z">
              <w:r w:rsidR="00EA295D">
                <w:rPr>
                  <w:rFonts w:ascii="Calibri" w:eastAsia="FZHei-B01S" w:hAnsi="Calibri" w:cs="Calibri"/>
                  <w:lang w:eastAsia="zh-CN"/>
                </w:rPr>
                <w:t>法律部</w:t>
              </w:r>
            </w:ins>
            <w:r w:rsidRPr="00617EF5">
              <w:rPr>
                <w:rFonts w:ascii="Calibri" w:eastAsia="FZHei-B01S" w:hAnsi="Calibri" w:cs="Calibri"/>
                <w:lang w:eastAsia="zh-CN"/>
              </w:rPr>
              <w:t>主页。</w:t>
            </w:r>
          </w:p>
        </w:tc>
      </w:tr>
      <w:tr w:rsidR="004270EA" w:rsidRPr="008B3F0C" w14:paraId="3A7539C5" w14:textId="77777777" w:rsidTr="00617EF5">
        <w:tc>
          <w:tcPr>
            <w:tcW w:w="1353" w:type="dxa"/>
            <w:shd w:val="clear" w:color="auto" w:fill="C1E4F5"/>
            <w:tcMar>
              <w:top w:w="120" w:type="dxa"/>
              <w:left w:w="180" w:type="dxa"/>
              <w:bottom w:w="120" w:type="dxa"/>
              <w:right w:w="180" w:type="dxa"/>
            </w:tcMar>
            <w:hideMark/>
          </w:tcPr>
          <w:p w14:paraId="7F2B57FC" w14:textId="77777777" w:rsidR="00764DBF" w:rsidRPr="008B3F0C" w:rsidRDefault="000D50BD" w:rsidP="00764DBF">
            <w:pPr>
              <w:spacing w:before="30" w:after="30"/>
              <w:ind w:left="30" w:right="30"/>
              <w:rPr>
                <w:rFonts w:ascii="Calibri" w:eastAsia="Times New Roman" w:hAnsi="Calibri" w:cs="Calibri"/>
                <w:sz w:val="16"/>
              </w:rPr>
            </w:pPr>
            <w:hyperlink r:id="rId216" w:tgtFrame="_blank" w:history="1">
              <w:r w:rsidRPr="008B3F0C">
                <w:rPr>
                  <w:rFonts w:ascii="Calibri" w:eastAsia="Times New Roman" w:hAnsi="Calibri" w:cs="Calibri"/>
                  <w:color w:val="0000FF"/>
                  <w:sz w:val="16"/>
                  <w:u w:val="single"/>
                </w:rPr>
                <w:t>Screen 18</w:t>
              </w:r>
            </w:hyperlink>
            <w:r w:rsidRPr="008B3F0C">
              <w:rPr>
                <w:rFonts w:ascii="Calibri" w:eastAsia="Times New Roman" w:hAnsi="Calibri" w:cs="Calibri"/>
                <w:sz w:val="16"/>
              </w:rPr>
              <w:t xml:space="preserve"> </w:t>
            </w:r>
          </w:p>
          <w:p w14:paraId="3CDB5F59" w14:textId="77777777" w:rsidR="00764DBF" w:rsidRPr="008B3F0C" w:rsidRDefault="000D50BD" w:rsidP="00764DBF">
            <w:pPr>
              <w:ind w:left="30" w:right="30"/>
              <w:rPr>
                <w:rFonts w:ascii="Calibri" w:eastAsia="Times New Roman" w:hAnsi="Calibri" w:cs="Calibri"/>
                <w:sz w:val="16"/>
              </w:rPr>
            </w:pPr>
            <w:hyperlink r:id="rId217" w:tgtFrame="_blank" w:history="1">
              <w:r w:rsidRPr="008B3F0C">
                <w:rPr>
                  <w:rFonts w:ascii="Calibri" w:eastAsia="Times New Roman" w:hAnsi="Calibri" w:cs="Calibri"/>
                  <w:color w:val="0000FF"/>
                  <w:sz w:val="16"/>
                  <w:u w:val="single"/>
                </w:rPr>
                <w:t>113_C_200</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E5BC76"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OTHER RESOURCES</w:t>
            </w:r>
          </w:p>
          <w:p w14:paraId="767BE09E"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There are many other resources available to you:</w:t>
            </w:r>
          </w:p>
          <w:p w14:paraId="096500DE"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Finance – If your question is about accounting or finance, contact your local Finance department.</w:t>
            </w:r>
          </w:p>
          <w:p w14:paraId="02DEF4AE"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Corporate Audit – If you have specific concerns regarding accounting, internal accounting controls, or auditing matters, promptly report them to Corporate Audit or the OEC.</w:t>
            </w:r>
          </w:p>
          <w:p w14:paraId="3E5D7B3F"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Abbott Quality and Regulatory – If you have questions about the quality and safety of our products, contact your local Quality or Regulatory department.</w:t>
            </w:r>
          </w:p>
          <w:p w14:paraId="234DF708"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lastRenderedPageBreak/>
              <w:t>Global Environment, Health, and Safety – Contact a Global Environment, Health, and Safety representative if you have questions about a physical site and potential dangers.</w:t>
            </w:r>
          </w:p>
          <w:p w14:paraId="010AC1E8" w14:textId="77777777" w:rsidR="00764DBF"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Global Procurement – If you have questions about supplier relations, contact Global Procurement.</w:t>
            </w:r>
          </w:p>
        </w:tc>
        <w:tc>
          <w:tcPr>
            <w:tcW w:w="6000" w:type="dxa"/>
          </w:tcPr>
          <w:p w14:paraId="14BD8626" w14:textId="77777777" w:rsidR="00764DB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其他资源</w:t>
            </w:r>
          </w:p>
          <w:p w14:paraId="45D0215E" w14:textId="77777777" w:rsidR="00764DB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有许多其他资源可供你使用：</w:t>
            </w:r>
          </w:p>
          <w:p w14:paraId="5C9CF604" w14:textId="77777777" w:rsidR="00764DB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财务</w:t>
            </w:r>
            <w:r w:rsidRPr="00617EF5">
              <w:rPr>
                <w:rFonts w:ascii="Calibri" w:eastAsia="FZHei-B01S" w:hAnsi="Calibri" w:cs="Calibri"/>
                <w:lang w:eastAsia="zh-CN"/>
              </w:rPr>
              <w:t xml:space="preserve"> - </w:t>
            </w:r>
            <w:r w:rsidRPr="00617EF5">
              <w:rPr>
                <w:rFonts w:ascii="Calibri" w:eastAsia="FZHei-B01S" w:hAnsi="Calibri" w:cs="Calibri"/>
                <w:lang w:eastAsia="zh-CN"/>
              </w:rPr>
              <w:t>如果你的疑问涉及财务或会计，请联系你当地的财务部门。</w:t>
            </w:r>
          </w:p>
          <w:p w14:paraId="0C96D7F7" w14:textId="22D809EE" w:rsidR="00764DB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企业审计</w:t>
            </w:r>
            <w:r w:rsidRPr="00617EF5">
              <w:rPr>
                <w:rFonts w:ascii="Calibri" w:eastAsia="FZHei-B01S" w:hAnsi="Calibri" w:cs="Calibri"/>
                <w:lang w:eastAsia="zh-CN"/>
              </w:rPr>
              <w:t xml:space="preserve"> - </w:t>
            </w:r>
            <w:r w:rsidRPr="00617EF5">
              <w:rPr>
                <w:rFonts w:ascii="Calibri" w:eastAsia="FZHei-B01S" w:hAnsi="Calibri" w:cs="Calibri"/>
                <w:lang w:eastAsia="zh-CN"/>
              </w:rPr>
              <w:t>如果你有具体针对会计、内部会计管理或审计事务有意见，请迅速向企业审计部门或</w:t>
            </w:r>
            <w:del w:id="246" w:author="Gu, Skylla" w:date="2026-01-06T17:02:00Z" w16du:dateUtc="2026-01-06T09:02:00Z">
              <w:r w:rsidRPr="00617EF5" w:rsidDel="004042D9">
                <w:rPr>
                  <w:rFonts w:ascii="Calibri" w:eastAsia="FZHei-B01S" w:hAnsi="Calibri" w:cs="Calibri"/>
                  <w:lang w:eastAsia="zh-CN"/>
                </w:rPr>
                <w:delText>商业道德合规部</w:delText>
              </w:r>
            </w:del>
            <w:ins w:id="247" w:author="Gu, Skylla" w:date="2026-01-06T17:02:00Z" w16du:dateUtc="2026-01-06T09:02:00Z">
              <w:r w:rsidR="004042D9">
                <w:rPr>
                  <w:rFonts w:ascii="Calibri" w:eastAsia="FZHei-B01S" w:hAnsi="Calibri" w:cs="Calibri"/>
                  <w:lang w:eastAsia="zh-CN"/>
                </w:rPr>
                <w:t>商业道德与合规办公室</w:t>
              </w:r>
            </w:ins>
            <w:r w:rsidRPr="00617EF5">
              <w:rPr>
                <w:rFonts w:ascii="Calibri" w:eastAsia="FZHei-B01S" w:hAnsi="Calibri" w:cs="Calibri"/>
                <w:lang w:eastAsia="zh-CN"/>
              </w:rPr>
              <w:t>报告。</w:t>
            </w:r>
          </w:p>
          <w:p w14:paraId="11E7D069" w14:textId="0231518C" w:rsidR="00764DB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lastRenderedPageBreak/>
              <w:t>雅培质量</w:t>
            </w:r>
            <w:ins w:id="248" w:author="Gu, Skylla" w:date="2026-01-08T16:56:00Z" w16du:dateUtc="2026-01-08T08:56:00Z">
              <w:r w:rsidR="00D70B63">
                <w:rPr>
                  <w:rFonts w:ascii="Calibri" w:eastAsia="FZHei-B01S" w:hAnsi="Calibri" w:cs="Calibri" w:hint="eastAsia"/>
                  <w:lang w:eastAsia="zh-CN"/>
                </w:rPr>
                <w:t>与</w:t>
              </w:r>
            </w:ins>
            <w:del w:id="249" w:author="Gu, Skylla" w:date="2026-01-08T16:56:00Z" w16du:dateUtc="2026-01-08T08:56:00Z">
              <w:r w:rsidRPr="00617EF5" w:rsidDel="00D70B63">
                <w:rPr>
                  <w:rFonts w:ascii="Calibri" w:eastAsia="FZHei-B01S" w:hAnsi="Calibri" w:cs="Calibri"/>
                  <w:lang w:eastAsia="zh-CN"/>
                </w:rPr>
                <w:delText>和</w:delText>
              </w:r>
            </w:del>
            <w:ins w:id="250" w:author="Gu, Skylla" w:date="2026-01-08T16:56:00Z" w16du:dateUtc="2026-01-08T08:56:00Z">
              <w:r w:rsidR="00D70B63">
                <w:rPr>
                  <w:rFonts w:ascii="Calibri" w:eastAsia="FZHei-B01S" w:hAnsi="Calibri" w:cs="Calibri" w:hint="eastAsia"/>
                  <w:lang w:eastAsia="zh-CN"/>
                </w:rPr>
                <w:t>监管</w:t>
              </w:r>
            </w:ins>
            <w:del w:id="251" w:author="Gu, Skylla" w:date="2026-01-08T16:56:00Z" w16du:dateUtc="2026-01-08T08:56:00Z">
              <w:r w:rsidRPr="00617EF5" w:rsidDel="00D70B63">
                <w:rPr>
                  <w:rFonts w:ascii="Calibri" w:eastAsia="FZHei-B01S" w:hAnsi="Calibri" w:cs="Calibri"/>
                  <w:lang w:eastAsia="zh-CN"/>
                </w:rPr>
                <w:delText>法规</w:delText>
              </w:r>
            </w:del>
            <w:r w:rsidRPr="00617EF5">
              <w:rPr>
                <w:rFonts w:ascii="Calibri" w:eastAsia="FZHei-B01S" w:hAnsi="Calibri" w:cs="Calibri"/>
                <w:lang w:eastAsia="zh-CN"/>
              </w:rPr>
              <w:t xml:space="preserve"> - </w:t>
            </w:r>
            <w:r w:rsidRPr="00617EF5">
              <w:rPr>
                <w:rFonts w:ascii="Calibri" w:eastAsia="FZHei-B01S" w:hAnsi="Calibri" w:cs="Calibri"/>
                <w:lang w:eastAsia="zh-CN"/>
              </w:rPr>
              <w:t>如果你对我们产品的质量安全有疑问，请联系你当地的质量或</w:t>
            </w:r>
            <w:ins w:id="252" w:author="Gu, Skylla" w:date="2026-01-08T16:56:00Z" w16du:dateUtc="2026-01-08T08:56:00Z">
              <w:r w:rsidR="00D70B63">
                <w:rPr>
                  <w:rFonts w:ascii="Calibri" w:eastAsia="FZHei-B01S" w:hAnsi="Calibri" w:cs="Calibri" w:hint="eastAsia"/>
                  <w:lang w:eastAsia="zh-CN"/>
                </w:rPr>
                <w:t>监管</w:t>
              </w:r>
            </w:ins>
            <w:del w:id="253" w:author="Gu, Skylla" w:date="2026-01-08T16:56:00Z" w16du:dateUtc="2026-01-08T08:56:00Z">
              <w:r w:rsidRPr="00617EF5" w:rsidDel="00D70B63">
                <w:rPr>
                  <w:rFonts w:ascii="Calibri" w:eastAsia="FZHei-B01S" w:hAnsi="Calibri" w:cs="Calibri"/>
                  <w:lang w:eastAsia="zh-CN"/>
                </w:rPr>
                <w:delText>法规</w:delText>
              </w:r>
            </w:del>
            <w:r w:rsidRPr="00617EF5">
              <w:rPr>
                <w:rFonts w:ascii="Calibri" w:eastAsia="FZHei-B01S" w:hAnsi="Calibri" w:cs="Calibri"/>
                <w:lang w:eastAsia="zh-CN"/>
              </w:rPr>
              <w:t>部门。</w:t>
            </w:r>
          </w:p>
          <w:p w14:paraId="05331009" w14:textId="77777777" w:rsidR="00764DB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全球环境、健康和安全</w:t>
            </w:r>
            <w:r w:rsidRPr="00617EF5">
              <w:rPr>
                <w:rFonts w:ascii="Calibri" w:eastAsia="FZHei-B01S" w:hAnsi="Calibri" w:cs="Calibri"/>
                <w:lang w:eastAsia="zh-CN"/>
              </w:rPr>
              <w:t xml:space="preserve"> - </w:t>
            </w:r>
            <w:r w:rsidRPr="00617EF5">
              <w:rPr>
                <w:rFonts w:ascii="Calibri" w:eastAsia="FZHei-B01S" w:hAnsi="Calibri" w:cs="Calibri"/>
                <w:lang w:eastAsia="zh-CN"/>
              </w:rPr>
              <w:t>如果你对具体业务场所和潜在危险有疑问，请联系全球环境、健康和安全部门的代表。</w:t>
            </w:r>
          </w:p>
          <w:p w14:paraId="12FACC1D" w14:textId="6D95E042" w:rsidR="00764DBF"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全球采购</w:t>
            </w:r>
            <w:r w:rsidRPr="00617EF5">
              <w:rPr>
                <w:rFonts w:ascii="Calibri" w:eastAsia="FZHei-B01S" w:hAnsi="Calibri" w:cs="Calibri"/>
                <w:lang w:eastAsia="zh-CN"/>
              </w:rPr>
              <w:t xml:space="preserve"> - </w:t>
            </w:r>
            <w:r w:rsidRPr="00617EF5">
              <w:rPr>
                <w:rFonts w:ascii="Calibri" w:eastAsia="FZHei-B01S" w:hAnsi="Calibri" w:cs="Calibri"/>
                <w:lang w:eastAsia="zh-CN"/>
              </w:rPr>
              <w:t>如果你对</w:t>
            </w:r>
            <w:ins w:id="254" w:author="Gu, Skylla" w:date="2026-01-08T17:10:00Z" w16du:dateUtc="2026-01-08T09:10:00Z">
              <w:r w:rsidR="007E32E2">
                <w:rPr>
                  <w:rFonts w:ascii="Calibri" w:eastAsia="FZHei-B01S" w:hAnsi="Calibri" w:cs="Calibri" w:hint="eastAsia"/>
                  <w:lang w:eastAsia="zh-CN"/>
                </w:rPr>
                <w:t>和</w:t>
              </w:r>
            </w:ins>
            <w:r w:rsidRPr="00617EF5">
              <w:rPr>
                <w:rFonts w:ascii="Calibri" w:eastAsia="FZHei-B01S" w:hAnsi="Calibri" w:cs="Calibri"/>
                <w:lang w:eastAsia="zh-CN"/>
              </w:rPr>
              <w:t>供应商</w:t>
            </w:r>
            <w:ins w:id="255" w:author="Gu, Skylla" w:date="2026-01-08T17:10:00Z" w16du:dateUtc="2026-01-08T09:10:00Z">
              <w:r w:rsidR="007C5506">
                <w:rPr>
                  <w:rFonts w:ascii="Calibri" w:eastAsia="FZHei-B01S" w:hAnsi="Calibri" w:cs="Calibri" w:hint="eastAsia"/>
                  <w:lang w:eastAsia="zh-CN"/>
                </w:rPr>
                <w:t>的</w:t>
              </w:r>
            </w:ins>
            <w:r w:rsidRPr="00617EF5">
              <w:rPr>
                <w:rFonts w:ascii="Calibri" w:eastAsia="FZHei-B01S" w:hAnsi="Calibri" w:cs="Calibri"/>
                <w:lang w:eastAsia="zh-CN"/>
              </w:rPr>
              <w:t>关系有疑问，请联系全球采购部门。</w:t>
            </w:r>
          </w:p>
        </w:tc>
      </w:tr>
      <w:tr w:rsidR="004270EA" w:rsidRPr="008B3F0C" w14:paraId="62AB2EEC" w14:textId="77777777" w:rsidTr="00617EF5">
        <w:tc>
          <w:tcPr>
            <w:tcW w:w="1353" w:type="dxa"/>
            <w:shd w:val="clear" w:color="auto" w:fill="C1E4F5"/>
            <w:tcMar>
              <w:top w:w="120" w:type="dxa"/>
              <w:left w:w="180" w:type="dxa"/>
              <w:bottom w:w="120" w:type="dxa"/>
              <w:right w:w="180" w:type="dxa"/>
            </w:tcMar>
            <w:hideMark/>
          </w:tcPr>
          <w:p w14:paraId="3E360E1D" w14:textId="77777777" w:rsidR="00764DBF" w:rsidRPr="008B3F0C" w:rsidRDefault="000D50BD" w:rsidP="00764DBF">
            <w:pPr>
              <w:spacing w:before="30" w:after="30"/>
              <w:ind w:left="30" w:right="30"/>
              <w:rPr>
                <w:rFonts w:ascii="Calibri" w:eastAsia="Times New Roman" w:hAnsi="Calibri" w:cs="Calibri"/>
                <w:sz w:val="16"/>
              </w:rPr>
            </w:pPr>
            <w:hyperlink r:id="rId218" w:tgtFrame="_blank" w:history="1">
              <w:r w:rsidRPr="008B3F0C">
                <w:rPr>
                  <w:rFonts w:ascii="Calibri" w:eastAsia="Times New Roman" w:hAnsi="Calibri" w:cs="Calibri"/>
                  <w:color w:val="0000FF"/>
                  <w:sz w:val="16"/>
                  <w:u w:val="single"/>
                </w:rPr>
                <w:t>Screen 18</w:t>
              </w:r>
            </w:hyperlink>
            <w:r w:rsidRPr="008B3F0C">
              <w:rPr>
                <w:rFonts w:ascii="Calibri" w:eastAsia="Times New Roman" w:hAnsi="Calibri" w:cs="Calibri"/>
                <w:sz w:val="16"/>
              </w:rPr>
              <w:t xml:space="preserve"> </w:t>
            </w:r>
          </w:p>
          <w:p w14:paraId="3AC83651" w14:textId="77777777" w:rsidR="00764DBF" w:rsidRPr="008B3F0C" w:rsidRDefault="000D50BD" w:rsidP="00764DBF">
            <w:pPr>
              <w:ind w:left="30" w:right="30"/>
              <w:rPr>
                <w:rFonts w:ascii="Calibri" w:eastAsia="Times New Roman" w:hAnsi="Calibri" w:cs="Calibri"/>
                <w:sz w:val="16"/>
              </w:rPr>
            </w:pPr>
            <w:hyperlink r:id="rId219" w:tgtFrame="_blank" w:history="1">
              <w:r w:rsidRPr="008B3F0C">
                <w:rPr>
                  <w:rFonts w:ascii="Calibri" w:eastAsia="Times New Roman" w:hAnsi="Calibri" w:cs="Calibri"/>
                  <w:color w:val="0000FF"/>
                  <w:sz w:val="16"/>
                  <w:u w:val="single"/>
                </w:rPr>
                <w:t>114_C_200</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DD89BB7" w14:textId="77777777" w:rsidR="00764DBF" w:rsidRPr="008B3F0C" w:rsidRDefault="000D50BD" w:rsidP="00764DBF">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Course Resources</w:t>
            </w:r>
          </w:p>
          <w:p w14:paraId="69DA9099" w14:textId="77777777" w:rsidR="00764DBF" w:rsidRPr="008B3F0C" w:rsidRDefault="000D50BD" w:rsidP="00764DBF">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Transcript</w:t>
            </w:r>
          </w:p>
          <w:p w14:paraId="00EA249D" w14:textId="59341B0B" w:rsidR="00764DBF" w:rsidRPr="008B3F0C" w:rsidRDefault="000D50BD" w:rsidP="00764DBF">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Click </w:t>
            </w:r>
            <w:hyperlink r:id="rId220" w:tgtFrame="_blank" w:history="1">
              <w:r w:rsidRPr="008B3F0C">
                <w:rPr>
                  <w:rFonts w:ascii="Calibri" w:eastAsia="Times New Roman" w:hAnsi="Calibri" w:cs="Calibri"/>
                  <w:color w:val="0000FF"/>
                  <w:u w:val="single"/>
                </w:rPr>
                <w:t>here</w:t>
              </w:r>
            </w:hyperlink>
            <w:r w:rsidRPr="008B3F0C">
              <w:rPr>
                <w:rFonts w:ascii="Calibri" w:eastAsia="Times New Roman" w:hAnsi="Calibri" w:cs="Calibri"/>
              </w:rPr>
              <w:t xml:space="preserve"> for a full transcript of the course</w:t>
            </w:r>
          </w:p>
        </w:tc>
        <w:tc>
          <w:tcPr>
            <w:tcW w:w="6000" w:type="dxa"/>
            <w:vAlign w:val="center"/>
          </w:tcPr>
          <w:p w14:paraId="318B4525" w14:textId="77777777" w:rsidR="00764DBF"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课程资源</w:t>
            </w:r>
          </w:p>
          <w:p w14:paraId="46E8796E" w14:textId="77777777" w:rsidR="00764DBF"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录音文稿</w:t>
            </w:r>
          </w:p>
          <w:p w14:paraId="5F873FE5" w14:textId="194D2F9E" w:rsidR="00764DBF"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点击</w:t>
            </w:r>
            <w:r>
              <w:fldChar w:fldCharType="begin"/>
            </w:r>
            <w:r>
              <w:rPr>
                <w:lang w:eastAsia="zh-CN"/>
              </w:rPr>
              <w:instrText>HYPERLINK "https://rusnakassociates.com/content/AbbottCOBCCourse/courses/EN-US/course/reference/Transcript.pdf" \t "_blank"</w:instrText>
            </w:r>
            <w:r>
              <w:fldChar w:fldCharType="separate"/>
            </w:r>
            <w:r w:rsidRPr="00617EF5">
              <w:rPr>
                <w:rFonts w:ascii="Calibri" w:eastAsia="FZHei-B01S" w:hAnsi="Calibri" w:cs="Calibri"/>
                <w:color w:val="0000FF"/>
                <w:u w:val="single"/>
                <w:lang w:eastAsia="zh-CN"/>
              </w:rPr>
              <w:t>此处</w:t>
            </w:r>
            <w:r>
              <w:fldChar w:fldCharType="end"/>
            </w:r>
            <w:r w:rsidRPr="00617EF5">
              <w:rPr>
                <w:rFonts w:ascii="Calibri" w:eastAsia="FZHei-B01S" w:hAnsi="Calibri" w:cs="Calibri"/>
                <w:lang w:eastAsia="zh-CN"/>
              </w:rPr>
              <w:t>，查看本课程的脚本全文</w:t>
            </w:r>
          </w:p>
        </w:tc>
      </w:tr>
      <w:tr w:rsidR="004270EA" w:rsidRPr="008B3F0C" w14:paraId="63714E37" w14:textId="77777777" w:rsidTr="00617EF5">
        <w:tc>
          <w:tcPr>
            <w:tcW w:w="1353" w:type="dxa"/>
            <w:shd w:val="clear" w:color="auto" w:fill="C1E4F5"/>
            <w:tcMar>
              <w:top w:w="120" w:type="dxa"/>
              <w:left w:w="180" w:type="dxa"/>
              <w:bottom w:w="120" w:type="dxa"/>
              <w:right w:w="180" w:type="dxa"/>
            </w:tcMar>
            <w:hideMark/>
          </w:tcPr>
          <w:p w14:paraId="5C3401CD"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115_toc_1</w:t>
            </w:r>
          </w:p>
        </w:tc>
        <w:tc>
          <w:tcPr>
            <w:tcW w:w="6000" w:type="dxa"/>
            <w:tcMar>
              <w:top w:w="120" w:type="dxa"/>
              <w:left w:w="180" w:type="dxa"/>
              <w:bottom w:w="120" w:type="dxa"/>
              <w:right w:w="180" w:type="dxa"/>
            </w:tcMar>
            <w:vAlign w:val="center"/>
            <w:hideMark/>
          </w:tcPr>
          <w:p w14:paraId="52360F28"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Welcome</w:t>
            </w:r>
          </w:p>
        </w:tc>
        <w:tc>
          <w:tcPr>
            <w:tcW w:w="6000" w:type="dxa"/>
            <w:vAlign w:val="center"/>
          </w:tcPr>
          <w:p w14:paraId="7EF04AC4"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欢迎</w:t>
            </w:r>
          </w:p>
        </w:tc>
      </w:tr>
      <w:tr w:rsidR="004270EA" w:rsidRPr="008B3F0C" w14:paraId="7624091B" w14:textId="77777777" w:rsidTr="00617EF5">
        <w:tc>
          <w:tcPr>
            <w:tcW w:w="1353" w:type="dxa"/>
            <w:shd w:val="clear" w:color="auto" w:fill="C1E4F5"/>
            <w:tcMar>
              <w:top w:w="120" w:type="dxa"/>
              <w:left w:w="180" w:type="dxa"/>
              <w:bottom w:w="120" w:type="dxa"/>
              <w:right w:w="180" w:type="dxa"/>
            </w:tcMar>
            <w:hideMark/>
          </w:tcPr>
          <w:p w14:paraId="0CD28E7E"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116_toc_2</w:t>
            </w:r>
          </w:p>
        </w:tc>
        <w:tc>
          <w:tcPr>
            <w:tcW w:w="6000" w:type="dxa"/>
            <w:tcMar>
              <w:top w:w="120" w:type="dxa"/>
              <w:left w:w="180" w:type="dxa"/>
              <w:bottom w:w="120" w:type="dxa"/>
              <w:right w:w="180" w:type="dxa"/>
            </w:tcMar>
            <w:vAlign w:val="center"/>
            <w:hideMark/>
          </w:tcPr>
          <w:p w14:paraId="04B12A94"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Code of Business Conduct</w:t>
            </w:r>
          </w:p>
        </w:tc>
        <w:tc>
          <w:tcPr>
            <w:tcW w:w="6000" w:type="dxa"/>
            <w:vAlign w:val="center"/>
          </w:tcPr>
          <w:p w14:paraId="1BBB2917"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《商业行为准则》</w:t>
            </w:r>
          </w:p>
        </w:tc>
      </w:tr>
      <w:tr w:rsidR="004270EA" w:rsidRPr="008B3F0C" w14:paraId="270FE9FF" w14:textId="77777777" w:rsidTr="00617EF5">
        <w:tc>
          <w:tcPr>
            <w:tcW w:w="1353" w:type="dxa"/>
            <w:shd w:val="clear" w:color="auto" w:fill="C1E4F5"/>
            <w:tcMar>
              <w:top w:w="120" w:type="dxa"/>
              <w:left w:w="180" w:type="dxa"/>
              <w:bottom w:w="120" w:type="dxa"/>
              <w:right w:w="180" w:type="dxa"/>
            </w:tcMar>
            <w:hideMark/>
          </w:tcPr>
          <w:p w14:paraId="5F7E4206"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117_toc_3</w:t>
            </w:r>
          </w:p>
        </w:tc>
        <w:tc>
          <w:tcPr>
            <w:tcW w:w="6000" w:type="dxa"/>
            <w:tcMar>
              <w:top w:w="120" w:type="dxa"/>
              <w:left w:w="180" w:type="dxa"/>
              <w:bottom w:w="120" w:type="dxa"/>
              <w:right w:w="180" w:type="dxa"/>
            </w:tcMar>
            <w:vAlign w:val="center"/>
            <w:hideMark/>
          </w:tcPr>
          <w:p w14:paraId="09B7CBB5"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Our Philosophy</w:t>
            </w:r>
          </w:p>
        </w:tc>
        <w:tc>
          <w:tcPr>
            <w:tcW w:w="6000" w:type="dxa"/>
            <w:vAlign w:val="center"/>
          </w:tcPr>
          <w:p w14:paraId="6B0E84F7"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我们的理念</w:t>
            </w:r>
          </w:p>
        </w:tc>
      </w:tr>
      <w:tr w:rsidR="004270EA" w:rsidRPr="008B3F0C" w14:paraId="00EEB765" w14:textId="77777777" w:rsidTr="00617EF5">
        <w:tc>
          <w:tcPr>
            <w:tcW w:w="1353" w:type="dxa"/>
            <w:shd w:val="clear" w:color="auto" w:fill="C1E4F5"/>
            <w:tcMar>
              <w:top w:w="120" w:type="dxa"/>
              <w:left w:w="180" w:type="dxa"/>
              <w:bottom w:w="120" w:type="dxa"/>
              <w:right w:w="180" w:type="dxa"/>
            </w:tcMar>
            <w:hideMark/>
          </w:tcPr>
          <w:p w14:paraId="2890B5A1"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118_toc_4</w:t>
            </w:r>
          </w:p>
        </w:tc>
        <w:tc>
          <w:tcPr>
            <w:tcW w:w="6000" w:type="dxa"/>
            <w:tcMar>
              <w:top w:w="120" w:type="dxa"/>
              <w:left w:w="180" w:type="dxa"/>
              <w:bottom w:w="120" w:type="dxa"/>
              <w:right w:w="180" w:type="dxa"/>
            </w:tcMar>
            <w:vAlign w:val="center"/>
            <w:hideMark/>
          </w:tcPr>
          <w:p w14:paraId="52949ABC"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Objectives</w:t>
            </w:r>
          </w:p>
        </w:tc>
        <w:tc>
          <w:tcPr>
            <w:tcW w:w="6000" w:type="dxa"/>
            <w:vAlign w:val="center"/>
          </w:tcPr>
          <w:p w14:paraId="2A00EF72"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目标</w:t>
            </w:r>
          </w:p>
        </w:tc>
      </w:tr>
      <w:tr w:rsidR="004270EA" w:rsidRPr="008B3F0C" w14:paraId="34A6DC79" w14:textId="77777777" w:rsidTr="00617EF5">
        <w:tc>
          <w:tcPr>
            <w:tcW w:w="1353" w:type="dxa"/>
            <w:shd w:val="clear" w:color="auto" w:fill="C1E4F5"/>
            <w:tcMar>
              <w:top w:w="120" w:type="dxa"/>
              <w:left w:w="180" w:type="dxa"/>
              <w:bottom w:w="120" w:type="dxa"/>
              <w:right w:w="180" w:type="dxa"/>
            </w:tcMar>
            <w:hideMark/>
          </w:tcPr>
          <w:p w14:paraId="60FE3C09"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lastRenderedPageBreak/>
              <w:t>119_toc_5</w:t>
            </w:r>
          </w:p>
        </w:tc>
        <w:tc>
          <w:tcPr>
            <w:tcW w:w="6000" w:type="dxa"/>
            <w:tcMar>
              <w:top w:w="120" w:type="dxa"/>
              <w:left w:w="180" w:type="dxa"/>
              <w:bottom w:w="120" w:type="dxa"/>
              <w:right w:w="180" w:type="dxa"/>
            </w:tcMar>
            <w:vAlign w:val="center"/>
            <w:hideMark/>
          </w:tcPr>
          <w:p w14:paraId="145214C4"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Table of Contents</w:t>
            </w:r>
          </w:p>
        </w:tc>
        <w:tc>
          <w:tcPr>
            <w:tcW w:w="6000" w:type="dxa"/>
            <w:vAlign w:val="center"/>
          </w:tcPr>
          <w:p w14:paraId="2BF36CEF"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目录</w:t>
            </w:r>
          </w:p>
        </w:tc>
      </w:tr>
      <w:tr w:rsidR="004270EA" w:rsidRPr="008B3F0C" w14:paraId="5832A9B0" w14:textId="77777777" w:rsidTr="00617EF5">
        <w:tc>
          <w:tcPr>
            <w:tcW w:w="1353" w:type="dxa"/>
            <w:shd w:val="clear" w:color="auto" w:fill="C1E4F5"/>
            <w:tcMar>
              <w:top w:w="120" w:type="dxa"/>
              <w:left w:w="180" w:type="dxa"/>
              <w:bottom w:w="120" w:type="dxa"/>
              <w:right w:w="180" w:type="dxa"/>
            </w:tcMar>
            <w:hideMark/>
          </w:tcPr>
          <w:p w14:paraId="0064EB06"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120_toc_6</w:t>
            </w:r>
          </w:p>
        </w:tc>
        <w:tc>
          <w:tcPr>
            <w:tcW w:w="6000" w:type="dxa"/>
            <w:tcMar>
              <w:top w:w="120" w:type="dxa"/>
              <w:left w:w="180" w:type="dxa"/>
              <w:bottom w:w="120" w:type="dxa"/>
              <w:right w:w="180" w:type="dxa"/>
            </w:tcMar>
            <w:vAlign w:val="center"/>
            <w:hideMark/>
          </w:tcPr>
          <w:p w14:paraId="3A98E939"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The Importance of Abbott’s Code of Business Conduct </w:t>
            </w:r>
          </w:p>
        </w:tc>
        <w:tc>
          <w:tcPr>
            <w:tcW w:w="6000" w:type="dxa"/>
            <w:vAlign w:val="center"/>
          </w:tcPr>
          <w:p w14:paraId="1737F159" w14:textId="77777777" w:rsidR="00315D6E"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雅培《商业行为准则》的重要性</w:t>
            </w:r>
            <w:r w:rsidRPr="00617EF5">
              <w:rPr>
                <w:rFonts w:ascii="Calibri" w:eastAsia="FZHei-B01S" w:hAnsi="Calibri" w:cs="Calibri"/>
                <w:lang w:eastAsia="zh-CN"/>
              </w:rPr>
              <w:t xml:space="preserve"> </w:t>
            </w:r>
          </w:p>
        </w:tc>
      </w:tr>
      <w:tr w:rsidR="004270EA" w:rsidRPr="008B3F0C" w14:paraId="2C02B7AF" w14:textId="77777777" w:rsidTr="00617EF5">
        <w:tc>
          <w:tcPr>
            <w:tcW w:w="1353" w:type="dxa"/>
            <w:shd w:val="clear" w:color="auto" w:fill="C1E4F5"/>
            <w:tcMar>
              <w:top w:w="120" w:type="dxa"/>
              <w:left w:w="180" w:type="dxa"/>
              <w:bottom w:w="120" w:type="dxa"/>
              <w:right w:w="180" w:type="dxa"/>
            </w:tcMar>
            <w:hideMark/>
          </w:tcPr>
          <w:p w14:paraId="2AA4B448"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121_toc_7</w:t>
            </w:r>
          </w:p>
        </w:tc>
        <w:tc>
          <w:tcPr>
            <w:tcW w:w="6000" w:type="dxa"/>
            <w:tcMar>
              <w:top w:w="120" w:type="dxa"/>
              <w:left w:w="180" w:type="dxa"/>
              <w:bottom w:w="120" w:type="dxa"/>
              <w:right w:w="180" w:type="dxa"/>
            </w:tcMar>
            <w:vAlign w:val="center"/>
            <w:hideMark/>
          </w:tcPr>
          <w:p w14:paraId="0BA504DA"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Our Everyday Commitments</w:t>
            </w:r>
          </w:p>
        </w:tc>
        <w:tc>
          <w:tcPr>
            <w:tcW w:w="6000" w:type="dxa"/>
            <w:vAlign w:val="center"/>
          </w:tcPr>
          <w:p w14:paraId="54B7D8BD"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我们的日常承诺</w:t>
            </w:r>
          </w:p>
        </w:tc>
      </w:tr>
      <w:tr w:rsidR="004270EA" w:rsidRPr="008B3F0C" w14:paraId="0F865989" w14:textId="77777777" w:rsidTr="00617EF5">
        <w:tc>
          <w:tcPr>
            <w:tcW w:w="1353" w:type="dxa"/>
            <w:shd w:val="clear" w:color="auto" w:fill="C1E4F5"/>
            <w:tcMar>
              <w:top w:w="120" w:type="dxa"/>
              <w:left w:w="180" w:type="dxa"/>
              <w:bottom w:w="120" w:type="dxa"/>
              <w:right w:w="180" w:type="dxa"/>
            </w:tcMar>
            <w:hideMark/>
          </w:tcPr>
          <w:p w14:paraId="7F4D7310"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122_toc_8</w:t>
            </w:r>
          </w:p>
        </w:tc>
        <w:tc>
          <w:tcPr>
            <w:tcW w:w="6000" w:type="dxa"/>
            <w:tcMar>
              <w:top w:w="120" w:type="dxa"/>
              <w:left w:w="180" w:type="dxa"/>
              <w:bottom w:w="120" w:type="dxa"/>
              <w:right w:w="180" w:type="dxa"/>
            </w:tcMar>
            <w:vAlign w:val="center"/>
            <w:hideMark/>
          </w:tcPr>
          <w:p w14:paraId="59441962"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The Importance of the Code to Our Business</w:t>
            </w:r>
          </w:p>
        </w:tc>
        <w:tc>
          <w:tcPr>
            <w:tcW w:w="6000" w:type="dxa"/>
            <w:vAlign w:val="center"/>
          </w:tcPr>
          <w:p w14:paraId="248EA616" w14:textId="77777777" w:rsidR="00315D6E"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《准则》对我们业务的重要性</w:t>
            </w:r>
          </w:p>
        </w:tc>
      </w:tr>
      <w:tr w:rsidR="004270EA" w:rsidRPr="008B3F0C" w14:paraId="2C4C4814" w14:textId="77777777" w:rsidTr="00617EF5">
        <w:tc>
          <w:tcPr>
            <w:tcW w:w="1353" w:type="dxa"/>
            <w:shd w:val="clear" w:color="auto" w:fill="C1E4F5"/>
            <w:tcMar>
              <w:top w:w="120" w:type="dxa"/>
              <w:left w:w="180" w:type="dxa"/>
              <w:bottom w:w="120" w:type="dxa"/>
              <w:right w:w="180" w:type="dxa"/>
            </w:tcMar>
            <w:hideMark/>
          </w:tcPr>
          <w:p w14:paraId="30259172"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123_toc_9</w:t>
            </w:r>
          </w:p>
        </w:tc>
        <w:tc>
          <w:tcPr>
            <w:tcW w:w="6000" w:type="dxa"/>
            <w:tcMar>
              <w:top w:w="120" w:type="dxa"/>
              <w:left w:w="180" w:type="dxa"/>
              <w:bottom w:w="120" w:type="dxa"/>
              <w:right w:w="180" w:type="dxa"/>
            </w:tcMar>
            <w:vAlign w:val="center"/>
            <w:hideMark/>
          </w:tcPr>
          <w:p w14:paraId="2C49907E"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Our Code</w:t>
            </w:r>
          </w:p>
        </w:tc>
        <w:tc>
          <w:tcPr>
            <w:tcW w:w="6000" w:type="dxa"/>
            <w:vAlign w:val="center"/>
          </w:tcPr>
          <w:p w14:paraId="1D38EF97"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雅培《准则》</w:t>
            </w:r>
          </w:p>
        </w:tc>
      </w:tr>
      <w:tr w:rsidR="004270EA" w:rsidRPr="008B3F0C" w14:paraId="4C034258" w14:textId="77777777" w:rsidTr="00617EF5">
        <w:tc>
          <w:tcPr>
            <w:tcW w:w="1353" w:type="dxa"/>
            <w:shd w:val="clear" w:color="auto" w:fill="C1E4F5"/>
            <w:tcMar>
              <w:top w:w="120" w:type="dxa"/>
              <w:left w:w="180" w:type="dxa"/>
              <w:bottom w:w="120" w:type="dxa"/>
              <w:right w:w="180" w:type="dxa"/>
            </w:tcMar>
            <w:hideMark/>
          </w:tcPr>
          <w:p w14:paraId="0575E10A"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124_toc_10</w:t>
            </w:r>
          </w:p>
        </w:tc>
        <w:tc>
          <w:tcPr>
            <w:tcW w:w="6000" w:type="dxa"/>
            <w:tcMar>
              <w:top w:w="120" w:type="dxa"/>
              <w:left w:w="180" w:type="dxa"/>
              <w:bottom w:w="120" w:type="dxa"/>
              <w:right w:w="180" w:type="dxa"/>
            </w:tcMar>
            <w:vAlign w:val="center"/>
            <w:hideMark/>
          </w:tcPr>
          <w:p w14:paraId="1646F1D6"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Overview</w:t>
            </w:r>
          </w:p>
        </w:tc>
        <w:tc>
          <w:tcPr>
            <w:tcW w:w="6000" w:type="dxa"/>
            <w:vAlign w:val="center"/>
          </w:tcPr>
          <w:p w14:paraId="3AB850DF"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概述</w:t>
            </w:r>
          </w:p>
        </w:tc>
      </w:tr>
      <w:tr w:rsidR="004270EA" w:rsidRPr="008B3F0C" w14:paraId="19407E89" w14:textId="77777777" w:rsidTr="00617EF5">
        <w:tc>
          <w:tcPr>
            <w:tcW w:w="1353" w:type="dxa"/>
            <w:shd w:val="clear" w:color="auto" w:fill="C1E4F5"/>
            <w:tcMar>
              <w:top w:w="120" w:type="dxa"/>
              <w:left w:w="180" w:type="dxa"/>
              <w:bottom w:w="120" w:type="dxa"/>
              <w:right w:w="180" w:type="dxa"/>
            </w:tcMar>
            <w:hideMark/>
          </w:tcPr>
          <w:p w14:paraId="341500D0"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125_toc_11</w:t>
            </w:r>
          </w:p>
        </w:tc>
        <w:tc>
          <w:tcPr>
            <w:tcW w:w="6000" w:type="dxa"/>
            <w:tcMar>
              <w:top w:w="120" w:type="dxa"/>
              <w:left w:w="180" w:type="dxa"/>
              <w:bottom w:w="120" w:type="dxa"/>
              <w:right w:w="180" w:type="dxa"/>
            </w:tcMar>
            <w:vAlign w:val="center"/>
            <w:hideMark/>
          </w:tcPr>
          <w:p w14:paraId="24CCF30C"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Our </w:t>
            </w:r>
            <w:proofErr w:type="gramStart"/>
            <w:r w:rsidRPr="008B3F0C">
              <w:rPr>
                <w:rFonts w:ascii="Calibri" w:eastAsia="Times New Roman" w:hAnsi="Calibri" w:cs="Calibri"/>
              </w:rPr>
              <w:t>Customers</w:t>
            </w:r>
            <w:proofErr w:type="gramEnd"/>
          </w:p>
        </w:tc>
        <w:tc>
          <w:tcPr>
            <w:tcW w:w="6000" w:type="dxa"/>
            <w:vAlign w:val="center"/>
          </w:tcPr>
          <w:p w14:paraId="6594D1C6"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我们的客户</w:t>
            </w:r>
          </w:p>
        </w:tc>
      </w:tr>
      <w:tr w:rsidR="004270EA" w:rsidRPr="008B3F0C" w14:paraId="6FE35976" w14:textId="77777777" w:rsidTr="00617EF5">
        <w:tc>
          <w:tcPr>
            <w:tcW w:w="1353" w:type="dxa"/>
            <w:shd w:val="clear" w:color="auto" w:fill="C1E4F5"/>
            <w:tcMar>
              <w:top w:w="120" w:type="dxa"/>
              <w:left w:w="180" w:type="dxa"/>
              <w:bottom w:w="120" w:type="dxa"/>
              <w:right w:w="180" w:type="dxa"/>
            </w:tcMar>
            <w:hideMark/>
          </w:tcPr>
          <w:p w14:paraId="5A430CEF"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126_toc_12</w:t>
            </w:r>
          </w:p>
        </w:tc>
        <w:tc>
          <w:tcPr>
            <w:tcW w:w="6000" w:type="dxa"/>
            <w:tcMar>
              <w:top w:w="120" w:type="dxa"/>
              <w:left w:w="180" w:type="dxa"/>
              <w:bottom w:w="120" w:type="dxa"/>
              <w:right w:w="180" w:type="dxa"/>
            </w:tcMar>
            <w:vAlign w:val="center"/>
            <w:hideMark/>
          </w:tcPr>
          <w:p w14:paraId="59540B62"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Our Products</w:t>
            </w:r>
          </w:p>
        </w:tc>
        <w:tc>
          <w:tcPr>
            <w:tcW w:w="6000" w:type="dxa"/>
            <w:vAlign w:val="center"/>
          </w:tcPr>
          <w:p w14:paraId="08459149"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我们的产品</w:t>
            </w:r>
          </w:p>
        </w:tc>
      </w:tr>
      <w:tr w:rsidR="004270EA" w:rsidRPr="008B3F0C" w14:paraId="51286257" w14:textId="77777777" w:rsidTr="00617EF5">
        <w:tc>
          <w:tcPr>
            <w:tcW w:w="1353" w:type="dxa"/>
            <w:shd w:val="clear" w:color="auto" w:fill="C1E4F5"/>
            <w:tcMar>
              <w:top w:w="120" w:type="dxa"/>
              <w:left w:w="180" w:type="dxa"/>
              <w:bottom w:w="120" w:type="dxa"/>
              <w:right w:w="180" w:type="dxa"/>
            </w:tcMar>
            <w:hideMark/>
          </w:tcPr>
          <w:p w14:paraId="7FEBE9B1"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127_toc_13</w:t>
            </w:r>
          </w:p>
        </w:tc>
        <w:tc>
          <w:tcPr>
            <w:tcW w:w="6000" w:type="dxa"/>
            <w:tcMar>
              <w:top w:w="120" w:type="dxa"/>
              <w:left w:w="180" w:type="dxa"/>
              <w:bottom w:w="120" w:type="dxa"/>
              <w:right w:w="180" w:type="dxa"/>
            </w:tcMar>
            <w:vAlign w:val="center"/>
            <w:hideMark/>
          </w:tcPr>
          <w:p w14:paraId="187125D0"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Advancing Science</w:t>
            </w:r>
          </w:p>
        </w:tc>
        <w:tc>
          <w:tcPr>
            <w:tcW w:w="6000" w:type="dxa"/>
            <w:vAlign w:val="center"/>
          </w:tcPr>
          <w:p w14:paraId="47C44F70"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推动科学</w:t>
            </w:r>
          </w:p>
        </w:tc>
      </w:tr>
      <w:tr w:rsidR="004270EA" w:rsidRPr="008B3F0C" w14:paraId="267B4F16" w14:textId="77777777" w:rsidTr="00617EF5">
        <w:tc>
          <w:tcPr>
            <w:tcW w:w="1353" w:type="dxa"/>
            <w:shd w:val="clear" w:color="auto" w:fill="C1E4F5"/>
            <w:tcMar>
              <w:top w:w="120" w:type="dxa"/>
              <w:left w:w="180" w:type="dxa"/>
              <w:bottom w:w="120" w:type="dxa"/>
              <w:right w:w="180" w:type="dxa"/>
            </w:tcMar>
            <w:hideMark/>
          </w:tcPr>
          <w:p w14:paraId="1551779A"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128_toc_14</w:t>
            </w:r>
          </w:p>
        </w:tc>
        <w:tc>
          <w:tcPr>
            <w:tcW w:w="6000" w:type="dxa"/>
            <w:tcMar>
              <w:top w:w="120" w:type="dxa"/>
              <w:left w:w="180" w:type="dxa"/>
              <w:bottom w:w="120" w:type="dxa"/>
              <w:right w:w="180" w:type="dxa"/>
            </w:tcMar>
            <w:vAlign w:val="center"/>
            <w:hideMark/>
          </w:tcPr>
          <w:p w14:paraId="71661A2C"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Our People</w:t>
            </w:r>
          </w:p>
        </w:tc>
        <w:tc>
          <w:tcPr>
            <w:tcW w:w="6000" w:type="dxa"/>
            <w:vAlign w:val="center"/>
          </w:tcPr>
          <w:p w14:paraId="7506F1E8"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我们的员工</w:t>
            </w:r>
          </w:p>
        </w:tc>
      </w:tr>
      <w:tr w:rsidR="004270EA" w:rsidRPr="008B3F0C" w14:paraId="657C1D53" w14:textId="77777777" w:rsidTr="00617EF5">
        <w:tc>
          <w:tcPr>
            <w:tcW w:w="1353" w:type="dxa"/>
            <w:shd w:val="clear" w:color="auto" w:fill="C1E4F5"/>
            <w:tcMar>
              <w:top w:w="120" w:type="dxa"/>
              <w:left w:w="180" w:type="dxa"/>
              <w:bottom w:w="120" w:type="dxa"/>
              <w:right w:w="180" w:type="dxa"/>
            </w:tcMar>
            <w:hideMark/>
          </w:tcPr>
          <w:p w14:paraId="6395D7EE"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129_toc_15</w:t>
            </w:r>
          </w:p>
        </w:tc>
        <w:tc>
          <w:tcPr>
            <w:tcW w:w="6000" w:type="dxa"/>
            <w:tcMar>
              <w:top w:w="120" w:type="dxa"/>
              <w:left w:w="180" w:type="dxa"/>
              <w:bottom w:w="120" w:type="dxa"/>
              <w:right w:w="180" w:type="dxa"/>
            </w:tcMar>
            <w:vAlign w:val="center"/>
            <w:hideMark/>
          </w:tcPr>
          <w:p w14:paraId="0689B69B"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Our </w:t>
            </w:r>
            <w:proofErr w:type="gramStart"/>
            <w:r w:rsidRPr="008B3F0C">
              <w:rPr>
                <w:rFonts w:ascii="Calibri" w:eastAsia="Times New Roman" w:hAnsi="Calibri" w:cs="Calibri"/>
              </w:rPr>
              <w:t>Communities</w:t>
            </w:r>
            <w:proofErr w:type="gramEnd"/>
          </w:p>
        </w:tc>
        <w:tc>
          <w:tcPr>
            <w:tcW w:w="6000" w:type="dxa"/>
            <w:vAlign w:val="center"/>
          </w:tcPr>
          <w:p w14:paraId="6C2F166C"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我们的社区</w:t>
            </w:r>
          </w:p>
        </w:tc>
      </w:tr>
      <w:tr w:rsidR="004270EA" w:rsidRPr="008B3F0C" w14:paraId="45E896CD" w14:textId="77777777" w:rsidTr="00617EF5">
        <w:tc>
          <w:tcPr>
            <w:tcW w:w="1353" w:type="dxa"/>
            <w:shd w:val="clear" w:color="auto" w:fill="C1E4F5"/>
            <w:tcMar>
              <w:top w:w="120" w:type="dxa"/>
              <w:left w:w="180" w:type="dxa"/>
              <w:bottom w:w="120" w:type="dxa"/>
              <w:right w:w="180" w:type="dxa"/>
            </w:tcMar>
            <w:hideMark/>
          </w:tcPr>
          <w:p w14:paraId="657DEF2A"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130_toc_16</w:t>
            </w:r>
          </w:p>
        </w:tc>
        <w:tc>
          <w:tcPr>
            <w:tcW w:w="6000" w:type="dxa"/>
            <w:tcMar>
              <w:top w:w="120" w:type="dxa"/>
              <w:left w:w="180" w:type="dxa"/>
              <w:bottom w:w="120" w:type="dxa"/>
              <w:right w:w="180" w:type="dxa"/>
            </w:tcMar>
            <w:vAlign w:val="center"/>
            <w:hideMark/>
          </w:tcPr>
          <w:p w14:paraId="2B4CFB52"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How we Operate</w:t>
            </w:r>
          </w:p>
        </w:tc>
        <w:tc>
          <w:tcPr>
            <w:tcW w:w="6000" w:type="dxa"/>
            <w:vAlign w:val="center"/>
          </w:tcPr>
          <w:p w14:paraId="43524331"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我们如何运营</w:t>
            </w:r>
          </w:p>
        </w:tc>
      </w:tr>
      <w:tr w:rsidR="004270EA" w:rsidRPr="008B3F0C" w14:paraId="6D64D967" w14:textId="77777777" w:rsidTr="00617EF5">
        <w:tc>
          <w:tcPr>
            <w:tcW w:w="1353" w:type="dxa"/>
            <w:shd w:val="clear" w:color="auto" w:fill="C1E4F5"/>
            <w:tcMar>
              <w:top w:w="120" w:type="dxa"/>
              <w:left w:w="180" w:type="dxa"/>
              <w:bottom w:w="120" w:type="dxa"/>
              <w:right w:w="180" w:type="dxa"/>
            </w:tcMar>
            <w:hideMark/>
          </w:tcPr>
          <w:p w14:paraId="06EE14D0"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131_toc_17</w:t>
            </w:r>
          </w:p>
        </w:tc>
        <w:tc>
          <w:tcPr>
            <w:tcW w:w="6000" w:type="dxa"/>
            <w:tcMar>
              <w:top w:w="120" w:type="dxa"/>
              <w:left w:w="180" w:type="dxa"/>
              <w:bottom w:w="120" w:type="dxa"/>
              <w:right w:w="180" w:type="dxa"/>
            </w:tcMar>
            <w:vAlign w:val="center"/>
            <w:hideMark/>
          </w:tcPr>
          <w:p w14:paraId="76A116F9"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Your Commitment </w:t>
            </w:r>
          </w:p>
        </w:tc>
        <w:tc>
          <w:tcPr>
            <w:tcW w:w="6000" w:type="dxa"/>
            <w:vAlign w:val="center"/>
          </w:tcPr>
          <w:p w14:paraId="1CFB3D21"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你的承诺</w:t>
            </w:r>
            <w:r w:rsidRPr="00617EF5">
              <w:rPr>
                <w:rFonts w:ascii="Calibri" w:eastAsia="FZHei-B01S" w:hAnsi="Calibri" w:cs="Calibri"/>
                <w:lang w:eastAsia="zh-CN"/>
              </w:rPr>
              <w:t xml:space="preserve"> </w:t>
            </w:r>
          </w:p>
        </w:tc>
      </w:tr>
      <w:tr w:rsidR="004270EA" w:rsidRPr="008B3F0C" w14:paraId="78CD92B8" w14:textId="77777777" w:rsidTr="00617EF5">
        <w:tc>
          <w:tcPr>
            <w:tcW w:w="1353" w:type="dxa"/>
            <w:shd w:val="clear" w:color="auto" w:fill="C1E4F5"/>
            <w:tcMar>
              <w:top w:w="120" w:type="dxa"/>
              <w:left w:w="180" w:type="dxa"/>
              <w:bottom w:w="120" w:type="dxa"/>
              <w:right w:w="180" w:type="dxa"/>
            </w:tcMar>
            <w:hideMark/>
          </w:tcPr>
          <w:p w14:paraId="50F52A05"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lastRenderedPageBreak/>
              <w:t>132_toc_18</w:t>
            </w:r>
          </w:p>
        </w:tc>
        <w:tc>
          <w:tcPr>
            <w:tcW w:w="6000" w:type="dxa"/>
            <w:tcMar>
              <w:top w:w="120" w:type="dxa"/>
              <w:left w:w="180" w:type="dxa"/>
              <w:bottom w:w="120" w:type="dxa"/>
              <w:right w:w="180" w:type="dxa"/>
            </w:tcMar>
            <w:vAlign w:val="center"/>
            <w:hideMark/>
          </w:tcPr>
          <w:p w14:paraId="6859E758"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Your Commitment</w:t>
            </w:r>
          </w:p>
        </w:tc>
        <w:tc>
          <w:tcPr>
            <w:tcW w:w="6000" w:type="dxa"/>
            <w:vAlign w:val="center"/>
          </w:tcPr>
          <w:p w14:paraId="5C0CF987"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你的承诺</w:t>
            </w:r>
          </w:p>
        </w:tc>
      </w:tr>
      <w:tr w:rsidR="004270EA" w:rsidRPr="008B3F0C" w14:paraId="5DFF1F3F" w14:textId="77777777" w:rsidTr="00617EF5">
        <w:tc>
          <w:tcPr>
            <w:tcW w:w="1353" w:type="dxa"/>
            <w:shd w:val="clear" w:color="auto" w:fill="C1E4F5"/>
            <w:tcMar>
              <w:top w:w="120" w:type="dxa"/>
              <w:left w:w="180" w:type="dxa"/>
              <w:bottom w:w="120" w:type="dxa"/>
              <w:right w:w="180" w:type="dxa"/>
            </w:tcMar>
            <w:hideMark/>
          </w:tcPr>
          <w:p w14:paraId="0182A584"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133_toc_19</w:t>
            </w:r>
          </w:p>
        </w:tc>
        <w:tc>
          <w:tcPr>
            <w:tcW w:w="6000" w:type="dxa"/>
            <w:tcMar>
              <w:top w:w="120" w:type="dxa"/>
              <w:left w:w="180" w:type="dxa"/>
              <w:bottom w:w="120" w:type="dxa"/>
              <w:right w:w="180" w:type="dxa"/>
            </w:tcMar>
            <w:vAlign w:val="center"/>
            <w:hideMark/>
          </w:tcPr>
          <w:p w14:paraId="0C14786C"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Knowledge Check</w:t>
            </w:r>
          </w:p>
        </w:tc>
        <w:tc>
          <w:tcPr>
            <w:tcW w:w="6000" w:type="dxa"/>
            <w:vAlign w:val="center"/>
          </w:tcPr>
          <w:p w14:paraId="085C74F2"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知识测验</w:t>
            </w:r>
          </w:p>
        </w:tc>
      </w:tr>
      <w:tr w:rsidR="004270EA" w:rsidRPr="008B3F0C" w14:paraId="1E5705E6" w14:textId="77777777" w:rsidTr="00617EF5">
        <w:tc>
          <w:tcPr>
            <w:tcW w:w="1353" w:type="dxa"/>
            <w:shd w:val="clear" w:color="auto" w:fill="C1E4F5"/>
            <w:tcMar>
              <w:top w:w="120" w:type="dxa"/>
              <w:left w:w="180" w:type="dxa"/>
              <w:bottom w:w="120" w:type="dxa"/>
              <w:right w:w="180" w:type="dxa"/>
            </w:tcMar>
            <w:hideMark/>
          </w:tcPr>
          <w:p w14:paraId="1F5EA658"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134_toc_20</w:t>
            </w:r>
          </w:p>
        </w:tc>
        <w:tc>
          <w:tcPr>
            <w:tcW w:w="6000" w:type="dxa"/>
            <w:tcMar>
              <w:top w:w="120" w:type="dxa"/>
              <w:left w:w="180" w:type="dxa"/>
              <w:bottom w:w="120" w:type="dxa"/>
              <w:right w:w="180" w:type="dxa"/>
            </w:tcMar>
            <w:vAlign w:val="center"/>
            <w:hideMark/>
          </w:tcPr>
          <w:p w14:paraId="0D202FB9"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Introduction</w:t>
            </w:r>
          </w:p>
        </w:tc>
        <w:tc>
          <w:tcPr>
            <w:tcW w:w="6000" w:type="dxa"/>
            <w:vAlign w:val="center"/>
          </w:tcPr>
          <w:p w14:paraId="26D39710"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介绍</w:t>
            </w:r>
          </w:p>
        </w:tc>
      </w:tr>
      <w:tr w:rsidR="004270EA" w:rsidRPr="008B3F0C" w14:paraId="158138D4" w14:textId="77777777" w:rsidTr="00617EF5">
        <w:tc>
          <w:tcPr>
            <w:tcW w:w="1353" w:type="dxa"/>
            <w:shd w:val="clear" w:color="auto" w:fill="C1E4F5"/>
            <w:tcMar>
              <w:top w:w="120" w:type="dxa"/>
              <w:left w:w="180" w:type="dxa"/>
              <w:bottom w:w="120" w:type="dxa"/>
              <w:right w:w="180" w:type="dxa"/>
            </w:tcMar>
            <w:hideMark/>
          </w:tcPr>
          <w:p w14:paraId="0B8A0E2B"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135_toc_21</w:t>
            </w:r>
          </w:p>
        </w:tc>
        <w:tc>
          <w:tcPr>
            <w:tcW w:w="6000" w:type="dxa"/>
            <w:tcMar>
              <w:top w:w="120" w:type="dxa"/>
              <w:left w:w="180" w:type="dxa"/>
              <w:bottom w:w="120" w:type="dxa"/>
              <w:right w:w="180" w:type="dxa"/>
            </w:tcMar>
            <w:vAlign w:val="center"/>
            <w:hideMark/>
          </w:tcPr>
          <w:p w14:paraId="4A4E3148"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Assessment</w:t>
            </w:r>
          </w:p>
        </w:tc>
        <w:tc>
          <w:tcPr>
            <w:tcW w:w="6000" w:type="dxa"/>
            <w:vAlign w:val="center"/>
          </w:tcPr>
          <w:p w14:paraId="34C570B2"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评估</w:t>
            </w:r>
          </w:p>
        </w:tc>
      </w:tr>
      <w:tr w:rsidR="004270EA" w:rsidRPr="008B3F0C" w14:paraId="21D9C975" w14:textId="77777777" w:rsidTr="00617EF5">
        <w:tc>
          <w:tcPr>
            <w:tcW w:w="1353" w:type="dxa"/>
            <w:shd w:val="clear" w:color="auto" w:fill="C1E4F5"/>
            <w:tcMar>
              <w:top w:w="120" w:type="dxa"/>
              <w:left w:w="180" w:type="dxa"/>
              <w:bottom w:w="120" w:type="dxa"/>
              <w:right w:w="180" w:type="dxa"/>
            </w:tcMar>
            <w:hideMark/>
          </w:tcPr>
          <w:p w14:paraId="196DE087"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136_toc_22</w:t>
            </w:r>
          </w:p>
        </w:tc>
        <w:tc>
          <w:tcPr>
            <w:tcW w:w="6000" w:type="dxa"/>
            <w:tcMar>
              <w:top w:w="120" w:type="dxa"/>
              <w:left w:w="180" w:type="dxa"/>
              <w:bottom w:w="120" w:type="dxa"/>
              <w:right w:w="180" w:type="dxa"/>
            </w:tcMar>
            <w:vAlign w:val="center"/>
            <w:hideMark/>
          </w:tcPr>
          <w:p w14:paraId="274B67C5"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Feedback</w:t>
            </w:r>
          </w:p>
        </w:tc>
        <w:tc>
          <w:tcPr>
            <w:tcW w:w="6000" w:type="dxa"/>
            <w:vAlign w:val="center"/>
          </w:tcPr>
          <w:p w14:paraId="12D8CA69"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反馈</w:t>
            </w:r>
          </w:p>
        </w:tc>
      </w:tr>
      <w:tr w:rsidR="004270EA" w:rsidRPr="008B3F0C" w14:paraId="7F63B748" w14:textId="77777777" w:rsidTr="00617EF5">
        <w:tc>
          <w:tcPr>
            <w:tcW w:w="1353" w:type="dxa"/>
            <w:shd w:val="clear" w:color="auto" w:fill="C1E4F5"/>
            <w:tcMar>
              <w:top w:w="120" w:type="dxa"/>
              <w:left w:w="180" w:type="dxa"/>
              <w:bottom w:w="120" w:type="dxa"/>
              <w:right w:w="180" w:type="dxa"/>
            </w:tcMar>
            <w:hideMark/>
          </w:tcPr>
          <w:p w14:paraId="3B124088"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137_toc_23</w:t>
            </w:r>
          </w:p>
        </w:tc>
        <w:tc>
          <w:tcPr>
            <w:tcW w:w="6000" w:type="dxa"/>
            <w:tcMar>
              <w:top w:w="120" w:type="dxa"/>
              <w:left w:w="180" w:type="dxa"/>
              <w:bottom w:w="120" w:type="dxa"/>
              <w:right w:w="180" w:type="dxa"/>
            </w:tcMar>
            <w:vAlign w:val="center"/>
            <w:hideMark/>
          </w:tcPr>
          <w:p w14:paraId="46426FA2"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Survey</w:t>
            </w:r>
          </w:p>
        </w:tc>
        <w:tc>
          <w:tcPr>
            <w:tcW w:w="6000" w:type="dxa"/>
            <w:vAlign w:val="center"/>
          </w:tcPr>
          <w:p w14:paraId="7DC1659A"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调查</w:t>
            </w:r>
          </w:p>
        </w:tc>
      </w:tr>
      <w:tr w:rsidR="004270EA" w:rsidRPr="008B3F0C" w14:paraId="377DF3C1" w14:textId="77777777" w:rsidTr="00617EF5">
        <w:tc>
          <w:tcPr>
            <w:tcW w:w="1353" w:type="dxa"/>
            <w:shd w:val="clear" w:color="auto" w:fill="C1E4F5"/>
            <w:tcMar>
              <w:top w:w="120" w:type="dxa"/>
              <w:left w:w="180" w:type="dxa"/>
              <w:bottom w:w="120" w:type="dxa"/>
              <w:right w:w="180" w:type="dxa"/>
            </w:tcMar>
            <w:hideMark/>
          </w:tcPr>
          <w:p w14:paraId="2F7B4C8E"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138_string_1</w:t>
            </w:r>
          </w:p>
        </w:tc>
        <w:tc>
          <w:tcPr>
            <w:tcW w:w="6000" w:type="dxa"/>
            <w:tcMar>
              <w:top w:w="120" w:type="dxa"/>
              <w:left w:w="180" w:type="dxa"/>
              <w:bottom w:w="120" w:type="dxa"/>
              <w:right w:w="180" w:type="dxa"/>
            </w:tcMar>
            <w:vAlign w:val="center"/>
            <w:hideMark/>
          </w:tcPr>
          <w:p w14:paraId="28349FC1"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vAlign w:val="center"/>
          </w:tcPr>
          <w:p w14:paraId="05E1837D"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本课程无法联系</w:t>
            </w:r>
            <w:r w:rsidRPr="00617EF5">
              <w:rPr>
                <w:rFonts w:ascii="Calibri" w:eastAsia="FZHei-B01S" w:hAnsi="Calibri" w:cs="Calibri"/>
                <w:lang w:eastAsia="zh-CN"/>
              </w:rPr>
              <w:t xml:space="preserve"> LMS</w:t>
            </w:r>
            <w:r w:rsidRPr="00617EF5">
              <w:rPr>
                <w:rFonts w:ascii="Calibri" w:eastAsia="FZHei-B01S" w:hAnsi="Calibri" w:cs="Calibri"/>
                <w:lang w:eastAsia="zh-CN"/>
              </w:rPr>
              <w:t>。点击</w:t>
            </w:r>
            <w:r w:rsidRPr="00617EF5">
              <w:rPr>
                <w:rFonts w:ascii="Calibri" w:eastAsia="FZHei-B01S" w:hAnsi="Calibri" w:cs="Calibri"/>
                <w:lang w:eastAsia="zh-CN"/>
              </w:rPr>
              <w:t>“</w:t>
            </w:r>
            <w:proofErr w:type="gramStart"/>
            <w:r w:rsidRPr="00617EF5">
              <w:rPr>
                <w:rFonts w:ascii="Calibri" w:eastAsia="FZHei-B01S" w:hAnsi="Calibri" w:cs="Calibri"/>
                <w:lang w:eastAsia="zh-CN"/>
              </w:rPr>
              <w:t>确定</w:t>
            </w:r>
            <w:r w:rsidRPr="00617EF5">
              <w:rPr>
                <w:rFonts w:ascii="Calibri" w:eastAsia="FZHei-B01S" w:hAnsi="Calibri" w:cs="Calibri"/>
                <w:lang w:eastAsia="zh-CN"/>
              </w:rPr>
              <w:t>”</w:t>
            </w:r>
            <w:r w:rsidRPr="00617EF5">
              <w:rPr>
                <w:rFonts w:ascii="Calibri" w:eastAsia="FZHei-B01S" w:hAnsi="Calibri" w:cs="Calibri"/>
                <w:lang w:eastAsia="zh-CN"/>
              </w:rPr>
              <w:t>继续查看本课程</w:t>
            </w:r>
            <w:proofErr w:type="gramEnd"/>
            <w:r w:rsidRPr="00617EF5">
              <w:rPr>
                <w:rFonts w:ascii="Calibri" w:eastAsia="FZHei-B01S" w:hAnsi="Calibri" w:cs="Calibri"/>
                <w:lang w:eastAsia="zh-CN"/>
              </w:rPr>
              <w:t>。注意：可能无法获得课程认证。点击</w:t>
            </w:r>
            <w:r w:rsidRPr="00617EF5">
              <w:rPr>
                <w:rFonts w:ascii="Calibri" w:eastAsia="FZHei-B01S" w:hAnsi="Calibri" w:cs="Calibri"/>
                <w:lang w:eastAsia="zh-CN"/>
              </w:rPr>
              <w:t>“</w:t>
            </w:r>
            <w:r w:rsidRPr="00617EF5">
              <w:rPr>
                <w:rFonts w:ascii="Calibri" w:eastAsia="FZHei-B01S" w:hAnsi="Calibri" w:cs="Calibri"/>
                <w:lang w:eastAsia="zh-CN"/>
              </w:rPr>
              <w:t>取消</w:t>
            </w:r>
            <w:r w:rsidRPr="00617EF5">
              <w:rPr>
                <w:rFonts w:ascii="Calibri" w:eastAsia="FZHei-B01S" w:hAnsi="Calibri" w:cs="Calibri"/>
                <w:lang w:eastAsia="zh-CN"/>
              </w:rPr>
              <w:t>”</w:t>
            </w:r>
            <w:r w:rsidRPr="00617EF5">
              <w:rPr>
                <w:rFonts w:ascii="Calibri" w:eastAsia="FZHei-B01S" w:hAnsi="Calibri" w:cs="Calibri"/>
                <w:lang w:eastAsia="zh-CN"/>
              </w:rPr>
              <w:t>退出</w:t>
            </w:r>
            <w:r w:rsidRPr="00617EF5">
              <w:rPr>
                <w:rFonts w:ascii="Calibri" w:eastAsia="FZHei-B01S" w:hAnsi="Calibri" w:cs="Calibri"/>
                <w:lang w:eastAsia="zh-CN"/>
              </w:rPr>
              <w:t xml:space="preserve"> </w:t>
            </w:r>
          </w:p>
        </w:tc>
      </w:tr>
      <w:tr w:rsidR="004270EA" w:rsidRPr="008B3F0C" w14:paraId="546CBA98" w14:textId="77777777" w:rsidTr="00617EF5">
        <w:tc>
          <w:tcPr>
            <w:tcW w:w="1353" w:type="dxa"/>
            <w:shd w:val="clear" w:color="auto" w:fill="C1E4F5"/>
            <w:tcMar>
              <w:top w:w="120" w:type="dxa"/>
              <w:left w:w="180" w:type="dxa"/>
              <w:bottom w:w="120" w:type="dxa"/>
              <w:right w:w="180" w:type="dxa"/>
            </w:tcMar>
            <w:hideMark/>
          </w:tcPr>
          <w:p w14:paraId="75FD066E"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139_string_2</w:t>
            </w:r>
          </w:p>
        </w:tc>
        <w:tc>
          <w:tcPr>
            <w:tcW w:w="6000" w:type="dxa"/>
            <w:tcMar>
              <w:top w:w="120" w:type="dxa"/>
              <w:left w:w="180" w:type="dxa"/>
              <w:bottom w:w="120" w:type="dxa"/>
              <w:right w:w="180" w:type="dxa"/>
            </w:tcMar>
            <w:vAlign w:val="center"/>
            <w:hideMark/>
          </w:tcPr>
          <w:p w14:paraId="06ECA991"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All questions remain unanswered</w:t>
            </w:r>
          </w:p>
        </w:tc>
        <w:tc>
          <w:tcPr>
            <w:tcW w:w="6000" w:type="dxa"/>
            <w:vAlign w:val="center"/>
          </w:tcPr>
          <w:p w14:paraId="4031E00A"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所有问题均未回答</w:t>
            </w:r>
          </w:p>
        </w:tc>
      </w:tr>
      <w:tr w:rsidR="004270EA" w:rsidRPr="008B3F0C" w14:paraId="72C40804" w14:textId="77777777" w:rsidTr="00617EF5">
        <w:tc>
          <w:tcPr>
            <w:tcW w:w="1353" w:type="dxa"/>
            <w:shd w:val="clear" w:color="auto" w:fill="C1E4F5"/>
            <w:tcMar>
              <w:top w:w="120" w:type="dxa"/>
              <w:left w:w="180" w:type="dxa"/>
              <w:bottom w:w="120" w:type="dxa"/>
              <w:right w:w="180" w:type="dxa"/>
            </w:tcMar>
            <w:hideMark/>
          </w:tcPr>
          <w:p w14:paraId="6A3F46B0"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140_string_3</w:t>
            </w:r>
          </w:p>
        </w:tc>
        <w:tc>
          <w:tcPr>
            <w:tcW w:w="6000" w:type="dxa"/>
            <w:tcMar>
              <w:top w:w="120" w:type="dxa"/>
              <w:left w:w="180" w:type="dxa"/>
              <w:bottom w:w="120" w:type="dxa"/>
              <w:right w:w="180" w:type="dxa"/>
            </w:tcMar>
            <w:vAlign w:val="center"/>
            <w:hideMark/>
          </w:tcPr>
          <w:p w14:paraId="1887B63E"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Questions</w:t>
            </w:r>
          </w:p>
        </w:tc>
        <w:tc>
          <w:tcPr>
            <w:tcW w:w="6000" w:type="dxa"/>
            <w:vAlign w:val="center"/>
          </w:tcPr>
          <w:p w14:paraId="29671602"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问题</w:t>
            </w:r>
          </w:p>
        </w:tc>
      </w:tr>
      <w:tr w:rsidR="004270EA" w:rsidRPr="008B3F0C" w14:paraId="40B26261" w14:textId="77777777" w:rsidTr="00617EF5">
        <w:tc>
          <w:tcPr>
            <w:tcW w:w="1353" w:type="dxa"/>
            <w:shd w:val="clear" w:color="auto" w:fill="C1E4F5"/>
            <w:tcMar>
              <w:top w:w="120" w:type="dxa"/>
              <w:left w:w="180" w:type="dxa"/>
              <w:bottom w:w="120" w:type="dxa"/>
              <w:right w:w="180" w:type="dxa"/>
            </w:tcMar>
            <w:hideMark/>
          </w:tcPr>
          <w:p w14:paraId="6574719E"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141_string_4</w:t>
            </w:r>
          </w:p>
        </w:tc>
        <w:tc>
          <w:tcPr>
            <w:tcW w:w="6000" w:type="dxa"/>
            <w:tcMar>
              <w:top w:w="120" w:type="dxa"/>
              <w:left w:w="180" w:type="dxa"/>
              <w:bottom w:w="120" w:type="dxa"/>
              <w:right w:w="180" w:type="dxa"/>
            </w:tcMar>
            <w:vAlign w:val="center"/>
            <w:hideMark/>
          </w:tcPr>
          <w:p w14:paraId="3F37B774"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Question</w:t>
            </w:r>
          </w:p>
        </w:tc>
        <w:tc>
          <w:tcPr>
            <w:tcW w:w="6000" w:type="dxa"/>
            <w:vAlign w:val="center"/>
          </w:tcPr>
          <w:p w14:paraId="5785BD0C"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问题</w:t>
            </w:r>
          </w:p>
        </w:tc>
      </w:tr>
      <w:tr w:rsidR="004270EA" w:rsidRPr="008B3F0C" w14:paraId="187BDACD" w14:textId="77777777" w:rsidTr="00617EF5">
        <w:tc>
          <w:tcPr>
            <w:tcW w:w="1353" w:type="dxa"/>
            <w:shd w:val="clear" w:color="auto" w:fill="C1E4F5"/>
            <w:tcMar>
              <w:top w:w="120" w:type="dxa"/>
              <w:left w:w="180" w:type="dxa"/>
              <w:bottom w:w="120" w:type="dxa"/>
              <w:right w:w="180" w:type="dxa"/>
            </w:tcMar>
            <w:hideMark/>
          </w:tcPr>
          <w:p w14:paraId="16750818"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142_string_5</w:t>
            </w:r>
          </w:p>
        </w:tc>
        <w:tc>
          <w:tcPr>
            <w:tcW w:w="6000" w:type="dxa"/>
            <w:tcMar>
              <w:top w:w="120" w:type="dxa"/>
              <w:left w:w="180" w:type="dxa"/>
              <w:bottom w:w="120" w:type="dxa"/>
              <w:right w:w="180" w:type="dxa"/>
            </w:tcMar>
            <w:vAlign w:val="center"/>
            <w:hideMark/>
          </w:tcPr>
          <w:p w14:paraId="22C446EE"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not answered</w:t>
            </w:r>
          </w:p>
        </w:tc>
        <w:tc>
          <w:tcPr>
            <w:tcW w:w="6000" w:type="dxa"/>
            <w:vAlign w:val="center"/>
          </w:tcPr>
          <w:p w14:paraId="5EE1D381"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未回答</w:t>
            </w:r>
          </w:p>
        </w:tc>
      </w:tr>
      <w:tr w:rsidR="004270EA" w:rsidRPr="008B3F0C" w14:paraId="23A267BF" w14:textId="77777777" w:rsidTr="00617EF5">
        <w:tc>
          <w:tcPr>
            <w:tcW w:w="1353" w:type="dxa"/>
            <w:shd w:val="clear" w:color="auto" w:fill="C1E4F5"/>
            <w:tcMar>
              <w:top w:w="120" w:type="dxa"/>
              <w:left w:w="180" w:type="dxa"/>
              <w:bottom w:w="120" w:type="dxa"/>
              <w:right w:w="180" w:type="dxa"/>
            </w:tcMar>
            <w:hideMark/>
          </w:tcPr>
          <w:p w14:paraId="6285A344"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143_string_6</w:t>
            </w:r>
          </w:p>
        </w:tc>
        <w:tc>
          <w:tcPr>
            <w:tcW w:w="6000" w:type="dxa"/>
            <w:tcMar>
              <w:top w:w="120" w:type="dxa"/>
              <w:left w:w="180" w:type="dxa"/>
              <w:bottom w:w="120" w:type="dxa"/>
              <w:right w:w="180" w:type="dxa"/>
            </w:tcMar>
            <w:vAlign w:val="center"/>
            <w:hideMark/>
          </w:tcPr>
          <w:p w14:paraId="3BD55BC5"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That's correct!</w:t>
            </w:r>
          </w:p>
        </w:tc>
        <w:tc>
          <w:tcPr>
            <w:tcW w:w="6000" w:type="dxa"/>
            <w:vAlign w:val="center"/>
          </w:tcPr>
          <w:p w14:paraId="032E55E8"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正确！</w:t>
            </w:r>
          </w:p>
        </w:tc>
      </w:tr>
      <w:tr w:rsidR="004270EA" w:rsidRPr="008B3F0C" w14:paraId="1EEE1151" w14:textId="77777777" w:rsidTr="00617EF5">
        <w:tc>
          <w:tcPr>
            <w:tcW w:w="1353" w:type="dxa"/>
            <w:shd w:val="clear" w:color="auto" w:fill="C1E4F5"/>
            <w:tcMar>
              <w:top w:w="120" w:type="dxa"/>
              <w:left w:w="180" w:type="dxa"/>
              <w:bottom w:w="120" w:type="dxa"/>
              <w:right w:w="180" w:type="dxa"/>
            </w:tcMar>
            <w:hideMark/>
          </w:tcPr>
          <w:p w14:paraId="2872C24A"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lastRenderedPageBreak/>
              <w:t>144_string_7</w:t>
            </w:r>
          </w:p>
        </w:tc>
        <w:tc>
          <w:tcPr>
            <w:tcW w:w="6000" w:type="dxa"/>
            <w:tcMar>
              <w:top w:w="120" w:type="dxa"/>
              <w:left w:w="180" w:type="dxa"/>
              <w:bottom w:w="120" w:type="dxa"/>
              <w:right w:w="180" w:type="dxa"/>
            </w:tcMar>
            <w:vAlign w:val="center"/>
            <w:hideMark/>
          </w:tcPr>
          <w:p w14:paraId="55944854"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That's not correct!</w:t>
            </w:r>
          </w:p>
        </w:tc>
        <w:tc>
          <w:tcPr>
            <w:tcW w:w="6000" w:type="dxa"/>
            <w:vAlign w:val="center"/>
          </w:tcPr>
          <w:p w14:paraId="34A7A83E"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不正确！</w:t>
            </w:r>
          </w:p>
        </w:tc>
      </w:tr>
      <w:tr w:rsidR="004270EA" w:rsidRPr="008B3F0C" w14:paraId="4DF03D6A" w14:textId="77777777" w:rsidTr="00617EF5">
        <w:tc>
          <w:tcPr>
            <w:tcW w:w="1353" w:type="dxa"/>
            <w:shd w:val="clear" w:color="auto" w:fill="C1E4F5"/>
            <w:tcMar>
              <w:top w:w="120" w:type="dxa"/>
              <w:left w:w="180" w:type="dxa"/>
              <w:bottom w:w="120" w:type="dxa"/>
              <w:right w:w="180" w:type="dxa"/>
            </w:tcMar>
            <w:hideMark/>
          </w:tcPr>
          <w:p w14:paraId="2E1B0C25"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145_string_8</w:t>
            </w:r>
          </w:p>
        </w:tc>
        <w:tc>
          <w:tcPr>
            <w:tcW w:w="6000" w:type="dxa"/>
            <w:tcMar>
              <w:top w:w="120" w:type="dxa"/>
              <w:left w:w="180" w:type="dxa"/>
              <w:bottom w:w="120" w:type="dxa"/>
              <w:right w:w="180" w:type="dxa"/>
            </w:tcMar>
            <w:vAlign w:val="center"/>
            <w:hideMark/>
          </w:tcPr>
          <w:p w14:paraId="5EADB85D"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Feedback: </w:t>
            </w:r>
          </w:p>
        </w:tc>
        <w:tc>
          <w:tcPr>
            <w:tcW w:w="6000" w:type="dxa"/>
            <w:vAlign w:val="center"/>
          </w:tcPr>
          <w:p w14:paraId="4986A838"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反馈：</w:t>
            </w:r>
          </w:p>
        </w:tc>
      </w:tr>
      <w:tr w:rsidR="004270EA" w:rsidRPr="008B3F0C" w14:paraId="2B9815E6" w14:textId="77777777" w:rsidTr="00617EF5">
        <w:tc>
          <w:tcPr>
            <w:tcW w:w="1353" w:type="dxa"/>
            <w:shd w:val="clear" w:color="auto" w:fill="C1E4F5"/>
            <w:tcMar>
              <w:top w:w="120" w:type="dxa"/>
              <w:left w:w="180" w:type="dxa"/>
              <w:bottom w:w="120" w:type="dxa"/>
              <w:right w:w="180" w:type="dxa"/>
            </w:tcMar>
            <w:hideMark/>
          </w:tcPr>
          <w:p w14:paraId="1470F9E1"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146_string_9</w:t>
            </w:r>
          </w:p>
        </w:tc>
        <w:tc>
          <w:tcPr>
            <w:tcW w:w="6000" w:type="dxa"/>
            <w:tcMar>
              <w:top w:w="120" w:type="dxa"/>
              <w:left w:w="180" w:type="dxa"/>
              <w:bottom w:w="120" w:type="dxa"/>
              <w:right w:w="180" w:type="dxa"/>
            </w:tcMar>
            <w:vAlign w:val="center"/>
            <w:hideMark/>
          </w:tcPr>
          <w:p w14:paraId="4D2EF591"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Code of Business Conduct</w:t>
            </w:r>
          </w:p>
        </w:tc>
        <w:tc>
          <w:tcPr>
            <w:tcW w:w="6000" w:type="dxa"/>
            <w:vAlign w:val="center"/>
          </w:tcPr>
          <w:p w14:paraId="1D8FAACC"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《商业行为准则》</w:t>
            </w:r>
          </w:p>
        </w:tc>
      </w:tr>
      <w:tr w:rsidR="004270EA" w:rsidRPr="008B3F0C" w14:paraId="224089A4" w14:textId="77777777" w:rsidTr="00617EF5">
        <w:tc>
          <w:tcPr>
            <w:tcW w:w="1353" w:type="dxa"/>
            <w:shd w:val="clear" w:color="auto" w:fill="C1E4F5"/>
            <w:tcMar>
              <w:top w:w="120" w:type="dxa"/>
              <w:left w:w="180" w:type="dxa"/>
              <w:bottom w:w="120" w:type="dxa"/>
              <w:right w:w="180" w:type="dxa"/>
            </w:tcMar>
            <w:hideMark/>
          </w:tcPr>
          <w:p w14:paraId="048CDE77"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147_string_10</w:t>
            </w:r>
          </w:p>
        </w:tc>
        <w:tc>
          <w:tcPr>
            <w:tcW w:w="6000" w:type="dxa"/>
            <w:tcMar>
              <w:top w:w="120" w:type="dxa"/>
              <w:left w:w="180" w:type="dxa"/>
              <w:bottom w:w="120" w:type="dxa"/>
              <w:right w:w="180" w:type="dxa"/>
            </w:tcMar>
            <w:vAlign w:val="center"/>
            <w:hideMark/>
          </w:tcPr>
          <w:p w14:paraId="2B3F40C4"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Knowledge Check</w:t>
            </w:r>
          </w:p>
        </w:tc>
        <w:tc>
          <w:tcPr>
            <w:tcW w:w="6000" w:type="dxa"/>
            <w:vAlign w:val="center"/>
          </w:tcPr>
          <w:p w14:paraId="34A46842"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知识测验</w:t>
            </w:r>
          </w:p>
        </w:tc>
      </w:tr>
      <w:tr w:rsidR="004270EA" w:rsidRPr="008B3F0C" w14:paraId="19838D26" w14:textId="77777777" w:rsidTr="00617EF5">
        <w:tc>
          <w:tcPr>
            <w:tcW w:w="1353" w:type="dxa"/>
            <w:shd w:val="clear" w:color="auto" w:fill="C1E4F5"/>
            <w:tcMar>
              <w:top w:w="120" w:type="dxa"/>
              <w:left w:w="180" w:type="dxa"/>
              <w:bottom w:w="120" w:type="dxa"/>
              <w:right w:w="180" w:type="dxa"/>
            </w:tcMar>
            <w:hideMark/>
          </w:tcPr>
          <w:p w14:paraId="20ED0E01"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148_string_11</w:t>
            </w:r>
          </w:p>
        </w:tc>
        <w:tc>
          <w:tcPr>
            <w:tcW w:w="6000" w:type="dxa"/>
            <w:tcMar>
              <w:top w:w="120" w:type="dxa"/>
              <w:left w:w="180" w:type="dxa"/>
              <w:bottom w:w="120" w:type="dxa"/>
              <w:right w:w="180" w:type="dxa"/>
            </w:tcMar>
            <w:vAlign w:val="center"/>
            <w:hideMark/>
          </w:tcPr>
          <w:p w14:paraId="413F0365"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Submit</w:t>
            </w:r>
          </w:p>
        </w:tc>
        <w:tc>
          <w:tcPr>
            <w:tcW w:w="6000" w:type="dxa"/>
            <w:vAlign w:val="center"/>
          </w:tcPr>
          <w:p w14:paraId="29721B06"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提交</w:t>
            </w:r>
          </w:p>
        </w:tc>
      </w:tr>
      <w:tr w:rsidR="004270EA" w:rsidRPr="008B3F0C" w14:paraId="18B20C8F" w14:textId="77777777" w:rsidTr="00617EF5">
        <w:tc>
          <w:tcPr>
            <w:tcW w:w="1353" w:type="dxa"/>
            <w:shd w:val="clear" w:color="auto" w:fill="C1E4F5"/>
            <w:tcMar>
              <w:top w:w="120" w:type="dxa"/>
              <w:left w:w="180" w:type="dxa"/>
              <w:bottom w:w="120" w:type="dxa"/>
              <w:right w:w="180" w:type="dxa"/>
            </w:tcMar>
            <w:hideMark/>
          </w:tcPr>
          <w:p w14:paraId="66CAA7B8" w14:textId="77777777" w:rsidR="00315D6E" w:rsidRPr="008B3F0C" w:rsidRDefault="000D50BD" w:rsidP="00315D6E">
            <w:pPr>
              <w:spacing w:before="30" w:after="30"/>
              <w:ind w:left="30" w:right="30"/>
              <w:rPr>
                <w:rFonts w:ascii="Calibri" w:eastAsia="Times New Roman" w:hAnsi="Calibri" w:cs="Calibri"/>
                <w:sz w:val="16"/>
              </w:rPr>
            </w:pPr>
            <w:r w:rsidRPr="008B3F0C">
              <w:rPr>
                <w:rFonts w:ascii="Calibri" w:eastAsia="Times New Roman" w:hAnsi="Calibri" w:cs="Calibri"/>
                <w:sz w:val="16"/>
              </w:rPr>
              <w:t>149_string_12</w:t>
            </w:r>
          </w:p>
        </w:tc>
        <w:tc>
          <w:tcPr>
            <w:tcW w:w="6000" w:type="dxa"/>
            <w:tcMar>
              <w:top w:w="120" w:type="dxa"/>
              <w:left w:w="180" w:type="dxa"/>
              <w:bottom w:w="120" w:type="dxa"/>
              <w:right w:w="180" w:type="dxa"/>
            </w:tcMar>
            <w:vAlign w:val="center"/>
            <w:hideMark/>
          </w:tcPr>
          <w:p w14:paraId="07913189" w14:textId="77777777" w:rsidR="00315D6E" w:rsidRPr="008B3F0C" w:rsidRDefault="000D50BD" w:rsidP="00315D6E">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Retake</w:t>
            </w:r>
          </w:p>
        </w:tc>
        <w:tc>
          <w:tcPr>
            <w:tcW w:w="6000" w:type="dxa"/>
            <w:vAlign w:val="center"/>
          </w:tcPr>
          <w:p w14:paraId="682619A0" w14:textId="77777777" w:rsidR="00315D6E"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重新测验</w:t>
            </w:r>
          </w:p>
        </w:tc>
      </w:tr>
      <w:tr w:rsidR="004270EA" w:rsidRPr="008B3F0C" w14:paraId="6D1E8916" w14:textId="77777777" w:rsidTr="00617EF5">
        <w:tc>
          <w:tcPr>
            <w:tcW w:w="1353" w:type="dxa"/>
            <w:shd w:val="clear" w:color="auto" w:fill="C1E4F5"/>
            <w:tcMar>
              <w:top w:w="120" w:type="dxa"/>
              <w:left w:w="180" w:type="dxa"/>
              <w:bottom w:w="120" w:type="dxa"/>
              <w:right w:w="180" w:type="dxa"/>
            </w:tcMar>
            <w:hideMark/>
          </w:tcPr>
          <w:p w14:paraId="01987FFA" w14:textId="77777777" w:rsidR="005B5C04" w:rsidRPr="008B3F0C" w:rsidRDefault="000D50BD" w:rsidP="005B5C04">
            <w:pPr>
              <w:spacing w:before="30" w:after="30"/>
              <w:ind w:left="30" w:right="30"/>
              <w:rPr>
                <w:rFonts w:ascii="Calibri" w:eastAsia="Times New Roman" w:hAnsi="Calibri" w:cs="Calibri"/>
                <w:sz w:val="16"/>
              </w:rPr>
            </w:pPr>
            <w:r w:rsidRPr="008B3F0C">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52724BDF" w14:textId="77777777" w:rsidR="005B5C04"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8B3F0C">
              <w:rPr>
                <w:rFonts w:ascii="Calibri" w:eastAsia="Times New Roman" w:hAnsi="Calibri" w:cs="Calibri"/>
              </w:rPr>
              <w:t>behaviors</w:t>
            </w:r>
            <w:proofErr w:type="spellEnd"/>
            <w:r w:rsidRPr="008B3F0C">
              <w:rPr>
                <w:rFonts w:ascii="Calibri" w:eastAsia="Times New Roman" w:hAnsi="Calibri" w:cs="Calibri"/>
              </w:rPr>
              <w:t xml:space="preserve"> that will help us make the best choices for Abbott, for ourselves, and for the many people we serve. This course provides a </w:t>
            </w:r>
            <w:proofErr w:type="gramStart"/>
            <w:r w:rsidRPr="008B3F0C">
              <w:rPr>
                <w:rFonts w:ascii="Calibri" w:eastAsia="Times New Roman" w:hAnsi="Calibri" w:cs="Calibri"/>
              </w:rPr>
              <w:t>high level</w:t>
            </w:r>
            <w:proofErr w:type="gramEnd"/>
            <w:r w:rsidRPr="008B3F0C">
              <w:rPr>
                <w:rFonts w:ascii="Calibri" w:eastAsia="Times New Roman" w:hAnsi="Calibri" w:cs="Calibri"/>
              </w:rPr>
              <w:t xml:space="preserve"> overview of the Code, outlines our company's expectations and your obligations, and provides practical advice on what to do when the best path forward is hard to determine. The course will take 35-45 minutes to complete.</w:t>
            </w:r>
          </w:p>
        </w:tc>
        <w:tc>
          <w:tcPr>
            <w:tcW w:w="6000" w:type="dxa"/>
          </w:tcPr>
          <w:p w14:paraId="05D590BE" w14:textId="69EE06D0" w:rsidR="005B5C04"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课程描述：我们的《商业行为准则》是一份至关重要的文件，阐述了雅培对在日常工作中代表雅培的每一位员工的期望。《准则》是我们履行责任和日常行为的基础，有助于我们为了雅培、我们自己以及我们广大的服务对象做出最佳决策。本课程</w:t>
            </w:r>
            <w:ins w:id="256" w:author="Gu, Skylla" w:date="2026-01-08T17:15:00Z" w16du:dateUtc="2026-01-08T09:15:00Z">
              <w:r w:rsidR="00500C5D">
                <w:rPr>
                  <w:rFonts w:ascii="Calibri" w:eastAsia="FZHei-B01S" w:hAnsi="Calibri" w:cs="Calibri" w:hint="eastAsia"/>
                  <w:lang w:eastAsia="zh-CN"/>
                </w:rPr>
                <w:t>高度</w:t>
              </w:r>
            </w:ins>
            <w:r w:rsidRPr="00617EF5">
              <w:rPr>
                <w:rFonts w:ascii="Calibri" w:eastAsia="FZHei-B01S" w:hAnsi="Calibri" w:cs="Calibri"/>
                <w:lang w:eastAsia="zh-CN"/>
              </w:rPr>
              <w:t>概述了《准则》，阐述了公司的期望和员工的义务，并针对你难以做出最佳决策的情形提供了实用建议。完成本课程需要</w:t>
            </w:r>
            <w:r w:rsidRPr="00617EF5">
              <w:rPr>
                <w:rFonts w:ascii="Calibri" w:eastAsia="FZHei-B01S" w:hAnsi="Calibri" w:cs="Calibri"/>
                <w:lang w:eastAsia="zh-CN"/>
              </w:rPr>
              <w:t xml:space="preserve"> 35-45 </w:t>
            </w:r>
            <w:r w:rsidRPr="00617EF5">
              <w:rPr>
                <w:rFonts w:ascii="Calibri" w:eastAsia="FZHei-B01S" w:hAnsi="Calibri" w:cs="Calibri"/>
                <w:lang w:eastAsia="zh-CN"/>
              </w:rPr>
              <w:t>分钟。</w:t>
            </w:r>
          </w:p>
        </w:tc>
      </w:tr>
      <w:tr w:rsidR="004270EA" w:rsidRPr="008B3F0C" w14:paraId="00699CFA" w14:textId="77777777" w:rsidTr="00617EF5">
        <w:tc>
          <w:tcPr>
            <w:tcW w:w="1353" w:type="dxa"/>
            <w:shd w:val="clear" w:color="auto" w:fill="C1E4F5"/>
            <w:tcMar>
              <w:top w:w="120" w:type="dxa"/>
              <w:left w:w="180" w:type="dxa"/>
              <w:bottom w:w="120" w:type="dxa"/>
              <w:right w:w="180" w:type="dxa"/>
            </w:tcMar>
            <w:hideMark/>
          </w:tcPr>
          <w:p w14:paraId="477DF672" w14:textId="77777777" w:rsidR="005B5C04" w:rsidRPr="008B3F0C" w:rsidRDefault="000D50BD" w:rsidP="005B5C04">
            <w:pPr>
              <w:spacing w:before="30" w:after="30"/>
              <w:ind w:left="30" w:right="30"/>
              <w:rPr>
                <w:rFonts w:ascii="Calibri" w:eastAsia="Times New Roman" w:hAnsi="Calibri" w:cs="Calibri"/>
                <w:sz w:val="16"/>
              </w:rPr>
            </w:pPr>
            <w:r w:rsidRPr="008B3F0C">
              <w:rPr>
                <w:rFonts w:ascii="Calibri" w:eastAsia="Times New Roman" w:hAnsi="Calibri" w:cs="Calibri"/>
                <w:sz w:val="16"/>
              </w:rPr>
              <w:t>151_string_14</w:t>
            </w:r>
          </w:p>
        </w:tc>
        <w:tc>
          <w:tcPr>
            <w:tcW w:w="6000" w:type="dxa"/>
            <w:tcMar>
              <w:top w:w="120" w:type="dxa"/>
              <w:left w:w="180" w:type="dxa"/>
              <w:bottom w:w="120" w:type="dxa"/>
              <w:right w:w="180" w:type="dxa"/>
            </w:tcMar>
            <w:vAlign w:val="center"/>
            <w:hideMark/>
          </w:tcPr>
          <w:p w14:paraId="46644B28" w14:textId="77777777" w:rsidR="005B5C04" w:rsidRPr="008B3F0C" w:rsidRDefault="000D50BD" w:rsidP="005B5C04">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Menu</w:t>
            </w:r>
          </w:p>
        </w:tc>
        <w:tc>
          <w:tcPr>
            <w:tcW w:w="6000" w:type="dxa"/>
            <w:vAlign w:val="center"/>
          </w:tcPr>
          <w:p w14:paraId="10A40BE9" w14:textId="77777777" w:rsidR="005B5C04"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菜单</w:t>
            </w:r>
          </w:p>
        </w:tc>
      </w:tr>
      <w:tr w:rsidR="004270EA" w:rsidRPr="008B3F0C" w14:paraId="050E2650" w14:textId="77777777" w:rsidTr="00617EF5">
        <w:tc>
          <w:tcPr>
            <w:tcW w:w="1353" w:type="dxa"/>
            <w:shd w:val="clear" w:color="auto" w:fill="C1E4F5"/>
            <w:tcMar>
              <w:top w:w="120" w:type="dxa"/>
              <w:left w:w="180" w:type="dxa"/>
              <w:bottom w:w="120" w:type="dxa"/>
              <w:right w:w="180" w:type="dxa"/>
            </w:tcMar>
            <w:hideMark/>
          </w:tcPr>
          <w:p w14:paraId="6EB7C031" w14:textId="77777777" w:rsidR="005B5C04" w:rsidRPr="008B3F0C" w:rsidRDefault="000D50BD" w:rsidP="005B5C04">
            <w:pPr>
              <w:spacing w:before="30" w:after="30"/>
              <w:ind w:left="30" w:right="30"/>
              <w:rPr>
                <w:rFonts w:ascii="Calibri" w:eastAsia="Times New Roman" w:hAnsi="Calibri" w:cs="Calibri"/>
                <w:sz w:val="16"/>
              </w:rPr>
            </w:pPr>
            <w:r w:rsidRPr="008B3F0C">
              <w:rPr>
                <w:rFonts w:ascii="Calibri" w:eastAsia="Times New Roman" w:hAnsi="Calibri" w:cs="Calibri"/>
                <w:sz w:val="16"/>
              </w:rPr>
              <w:lastRenderedPageBreak/>
              <w:t>152_string_15</w:t>
            </w:r>
          </w:p>
        </w:tc>
        <w:tc>
          <w:tcPr>
            <w:tcW w:w="6000" w:type="dxa"/>
            <w:tcMar>
              <w:top w:w="120" w:type="dxa"/>
              <w:left w:w="180" w:type="dxa"/>
              <w:bottom w:w="120" w:type="dxa"/>
              <w:right w:w="180" w:type="dxa"/>
            </w:tcMar>
            <w:vAlign w:val="center"/>
            <w:hideMark/>
          </w:tcPr>
          <w:p w14:paraId="1A54F970" w14:textId="77777777" w:rsidR="005B5C04" w:rsidRPr="008B3F0C" w:rsidRDefault="000D50BD" w:rsidP="005B5C04">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Resources</w:t>
            </w:r>
          </w:p>
        </w:tc>
        <w:tc>
          <w:tcPr>
            <w:tcW w:w="6000" w:type="dxa"/>
            <w:vAlign w:val="center"/>
          </w:tcPr>
          <w:p w14:paraId="48F1F343" w14:textId="77777777" w:rsidR="005B5C04"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资源</w:t>
            </w:r>
          </w:p>
        </w:tc>
      </w:tr>
      <w:tr w:rsidR="004270EA" w:rsidRPr="008B3F0C" w14:paraId="122E6245" w14:textId="77777777" w:rsidTr="00617EF5">
        <w:tc>
          <w:tcPr>
            <w:tcW w:w="1353" w:type="dxa"/>
            <w:shd w:val="clear" w:color="auto" w:fill="C1E4F5"/>
            <w:tcMar>
              <w:top w:w="120" w:type="dxa"/>
              <w:left w:w="180" w:type="dxa"/>
              <w:bottom w:w="120" w:type="dxa"/>
              <w:right w:w="180" w:type="dxa"/>
            </w:tcMar>
            <w:hideMark/>
          </w:tcPr>
          <w:p w14:paraId="0AE07DCB" w14:textId="77777777" w:rsidR="005B5C04" w:rsidRPr="008B3F0C" w:rsidRDefault="000D50BD" w:rsidP="005B5C04">
            <w:pPr>
              <w:spacing w:before="30" w:after="30"/>
              <w:ind w:left="30" w:right="30"/>
              <w:rPr>
                <w:rFonts w:ascii="Calibri" w:eastAsia="Times New Roman" w:hAnsi="Calibri" w:cs="Calibri"/>
                <w:sz w:val="16"/>
              </w:rPr>
            </w:pPr>
            <w:r w:rsidRPr="008B3F0C">
              <w:rPr>
                <w:rFonts w:ascii="Calibri" w:eastAsia="Times New Roman" w:hAnsi="Calibri" w:cs="Calibri"/>
                <w:sz w:val="16"/>
              </w:rPr>
              <w:t>153_string_16</w:t>
            </w:r>
          </w:p>
        </w:tc>
        <w:tc>
          <w:tcPr>
            <w:tcW w:w="6000" w:type="dxa"/>
            <w:tcMar>
              <w:top w:w="120" w:type="dxa"/>
              <w:left w:w="180" w:type="dxa"/>
              <w:bottom w:w="120" w:type="dxa"/>
              <w:right w:w="180" w:type="dxa"/>
            </w:tcMar>
            <w:vAlign w:val="center"/>
            <w:hideMark/>
          </w:tcPr>
          <w:p w14:paraId="61468719" w14:textId="77777777" w:rsidR="005B5C04" w:rsidRPr="008B3F0C" w:rsidRDefault="000D50BD" w:rsidP="005B5C04">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Reference Material</w:t>
            </w:r>
          </w:p>
        </w:tc>
        <w:tc>
          <w:tcPr>
            <w:tcW w:w="6000" w:type="dxa"/>
            <w:vAlign w:val="center"/>
          </w:tcPr>
          <w:p w14:paraId="69B9A651" w14:textId="77777777" w:rsidR="005B5C04"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参考资料</w:t>
            </w:r>
          </w:p>
        </w:tc>
      </w:tr>
      <w:tr w:rsidR="004270EA" w:rsidRPr="008B3F0C" w14:paraId="75CA637E" w14:textId="77777777" w:rsidTr="00617EF5">
        <w:tc>
          <w:tcPr>
            <w:tcW w:w="1353" w:type="dxa"/>
            <w:shd w:val="clear" w:color="auto" w:fill="C1E4F5"/>
            <w:tcMar>
              <w:top w:w="120" w:type="dxa"/>
              <w:left w:w="180" w:type="dxa"/>
              <w:bottom w:w="120" w:type="dxa"/>
              <w:right w:w="180" w:type="dxa"/>
            </w:tcMar>
            <w:hideMark/>
          </w:tcPr>
          <w:p w14:paraId="187CB9AD" w14:textId="77777777" w:rsidR="005B5C04" w:rsidRPr="008B3F0C" w:rsidRDefault="000D50BD" w:rsidP="005B5C04">
            <w:pPr>
              <w:spacing w:before="30" w:after="30"/>
              <w:ind w:left="30" w:right="30"/>
              <w:rPr>
                <w:rFonts w:ascii="Calibri" w:eastAsia="Times New Roman" w:hAnsi="Calibri" w:cs="Calibri"/>
                <w:sz w:val="16"/>
              </w:rPr>
            </w:pPr>
            <w:r w:rsidRPr="008B3F0C">
              <w:rPr>
                <w:rFonts w:ascii="Calibri" w:eastAsia="Times New Roman" w:hAnsi="Calibri" w:cs="Calibri"/>
                <w:sz w:val="16"/>
              </w:rPr>
              <w:t>154_string_17</w:t>
            </w:r>
          </w:p>
        </w:tc>
        <w:tc>
          <w:tcPr>
            <w:tcW w:w="6000" w:type="dxa"/>
            <w:tcMar>
              <w:top w:w="120" w:type="dxa"/>
              <w:left w:w="180" w:type="dxa"/>
              <w:bottom w:w="120" w:type="dxa"/>
              <w:right w:w="180" w:type="dxa"/>
            </w:tcMar>
            <w:vAlign w:val="center"/>
            <w:hideMark/>
          </w:tcPr>
          <w:p w14:paraId="03EBD5B4" w14:textId="77777777" w:rsidR="005B5C04" w:rsidRPr="008B3F0C" w:rsidRDefault="000D50BD" w:rsidP="005B5C04">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Audio</w:t>
            </w:r>
          </w:p>
        </w:tc>
        <w:tc>
          <w:tcPr>
            <w:tcW w:w="6000" w:type="dxa"/>
            <w:vAlign w:val="center"/>
          </w:tcPr>
          <w:p w14:paraId="0972022E" w14:textId="77777777" w:rsidR="005B5C04"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音频</w:t>
            </w:r>
          </w:p>
        </w:tc>
      </w:tr>
      <w:tr w:rsidR="004270EA" w:rsidRPr="008B3F0C" w14:paraId="78FE57F5" w14:textId="77777777" w:rsidTr="00617EF5">
        <w:tc>
          <w:tcPr>
            <w:tcW w:w="1353" w:type="dxa"/>
            <w:shd w:val="clear" w:color="auto" w:fill="C1E4F5"/>
            <w:tcMar>
              <w:top w:w="120" w:type="dxa"/>
              <w:left w:w="180" w:type="dxa"/>
              <w:bottom w:w="120" w:type="dxa"/>
              <w:right w:w="180" w:type="dxa"/>
            </w:tcMar>
            <w:hideMark/>
          </w:tcPr>
          <w:p w14:paraId="7057CF3C" w14:textId="77777777" w:rsidR="005B5C04" w:rsidRPr="008B3F0C" w:rsidRDefault="000D50BD" w:rsidP="005B5C04">
            <w:pPr>
              <w:spacing w:before="30" w:after="30"/>
              <w:ind w:left="30" w:right="30"/>
              <w:rPr>
                <w:rFonts w:ascii="Calibri" w:eastAsia="Times New Roman" w:hAnsi="Calibri" w:cs="Calibri"/>
                <w:sz w:val="16"/>
              </w:rPr>
            </w:pPr>
            <w:r w:rsidRPr="008B3F0C">
              <w:rPr>
                <w:rFonts w:ascii="Calibri" w:eastAsia="Times New Roman" w:hAnsi="Calibri" w:cs="Calibri"/>
                <w:sz w:val="16"/>
              </w:rPr>
              <w:t>155_string_18</w:t>
            </w:r>
          </w:p>
        </w:tc>
        <w:tc>
          <w:tcPr>
            <w:tcW w:w="6000" w:type="dxa"/>
            <w:tcMar>
              <w:top w:w="120" w:type="dxa"/>
              <w:left w:w="180" w:type="dxa"/>
              <w:bottom w:w="120" w:type="dxa"/>
              <w:right w:w="180" w:type="dxa"/>
            </w:tcMar>
            <w:vAlign w:val="center"/>
            <w:hideMark/>
          </w:tcPr>
          <w:p w14:paraId="73B61160" w14:textId="77777777" w:rsidR="005B5C04" w:rsidRPr="008B3F0C" w:rsidRDefault="000D50BD" w:rsidP="005B5C04">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Exit</w:t>
            </w:r>
          </w:p>
        </w:tc>
        <w:tc>
          <w:tcPr>
            <w:tcW w:w="6000" w:type="dxa"/>
            <w:vAlign w:val="center"/>
          </w:tcPr>
          <w:p w14:paraId="2AC59553" w14:textId="77777777" w:rsidR="005B5C04"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退出</w:t>
            </w:r>
          </w:p>
        </w:tc>
      </w:tr>
      <w:tr w:rsidR="004270EA" w:rsidRPr="008B3F0C" w14:paraId="60402A57" w14:textId="77777777" w:rsidTr="00617EF5">
        <w:tc>
          <w:tcPr>
            <w:tcW w:w="1353" w:type="dxa"/>
            <w:shd w:val="clear" w:color="auto" w:fill="C1E4F5"/>
            <w:tcMar>
              <w:top w:w="120" w:type="dxa"/>
              <w:left w:w="180" w:type="dxa"/>
              <w:bottom w:w="120" w:type="dxa"/>
              <w:right w:w="180" w:type="dxa"/>
            </w:tcMar>
            <w:hideMark/>
          </w:tcPr>
          <w:p w14:paraId="508144CB" w14:textId="77777777" w:rsidR="005B5C04" w:rsidRPr="008B3F0C" w:rsidRDefault="000D50BD" w:rsidP="005B5C04">
            <w:pPr>
              <w:spacing w:before="30" w:after="30"/>
              <w:ind w:left="30" w:right="30"/>
              <w:rPr>
                <w:rFonts w:ascii="Calibri" w:eastAsia="Times New Roman" w:hAnsi="Calibri" w:cs="Calibri"/>
                <w:sz w:val="16"/>
              </w:rPr>
            </w:pPr>
            <w:r w:rsidRPr="008B3F0C">
              <w:rPr>
                <w:rFonts w:ascii="Calibri" w:eastAsia="Times New Roman" w:hAnsi="Calibri" w:cs="Calibri"/>
                <w:sz w:val="16"/>
              </w:rPr>
              <w:t>156_string_19</w:t>
            </w:r>
          </w:p>
        </w:tc>
        <w:tc>
          <w:tcPr>
            <w:tcW w:w="6000" w:type="dxa"/>
            <w:tcMar>
              <w:top w:w="120" w:type="dxa"/>
              <w:left w:w="180" w:type="dxa"/>
              <w:bottom w:w="120" w:type="dxa"/>
              <w:right w:w="180" w:type="dxa"/>
            </w:tcMar>
            <w:vAlign w:val="center"/>
            <w:hideMark/>
          </w:tcPr>
          <w:p w14:paraId="0A390414" w14:textId="77777777" w:rsidR="005B5C04" w:rsidRPr="008B3F0C" w:rsidRDefault="000D50BD" w:rsidP="005B5C04">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Close</w:t>
            </w:r>
          </w:p>
        </w:tc>
        <w:tc>
          <w:tcPr>
            <w:tcW w:w="6000" w:type="dxa"/>
            <w:vAlign w:val="center"/>
          </w:tcPr>
          <w:p w14:paraId="485E2F0F" w14:textId="77777777" w:rsidR="005B5C04"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关闭</w:t>
            </w:r>
          </w:p>
        </w:tc>
      </w:tr>
      <w:tr w:rsidR="004270EA" w:rsidRPr="008B3F0C" w14:paraId="78745D84" w14:textId="77777777" w:rsidTr="00617EF5">
        <w:tc>
          <w:tcPr>
            <w:tcW w:w="1353" w:type="dxa"/>
            <w:shd w:val="clear" w:color="auto" w:fill="C1E4F5"/>
            <w:tcMar>
              <w:top w:w="120" w:type="dxa"/>
              <w:left w:w="180" w:type="dxa"/>
              <w:bottom w:w="120" w:type="dxa"/>
              <w:right w:w="180" w:type="dxa"/>
            </w:tcMar>
            <w:hideMark/>
          </w:tcPr>
          <w:p w14:paraId="18A527EB" w14:textId="77777777" w:rsidR="005B5C04" w:rsidRPr="008B3F0C" w:rsidRDefault="000D50BD" w:rsidP="005B5C04">
            <w:pPr>
              <w:spacing w:before="30" w:after="30"/>
              <w:ind w:left="30" w:right="30"/>
              <w:rPr>
                <w:rFonts w:ascii="Calibri" w:eastAsia="Times New Roman" w:hAnsi="Calibri" w:cs="Calibri"/>
                <w:sz w:val="16"/>
              </w:rPr>
            </w:pPr>
            <w:r w:rsidRPr="008B3F0C">
              <w:rPr>
                <w:rFonts w:ascii="Calibri" w:eastAsia="Times New Roman" w:hAnsi="Calibri" w:cs="Calibri"/>
                <w:sz w:val="16"/>
              </w:rPr>
              <w:t>157_string_20</w:t>
            </w:r>
          </w:p>
        </w:tc>
        <w:tc>
          <w:tcPr>
            <w:tcW w:w="6000" w:type="dxa"/>
            <w:tcMar>
              <w:top w:w="120" w:type="dxa"/>
              <w:left w:w="180" w:type="dxa"/>
              <w:bottom w:w="120" w:type="dxa"/>
              <w:right w:w="180" w:type="dxa"/>
            </w:tcMar>
            <w:vAlign w:val="center"/>
            <w:hideMark/>
          </w:tcPr>
          <w:p w14:paraId="12F933D2" w14:textId="77777777" w:rsidR="005B5C04" w:rsidRPr="008B3F0C" w:rsidRDefault="000D50BD" w:rsidP="005B5C04">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Comment</w:t>
            </w:r>
            <w:r w:rsidR="00F5122E" w:rsidRPr="008B3F0C">
              <w:rPr>
                <w:rFonts w:ascii="Calibri" w:eastAsia="Times New Roman" w:hAnsi="Calibri" w:cs="Calibri"/>
              </w:rPr>
              <w:t>…</w:t>
            </w:r>
          </w:p>
        </w:tc>
        <w:tc>
          <w:tcPr>
            <w:tcW w:w="6000" w:type="dxa"/>
            <w:vAlign w:val="center"/>
          </w:tcPr>
          <w:p w14:paraId="7D45C3C5" w14:textId="77777777" w:rsidR="005B5C04" w:rsidRPr="00617EF5" w:rsidRDefault="000D50BD" w:rsidP="008970A2">
            <w:pPr>
              <w:spacing w:before="100" w:beforeAutospacing="1" w:after="100" w:afterAutospacing="1"/>
              <w:ind w:left="30" w:right="30"/>
              <w:rPr>
                <w:rFonts w:ascii="Calibri" w:eastAsia="FZHei-B01S" w:hAnsi="Calibri" w:cs="Calibri"/>
              </w:rPr>
            </w:pPr>
            <w:r w:rsidRPr="00617EF5">
              <w:rPr>
                <w:rFonts w:ascii="Calibri" w:eastAsia="FZHei-B01S" w:hAnsi="Calibri" w:cs="Calibri"/>
                <w:lang w:eastAsia="zh-CN"/>
              </w:rPr>
              <w:t>备注</w:t>
            </w:r>
            <w:r w:rsidRPr="00617EF5">
              <w:rPr>
                <w:rFonts w:ascii="Calibri" w:eastAsia="FZHei-B01S" w:hAnsi="Calibri" w:cs="Calibri"/>
                <w:lang w:eastAsia="zh-CN"/>
              </w:rPr>
              <w:t>…</w:t>
            </w:r>
          </w:p>
        </w:tc>
      </w:tr>
      <w:tr w:rsidR="004270EA" w:rsidRPr="008B3F0C" w14:paraId="6FA27250" w14:textId="77777777" w:rsidTr="00617EF5">
        <w:tc>
          <w:tcPr>
            <w:tcW w:w="1353" w:type="dxa"/>
            <w:shd w:val="clear" w:color="auto" w:fill="C1E4F5"/>
            <w:tcMar>
              <w:top w:w="120" w:type="dxa"/>
              <w:left w:w="180" w:type="dxa"/>
              <w:bottom w:w="120" w:type="dxa"/>
              <w:right w:w="180" w:type="dxa"/>
            </w:tcMar>
          </w:tcPr>
          <w:p w14:paraId="23348206" w14:textId="77777777" w:rsidR="005B5C04" w:rsidRPr="008B3F0C" w:rsidRDefault="000D50BD" w:rsidP="005B5C04">
            <w:pPr>
              <w:spacing w:before="30" w:after="30"/>
              <w:ind w:left="30" w:right="30"/>
              <w:rPr>
                <w:rFonts w:ascii="Calibri" w:eastAsia="Times New Roman" w:hAnsi="Calibri" w:cs="Calibri"/>
                <w:sz w:val="16"/>
              </w:rPr>
            </w:pPr>
            <w:r w:rsidRPr="008B3F0C">
              <w:rPr>
                <w:rFonts w:ascii="Calibri" w:eastAsia="Times New Roman" w:hAnsi="Calibri" w:cs="Calibri"/>
                <w:sz w:val="16"/>
              </w:rPr>
              <w:t>FB_01</w:t>
            </w:r>
          </w:p>
        </w:tc>
        <w:tc>
          <w:tcPr>
            <w:tcW w:w="6000" w:type="dxa"/>
            <w:tcMar>
              <w:top w:w="120" w:type="dxa"/>
              <w:left w:w="180" w:type="dxa"/>
              <w:bottom w:w="120" w:type="dxa"/>
              <w:right w:w="180" w:type="dxa"/>
            </w:tcMar>
            <w:vAlign w:val="center"/>
          </w:tcPr>
          <w:p w14:paraId="306CD767" w14:textId="77777777" w:rsidR="005B5C04" w:rsidRPr="008B3F0C" w:rsidRDefault="000D50BD" w:rsidP="005B5C04">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You must view all content before moving forward.</w:t>
            </w:r>
          </w:p>
        </w:tc>
        <w:tc>
          <w:tcPr>
            <w:tcW w:w="6000" w:type="dxa"/>
            <w:vAlign w:val="center"/>
          </w:tcPr>
          <w:p w14:paraId="5A905F3C" w14:textId="77777777" w:rsidR="005B5C04" w:rsidRPr="00617EF5" w:rsidRDefault="000D50BD" w:rsidP="008970A2">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Calibri"/>
                <w:lang w:eastAsia="zh-CN"/>
              </w:rPr>
              <w:t>你必须在继续前查看所有内容。</w:t>
            </w:r>
          </w:p>
        </w:tc>
      </w:tr>
    </w:tbl>
    <w:p w14:paraId="46084805" w14:textId="77777777" w:rsidR="00840375" w:rsidRPr="008B3F0C" w:rsidRDefault="00840375">
      <w:pPr>
        <w:rPr>
          <w:lang w:eastAsia="zh-CN"/>
        </w:rPr>
      </w:pPr>
    </w:p>
    <w:p w14:paraId="46BFC374" w14:textId="77777777" w:rsidR="002C1E64" w:rsidRPr="008B3F0C" w:rsidRDefault="002C1E64">
      <w:pPr>
        <w:rPr>
          <w:rFonts w:eastAsia="Times New Roman"/>
          <w:lang w:eastAsia="zh-CN"/>
        </w:rPr>
      </w:pPr>
    </w:p>
    <w:p w14:paraId="45BA1899" w14:textId="77777777" w:rsidR="00F44929" w:rsidRPr="008B3F0C" w:rsidRDefault="00F44929">
      <w:pPr>
        <w:rPr>
          <w:rFonts w:eastAsia="Times New Roman"/>
          <w:lang w:eastAsia="zh-CN"/>
        </w:rPr>
      </w:pPr>
    </w:p>
    <w:p w14:paraId="0F4E8F29" w14:textId="77777777" w:rsidR="003E2E74" w:rsidRPr="008B3F0C" w:rsidRDefault="000D50BD">
      <w:pPr>
        <w:rPr>
          <w:rFonts w:ascii="Calibri Light" w:hAnsi="Calibri Light" w:cs="Calibri Light"/>
          <w:smallCaps/>
          <w:color w:val="0F243E"/>
          <w:sz w:val="48"/>
          <w:szCs w:val="48"/>
          <w:lang w:eastAsia="zh-CN"/>
        </w:rPr>
      </w:pPr>
      <w:r w:rsidRPr="008B3F0C">
        <w:rPr>
          <w:rFonts w:ascii="Calibri Light" w:hAnsi="Calibri Light" w:cs="Calibri Light"/>
          <w:smallCaps/>
          <w:color w:val="0F243E"/>
          <w:sz w:val="48"/>
          <w:szCs w:val="48"/>
          <w:lang w:eastAsia="zh-CN"/>
        </w:rPr>
        <w:br w:type="page"/>
      </w:r>
    </w:p>
    <w:p w14:paraId="53D6C8BF" w14:textId="77777777" w:rsidR="00F44929" w:rsidRPr="008B3F0C" w:rsidRDefault="000D50BD" w:rsidP="00F44929">
      <w:pPr>
        <w:ind w:left="-1134"/>
        <w:rPr>
          <w:rFonts w:ascii="Calibri Light" w:hAnsi="Calibri Light" w:cs="Calibri Light"/>
          <w:smallCaps/>
          <w:color w:val="0F243E"/>
          <w:sz w:val="72"/>
          <w:szCs w:val="72"/>
        </w:rPr>
      </w:pPr>
      <w:r w:rsidRPr="008B3F0C">
        <w:rPr>
          <w:rFonts w:ascii="Calibri Light" w:hAnsi="Calibri Light" w:cs="Calibri Light"/>
          <w:smallCaps/>
          <w:color w:val="0F243E"/>
          <w:sz w:val="48"/>
          <w:szCs w:val="48"/>
          <w:lang w:eastAsia="zh-CN"/>
        </w:rPr>
        <w:lastRenderedPageBreak/>
        <w:t xml:space="preserve">         </w:t>
      </w:r>
      <w:r w:rsidRPr="008B3F0C">
        <w:rPr>
          <w:rFonts w:ascii="Calibri Light" w:hAnsi="Calibri Light" w:cs="Calibri Light"/>
          <w:smallCaps/>
          <w:color w:val="0F243E"/>
          <w:sz w:val="72"/>
          <w:szCs w:val="72"/>
        </w:rPr>
        <w:t xml:space="preserve">Interactions with Competitors </w:t>
      </w:r>
    </w:p>
    <w:p w14:paraId="71E031B5" w14:textId="77777777" w:rsidR="00F44929" w:rsidRPr="008B3F0C" w:rsidRDefault="00F44929">
      <w:pPr>
        <w:rPr>
          <w:rFonts w:eastAsia="Times New Roman"/>
        </w:rPr>
      </w:pPr>
    </w:p>
    <w:p w14:paraId="40DFE34A" w14:textId="77777777" w:rsidR="00F44929" w:rsidRPr="008B3F0C" w:rsidRDefault="00F44929">
      <w:pPr>
        <w:rPr>
          <w:rFonts w:eastAsia="Times New Roman"/>
        </w:rPr>
      </w:pPr>
    </w:p>
    <w:p w14:paraId="681F7582" w14:textId="77777777" w:rsidR="00F44929" w:rsidRPr="008B3F0C"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4270EA" w:rsidRPr="008B3F0C" w14:paraId="33EE37A1" w14:textId="77777777" w:rsidTr="00617EF5">
        <w:tc>
          <w:tcPr>
            <w:tcW w:w="1353" w:type="dxa"/>
            <w:shd w:val="clear" w:color="auto" w:fill="F1A983" w:themeFill="accent2" w:themeFillTint="99"/>
            <w:tcMar>
              <w:top w:w="120" w:type="dxa"/>
              <w:left w:w="180" w:type="dxa"/>
              <w:bottom w:w="120" w:type="dxa"/>
              <w:right w:w="180" w:type="dxa"/>
            </w:tcMar>
          </w:tcPr>
          <w:p w14:paraId="19EBDE16" w14:textId="77777777" w:rsidR="009E03B7" w:rsidRPr="008B3F0C" w:rsidRDefault="000D50BD" w:rsidP="000A2928">
            <w:pPr>
              <w:spacing w:before="30" w:after="30"/>
              <w:ind w:left="30" w:right="30"/>
              <w:rPr>
                <w:rFonts w:eastAsia="Times New Roman"/>
              </w:rPr>
            </w:pPr>
            <w:r w:rsidRPr="008B3F0C">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08B3AE03" w14:textId="77777777" w:rsidR="009E03B7" w:rsidRPr="008B3F0C" w:rsidRDefault="000D50BD" w:rsidP="000A2928">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Source</w:t>
            </w:r>
          </w:p>
        </w:tc>
        <w:tc>
          <w:tcPr>
            <w:tcW w:w="6000" w:type="dxa"/>
            <w:shd w:val="clear" w:color="auto" w:fill="F1A983" w:themeFill="accent2" w:themeFillTint="99"/>
          </w:tcPr>
          <w:p w14:paraId="70276F85" w14:textId="77777777" w:rsidR="009E03B7" w:rsidRPr="00617EF5" w:rsidRDefault="000D50BD" w:rsidP="000A2928">
            <w:pPr>
              <w:spacing w:before="100" w:beforeAutospacing="1" w:after="100" w:afterAutospacing="1"/>
              <w:ind w:left="30" w:right="30"/>
              <w:rPr>
                <w:rFonts w:ascii="Calibri" w:eastAsia="FZHei-B01S" w:hAnsi="Calibri" w:cs="Calibri"/>
              </w:rPr>
            </w:pPr>
            <w:r w:rsidRPr="00617EF5">
              <w:rPr>
                <w:rFonts w:ascii="Calibri" w:eastAsia="FZHei-B01S" w:hAnsi="Calibri" w:cs="Calibri"/>
              </w:rPr>
              <w:t>Target</w:t>
            </w:r>
          </w:p>
        </w:tc>
      </w:tr>
      <w:tr w:rsidR="004270EA" w:rsidRPr="008B3F0C" w14:paraId="6858A0DA" w14:textId="77777777" w:rsidTr="00617EF5">
        <w:tc>
          <w:tcPr>
            <w:tcW w:w="1353" w:type="dxa"/>
            <w:shd w:val="clear" w:color="auto" w:fill="C1E4F5"/>
            <w:tcMar>
              <w:top w:w="120" w:type="dxa"/>
              <w:left w:w="180" w:type="dxa"/>
              <w:bottom w:w="120" w:type="dxa"/>
              <w:right w:w="180" w:type="dxa"/>
            </w:tcMar>
            <w:hideMark/>
          </w:tcPr>
          <w:p w14:paraId="54D8EE22" w14:textId="77777777" w:rsidR="000B4F03" w:rsidRPr="008B3F0C" w:rsidRDefault="000D50BD" w:rsidP="000B4F03">
            <w:pPr>
              <w:spacing w:before="30" w:after="30"/>
              <w:ind w:left="30" w:right="30"/>
              <w:rPr>
                <w:rFonts w:ascii="Calibri" w:eastAsia="Times New Roman" w:hAnsi="Calibri" w:cs="Calibri"/>
                <w:sz w:val="16"/>
              </w:rPr>
            </w:pPr>
            <w:hyperlink r:id="rId221" w:tgtFrame="_blank" w:history="1">
              <w:r w:rsidRPr="008B3F0C">
                <w:rPr>
                  <w:rFonts w:ascii="Calibri" w:eastAsia="Times New Roman" w:hAnsi="Calibri" w:cs="Calibri"/>
                  <w:color w:val="0000FF"/>
                  <w:sz w:val="16"/>
                  <w:u w:val="single"/>
                </w:rPr>
                <w:t>Screen 1</w:t>
              </w:r>
            </w:hyperlink>
            <w:r w:rsidRPr="008B3F0C">
              <w:rPr>
                <w:rFonts w:ascii="Calibri" w:eastAsia="Times New Roman" w:hAnsi="Calibri" w:cs="Calibri"/>
                <w:sz w:val="16"/>
              </w:rPr>
              <w:t xml:space="preserve"> </w:t>
            </w:r>
          </w:p>
          <w:p w14:paraId="2134759B" w14:textId="77777777" w:rsidR="000B4F03" w:rsidRPr="008B3F0C" w:rsidRDefault="000D50BD" w:rsidP="000B4F03">
            <w:pPr>
              <w:ind w:left="30" w:right="30"/>
              <w:rPr>
                <w:rFonts w:ascii="Calibri" w:eastAsia="Times New Roman" w:hAnsi="Calibri" w:cs="Calibri"/>
                <w:sz w:val="16"/>
              </w:rPr>
            </w:pPr>
            <w:hyperlink r:id="rId222" w:tgtFrame="_blank" w:history="1">
              <w:r w:rsidRPr="008B3F0C">
                <w:rPr>
                  <w:rFonts w:ascii="Calibri" w:eastAsia="Times New Roman" w:hAnsi="Calibri" w:cs="Calibri"/>
                  <w:color w:val="0000FF"/>
                  <w:sz w:val="16"/>
                  <w:u w:val="single"/>
                </w:rPr>
                <w:t>2_C_2</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907A52" w14:textId="77777777" w:rsidR="000B4F0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Fair competition benefits everyone, from businesses to consumers to the </w:t>
            </w:r>
            <w:proofErr w:type="gramStart"/>
            <w:r w:rsidRPr="008B3F0C">
              <w:rPr>
                <w:rFonts w:ascii="Calibri" w:eastAsia="Times New Roman" w:hAnsi="Calibri" w:cs="Calibri"/>
              </w:rPr>
              <w:t>economy as a whole</w:t>
            </w:r>
            <w:proofErr w:type="gramEnd"/>
            <w:r w:rsidRPr="008B3F0C">
              <w:rPr>
                <w:rFonts w:ascii="Calibri" w:eastAsia="Times New Roman" w:hAnsi="Calibri" w:cs="Calibri"/>
              </w:rPr>
              <w:t>. Fair competition results in dynamic markets, leading to increased productivity and better value for consumers.</w:t>
            </w:r>
          </w:p>
        </w:tc>
        <w:tc>
          <w:tcPr>
            <w:tcW w:w="6000" w:type="dxa"/>
          </w:tcPr>
          <w:p w14:paraId="65B192C6" w14:textId="77777777" w:rsidR="000B4F0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宋体"/>
                <w:lang w:eastAsia="zh-CN"/>
              </w:rPr>
              <w:t>从企业到消费者，再到整个经济，公平竞争可惠及每个人。公平竞争会让市场充满活力，进而提高生产力并为消费者创造更好的价值。</w:t>
            </w:r>
          </w:p>
        </w:tc>
      </w:tr>
      <w:tr w:rsidR="004270EA" w:rsidRPr="008B3F0C" w14:paraId="38E7510E" w14:textId="77777777" w:rsidTr="00617EF5">
        <w:tc>
          <w:tcPr>
            <w:tcW w:w="1353" w:type="dxa"/>
            <w:shd w:val="clear" w:color="auto" w:fill="C1E4F5"/>
            <w:tcMar>
              <w:top w:w="120" w:type="dxa"/>
              <w:left w:w="180" w:type="dxa"/>
              <w:bottom w:w="120" w:type="dxa"/>
              <w:right w:w="180" w:type="dxa"/>
            </w:tcMar>
            <w:hideMark/>
          </w:tcPr>
          <w:p w14:paraId="2B1FACC1" w14:textId="77777777" w:rsidR="000B4F03" w:rsidRPr="008B3F0C" w:rsidRDefault="000D50BD" w:rsidP="000B4F03">
            <w:pPr>
              <w:spacing w:before="30" w:after="30"/>
              <w:ind w:left="30" w:right="30"/>
              <w:rPr>
                <w:rFonts w:ascii="Calibri" w:eastAsia="Times New Roman" w:hAnsi="Calibri" w:cs="Calibri"/>
                <w:sz w:val="16"/>
              </w:rPr>
            </w:pPr>
            <w:hyperlink r:id="rId223" w:tgtFrame="_blank" w:history="1">
              <w:r w:rsidRPr="008B3F0C">
                <w:rPr>
                  <w:rFonts w:ascii="Calibri" w:eastAsia="Times New Roman" w:hAnsi="Calibri" w:cs="Calibri"/>
                  <w:color w:val="0000FF"/>
                  <w:sz w:val="16"/>
                  <w:u w:val="single"/>
                </w:rPr>
                <w:t>Screen 10</w:t>
              </w:r>
            </w:hyperlink>
            <w:r w:rsidRPr="008B3F0C">
              <w:rPr>
                <w:rFonts w:ascii="Calibri" w:eastAsia="Times New Roman" w:hAnsi="Calibri" w:cs="Calibri"/>
                <w:sz w:val="16"/>
              </w:rPr>
              <w:t xml:space="preserve"> </w:t>
            </w:r>
          </w:p>
          <w:p w14:paraId="79332E9E" w14:textId="77777777" w:rsidR="000B4F03" w:rsidRPr="008B3F0C" w:rsidRDefault="000D50BD" w:rsidP="000B4F03">
            <w:pPr>
              <w:ind w:left="30" w:right="30"/>
              <w:rPr>
                <w:rFonts w:ascii="Calibri" w:eastAsia="Times New Roman" w:hAnsi="Calibri" w:cs="Calibri"/>
                <w:sz w:val="16"/>
              </w:rPr>
            </w:pPr>
            <w:hyperlink r:id="rId224" w:tgtFrame="_blank" w:history="1">
              <w:r w:rsidRPr="008B3F0C">
                <w:rPr>
                  <w:rFonts w:ascii="Calibri" w:eastAsia="Times New Roman" w:hAnsi="Calibri" w:cs="Calibri"/>
                  <w:color w:val="0000FF"/>
                  <w:sz w:val="16"/>
                  <w:u w:val="single"/>
                </w:rPr>
                <w:t>17_C_11</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9060AE" w14:textId="77777777" w:rsidR="000B4F0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An Abbott distributor can be considered a competitor if we are submitting separate bids in connection with a tender.</w:t>
            </w:r>
          </w:p>
        </w:tc>
        <w:tc>
          <w:tcPr>
            <w:tcW w:w="6000" w:type="dxa"/>
          </w:tcPr>
          <w:p w14:paraId="2CD9C1AA" w14:textId="77777777" w:rsidR="000B4F0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宋体"/>
                <w:lang w:eastAsia="zh-CN"/>
              </w:rPr>
              <w:t>如果我们在一场招标活动中单独投标，则雅培经销商可被视为竞争对手。</w:t>
            </w:r>
          </w:p>
        </w:tc>
      </w:tr>
      <w:tr w:rsidR="004270EA" w:rsidRPr="008B3F0C" w14:paraId="53218709" w14:textId="77777777" w:rsidTr="00617EF5">
        <w:tc>
          <w:tcPr>
            <w:tcW w:w="1353" w:type="dxa"/>
            <w:shd w:val="clear" w:color="auto" w:fill="C1E4F5"/>
            <w:tcMar>
              <w:top w:w="120" w:type="dxa"/>
              <w:left w:w="180" w:type="dxa"/>
              <w:bottom w:w="120" w:type="dxa"/>
              <w:right w:w="180" w:type="dxa"/>
            </w:tcMar>
            <w:hideMark/>
          </w:tcPr>
          <w:p w14:paraId="1D1D45B4" w14:textId="77777777" w:rsidR="000B4F03" w:rsidRPr="008B3F0C" w:rsidRDefault="000D50BD" w:rsidP="000B4F03">
            <w:pPr>
              <w:spacing w:before="30" w:after="30"/>
              <w:ind w:left="30" w:right="30"/>
              <w:rPr>
                <w:rFonts w:ascii="Calibri" w:eastAsia="Times New Roman" w:hAnsi="Calibri" w:cs="Calibri"/>
                <w:sz w:val="16"/>
              </w:rPr>
            </w:pPr>
            <w:hyperlink r:id="rId225" w:tgtFrame="_blank" w:history="1">
              <w:r w:rsidRPr="008B3F0C">
                <w:rPr>
                  <w:rFonts w:ascii="Calibri" w:eastAsia="Times New Roman" w:hAnsi="Calibri" w:cs="Calibri"/>
                  <w:color w:val="0000FF"/>
                  <w:sz w:val="16"/>
                  <w:u w:val="single"/>
                </w:rPr>
                <w:t>Screen 10</w:t>
              </w:r>
            </w:hyperlink>
            <w:r w:rsidRPr="008B3F0C">
              <w:rPr>
                <w:rFonts w:ascii="Calibri" w:eastAsia="Times New Roman" w:hAnsi="Calibri" w:cs="Calibri"/>
                <w:sz w:val="16"/>
              </w:rPr>
              <w:t xml:space="preserve"> </w:t>
            </w:r>
          </w:p>
          <w:p w14:paraId="0707C60A" w14:textId="77777777" w:rsidR="000B4F03" w:rsidRPr="008B3F0C" w:rsidRDefault="000D50BD" w:rsidP="000B4F03">
            <w:pPr>
              <w:ind w:left="30" w:right="30"/>
              <w:rPr>
                <w:rFonts w:ascii="Calibri" w:eastAsia="Times New Roman" w:hAnsi="Calibri" w:cs="Calibri"/>
                <w:sz w:val="16"/>
              </w:rPr>
            </w:pPr>
            <w:hyperlink r:id="rId226" w:tgtFrame="_blank" w:history="1">
              <w:r w:rsidRPr="008B3F0C">
                <w:rPr>
                  <w:rFonts w:ascii="Calibri" w:eastAsia="Times New Roman" w:hAnsi="Calibri" w:cs="Calibri"/>
                  <w:color w:val="0000FF"/>
                  <w:sz w:val="16"/>
                  <w:u w:val="single"/>
                </w:rPr>
                <w:t>18_C_11</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451139" w14:textId="77777777" w:rsidR="000B4F0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04B29C44" w14:textId="77777777" w:rsidR="000B4F0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宋体"/>
                <w:lang w:eastAsia="zh-CN"/>
              </w:rPr>
              <w:t>如果有人开始讨论这些事宜，请立即采取措施。退出会议，并要求在任何会议纪要中记录你的反对意见。离会时大张声势，让其他人记住你在被禁止的讨论开始时便离开了。</w:t>
            </w:r>
          </w:p>
        </w:tc>
      </w:tr>
      <w:tr w:rsidR="004270EA" w:rsidRPr="008B3F0C" w14:paraId="25D85502" w14:textId="77777777" w:rsidTr="00617EF5">
        <w:tc>
          <w:tcPr>
            <w:tcW w:w="1353" w:type="dxa"/>
            <w:shd w:val="clear" w:color="auto" w:fill="C1E4F5"/>
            <w:tcMar>
              <w:top w:w="120" w:type="dxa"/>
              <w:left w:w="180" w:type="dxa"/>
              <w:bottom w:w="120" w:type="dxa"/>
              <w:right w:w="180" w:type="dxa"/>
            </w:tcMar>
            <w:hideMark/>
          </w:tcPr>
          <w:p w14:paraId="48465629" w14:textId="77777777" w:rsidR="000B4F03" w:rsidRPr="008B3F0C" w:rsidRDefault="000D50BD" w:rsidP="000B4F03">
            <w:pPr>
              <w:spacing w:before="30" w:after="30"/>
              <w:ind w:left="30" w:right="30"/>
              <w:rPr>
                <w:rFonts w:ascii="Calibri" w:eastAsia="Times New Roman" w:hAnsi="Calibri" w:cs="Calibri"/>
                <w:sz w:val="16"/>
              </w:rPr>
            </w:pPr>
            <w:hyperlink r:id="rId227" w:tgtFrame="_blank" w:history="1">
              <w:r w:rsidRPr="008B3F0C">
                <w:rPr>
                  <w:rFonts w:ascii="Calibri" w:eastAsia="Times New Roman" w:hAnsi="Calibri" w:cs="Calibri"/>
                  <w:color w:val="0000FF"/>
                  <w:sz w:val="16"/>
                  <w:u w:val="single"/>
                </w:rPr>
                <w:t>Screen 11</w:t>
              </w:r>
            </w:hyperlink>
            <w:r w:rsidRPr="008B3F0C">
              <w:rPr>
                <w:rFonts w:ascii="Calibri" w:eastAsia="Times New Roman" w:hAnsi="Calibri" w:cs="Calibri"/>
                <w:sz w:val="16"/>
              </w:rPr>
              <w:t xml:space="preserve"> </w:t>
            </w:r>
          </w:p>
          <w:p w14:paraId="4D644054" w14:textId="77777777" w:rsidR="000B4F03" w:rsidRPr="008B3F0C" w:rsidRDefault="000D50BD" w:rsidP="000B4F03">
            <w:pPr>
              <w:ind w:left="30" w:right="30"/>
              <w:rPr>
                <w:rFonts w:ascii="Calibri" w:eastAsia="Times New Roman" w:hAnsi="Calibri" w:cs="Calibri"/>
                <w:sz w:val="16"/>
              </w:rPr>
            </w:pPr>
            <w:hyperlink r:id="rId228" w:tgtFrame="_blank" w:history="1">
              <w:r w:rsidRPr="008B3F0C">
                <w:rPr>
                  <w:rFonts w:ascii="Calibri" w:eastAsia="Times New Roman" w:hAnsi="Calibri" w:cs="Calibri"/>
                  <w:color w:val="0000FF"/>
                  <w:sz w:val="16"/>
                  <w:u w:val="single"/>
                </w:rPr>
                <w:t>22_C_12</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04C3C4" w14:textId="77777777" w:rsidR="000B4F0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bid, you reach out to a counterpart at Medtronic to find out whether they are bidding. Is </w:t>
            </w:r>
            <w:proofErr w:type="gramStart"/>
            <w:r w:rsidRPr="008B3F0C">
              <w:rPr>
                <w:rFonts w:ascii="Calibri" w:eastAsia="Times New Roman" w:hAnsi="Calibri" w:cs="Calibri"/>
              </w:rPr>
              <w:t>this</w:t>
            </w:r>
            <w:proofErr w:type="gramEnd"/>
            <w:r w:rsidRPr="008B3F0C">
              <w:rPr>
                <w:rFonts w:ascii="Calibri" w:eastAsia="Times New Roman" w:hAnsi="Calibri" w:cs="Calibri"/>
              </w:rPr>
              <w:t xml:space="preserve"> okay?</w:t>
            </w:r>
          </w:p>
        </w:tc>
        <w:tc>
          <w:tcPr>
            <w:tcW w:w="6000" w:type="dxa"/>
          </w:tcPr>
          <w:p w14:paraId="43D6E33C" w14:textId="0473791D" w:rsidR="000B4F03"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宋体"/>
                <w:lang w:eastAsia="zh-CN"/>
              </w:rPr>
              <w:t>你是一名区域销售经理，负责土耳其的雅培</w:t>
            </w:r>
            <w:ins w:id="257" w:author="Gu, Skylla" w:date="2026-01-08T17:19:00Z" w16du:dateUtc="2026-01-08T09:19:00Z">
              <w:r w:rsidR="005E08F8">
                <w:rPr>
                  <w:rFonts w:ascii="Calibri" w:eastAsia="FZHei-B01S" w:hAnsi="Calibri" w:cs="宋体" w:hint="eastAsia"/>
                  <w:lang w:eastAsia="zh-CN"/>
                </w:rPr>
                <w:t>心</w:t>
              </w:r>
            </w:ins>
            <w:r w:rsidRPr="00617EF5">
              <w:rPr>
                <w:rFonts w:ascii="Calibri" w:eastAsia="FZHei-B01S" w:hAnsi="Calibri" w:cs="宋体"/>
                <w:lang w:eastAsia="zh-CN"/>
              </w:rPr>
              <w:t>血管业务部。你正考虑向你所在地区的一家大型公立医院投标，争取为其供应产品。在投入大量时间准备投标之</w:t>
            </w:r>
            <w:r w:rsidRPr="00617EF5">
              <w:rPr>
                <w:rFonts w:ascii="Calibri" w:eastAsia="FZHei-B01S" w:hAnsi="Calibri" w:cs="宋体"/>
                <w:lang w:eastAsia="zh-CN"/>
              </w:rPr>
              <w:lastRenderedPageBreak/>
              <w:t>前，你先联系了美力敦</w:t>
            </w:r>
            <w:r w:rsidRPr="00617EF5">
              <w:rPr>
                <w:rFonts w:ascii="Calibri" w:eastAsia="FZHei-B01S" w:hAnsi="Calibri" w:cs="宋体"/>
                <w:lang w:eastAsia="zh-CN"/>
              </w:rPr>
              <w:t xml:space="preserve"> (Medtronic) </w:t>
            </w:r>
            <w:r w:rsidRPr="00617EF5">
              <w:rPr>
                <w:rFonts w:ascii="Calibri" w:eastAsia="FZHei-B01S" w:hAnsi="Calibri" w:cs="宋体"/>
                <w:lang w:eastAsia="zh-CN"/>
              </w:rPr>
              <w:t>的一位同行，了解他们是否也在参与竞标。这是否可以？</w:t>
            </w:r>
          </w:p>
        </w:tc>
      </w:tr>
      <w:tr w:rsidR="004270EA" w:rsidRPr="008B3F0C" w14:paraId="7CA780BB" w14:textId="77777777" w:rsidTr="00617EF5">
        <w:tc>
          <w:tcPr>
            <w:tcW w:w="1353" w:type="dxa"/>
            <w:shd w:val="clear" w:color="auto" w:fill="C1E4F5"/>
            <w:tcMar>
              <w:top w:w="120" w:type="dxa"/>
              <w:left w:w="180" w:type="dxa"/>
              <w:bottom w:w="120" w:type="dxa"/>
              <w:right w:w="180" w:type="dxa"/>
            </w:tcMar>
            <w:hideMark/>
          </w:tcPr>
          <w:p w14:paraId="7741E9E4" w14:textId="77777777" w:rsidR="000B4F03" w:rsidRPr="008B3F0C" w:rsidRDefault="000D50BD" w:rsidP="000B4F03">
            <w:pPr>
              <w:spacing w:before="30" w:after="30"/>
              <w:ind w:left="30" w:right="30"/>
              <w:rPr>
                <w:rFonts w:ascii="Calibri" w:eastAsia="Times New Roman" w:hAnsi="Calibri" w:cs="Calibri"/>
                <w:sz w:val="16"/>
              </w:rPr>
            </w:pPr>
            <w:hyperlink r:id="rId229" w:tgtFrame="_blank" w:history="1">
              <w:r w:rsidRPr="008B3F0C">
                <w:rPr>
                  <w:rFonts w:ascii="Calibri" w:eastAsia="Times New Roman" w:hAnsi="Calibri" w:cs="Calibri"/>
                  <w:color w:val="0000FF"/>
                  <w:sz w:val="16"/>
                  <w:u w:val="single"/>
                </w:rPr>
                <w:t>Screen 12</w:t>
              </w:r>
            </w:hyperlink>
            <w:r w:rsidRPr="008B3F0C">
              <w:rPr>
                <w:rFonts w:ascii="Calibri" w:eastAsia="Times New Roman" w:hAnsi="Calibri" w:cs="Calibri"/>
                <w:sz w:val="16"/>
              </w:rPr>
              <w:t xml:space="preserve"> </w:t>
            </w:r>
          </w:p>
          <w:p w14:paraId="36B6CA90" w14:textId="77777777" w:rsidR="000B4F03" w:rsidRPr="008B3F0C" w:rsidRDefault="000D50BD" w:rsidP="000B4F03">
            <w:pPr>
              <w:ind w:left="30" w:right="30"/>
              <w:rPr>
                <w:rFonts w:ascii="Calibri" w:eastAsia="Times New Roman" w:hAnsi="Calibri" w:cs="Calibri"/>
                <w:sz w:val="16"/>
              </w:rPr>
            </w:pPr>
            <w:hyperlink r:id="rId230" w:tgtFrame="_blank" w:history="1">
              <w:r w:rsidRPr="008B3F0C">
                <w:rPr>
                  <w:rFonts w:ascii="Calibri" w:eastAsia="Times New Roman" w:hAnsi="Calibri" w:cs="Calibri"/>
                  <w:color w:val="0000FF"/>
                  <w:sz w:val="16"/>
                  <w:u w:val="single"/>
                </w:rPr>
                <w:t>25_C_13</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85BE2C" w14:textId="77777777" w:rsidR="000B4F0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 xml:space="preserve">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w:t>
            </w:r>
            <w:proofErr w:type="gramStart"/>
            <w:r w:rsidRPr="008B3F0C">
              <w:rPr>
                <w:rFonts w:ascii="Calibri" w:eastAsia="Times New Roman" w:hAnsi="Calibri" w:cs="Calibri"/>
              </w:rPr>
              <w:t>this</w:t>
            </w:r>
            <w:proofErr w:type="gramEnd"/>
            <w:r w:rsidRPr="008B3F0C">
              <w:rPr>
                <w:rFonts w:ascii="Calibri" w:eastAsia="Times New Roman" w:hAnsi="Calibri" w:cs="Calibri"/>
              </w:rPr>
              <w:t xml:space="preserve"> okay?</w:t>
            </w:r>
          </w:p>
        </w:tc>
        <w:tc>
          <w:tcPr>
            <w:tcW w:w="6000" w:type="dxa"/>
          </w:tcPr>
          <w:p w14:paraId="2EDD58E1" w14:textId="78DA800A" w:rsidR="000B4F03"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宋体"/>
                <w:lang w:eastAsia="zh-CN"/>
              </w:rPr>
              <w:t>你是一名地区销售总监，负责雅培快速诊断</w:t>
            </w:r>
            <w:del w:id="258" w:author="Gu, Skylla" w:date="2026-01-08T17:26:00Z" w16du:dateUtc="2026-01-08T09:26:00Z">
              <w:r w:rsidRPr="00617EF5" w:rsidDel="00801592">
                <w:rPr>
                  <w:rFonts w:ascii="Calibri" w:eastAsia="FZHei-B01S" w:hAnsi="Calibri" w:cs="宋体"/>
                  <w:lang w:eastAsia="zh-CN"/>
                </w:rPr>
                <w:delText>部</w:delText>
              </w:r>
            </w:del>
            <w:r w:rsidRPr="00617EF5">
              <w:rPr>
                <w:rFonts w:ascii="Calibri" w:eastAsia="FZHei-B01S" w:hAnsi="Calibri" w:cs="宋体"/>
                <w:lang w:eastAsia="zh-CN"/>
              </w:rPr>
              <w:t>在东非的业务。你和当地一家经销商会面，这家经销商为雅培以及一家主要竞争对手分销诊断测试设备。会面时，这家经销商给了你一份客户名单，并表示你应该针对这些客户</w:t>
            </w:r>
            <w:ins w:id="259" w:author="Gu, Skylla" w:date="2026-01-08T17:28:00Z" w16du:dateUtc="2026-01-08T09:28:00Z">
              <w:r w:rsidR="0013257C">
                <w:rPr>
                  <w:rFonts w:ascii="Calibri" w:eastAsia="FZHei-B01S" w:hAnsi="Calibri" w:cs="宋体" w:hint="eastAsia"/>
                  <w:lang w:eastAsia="zh-CN"/>
                </w:rPr>
                <w:t>进行</w:t>
              </w:r>
            </w:ins>
            <w:del w:id="260" w:author="Gu, Skylla" w:date="2026-01-08T17:28:00Z" w16du:dateUtc="2026-01-08T09:28:00Z">
              <w:r w:rsidRPr="00617EF5" w:rsidDel="00361870">
                <w:rPr>
                  <w:rFonts w:ascii="Calibri" w:eastAsia="FZHei-B01S" w:hAnsi="Calibri" w:cs="宋体"/>
                  <w:lang w:eastAsia="zh-CN"/>
                </w:rPr>
                <w:delText>启动</w:delText>
              </w:r>
            </w:del>
            <w:r w:rsidRPr="00617EF5">
              <w:rPr>
                <w:rFonts w:ascii="Calibri" w:eastAsia="FZHei-B01S" w:hAnsi="Calibri" w:cs="宋体"/>
                <w:lang w:eastAsia="zh-CN"/>
              </w:rPr>
              <w:t>快速诊断营销。这家经销商指出，他还给了你的竞争对手一份长度相仿的不同客户名单，这样两家公司的营销工作就不会重叠了。由于这家经销商负责公司产品的最终销售，你便同意将营销工作范围限定为名单上的这些客户。这是否可以？</w:t>
            </w:r>
          </w:p>
        </w:tc>
      </w:tr>
      <w:tr w:rsidR="004270EA" w:rsidRPr="008B3F0C" w14:paraId="1A2FD783" w14:textId="77777777" w:rsidTr="00617EF5">
        <w:tc>
          <w:tcPr>
            <w:tcW w:w="1353" w:type="dxa"/>
            <w:shd w:val="clear" w:color="auto" w:fill="C1E4F5"/>
            <w:tcMar>
              <w:top w:w="120" w:type="dxa"/>
              <w:left w:w="180" w:type="dxa"/>
              <w:bottom w:w="120" w:type="dxa"/>
              <w:right w:w="180" w:type="dxa"/>
            </w:tcMar>
            <w:hideMark/>
          </w:tcPr>
          <w:p w14:paraId="410293B3" w14:textId="77777777" w:rsidR="000B4F03" w:rsidRPr="008B3F0C" w:rsidRDefault="000D50BD" w:rsidP="000B4F03">
            <w:pPr>
              <w:spacing w:before="30" w:after="30"/>
              <w:ind w:left="30" w:right="30"/>
              <w:rPr>
                <w:rFonts w:ascii="Calibri" w:eastAsia="Times New Roman" w:hAnsi="Calibri" w:cs="Calibri"/>
                <w:sz w:val="16"/>
              </w:rPr>
            </w:pPr>
            <w:hyperlink r:id="rId231" w:tgtFrame="_blank" w:history="1">
              <w:r w:rsidRPr="008B3F0C">
                <w:rPr>
                  <w:rFonts w:ascii="Calibri" w:eastAsia="Times New Roman" w:hAnsi="Calibri" w:cs="Calibri"/>
                  <w:color w:val="0000FF"/>
                  <w:sz w:val="16"/>
                  <w:u w:val="single"/>
                </w:rPr>
                <w:t>Screen 17</w:t>
              </w:r>
            </w:hyperlink>
            <w:r w:rsidRPr="008B3F0C">
              <w:rPr>
                <w:rFonts w:ascii="Calibri" w:eastAsia="Times New Roman" w:hAnsi="Calibri" w:cs="Calibri"/>
                <w:sz w:val="16"/>
              </w:rPr>
              <w:t xml:space="preserve"> </w:t>
            </w:r>
          </w:p>
          <w:p w14:paraId="1AE906FB" w14:textId="77777777" w:rsidR="000B4F03" w:rsidRPr="008B3F0C" w:rsidRDefault="000D50BD" w:rsidP="000B4F03">
            <w:pPr>
              <w:ind w:left="30" w:right="30"/>
              <w:rPr>
                <w:rFonts w:ascii="Calibri" w:eastAsia="Times New Roman" w:hAnsi="Calibri" w:cs="Calibri"/>
                <w:sz w:val="16"/>
              </w:rPr>
            </w:pPr>
            <w:hyperlink r:id="rId232" w:tgtFrame="_blank" w:history="1">
              <w:r w:rsidRPr="008B3F0C">
                <w:rPr>
                  <w:rFonts w:ascii="Calibri" w:eastAsia="Times New Roman" w:hAnsi="Calibri" w:cs="Calibri"/>
                  <w:color w:val="0000FF"/>
                  <w:sz w:val="16"/>
                  <w:u w:val="single"/>
                </w:rPr>
                <w:t>37_C_18</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BD9390" w14:textId="77777777" w:rsidR="000B4F0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1BD2E6FD" w14:textId="77777777" w:rsidR="000B4F0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04F42C24" w14:textId="77777777" w:rsidR="000B4F0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宋体"/>
                <w:lang w:eastAsia="zh-CN"/>
              </w:rPr>
              <w:t>反竞争行为通常会导致价格上涨或致使消费者的选择减少，因此，一个公司如果犯有此类罪行，可能会严重损害其在客户眼中的声誉。</w:t>
            </w:r>
          </w:p>
          <w:p w14:paraId="264E0558" w14:textId="77777777" w:rsidR="000B4F0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宋体"/>
                <w:lang w:eastAsia="zh-CN"/>
              </w:rPr>
              <w:t>除了民事</w:t>
            </w:r>
            <w:r w:rsidRPr="00617EF5">
              <w:rPr>
                <w:rFonts w:ascii="Calibri" w:eastAsia="FZHei-B01S" w:hAnsi="Calibri" w:cs="宋体"/>
                <w:lang w:eastAsia="zh-CN"/>
              </w:rPr>
              <w:t>/</w:t>
            </w:r>
            <w:r w:rsidRPr="00617EF5">
              <w:rPr>
                <w:rFonts w:ascii="Calibri" w:eastAsia="FZHei-B01S" w:hAnsi="Calibri" w:cs="宋体"/>
                <w:lang w:eastAsia="zh-CN"/>
              </w:rPr>
              <w:t>刑事处罚和声誉损害外，另一个后果是可能会被禁止参与以后的投标或其他竞标。</w:t>
            </w:r>
          </w:p>
        </w:tc>
      </w:tr>
      <w:tr w:rsidR="004270EA" w:rsidRPr="008B3F0C" w14:paraId="16780AC3" w14:textId="77777777" w:rsidTr="00617EF5">
        <w:tc>
          <w:tcPr>
            <w:tcW w:w="1353" w:type="dxa"/>
            <w:shd w:val="clear" w:color="auto" w:fill="C1E4F5"/>
            <w:tcMar>
              <w:top w:w="120" w:type="dxa"/>
              <w:left w:w="180" w:type="dxa"/>
              <w:bottom w:w="120" w:type="dxa"/>
              <w:right w:w="180" w:type="dxa"/>
            </w:tcMar>
            <w:hideMark/>
          </w:tcPr>
          <w:p w14:paraId="386B8E90" w14:textId="77777777" w:rsidR="000B4F03" w:rsidRPr="008B3F0C" w:rsidRDefault="000D50BD" w:rsidP="000B4F03">
            <w:pPr>
              <w:spacing w:before="30" w:after="30"/>
              <w:ind w:left="30" w:right="30"/>
              <w:rPr>
                <w:rFonts w:ascii="Calibri" w:eastAsia="Times New Roman" w:hAnsi="Calibri" w:cs="Calibri"/>
                <w:sz w:val="16"/>
              </w:rPr>
            </w:pPr>
            <w:hyperlink r:id="rId233" w:tgtFrame="_blank" w:history="1">
              <w:r w:rsidRPr="008B3F0C">
                <w:rPr>
                  <w:rFonts w:ascii="Calibri" w:eastAsia="Times New Roman" w:hAnsi="Calibri" w:cs="Calibri"/>
                  <w:color w:val="0000FF"/>
                  <w:sz w:val="16"/>
                  <w:u w:val="single"/>
                </w:rPr>
                <w:t>Screen 21</w:t>
              </w:r>
            </w:hyperlink>
            <w:r w:rsidRPr="008B3F0C">
              <w:rPr>
                <w:rFonts w:ascii="Calibri" w:eastAsia="Times New Roman" w:hAnsi="Calibri" w:cs="Calibri"/>
                <w:sz w:val="16"/>
              </w:rPr>
              <w:t xml:space="preserve"> </w:t>
            </w:r>
          </w:p>
          <w:p w14:paraId="1148F937" w14:textId="77777777" w:rsidR="000B4F03" w:rsidRPr="008B3F0C" w:rsidRDefault="000D50BD" w:rsidP="000B4F03">
            <w:pPr>
              <w:ind w:left="30" w:right="30"/>
              <w:rPr>
                <w:rFonts w:ascii="Calibri" w:eastAsia="Times New Roman" w:hAnsi="Calibri" w:cs="Calibri"/>
                <w:sz w:val="16"/>
              </w:rPr>
            </w:pPr>
            <w:hyperlink r:id="rId234" w:tgtFrame="_blank" w:history="1">
              <w:r w:rsidRPr="008B3F0C">
                <w:rPr>
                  <w:rFonts w:ascii="Calibri" w:eastAsia="Times New Roman" w:hAnsi="Calibri" w:cs="Calibri"/>
                  <w:color w:val="0000FF"/>
                  <w:sz w:val="16"/>
                  <w:u w:val="single"/>
                </w:rPr>
                <w:t>42_C_22</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8D70B9" w14:textId="77777777" w:rsidR="000B4F0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482A3675" w14:textId="472B6A00" w:rsidR="000B4F0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宋体"/>
                <w:lang w:eastAsia="zh-CN"/>
              </w:rPr>
              <w:t>在许多国家</w:t>
            </w:r>
            <w:r w:rsidRPr="00617EF5">
              <w:rPr>
                <w:rFonts w:ascii="Calibri" w:eastAsia="FZHei-B01S" w:hAnsi="Calibri" w:cs="宋体"/>
                <w:lang w:eastAsia="zh-CN"/>
              </w:rPr>
              <w:t>/</w:t>
            </w:r>
            <w:r w:rsidRPr="00617EF5">
              <w:rPr>
                <w:rFonts w:ascii="Calibri" w:eastAsia="FZHei-B01S" w:hAnsi="Calibri" w:cs="宋体"/>
                <w:lang w:eastAsia="zh-CN"/>
              </w:rPr>
              <w:t>地区，控制经销商的销售价格会违反竞争法，请联系你当地的</w:t>
            </w:r>
            <w:ins w:id="261" w:author="Gu, Skylla" w:date="2026-01-08T17:32:00Z" w16du:dateUtc="2026-01-08T09:32:00Z">
              <w:r w:rsidR="001A08DD">
                <w:rPr>
                  <w:rFonts w:ascii="Calibri" w:eastAsia="FZHei-B01S" w:hAnsi="Calibri" w:cs="宋体" w:hint="eastAsia"/>
                  <w:lang w:eastAsia="zh-CN"/>
                </w:rPr>
                <w:t>法律</w:t>
              </w:r>
            </w:ins>
            <w:del w:id="262" w:author="Gu, Skylla" w:date="2026-01-08T17:31:00Z" w16du:dateUtc="2026-01-08T09:31:00Z">
              <w:r w:rsidRPr="00617EF5" w:rsidDel="001A08DD">
                <w:rPr>
                  <w:rFonts w:ascii="Calibri" w:eastAsia="FZHei-B01S" w:hAnsi="Calibri" w:cs="宋体"/>
                  <w:lang w:eastAsia="zh-CN"/>
                </w:rPr>
                <w:delText>法</w:delText>
              </w:r>
              <w:r w:rsidRPr="00617EF5" w:rsidDel="00B747E6">
                <w:rPr>
                  <w:rFonts w:ascii="Calibri" w:eastAsia="FZHei-B01S" w:hAnsi="Calibri" w:cs="宋体"/>
                  <w:lang w:eastAsia="zh-CN"/>
                </w:rPr>
                <w:delText>务</w:delText>
              </w:r>
            </w:del>
            <w:r w:rsidRPr="00617EF5">
              <w:rPr>
                <w:rFonts w:ascii="Calibri" w:eastAsia="FZHei-B01S" w:hAnsi="Calibri" w:cs="宋体"/>
                <w:lang w:eastAsia="zh-CN"/>
              </w:rPr>
              <w:t>团队以寻求指导。</w:t>
            </w:r>
          </w:p>
        </w:tc>
      </w:tr>
      <w:tr w:rsidR="004270EA" w:rsidRPr="008B3F0C" w14:paraId="2E0E1A57" w14:textId="77777777" w:rsidTr="00617EF5">
        <w:tc>
          <w:tcPr>
            <w:tcW w:w="1353" w:type="dxa"/>
            <w:shd w:val="clear" w:color="auto" w:fill="C1E4F5"/>
            <w:tcMar>
              <w:top w:w="120" w:type="dxa"/>
              <w:left w:w="180" w:type="dxa"/>
              <w:bottom w:w="120" w:type="dxa"/>
              <w:right w:w="180" w:type="dxa"/>
            </w:tcMar>
            <w:hideMark/>
          </w:tcPr>
          <w:p w14:paraId="16418FAB" w14:textId="77777777" w:rsidR="000B4F03" w:rsidRPr="008B3F0C" w:rsidRDefault="000D50BD" w:rsidP="000B4F03">
            <w:pPr>
              <w:spacing w:before="30" w:after="30"/>
              <w:ind w:left="30" w:right="30"/>
              <w:rPr>
                <w:rFonts w:ascii="Calibri" w:eastAsia="Times New Roman" w:hAnsi="Calibri" w:cs="Calibri"/>
                <w:sz w:val="16"/>
              </w:rPr>
            </w:pPr>
            <w:hyperlink r:id="rId235" w:tgtFrame="_blank" w:history="1">
              <w:r w:rsidRPr="008B3F0C">
                <w:rPr>
                  <w:rFonts w:ascii="Calibri" w:eastAsia="Times New Roman" w:hAnsi="Calibri" w:cs="Calibri"/>
                  <w:color w:val="0000FF"/>
                  <w:sz w:val="16"/>
                  <w:u w:val="single"/>
                </w:rPr>
                <w:t>Screen 21</w:t>
              </w:r>
            </w:hyperlink>
            <w:r w:rsidRPr="008B3F0C">
              <w:rPr>
                <w:rFonts w:ascii="Calibri" w:eastAsia="Times New Roman" w:hAnsi="Calibri" w:cs="Calibri"/>
                <w:sz w:val="16"/>
              </w:rPr>
              <w:t xml:space="preserve"> </w:t>
            </w:r>
          </w:p>
          <w:p w14:paraId="6C3148C4" w14:textId="77777777" w:rsidR="000B4F03" w:rsidRPr="008B3F0C" w:rsidRDefault="000D50BD" w:rsidP="000B4F03">
            <w:pPr>
              <w:ind w:left="30" w:right="30"/>
              <w:rPr>
                <w:rFonts w:ascii="Calibri" w:eastAsia="Times New Roman" w:hAnsi="Calibri" w:cs="Calibri"/>
                <w:sz w:val="16"/>
              </w:rPr>
            </w:pPr>
            <w:hyperlink r:id="rId236" w:tgtFrame="_blank" w:history="1">
              <w:r w:rsidRPr="008B3F0C">
                <w:rPr>
                  <w:rFonts w:ascii="Calibri" w:eastAsia="Times New Roman" w:hAnsi="Calibri" w:cs="Calibri"/>
                  <w:color w:val="0000FF"/>
                  <w:sz w:val="16"/>
                  <w:u w:val="single"/>
                </w:rPr>
                <w:t>44_C_22</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C18981" w14:textId="77777777" w:rsidR="000B4F0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50C4EEE8" w14:textId="77777777" w:rsidR="000B4F0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宋体"/>
                <w:lang w:eastAsia="zh-CN"/>
              </w:rPr>
              <w:t>竞争对手之间任何有关市场或者客户、产品或资源划分（称为客户分配）的讨论都可能被视为非法合作，应当杜绝。不一定是通过这些对话与竞争对手达成正式协议，才会被视为反竞争行为。</w:t>
            </w:r>
          </w:p>
        </w:tc>
      </w:tr>
      <w:tr w:rsidR="004270EA" w:rsidRPr="008B3F0C" w14:paraId="5C650AF0" w14:textId="77777777" w:rsidTr="00617EF5">
        <w:tc>
          <w:tcPr>
            <w:tcW w:w="1353" w:type="dxa"/>
            <w:shd w:val="clear" w:color="auto" w:fill="C1E4F5"/>
            <w:tcMar>
              <w:top w:w="120" w:type="dxa"/>
              <w:left w:w="180" w:type="dxa"/>
              <w:bottom w:w="120" w:type="dxa"/>
              <w:right w:w="180" w:type="dxa"/>
            </w:tcMar>
            <w:hideMark/>
          </w:tcPr>
          <w:p w14:paraId="6E155032" w14:textId="77777777" w:rsidR="000B4F03" w:rsidRPr="008B3F0C" w:rsidRDefault="000D50BD" w:rsidP="000B4F03">
            <w:pPr>
              <w:spacing w:before="30" w:after="30"/>
              <w:ind w:left="30" w:right="30"/>
              <w:rPr>
                <w:rFonts w:ascii="Calibri" w:eastAsia="Times New Roman" w:hAnsi="Calibri" w:cs="Calibri"/>
                <w:sz w:val="16"/>
              </w:rPr>
            </w:pPr>
            <w:hyperlink r:id="rId237" w:tgtFrame="_blank" w:history="1">
              <w:r w:rsidRPr="008B3F0C">
                <w:rPr>
                  <w:rFonts w:ascii="Calibri" w:eastAsia="Times New Roman" w:hAnsi="Calibri" w:cs="Calibri"/>
                  <w:color w:val="0000FF"/>
                  <w:sz w:val="16"/>
                  <w:u w:val="single"/>
                </w:rPr>
                <w:t>Screen 21</w:t>
              </w:r>
            </w:hyperlink>
            <w:r w:rsidRPr="008B3F0C">
              <w:rPr>
                <w:rFonts w:ascii="Calibri" w:eastAsia="Times New Roman" w:hAnsi="Calibri" w:cs="Calibri"/>
                <w:sz w:val="16"/>
              </w:rPr>
              <w:t xml:space="preserve"> </w:t>
            </w:r>
          </w:p>
          <w:p w14:paraId="42B29124" w14:textId="77777777" w:rsidR="000B4F03" w:rsidRPr="008B3F0C" w:rsidRDefault="000D50BD" w:rsidP="000B4F03">
            <w:pPr>
              <w:ind w:left="30" w:right="30"/>
              <w:rPr>
                <w:rFonts w:ascii="Calibri" w:eastAsia="Times New Roman" w:hAnsi="Calibri" w:cs="Calibri"/>
                <w:sz w:val="16"/>
              </w:rPr>
            </w:pPr>
            <w:hyperlink r:id="rId238" w:tgtFrame="_blank" w:history="1">
              <w:r w:rsidRPr="008B3F0C">
                <w:rPr>
                  <w:rFonts w:ascii="Calibri" w:eastAsia="Times New Roman" w:hAnsi="Calibri" w:cs="Calibri"/>
                  <w:color w:val="0000FF"/>
                  <w:sz w:val="16"/>
                  <w:u w:val="single"/>
                </w:rPr>
                <w:t>45_C_22</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76D909" w14:textId="77777777" w:rsidR="000B4F0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057108A3" w14:textId="77777777" w:rsidR="000B4F0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宋体"/>
                <w:lang w:eastAsia="zh-CN"/>
              </w:rPr>
              <w:t>公司之间任何有关抵制第三方（例如供应商、经销商或零售商）的讨论都可能被视为非法合作，应当杜绝。不一定是通过这些对话达成正式协议，才会被视为反竞争行为。</w:t>
            </w:r>
          </w:p>
        </w:tc>
      </w:tr>
      <w:tr w:rsidR="004270EA" w:rsidRPr="008B3F0C" w14:paraId="6E90D422" w14:textId="77777777" w:rsidTr="00617EF5">
        <w:tc>
          <w:tcPr>
            <w:tcW w:w="1353" w:type="dxa"/>
            <w:shd w:val="clear" w:color="auto" w:fill="C1E4F5"/>
            <w:tcMar>
              <w:top w:w="120" w:type="dxa"/>
              <w:left w:w="180" w:type="dxa"/>
              <w:bottom w:w="120" w:type="dxa"/>
              <w:right w:w="180" w:type="dxa"/>
            </w:tcMar>
            <w:hideMark/>
          </w:tcPr>
          <w:p w14:paraId="2B617C18" w14:textId="77777777" w:rsidR="000B4F03" w:rsidRPr="008B3F0C" w:rsidRDefault="000D50BD" w:rsidP="000B4F03">
            <w:pPr>
              <w:spacing w:before="30" w:after="30"/>
              <w:ind w:left="30" w:right="30"/>
              <w:rPr>
                <w:rFonts w:ascii="Calibri" w:eastAsia="Times New Roman" w:hAnsi="Calibri" w:cs="Calibri"/>
                <w:sz w:val="16"/>
              </w:rPr>
            </w:pPr>
            <w:hyperlink r:id="rId239" w:tgtFrame="_blank" w:history="1">
              <w:r w:rsidRPr="008B3F0C">
                <w:rPr>
                  <w:rFonts w:ascii="Calibri" w:eastAsia="Times New Roman" w:hAnsi="Calibri" w:cs="Calibri"/>
                  <w:color w:val="0000FF"/>
                  <w:sz w:val="16"/>
                  <w:u w:val="single"/>
                </w:rPr>
                <w:t>Screen 26</w:t>
              </w:r>
            </w:hyperlink>
            <w:r w:rsidRPr="008B3F0C">
              <w:rPr>
                <w:rFonts w:ascii="Calibri" w:eastAsia="Times New Roman" w:hAnsi="Calibri" w:cs="Calibri"/>
                <w:sz w:val="16"/>
              </w:rPr>
              <w:t xml:space="preserve"> </w:t>
            </w:r>
          </w:p>
          <w:p w14:paraId="55E27591" w14:textId="77777777" w:rsidR="000B4F03" w:rsidRPr="008B3F0C" w:rsidRDefault="000D50BD" w:rsidP="000B4F03">
            <w:pPr>
              <w:ind w:left="30" w:right="30"/>
              <w:rPr>
                <w:rFonts w:ascii="Calibri" w:eastAsia="Times New Roman" w:hAnsi="Calibri" w:cs="Calibri"/>
                <w:sz w:val="16"/>
              </w:rPr>
            </w:pPr>
            <w:hyperlink r:id="rId240" w:tgtFrame="_blank" w:history="1">
              <w:r w:rsidRPr="008B3F0C">
                <w:rPr>
                  <w:rFonts w:ascii="Calibri" w:eastAsia="Times New Roman" w:hAnsi="Calibri" w:cs="Calibri"/>
                  <w:color w:val="0000FF"/>
                  <w:sz w:val="16"/>
                  <w:u w:val="single"/>
                </w:rPr>
                <w:t>55_C_27</w:t>
              </w:r>
            </w:hyperlink>
            <w:r w:rsidRPr="008B3F0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C51523" w14:textId="77777777" w:rsidR="000B4F0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02C8DB47" w14:textId="77777777" w:rsidR="000B4F03" w:rsidRPr="00617EF5" w:rsidRDefault="000D50BD" w:rsidP="00617EF5">
            <w:pPr>
              <w:spacing w:before="100" w:beforeAutospacing="1" w:after="100" w:afterAutospacing="1"/>
              <w:ind w:left="30" w:right="30"/>
              <w:rPr>
                <w:rFonts w:ascii="Calibri" w:eastAsia="FZHei-B01S" w:hAnsi="Calibri" w:cs="Calibri"/>
              </w:rPr>
            </w:pPr>
            <w:r w:rsidRPr="00617EF5">
              <w:rPr>
                <w:rFonts w:ascii="Calibri" w:eastAsia="FZHei-B01S" w:hAnsi="Calibri" w:cs="宋体"/>
                <w:lang w:eastAsia="zh-CN"/>
              </w:rPr>
              <w:t xml:space="preserve">[1] </w:t>
            </w:r>
            <w:r w:rsidRPr="00617EF5">
              <w:rPr>
                <w:rFonts w:ascii="Calibri" w:eastAsia="FZHei-B01S" w:hAnsi="Calibri" w:cs="宋体"/>
                <w:lang w:eastAsia="zh-CN"/>
              </w:rPr>
              <w:t>你负责美国地区试剂的制造。在一次会议上，你和其他公司中的一些同行围绕你的一个供应商进行了非正式讨论。尽管你们没有达成正式协议，但其中几位同行表示，他们不会再使用某家供应商，因为这家供应商几乎垄断了市场，而且正在利用其支配地位来抬高价格。你参与此次讨论会被视为反竞争行为吗？</w:t>
            </w:r>
          </w:p>
        </w:tc>
      </w:tr>
      <w:tr w:rsidR="004270EA" w:rsidRPr="008B3F0C" w14:paraId="70D00D41" w14:textId="77777777" w:rsidTr="00617EF5">
        <w:tc>
          <w:tcPr>
            <w:tcW w:w="1353" w:type="dxa"/>
            <w:shd w:val="clear" w:color="auto" w:fill="C1E4F5"/>
            <w:tcMar>
              <w:top w:w="120" w:type="dxa"/>
              <w:left w:w="180" w:type="dxa"/>
              <w:bottom w:w="120" w:type="dxa"/>
              <w:right w:w="180" w:type="dxa"/>
            </w:tcMar>
            <w:hideMark/>
          </w:tcPr>
          <w:p w14:paraId="4527160A" w14:textId="77777777" w:rsidR="000B4F03" w:rsidRPr="008B3F0C" w:rsidRDefault="000D50BD" w:rsidP="000B4F03">
            <w:pPr>
              <w:spacing w:before="30" w:after="30"/>
              <w:ind w:left="30" w:right="30"/>
              <w:rPr>
                <w:rFonts w:ascii="Calibri" w:eastAsia="Times New Roman" w:hAnsi="Calibri" w:cs="Calibri"/>
                <w:sz w:val="16"/>
              </w:rPr>
            </w:pPr>
            <w:r w:rsidRPr="008B3F0C">
              <w:rPr>
                <w:rFonts w:ascii="Calibri" w:eastAsia="Times New Roman" w:hAnsi="Calibri" w:cs="Calibri"/>
                <w:sz w:val="16"/>
              </w:rPr>
              <w:lastRenderedPageBreak/>
              <w:t>Screen 26</w:t>
            </w:r>
          </w:p>
          <w:p w14:paraId="07854797" w14:textId="77777777" w:rsidR="000B4F03" w:rsidRPr="008B3F0C" w:rsidRDefault="000D50BD" w:rsidP="000B4F03">
            <w:pPr>
              <w:spacing w:before="100" w:beforeAutospacing="1" w:after="100" w:afterAutospacing="1"/>
              <w:ind w:left="30" w:right="30"/>
              <w:rPr>
                <w:rFonts w:ascii="Calibri" w:eastAsia="Times New Roman" w:hAnsi="Calibri" w:cs="Calibri"/>
                <w:sz w:val="16"/>
              </w:rPr>
            </w:pPr>
            <w:r w:rsidRPr="008B3F0C">
              <w:rPr>
                <w:rFonts w:ascii="Calibri" w:eastAsia="Times New Roman" w:hAnsi="Calibri" w:cs="Calibri"/>
                <w:sz w:val="16"/>
              </w:rPr>
              <w:t>Question 1: Feedback</w:t>
            </w:r>
          </w:p>
          <w:p w14:paraId="1F182A0C" w14:textId="77777777" w:rsidR="000B4F03" w:rsidRPr="008B3F0C" w:rsidRDefault="000D50BD" w:rsidP="000B4F03">
            <w:pPr>
              <w:ind w:left="30" w:right="30"/>
              <w:rPr>
                <w:rFonts w:ascii="Calibri" w:eastAsia="Times New Roman" w:hAnsi="Calibri" w:cs="Calibri"/>
                <w:sz w:val="16"/>
              </w:rPr>
            </w:pPr>
            <w:r w:rsidRPr="008B3F0C">
              <w:rPr>
                <w:rFonts w:ascii="Calibri" w:eastAsia="Times New Roman" w:hAnsi="Calibri" w:cs="Calibri"/>
                <w:sz w:val="16"/>
              </w:rPr>
              <w:t>60_C_27</w:t>
            </w:r>
          </w:p>
        </w:tc>
        <w:tc>
          <w:tcPr>
            <w:tcW w:w="6000" w:type="dxa"/>
            <w:tcMar>
              <w:top w:w="120" w:type="dxa"/>
              <w:left w:w="180" w:type="dxa"/>
              <w:bottom w:w="120" w:type="dxa"/>
              <w:right w:w="180" w:type="dxa"/>
            </w:tcMar>
            <w:hideMark/>
          </w:tcPr>
          <w:p w14:paraId="7D11DF0E" w14:textId="77777777" w:rsidR="000B4F03" w:rsidRPr="008B3F0C" w:rsidRDefault="000D50BD" w:rsidP="00617EF5">
            <w:pPr>
              <w:spacing w:before="100" w:beforeAutospacing="1" w:after="100" w:afterAutospacing="1"/>
              <w:ind w:left="30" w:right="30"/>
              <w:rPr>
                <w:rFonts w:ascii="Calibri" w:eastAsia="Times New Roman" w:hAnsi="Calibri" w:cs="Calibri"/>
              </w:rPr>
            </w:pPr>
            <w:r w:rsidRPr="008B3F0C">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tcPr>
          <w:p w14:paraId="31A70DFA" w14:textId="77777777" w:rsidR="000B4F03" w:rsidRPr="00617EF5" w:rsidRDefault="000D50BD" w:rsidP="00617EF5">
            <w:pPr>
              <w:spacing w:before="100" w:beforeAutospacing="1" w:after="100" w:afterAutospacing="1"/>
              <w:ind w:left="30" w:right="30"/>
              <w:rPr>
                <w:rFonts w:ascii="Calibri" w:eastAsia="FZHei-B01S" w:hAnsi="Calibri" w:cs="Calibri"/>
                <w:lang w:eastAsia="zh-CN"/>
              </w:rPr>
            </w:pPr>
            <w:r w:rsidRPr="00617EF5">
              <w:rPr>
                <w:rFonts w:ascii="Calibri" w:eastAsia="FZHei-B01S" w:hAnsi="Calibri" w:cs="宋体"/>
                <w:lang w:eastAsia="zh-CN"/>
              </w:rPr>
              <w:t>各公司之间进行的任何有关抵制第三方（例如供应商、经销商或零售商）的讨论都可能被政府机关视为反竞争。</w:t>
            </w:r>
          </w:p>
        </w:tc>
      </w:tr>
    </w:tbl>
    <w:p w14:paraId="789963DB" w14:textId="77777777" w:rsidR="00F44929" w:rsidRPr="008B3F0C" w:rsidRDefault="00F44929">
      <w:pPr>
        <w:rPr>
          <w:rFonts w:eastAsia="Times New Roman"/>
          <w:lang w:eastAsia="zh-CN"/>
        </w:rPr>
      </w:pPr>
    </w:p>
    <w:sectPr w:rsidR="00F44929" w:rsidRPr="008B3F0C" w:rsidSect="002C1E64">
      <w:headerReference w:type="default" r:id="rId24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9EC07" w14:textId="77777777" w:rsidR="00E65F55" w:rsidRDefault="00E65F55">
      <w:r>
        <w:separator/>
      </w:r>
    </w:p>
  </w:endnote>
  <w:endnote w:type="continuationSeparator" w:id="0">
    <w:p w14:paraId="59F88296" w14:textId="77777777" w:rsidR="00E65F55" w:rsidRDefault="00E65F55">
      <w:r>
        <w:continuationSeparator/>
      </w:r>
    </w:p>
  </w:endnote>
  <w:endnote w:type="continuationNotice" w:id="1">
    <w:p w14:paraId="5333B9DF" w14:textId="77777777" w:rsidR="00E65F55" w:rsidRDefault="00E65F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FZHei-B01S">
    <w:altName w:val="微软雅黑"/>
    <w:charset w:val="86"/>
    <w:family w:val="script"/>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4C617" w14:textId="77777777" w:rsidR="00E65F55" w:rsidRDefault="00E65F55">
      <w:r>
        <w:separator/>
      </w:r>
    </w:p>
  </w:footnote>
  <w:footnote w:type="continuationSeparator" w:id="0">
    <w:p w14:paraId="7EAFF91C" w14:textId="77777777" w:rsidR="00E65F55" w:rsidRDefault="00E65F55">
      <w:r>
        <w:continuationSeparator/>
      </w:r>
    </w:p>
  </w:footnote>
  <w:footnote w:type="continuationNotice" w:id="1">
    <w:p w14:paraId="29A30A28" w14:textId="77777777" w:rsidR="00E65F55" w:rsidRDefault="00E65F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AAC3" w14:textId="77777777" w:rsidR="002C1E64" w:rsidRDefault="000D50BD">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8BB41D3A">
      <w:start w:val="1"/>
      <w:numFmt w:val="bullet"/>
      <w:lvlText w:val=""/>
      <w:lvlJc w:val="left"/>
      <w:pPr>
        <w:ind w:left="1440" w:hanging="360"/>
      </w:pPr>
      <w:rPr>
        <w:rFonts w:ascii="Symbol" w:hAnsi="Symbol" w:hint="default"/>
      </w:rPr>
    </w:lvl>
    <w:lvl w:ilvl="1" w:tplc="B3A2CDCC" w:tentative="1">
      <w:start w:val="1"/>
      <w:numFmt w:val="bullet"/>
      <w:lvlText w:val="o"/>
      <w:lvlJc w:val="left"/>
      <w:pPr>
        <w:ind w:left="2160" w:hanging="360"/>
      </w:pPr>
      <w:rPr>
        <w:rFonts w:ascii="Courier New" w:hAnsi="Courier New" w:cs="Courier New" w:hint="default"/>
      </w:rPr>
    </w:lvl>
    <w:lvl w:ilvl="2" w:tplc="9FBA38DE" w:tentative="1">
      <w:start w:val="1"/>
      <w:numFmt w:val="bullet"/>
      <w:lvlText w:val=""/>
      <w:lvlJc w:val="left"/>
      <w:pPr>
        <w:ind w:left="2880" w:hanging="360"/>
      </w:pPr>
      <w:rPr>
        <w:rFonts w:ascii="Wingdings" w:hAnsi="Wingdings" w:hint="default"/>
      </w:rPr>
    </w:lvl>
    <w:lvl w:ilvl="3" w:tplc="EE2CB298" w:tentative="1">
      <w:start w:val="1"/>
      <w:numFmt w:val="bullet"/>
      <w:lvlText w:val=""/>
      <w:lvlJc w:val="left"/>
      <w:pPr>
        <w:ind w:left="3600" w:hanging="360"/>
      </w:pPr>
      <w:rPr>
        <w:rFonts w:ascii="Symbol" w:hAnsi="Symbol" w:hint="default"/>
      </w:rPr>
    </w:lvl>
    <w:lvl w:ilvl="4" w:tplc="249E4190" w:tentative="1">
      <w:start w:val="1"/>
      <w:numFmt w:val="bullet"/>
      <w:lvlText w:val="o"/>
      <w:lvlJc w:val="left"/>
      <w:pPr>
        <w:ind w:left="4320" w:hanging="360"/>
      </w:pPr>
      <w:rPr>
        <w:rFonts w:ascii="Courier New" w:hAnsi="Courier New" w:cs="Courier New" w:hint="default"/>
      </w:rPr>
    </w:lvl>
    <w:lvl w:ilvl="5" w:tplc="AF0E172C" w:tentative="1">
      <w:start w:val="1"/>
      <w:numFmt w:val="bullet"/>
      <w:lvlText w:val=""/>
      <w:lvlJc w:val="left"/>
      <w:pPr>
        <w:ind w:left="5040" w:hanging="360"/>
      </w:pPr>
      <w:rPr>
        <w:rFonts w:ascii="Wingdings" w:hAnsi="Wingdings" w:hint="default"/>
      </w:rPr>
    </w:lvl>
    <w:lvl w:ilvl="6" w:tplc="3FA27576" w:tentative="1">
      <w:start w:val="1"/>
      <w:numFmt w:val="bullet"/>
      <w:lvlText w:val=""/>
      <w:lvlJc w:val="left"/>
      <w:pPr>
        <w:ind w:left="5760" w:hanging="360"/>
      </w:pPr>
      <w:rPr>
        <w:rFonts w:ascii="Symbol" w:hAnsi="Symbol" w:hint="default"/>
      </w:rPr>
    </w:lvl>
    <w:lvl w:ilvl="7" w:tplc="AB821DB0" w:tentative="1">
      <w:start w:val="1"/>
      <w:numFmt w:val="bullet"/>
      <w:lvlText w:val="o"/>
      <w:lvlJc w:val="left"/>
      <w:pPr>
        <w:ind w:left="6480" w:hanging="360"/>
      </w:pPr>
      <w:rPr>
        <w:rFonts w:ascii="Courier New" w:hAnsi="Courier New" w:cs="Courier New" w:hint="default"/>
      </w:rPr>
    </w:lvl>
    <w:lvl w:ilvl="8" w:tplc="485454C4"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009736">
    <w:abstractNumId w:val="3"/>
  </w:num>
  <w:num w:numId="2" w16cid:durableId="871765685">
    <w:abstractNumId w:val="1"/>
  </w:num>
  <w:num w:numId="3" w16cid:durableId="167521356">
    <w:abstractNumId w:val="2"/>
  </w:num>
  <w:num w:numId="4" w16cid:durableId="1054037880">
    <w:abstractNumId w:val="0"/>
  </w:num>
  <w:num w:numId="5" w16cid:durableId="388380067">
    <w:abstractNumId w:val="5"/>
  </w:num>
  <w:num w:numId="6" w16cid:durableId="60057687">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Skylla">
    <w15:presenceInfo w15:providerId="AD" w15:userId="S::skylla.gu@abbott.com::55fb5e84-ef3e-4fd0-a974-eb9bce8f57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noPunctuationKerning/>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23E"/>
    <w:rsid w:val="0000396F"/>
    <w:rsid w:val="00022AA5"/>
    <w:rsid w:val="000416FD"/>
    <w:rsid w:val="000515B2"/>
    <w:rsid w:val="000701A9"/>
    <w:rsid w:val="00070204"/>
    <w:rsid w:val="0009367D"/>
    <w:rsid w:val="000949C2"/>
    <w:rsid w:val="000A2928"/>
    <w:rsid w:val="000A6A90"/>
    <w:rsid w:val="000B1959"/>
    <w:rsid w:val="000B2E73"/>
    <w:rsid w:val="000B4F03"/>
    <w:rsid w:val="000C70D7"/>
    <w:rsid w:val="000D50BD"/>
    <w:rsid w:val="000E3269"/>
    <w:rsid w:val="00106FB1"/>
    <w:rsid w:val="0013257C"/>
    <w:rsid w:val="00161A7D"/>
    <w:rsid w:val="001829D2"/>
    <w:rsid w:val="001A08DD"/>
    <w:rsid w:val="001A529A"/>
    <w:rsid w:val="001C3170"/>
    <w:rsid w:val="001F5A74"/>
    <w:rsid w:val="0020674E"/>
    <w:rsid w:val="002117DA"/>
    <w:rsid w:val="00221C80"/>
    <w:rsid w:val="00222B72"/>
    <w:rsid w:val="00227204"/>
    <w:rsid w:val="002303E1"/>
    <w:rsid w:val="00241DF7"/>
    <w:rsid w:val="00247243"/>
    <w:rsid w:val="00252E6F"/>
    <w:rsid w:val="002541EE"/>
    <w:rsid w:val="00257449"/>
    <w:rsid w:val="00277052"/>
    <w:rsid w:val="00282FD5"/>
    <w:rsid w:val="00287EE9"/>
    <w:rsid w:val="00294ABE"/>
    <w:rsid w:val="002975F2"/>
    <w:rsid w:val="002B62E0"/>
    <w:rsid w:val="002C1CAC"/>
    <w:rsid w:val="002C1E64"/>
    <w:rsid w:val="002D6870"/>
    <w:rsid w:val="002E3CDA"/>
    <w:rsid w:val="002E7E96"/>
    <w:rsid w:val="002F3A10"/>
    <w:rsid w:val="00303304"/>
    <w:rsid w:val="00310ED1"/>
    <w:rsid w:val="00314236"/>
    <w:rsid w:val="00315D6E"/>
    <w:rsid w:val="00327139"/>
    <w:rsid w:val="003530CC"/>
    <w:rsid w:val="00361870"/>
    <w:rsid w:val="00367398"/>
    <w:rsid w:val="00370E9A"/>
    <w:rsid w:val="00375C32"/>
    <w:rsid w:val="00380CFE"/>
    <w:rsid w:val="0039511E"/>
    <w:rsid w:val="003A03E8"/>
    <w:rsid w:val="003B2113"/>
    <w:rsid w:val="003B736E"/>
    <w:rsid w:val="003C2A50"/>
    <w:rsid w:val="003C4FB1"/>
    <w:rsid w:val="003C53DF"/>
    <w:rsid w:val="003E2E74"/>
    <w:rsid w:val="003E5A36"/>
    <w:rsid w:val="003F23F2"/>
    <w:rsid w:val="003F2466"/>
    <w:rsid w:val="004042D9"/>
    <w:rsid w:val="00404A36"/>
    <w:rsid w:val="004150A0"/>
    <w:rsid w:val="00422542"/>
    <w:rsid w:val="00424E66"/>
    <w:rsid w:val="004270EA"/>
    <w:rsid w:val="00430613"/>
    <w:rsid w:val="00433192"/>
    <w:rsid w:val="004422A3"/>
    <w:rsid w:val="0044511A"/>
    <w:rsid w:val="00472365"/>
    <w:rsid w:val="00487775"/>
    <w:rsid w:val="0049153F"/>
    <w:rsid w:val="004A6088"/>
    <w:rsid w:val="004C7A37"/>
    <w:rsid w:val="004D29D6"/>
    <w:rsid w:val="004D60B2"/>
    <w:rsid w:val="004F0EE7"/>
    <w:rsid w:val="00500C5D"/>
    <w:rsid w:val="005011CC"/>
    <w:rsid w:val="00515815"/>
    <w:rsid w:val="0051618B"/>
    <w:rsid w:val="00553FD9"/>
    <w:rsid w:val="00585268"/>
    <w:rsid w:val="0059265E"/>
    <w:rsid w:val="00597F68"/>
    <w:rsid w:val="005A62FD"/>
    <w:rsid w:val="005B5C04"/>
    <w:rsid w:val="005C43A0"/>
    <w:rsid w:val="005C6739"/>
    <w:rsid w:val="005C7B27"/>
    <w:rsid w:val="005D1A4D"/>
    <w:rsid w:val="005E08F8"/>
    <w:rsid w:val="005F1E76"/>
    <w:rsid w:val="00603700"/>
    <w:rsid w:val="00617EF5"/>
    <w:rsid w:val="006205BB"/>
    <w:rsid w:val="006471C3"/>
    <w:rsid w:val="006510C9"/>
    <w:rsid w:val="0065371E"/>
    <w:rsid w:val="0065570F"/>
    <w:rsid w:val="00656BE4"/>
    <w:rsid w:val="00657165"/>
    <w:rsid w:val="00666511"/>
    <w:rsid w:val="00671917"/>
    <w:rsid w:val="00675615"/>
    <w:rsid w:val="006A4AAC"/>
    <w:rsid w:val="006C1B96"/>
    <w:rsid w:val="006E5FE6"/>
    <w:rsid w:val="006F1CE1"/>
    <w:rsid w:val="00704439"/>
    <w:rsid w:val="0071068C"/>
    <w:rsid w:val="007137BE"/>
    <w:rsid w:val="007140AA"/>
    <w:rsid w:val="00723EDD"/>
    <w:rsid w:val="0072497F"/>
    <w:rsid w:val="007317E0"/>
    <w:rsid w:val="007502B3"/>
    <w:rsid w:val="00750EAD"/>
    <w:rsid w:val="00764DBF"/>
    <w:rsid w:val="00774DC5"/>
    <w:rsid w:val="0077641B"/>
    <w:rsid w:val="00786C94"/>
    <w:rsid w:val="007920A2"/>
    <w:rsid w:val="00795145"/>
    <w:rsid w:val="007A2786"/>
    <w:rsid w:val="007B38EE"/>
    <w:rsid w:val="007C042D"/>
    <w:rsid w:val="007C5506"/>
    <w:rsid w:val="007D4E0F"/>
    <w:rsid w:val="007E32E2"/>
    <w:rsid w:val="007F3317"/>
    <w:rsid w:val="00801592"/>
    <w:rsid w:val="00801ADC"/>
    <w:rsid w:val="00806EB4"/>
    <w:rsid w:val="008079A2"/>
    <w:rsid w:val="00807D7F"/>
    <w:rsid w:val="00814E14"/>
    <w:rsid w:val="0082260C"/>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A4BC2"/>
    <w:rsid w:val="008B3F0C"/>
    <w:rsid w:val="008F4D10"/>
    <w:rsid w:val="00903579"/>
    <w:rsid w:val="009059BB"/>
    <w:rsid w:val="00910380"/>
    <w:rsid w:val="009122FE"/>
    <w:rsid w:val="009217BB"/>
    <w:rsid w:val="0093665F"/>
    <w:rsid w:val="0094318D"/>
    <w:rsid w:val="00961732"/>
    <w:rsid w:val="009674C0"/>
    <w:rsid w:val="00981542"/>
    <w:rsid w:val="009844FE"/>
    <w:rsid w:val="00994163"/>
    <w:rsid w:val="00995422"/>
    <w:rsid w:val="00996A4E"/>
    <w:rsid w:val="009A08BA"/>
    <w:rsid w:val="009A0BBE"/>
    <w:rsid w:val="009A46D3"/>
    <w:rsid w:val="009D7F9A"/>
    <w:rsid w:val="009E03B7"/>
    <w:rsid w:val="009E2420"/>
    <w:rsid w:val="009F0D96"/>
    <w:rsid w:val="009F7999"/>
    <w:rsid w:val="00A05FF9"/>
    <w:rsid w:val="00A11B06"/>
    <w:rsid w:val="00A17226"/>
    <w:rsid w:val="00A22987"/>
    <w:rsid w:val="00A30FE8"/>
    <w:rsid w:val="00A52EF7"/>
    <w:rsid w:val="00A551B5"/>
    <w:rsid w:val="00A55D74"/>
    <w:rsid w:val="00A56C8B"/>
    <w:rsid w:val="00A80BDC"/>
    <w:rsid w:val="00A944EC"/>
    <w:rsid w:val="00A95263"/>
    <w:rsid w:val="00A9615C"/>
    <w:rsid w:val="00AC0538"/>
    <w:rsid w:val="00AD166A"/>
    <w:rsid w:val="00AF4AEE"/>
    <w:rsid w:val="00B04054"/>
    <w:rsid w:val="00B050E1"/>
    <w:rsid w:val="00B10059"/>
    <w:rsid w:val="00B139F7"/>
    <w:rsid w:val="00B26A56"/>
    <w:rsid w:val="00B32FB9"/>
    <w:rsid w:val="00B44AA0"/>
    <w:rsid w:val="00B4646D"/>
    <w:rsid w:val="00B5424A"/>
    <w:rsid w:val="00B64007"/>
    <w:rsid w:val="00B6655E"/>
    <w:rsid w:val="00B71E05"/>
    <w:rsid w:val="00B747E6"/>
    <w:rsid w:val="00B84DDA"/>
    <w:rsid w:val="00B85C19"/>
    <w:rsid w:val="00B93BBE"/>
    <w:rsid w:val="00BA4D07"/>
    <w:rsid w:val="00BB2193"/>
    <w:rsid w:val="00BD044A"/>
    <w:rsid w:val="00BD4290"/>
    <w:rsid w:val="00BE08E6"/>
    <w:rsid w:val="00C1674D"/>
    <w:rsid w:val="00C227AA"/>
    <w:rsid w:val="00C24471"/>
    <w:rsid w:val="00C315A0"/>
    <w:rsid w:val="00C3746E"/>
    <w:rsid w:val="00C70688"/>
    <w:rsid w:val="00C711EA"/>
    <w:rsid w:val="00C74B1F"/>
    <w:rsid w:val="00CB03A3"/>
    <w:rsid w:val="00CB58BA"/>
    <w:rsid w:val="00CF5288"/>
    <w:rsid w:val="00D13615"/>
    <w:rsid w:val="00D21F04"/>
    <w:rsid w:val="00D24002"/>
    <w:rsid w:val="00D319D3"/>
    <w:rsid w:val="00D54E89"/>
    <w:rsid w:val="00D70B63"/>
    <w:rsid w:val="00DB06CE"/>
    <w:rsid w:val="00DC1087"/>
    <w:rsid w:val="00DD5C3C"/>
    <w:rsid w:val="00DD7E91"/>
    <w:rsid w:val="00DE5484"/>
    <w:rsid w:val="00DF0DA5"/>
    <w:rsid w:val="00DF2A44"/>
    <w:rsid w:val="00E2699E"/>
    <w:rsid w:val="00E35BA2"/>
    <w:rsid w:val="00E36CE0"/>
    <w:rsid w:val="00E559E4"/>
    <w:rsid w:val="00E5633E"/>
    <w:rsid w:val="00E575CE"/>
    <w:rsid w:val="00E65F55"/>
    <w:rsid w:val="00E72CDE"/>
    <w:rsid w:val="00E77E0A"/>
    <w:rsid w:val="00E8257A"/>
    <w:rsid w:val="00E8613C"/>
    <w:rsid w:val="00E866EF"/>
    <w:rsid w:val="00E90AF1"/>
    <w:rsid w:val="00E90FD5"/>
    <w:rsid w:val="00E979A6"/>
    <w:rsid w:val="00EA2282"/>
    <w:rsid w:val="00EA295D"/>
    <w:rsid w:val="00EA3E42"/>
    <w:rsid w:val="00EA60EA"/>
    <w:rsid w:val="00EC5178"/>
    <w:rsid w:val="00EE2E1E"/>
    <w:rsid w:val="00EE66DE"/>
    <w:rsid w:val="00EF43DC"/>
    <w:rsid w:val="00EF55B7"/>
    <w:rsid w:val="00F20B1E"/>
    <w:rsid w:val="00F43AD9"/>
    <w:rsid w:val="00F44929"/>
    <w:rsid w:val="00F47217"/>
    <w:rsid w:val="00F5122E"/>
    <w:rsid w:val="00F51B74"/>
    <w:rsid w:val="00F540EF"/>
    <w:rsid w:val="00F567A8"/>
    <w:rsid w:val="00F63DFF"/>
    <w:rsid w:val="00F66488"/>
    <w:rsid w:val="00F81109"/>
    <w:rsid w:val="00F9341F"/>
    <w:rsid w:val="00FA2A28"/>
    <w:rsid w:val="00FA3DF9"/>
    <w:rsid w:val="00FB38CE"/>
    <w:rsid w:val="00FD6DAC"/>
    <w:rsid w:val="00FE182E"/>
    <w:rsid w:val="00FF5037"/>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3B9797"/>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paragraph" w:styleId="Revision">
    <w:name w:val="Revision"/>
    <w:hidden/>
    <w:uiPriority w:val="99"/>
    <w:semiHidden/>
    <w:rsid w:val="00774DC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6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7_C_13" TargetMode="External"/><Relationship Id="rId138" Type="http://schemas.openxmlformats.org/officeDocument/2006/relationships/hyperlink" Target="http:/rusnakassociates.com/content/AbbottCOBCCourse/courses/EN-US/course/index.html?showScreen=68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8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mailto:investigations@abbott.com" TargetMode="External"/><Relationship Id="rId226" Type="http://schemas.openxmlformats.org/officeDocument/2006/relationships/hyperlink" Target="http:/rusnakassociates.com/content/AbbottCompete/courses/EN-US/course/index.html?showScreen=18_C_11" TargetMode="Externa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1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2_C_13" TargetMode="External"/><Relationship Id="rId128" Type="http://schemas.openxmlformats.org/officeDocument/2006/relationships/hyperlink" Target="http:/rusnakassociates.com/content/AbbottCOBCCourse/courses/EN-US/course/index.html?showScreen=62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numbering" Target="numbering.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2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BCCourse/courses/EN-US/course/index.html?showScreen=113_C_200" TargetMode="External"/><Relationship Id="rId237" Type="http://schemas.openxmlformats.org/officeDocument/2006/relationships/hyperlink" Target="http:/rusnakassociates.com/content/AbbottCompete/courses/EN-US/course/index.html?showScreen=45_C_22" TargetMode="External"/><Relationship Id="rId22" Type="http://schemas.openxmlformats.org/officeDocument/2006/relationships/hyperlink" Target="http:/rusnakassociates.com/content/AbbottCOBCCourse/courses/EN-US/course/index.html?showScreen=6_C_6"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7_C_12" TargetMode="External"/><Relationship Id="rId118" Type="http://schemas.openxmlformats.org/officeDocument/2006/relationships/hyperlink" Target="http:/rusnakassociates.com/content/AbbottCOBCCourse/courses/EN-US/course/index.html?showScreen=56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6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4_C_199" TargetMode="External"/><Relationship Id="rId206" Type="http://schemas.openxmlformats.org/officeDocument/2006/relationships/hyperlink" Target="https://secure.ethicspoint.com/domain/media/en/gui/40393/index.html" TargetMode="External"/><Relationship Id="rId227" Type="http://schemas.openxmlformats.org/officeDocument/2006/relationships/hyperlink" Target="http:/rusnakassociates.com/content/AbbottCompete/courses/EN-US/course/index.html?showScreen=22_C_12" TargetMode="External"/><Relationship Id="rId12" Type="http://schemas.openxmlformats.org/officeDocument/2006/relationships/hyperlink" Target="http:/rusnakassociates.com/content/AbbottCOBCCourse/courses/EN-US/course/index.html?showScreen=1_C_1"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0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2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3_C_16" TargetMode="External"/><Relationship Id="rId140" Type="http://schemas.openxmlformats.org/officeDocument/2006/relationships/hyperlink" Target="http:/rusnakassociates.com/content/AbbottCOBCCourse/courses/EN-US/course/index.html?showScreen=70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5_C_16" TargetMode="External"/><Relationship Id="rId217" Type="http://schemas.openxmlformats.org/officeDocument/2006/relationships/hyperlink" Target="http:/rusnakassociates.com/content/AbbottCOBCCourse/courses/EN-US/course/index.html?showScreen=113_C_200" TargetMode="External"/><Relationship Id="rId6" Type="http://schemas.openxmlformats.org/officeDocument/2006/relationships/styles" Target="styles.xml"/><Relationship Id="rId238" Type="http://schemas.openxmlformats.org/officeDocument/2006/relationships/hyperlink" Target="http:/rusnakassociates.com/content/AbbottCompete/courses/EN-US/course/index.html?showScreen=45_C_22" TargetMode="Externa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7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8_C_13" TargetMode="External"/><Relationship Id="rId130" Type="http://schemas.openxmlformats.org/officeDocument/2006/relationships/hyperlink" Target="http:/rusnakassociates.com/content/AbbottCOBCCourse/courses/EN-US/course/index.html?showScreen=64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89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s://icomply.abbott.com/Default.aspx" TargetMode="External"/><Relationship Id="rId228" Type="http://schemas.openxmlformats.org/officeDocument/2006/relationships/hyperlink" Target="http:/rusnakassociates.com/content/AbbottCompete/courses/EN-US/course/index.html?showScreen=22_C_12"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2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3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7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settings" Target="settings.xml"/><Relationship Id="rId162" Type="http://schemas.openxmlformats.org/officeDocument/2006/relationships/hyperlink" Target="http:/rusnakassociates.com/content/AbbottCOBCCourse/courses/EN-US/course/index.html?showScreen=83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BCCourse/courses/EN-US/course/index.html?showScreen=114_C_200" TargetMode="External"/><Relationship Id="rId239" Type="http://schemas.openxmlformats.org/officeDocument/2006/relationships/hyperlink" Target="http:/rusnakassociates.com/content/AbbottCompete/courses/EN-US/course/index.html?showScreen=55_C_27" TargetMode="External"/><Relationship Id="rId24" Type="http://schemas.openxmlformats.org/officeDocument/2006/relationships/hyperlink" Target="http:/rusnakassociates.com/content/AbbottCOBCCourse/courses/EN-US/course/index.html?showScreen=7_C_7"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8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1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7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7_C_200" TargetMode="External"/><Relationship Id="rId208" Type="http://schemas.openxmlformats.org/officeDocument/2006/relationships/hyperlink" Target="mailto:investigations@abbott.com" TargetMode="External"/><Relationship Id="rId229" Type="http://schemas.openxmlformats.org/officeDocument/2006/relationships/hyperlink" Target="http:/rusnakassociates.com/content/AbbottCompete/courses/EN-US/course/index.html?showScreen=25_C_13" TargetMode="External"/><Relationship Id="rId240" Type="http://schemas.openxmlformats.org/officeDocument/2006/relationships/hyperlink" Target="http:/rusnakassociates.com/content/AbbottCompete/courses/EN-US/course/index.html?showScreen=55_C_27" TargetMode="External"/><Relationship Id="rId14" Type="http://schemas.openxmlformats.org/officeDocument/2006/relationships/hyperlink" Target="http:/rusnakassociates.com/content/AbbottCOBCCourse/courses/EN-US/course/index.html?showScreen=2_C_2"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3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5_C_16" TargetMode="External"/><Relationship Id="rId8" Type="http://schemas.openxmlformats.org/officeDocument/2006/relationships/webSettings" Target="webSettings.xml"/><Relationship Id="rId98" Type="http://schemas.openxmlformats.org/officeDocument/2006/relationships/hyperlink" Target="http:/rusnakassociates.com/content/AbbottCOBCCourse/courses/EN-US/course/index.html?showScreen=44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1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6_C_16" TargetMode="External"/><Relationship Id="rId219" Type="http://schemas.openxmlformats.org/officeDocument/2006/relationships/hyperlink" Target="http:/rusnakassociates.com/content/AbbottCOBCCourse/courses/EN-US/course/index.html?showScreen=114_C_200" TargetMode="External"/><Relationship Id="rId230" Type="http://schemas.openxmlformats.org/officeDocument/2006/relationships/hyperlink" Target="http:/rusnakassociates.com/content/AbbottCompete/courses/EN-US/course/index.html?showScreen=25_C_13"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8_C_10"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39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5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0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https://secure.ethicspoint.com/domain/media/en/gui/40393/index.html" TargetMode="External"/><Relationship Id="rId220" Type="http://schemas.openxmlformats.org/officeDocument/2006/relationships/hyperlink" Target="https://rusnakassociates.com/content/AbbottCOBCCourse/courses/EN-US/course/reference/Transcript.pdf" TargetMode="External"/><Relationship Id="rId241" Type="http://schemas.openxmlformats.org/officeDocument/2006/relationships/header" Target="header1.xm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3_C_9" TargetMode="External"/><Relationship Id="rId57" Type="http://schemas.openxmlformats.org/officeDocument/2006/relationships/hyperlink" Target="http:/rusnakassociates.com/content/AbbottCOBCCourse/courses/EN-US/course/index.html?showScreen=24_C_11" TargetMode="External"/><Relationship Id="rId106" Type="http://schemas.openxmlformats.org/officeDocument/2006/relationships/hyperlink" Target="http:/rusnakassociates.com/content/AbbottCOBCCourse/courses/EN-US/course/index.html?showScreen=49_C_16" TargetMode="External"/><Relationship Id="rId127" Type="http://schemas.openxmlformats.org/officeDocument/2006/relationships/hyperlink" Target="http:/rusnakassociates.com/content/AbbottCOBCCourse/courses/EN-US/course/index.html?showScreen=62_C_16" TargetMode="External"/><Relationship Id="rId10" Type="http://schemas.openxmlformats.org/officeDocument/2006/relationships/endnotes" Target="endnotes.xm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1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4_C_13" TargetMode="External"/><Relationship Id="rId94" Type="http://schemas.openxmlformats.org/officeDocument/2006/relationships/hyperlink" Target="http:/rusnakassociates.com/content/AbbottCOBCCourse/courses/EN-US/course/index.html?showScreen=42_C_15"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58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4_C_16" TargetMode="External"/><Relationship Id="rId164" Type="http://schemas.openxmlformats.org/officeDocument/2006/relationships/hyperlink" Target="http:/rusnakassociates.com/content/AbbottCOBCCourse/courses/EN-US/course/index.html?showScreen=84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rusnakassociates.com/content/AbbottCOBCCourse/courses/EN-US/course/index.html?showScreen=94_C_16" TargetMode="External"/><Relationship Id="rId210" Type="http://schemas.openxmlformats.org/officeDocument/2006/relationships/hyperlink" Target="https://icomply.abbott.com/Default.aspx" TargetMode="External"/><Relationship Id="rId215" Type="http://schemas.openxmlformats.org/officeDocument/2006/relationships/hyperlink" Target="http:/rusnakassociates.com/content/AbbottCOBCCourse/courses/EN-US/course/index.html?showScreen=112_C_200" TargetMode="External"/><Relationship Id="rId236" Type="http://schemas.openxmlformats.org/officeDocument/2006/relationships/hyperlink" Target="http:/rusnakassociates.com/content/AbbottCompete/courses/EN-US/course/index.html?showScreen=44_C_22" TargetMode="External"/><Relationship Id="rId26" Type="http://schemas.openxmlformats.org/officeDocument/2006/relationships/hyperlink" Target="http:/rusnakassociates.com/content/AbbottCOBCCourse/courses/EN-US/course/index.html?showScreen=8_C_8" TargetMode="External"/><Relationship Id="rId231" Type="http://schemas.openxmlformats.org/officeDocument/2006/relationships/hyperlink" Target="http:/rusnakassociates.com/content/AbbottCompete/courses/EN-US/course/index.html?showScreen=37_C_18"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29_C_12"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3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8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8_C_200" TargetMode="External"/><Relationship Id="rId200" Type="http://schemas.openxmlformats.org/officeDocument/2006/relationships/hyperlink" Target="https://icomply.abbott.com/Apps/DocumentLibrary/" TargetMode="External"/><Relationship Id="rId16" Type="http://schemas.openxmlformats.org/officeDocument/2006/relationships/hyperlink" Target="http:/rusnakassociates.com/content/AbbottCOBCCourse/courses/EN-US/course/index.html?showScreen=3_C_3" TargetMode="External"/><Relationship Id="rId221" Type="http://schemas.openxmlformats.org/officeDocument/2006/relationships/hyperlink" Target="http:/rusnakassociates.com/content/AbbottCompete/courses/EN-US/course/index.html?showScreen=2_C_2" TargetMode="External"/><Relationship Id="rId242" Type="http://schemas.openxmlformats.org/officeDocument/2006/relationships/fontTable" Target="fontTable.xm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4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7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2_C_16" TargetMode="External"/><Relationship Id="rId90" Type="http://schemas.openxmlformats.org/officeDocument/2006/relationships/hyperlink" Target="http:/rusnakassociates.com/content/AbbottCOBCCourse/courses/EN-US/course/index.html?showScreen=40_C_13"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7_C_16" TargetMode="External"/><Relationship Id="rId211" Type="http://schemas.openxmlformats.org/officeDocument/2006/relationships/hyperlink" Target="http:/rusnakassociates.com/content/AbbottCOBCCourse/courses/EN-US/course/index.html?showScreen=111_C_200" TargetMode="External"/><Relationship Id="rId232" Type="http://schemas.openxmlformats.org/officeDocument/2006/relationships/hyperlink" Target="http:/rusnakassociates.com/content/AbbottCompete/courses/EN-US/course/index.html?showScreen=37_C_18"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19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6_C_16" TargetMode="External"/><Relationship Id="rId80" Type="http://schemas.openxmlformats.org/officeDocument/2006/relationships/hyperlink" Target="http:/rusnakassociates.com/content/AbbottCOBCCourse/courses/EN-US/course/index.html?showScreen=35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1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s://icomply.abbott.com/Apps/DocumentLibrary/" TargetMode="External"/><Relationship Id="rId222" Type="http://schemas.openxmlformats.org/officeDocument/2006/relationships/hyperlink" Target="http:/rusnakassociates.com/content/AbbottCompete/courses/EN-US/course/index.html?showScreen=2_C_2" TargetMode="External"/><Relationship Id="rId243" Type="http://schemas.microsoft.com/office/2011/relationships/people" Target="people.xm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4_C_9"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0_C_16" TargetMode="External"/><Relationship Id="rId70" Type="http://schemas.openxmlformats.org/officeDocument/2006/relationships/hyperlink" Target="http:/rusnakassociates.com/content/AbbottCOBCCourse/courses/EN-US/course/index.html?showScreen=30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5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1_C_200" TargetMode="External"/><Relationship Id="rId233" Type="http://schemas.openxmlformats.org/officeDocument/2006/relationships/hyperlink" Target="http:/rusnakassociates.com/content/AbbottCompete/courses/EN-US/course/index.html?showScreen=42_C_22" TargetMode="External"/><Relationship Id="rId28" Type="http://schemas.openxmlformats.org/officeDocument/2006/relationships/hyperlink" Target="http:/rusnakassociates.com/content/AbbottCOBCCourse/courses/EN-US/course/index.html?showScreen=9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4_C_16" TargetMode="External"/><Relationship Id="rId60" Type="http://schemas.openxmlformats.org/officeDocument/2006/relationships/hyperlink" Target="http:/rusnakassociates.com/content/AbbottCOBCCourse/courses/EN-US/course/index.html?showScreen=25_C_11"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79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rusnakassociates.com/content/AbbottCOBCCourse/courses/EN-US/course/index.html?showScreen=109_C_200" TargetMode="External"/><Relationship Id="rId202" Type="http://schemas.openxmlformats.org/officeDocument/2006/relationships/hyperlink" Target="http:/rusnakassociates.com/content/AbbottCOBCCourse/courses/EN-US/course/index.html?showScreen=110_C_200" TargetMode="External"/><Relationship Id="rId223" Type="http://schemas.openxmlformats.org/officeDocument/2006/relationships/hyperlink" Target="http:/rusnakassociates.com/content/AbbottCompete/courses/EN-US/course/index.html?showScreen=17_C_11" TargetMode="External"/><Relationship Id="rId244" Type="http://schemas.openxmlformats.org/officeDocument/2006/relationships/theme" Target="theme/theme1.xml"/><Relationship Id="rId18" Type="http://schemas.openxmlformats.org/officeDocument/2006/relationships/hyperlink" Target="http:/rusnakassociates.com/content/AbbottCOBCCourse/courses/EN-US/course/index.html?showScreen=4_C_4"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0_C_11" TargetMode="External"/><Relationship Id="rId104" Type="http://schemas.openxmlformats.org/officeDocument/2006/relationships/hyperlink" Target="http:/rusnakassociates.com/content/AbbottCOBCCourse/courses/EN-US/course/index.html?showScreen=48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3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98_C_16"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1_C_14" TargetMode="External"/><Relationship Id="rId213" Type="http://schemas.openxmlformats.org/officeDocument/2006/relationships/hyperlink" Target="https://abbott.sharepoint.com/sites/myhr" TargetMode="External"/><Relationship Id="rId234" Type="http://schemas.openxmlformats.org/officeDocument/2006/relationships/hyperlink" Target="http:/rusnakassociates.com/content/AbbottCompete/courses/EN-US/course/index.html?showScreen=42_C_22"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5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7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2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6_C_13" TargetMode="External"/><Relationship Id="rId199" Type="http://schemas.openxmlformats.org/officeDocument/2006/relationships/hyperlink" Target="http://www.abbott.com/investors/governance/code-of-business-conduct.html" TargetMode="External"/><Relationship Id="rId203" Type="http://schemas.openxmlformats.org/officeDocument/2006/relationships/hyperlink" Target="http:/rusnakassociates.com/content/AbbottCOBCCourse/courses/EN-US/course/index.html?showScreen=110_C_200"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17_C_11" TargetMode="External"/><Relationship Id="rId30" Type="http://schemas.openxmlformats.org/officeDocument/2006/relationships/hyperlink" Target="http:/rusnakassociates.com/content/AbbottCOBCCourse/courses/EN-US/course/index.html?showScreen=10_C_8"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1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6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1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rusnakassociates.com/content/AbbottCOBCCourse/courses/EN-US/course/index.html?showScreen=112_C_200" TargetMode="External"/><Relationship Id="rId235" Type="http://schemas.openxmlformats.org/officeDocument/2006/relationships/hyperlink" Target="http:/rusnakassociates.com/content/AbbottCompete/courses/EN-US/course/index.html?showScreen=44_C_22" TargetMode="External"/><Relationship Id="rId116" Type="http://schemas.openxmlformats.org/officeDocument/2006/relationships/hyperlink" Target="http:/rusnakassociates.com/content/AbbottCOBCCourse/courses/EN-US/course/index.html?showScreen=55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0_C_16" TargetMode="External"/><Relationship Id="rId20" Type="http://schemas.openxmlformats.org/officeDocument/2006/relationships/hyperlink" Target="http:/rusnakassociates.com/content/AbbottCOBCCourse/courses/EN-US/course/index.html?showScreen=5_C_5"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6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 Id="rId190" Type="http://schemas.openxmlformats.org/officeDocument/2006/relationships/hyperlink" Target="http:/rusnakassociates.com/content/AbbottCOBCCourse/courses/EN-US/course/index.html?showScreen=100_C_17" TargetMode="External"/><Relationship Id="rId204"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5" Type="http://schemas.openxmlformats.org/officeDocument/2006/relationships/hyperlink" Target="http:/rusnakassociates.com/content/AbbottCompete/courses/EN-US/course/index.html?showScreen=18_C_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1FBB4-BBF7-411D-BE9A-A6760BB8DF86}">
  <ds:schemaRefs>
    <ds:schemaRef ds:uri="http://schemas.microsoft.com/sharepoint/v3/contenttype/forms"/>
  </ds:schemaRefs>
</ds:datastoreItem>
</file>

<file path=customXml/itemProps2.xml><?xml version="1.0" encoding="utf-8"?>
<ds:datastoreItem xmlns:ds="http://schemas.openxmlformats.org/officeDocument/2006/customXml" ds:itemID="{957BDC09-21E8-4ED6-9EC0-AF5AFF0FCC88}">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customXml/itemProps3.xml><?xml version="1.0" encoding="utf-8"?>
<ds:datastoreItem xmlns:ds="http://schemas.openxmlformats.org/officeDocument/2006/customXml" ds:itemID="{CC15A24D-C4DF-43A6-8662-C2069B6A833F}"/>
</file>

<file path=customXml/itemProps4.xml><?xml version="1.0" encoding="utf-8"?>
<ds:datastoreItem xmlns:ds="http://schemas.openxmlformats.org/officeDocument/2006/customXml" ds:itemID="{F1062B52-4FB0-414A-96FB-FA1AB7B9D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1049</TotalTime>
  <Pages>52</Pages>
  <Words>12817</Words>
  <Characters>73058</Characters>
  <Application>Microsoft Office Word</Application>
  <DocSecurity>0</DocSecurity>
  <Lines>608</Lines>
  <Paragraphs>171</Paragraphs>
  <ScaleCrop>false</ScaleCrop>
  <Company/>
  <LinksUpToDate>false</LinksUpToDate>
  <CharactersWithSpaces>85704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Gu, Skylla</cp:lastModifiedBy>
  <cp:revision>100</cp:revision>
  <dcterms:created xsi:type="dcterms:W3CDTF">2025-12-09T13:10:00Z</dcterms:created>
  <dcterms:modified xsi:type="dcterms:W3CDTF">2026-01-08T09:32:00Z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