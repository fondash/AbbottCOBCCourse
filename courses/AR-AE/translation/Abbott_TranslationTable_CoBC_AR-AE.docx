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78AB7" w14:textId="77777777" w:rsidR="00840375" w:rsidRPr="0083411E" w:rsidRDefault="00F21F5E" w:rsidP="00840375">
      <w:pPr>
        <w:rPr>
          <w:rStyle w:val="tw4winExternal"/>
          <w:rFonts w:ascii="Calibri" w:hAnsi="Calibri" w:cs="Calibri"/>
          <w:color w:val="000000" w:themeColor="text1"/>
          <w:sz w:val="36"/>
          <w:szCs w:val="36"/>
          <w:lang w:val="en-US"/>
        </w:rPr>
      </w:pPr>
      <w:r w:rsidRPr="0083411E">
        <w:rPr>
          <w:noProof/>
          <w:lang w:val="en-US"/>
        </w:rPr>
        <mc:AlternateContent>
          <mc:Choice Requires="wps">
            <w:drawing>
              <wp:anchor distT="0" distB="0" distL="114300" distR="114300" simplePos="0" relativeHeight="251658240" behindDoc="1" locked="0" layoutInCell="1" allowOverlap="1" wp14:anchorId="451DCB61" wp14:editId="23102886">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77A6B911" w14:textId="5BE3DEB0" w:rsidR="00840375" w:rsidRPr="0083411E" w:rsidRDefault="0083411E"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83411E">
                                  <w:rPr>
                                    <w:rFonts w:asciiTheme="majorHAnsi" w:eastAsiaTheme="majorEastAsia" w:hAnsiTheme="majorHAnsi" w:cstheme="majorBidi"/>
                                    <w:color w:val="595959" w:themeColor="text1" w:themeTint="A6"/>
                                    <w:sz w:val="72"/>
                                    <w:szCs w:val="72"/>
                                  </w:rPr>
                                  <w:t xml:space="preserve">1. Code of Business Conduct </w:t>
                                </w:r>
                                <w:r>
                                  <w:rPr>
                                    <w:rFonts w:asciiTheme="majorHAnsi" w:eastAsiaTheme="majorEastAsia" w:hAnsiTheme="majorHAnsi" w:cstheme="majorBidi"/>
                                    <w:color w:val="595959" w:themeColor="text1" w:themeTint="A6"/>
                                    <w:sz w:val="72"/>
                                    <w:szCs w:val="72"/>
                                  </w:rPr>
                                  <w:t xml:space="preserve">  </w:t>
                                </w:r>
                                <w:r w:rsidRPr="0083411E">
                                  <w:rPr>
                                    <w:rFonts w:asciiTheme="majorHAnsi" w:eastAsiaTheme="majorEastAsia" w:hAnsiTheme="majorHAnsi"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5216AF18" w14:textId="77777777" w:rsidR="00840375" w:rsidRPr="0083411E" w:rsidRDefault="0083411E" w:rsidP="00840375">
                                <w:pPr>
                                  <w:pStyle w:val="NoSpacing"/>
                                  <w:spacing w:before="240"/>
                                  <w:rPr>
                                    <w:caps/>
                                    <w:color w:val="0E2841" w:themeColor="text2"/>
                                    <w:sz w:val="36"/>
                                    <w:szCs w:val="36"/>
                                  </w:rPr>
                                </w:pPr>
                                <w:r w:rsidRPr="0083411E">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w14:anchorId="451DCB61" id="_x0000_t202" coordsize="21600,21600" o:spt="202" path="m,l,21600r21600,l21600,xe">
                <v:stroke joinstyle="miter"/>
                <v:path gradientshapeok="t" o:connecttype="rect"/>
              </v:shapetype>
              <v:shape id="Text Box 122" o:spid="_x0000_s1026" type="#_x0000_t20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" filled="f" stroked="f" strokeweight=".5pt">
                <v:textbox inset="36pt,36pt,36pt,36pt">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77A6B911" w14:textId="5BE3DEB0" w:rsidR="00840375" w:rsidRPr="0083411E" w:rsidRDefault="0083411E"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83411E">
                            <w:rPr>
                              <w:rFonts w:asciiTheme="majorHAnsi" w:eastAsiaTheme="majorEastAsia" w:hAnsiTheme="majorHAnsi" w:cstheme="majorBidi"/>
                              <w:color w:val="595959" w:themeColor="text1" w:themeTint="A6"/>
                              <w:sz w:val="72"/>
                              <w:szCs w:val="72"/>
                            </w:rPr>
                            <w:t xml:space="preserve">1. Code of Business Conduct </w:t>
                          </w:r>
                          <w:r>
                            <w:rPr>
                              <w:rFonts w:asciiTheme="majorHAnsi" w:eastAsiaTheme="majorEastAsia" w:hAnsiTheme="majorHAnsi" w:cstheme="majorBidi"/>
                              <w:color w:val="595959" w:themeColor="text1" w:themeTint="A6"/>
                              <w:sz w:val="72"/>
                              <w:szCs w:val="72"/>
                            </w:rPr>
                            <w:t xml:space="preserve">  </w:t>
                          </w:r>
                          <w:r w:rsidRPr="0083411E">
                            <w:rPr>
                              <w:rFonts w:asciiTheme="majorHAnsi" w:eastAsiaTheme="majorEastAsia" w:hAnsiTheme="majorHAnsi"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5216AF18" w14:textId="77777777" w:rsidR="00840375" w:rsidRPr="0083411E" w:rsidRDefault="0083411E" w:rsidP="00840375">
                          <w:pPr>
                            <w:pStyle w:val="NoSpacing"/>
                            <w:spacing w:before="240"/>
                            <w:rPr>
                              <w:caps/>
                              <w:color w:val="0E2841" w:themeColor="text2"/>
                              <w:sz w:val="36"/>
                              <w:szCs w:val="36"/>
                            </w:rPr>
                          </w:pPr>
                          <w:r w:rsidRPr="0083411E">
                            <w:rPr>
                              <w:caps/>
                              <w:color w:val="0E2841" w:themeColor="text2"/>
                              <w:sz w:val="36"/>
                              <w:szCs w:val="36"/>
                            </w:rPr>
                            <w:t>Translation table 2025</w:t>
                          </w:r>
                        </w:p>
                      </w:sdtContent>
                    </w:sdt>
                  </w:txbxContent>
                </v:textbox>
              </v:shape>
            </w:pict>
          </mc:Fallback>
        </mc:AlternateContent>
      </w:r>
      <w:r w:rsidRPr="0083411E">
        <w:br w:type="page"/>
      </w:r>
      <w:r w:rsidRPr="0083411E">
        <w:rPr>
          <w:rStyle w:val="tw4winExternal"/>
          <w:rFonts w:ascii="Calibri" w:hAnsi="Calibri" w:cs="Calibri"/>
          <w:b/>
          <w:color w:val="000000" w:themeColor="text1"/>
          <w:sz w:val="36"/>
          <w:szCs w:val="36"/>
          <w:lang w:val="en-US"/>
        </w:rPr>
        <w:lastRenderedPageBreak/>
        <w:t>INSTRUCTIONS:</w:t>
      </w:r>
    </w:p>
    <w:p w14:paraId="12C13572" w14:textId="77777777" w:rsidR="00840375" w:rsidRPr="0083411E" w:rsidRDefault="00840375" w:rsidP="00840375">
      <w:pPr>
        <w:widowControl w:val="0"/>
        <w:autoSpaceDE w:val="0"/>
        <w:autoSpaceDN w:val="0"/>
        <w:adjustRightInd w:val="0"/>
        <w:textAlignment w:val="top"/>
        <w:rPr>
          <w:rStyle w:val="tw4winExternal"/>
          <w:rFonts w:ascii="Calibri" w:hAnsi="Calibri" w:cs="Calibri"/>
          <w:color w:val="000000" w:themeColor="text1"/>
          <w:lang w:val="en-US"/>
        </w:rPr>
      </w:pPr>
    </w:p>
    <w:p w14:paraId="192C1B47" w14:textId="77777777" w:rsidR="00840375" w:rsidRPr="0083411E" w:rsidRDefault="00F21F5E"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83411E">
        <w:rPr>
          <w:rStyle w:val="tw4winExternal"/>
          <w:rFonts w:ascii="Calibri" w:hAnsi="Calibri" w:cs="Calibri"/>
          <w:b/>
          <w:color w:val="000000" w:themeColor="text1"/>
          <w:lang w:val="en-US"/>
        </w:rPr>
        <w:t xml:space="preserve">1) </w:t>
      </w:r>
      <w:r w:rsidRPr="0083411E">
        <w:rPr>
          <w:rStyle w:val="tw4winExternal"/>
          <w:rFonts w:ascii="Calibri" w:hAnsi="Calibri" w:cs="Calibri"/>
          <w:color w:val="000000" w:themeColor="text1"/>
          <w:lang w:val="en-US"/>
        </w:rPr>
        <w:t>Please edit the translation in the TARGET column directly.</w:t>
      </w:r>
    </w:p>
    <w:p w14:paraId="4C1F237F" w14:textId="77777777" w:rsidR="00840375" w:rsidRPr="0083411E" w:rsidRDefault="00F21F5E"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83411E">
        <w:rPr>
          <w:rStyle w:val="tw4winExternal"/>
          <w:rFonts w:ascii="Calibri" w:hAnsi="Calibri" w:cs="Calibri"/>
          <w:b/>
          <w:color w:val="000000" w:themeColor="text1"/>
          <w:lang w:val="en-US"/>
        </w:rPr>
        <w:t xml:space="preserve">2) </w:t>
      </w:r>
      <w:r w:rsidRPr="0083411E">
        <w:rPr>
          <w:rStyle w:val="tw4winExternal"/>
          <w:rFonts w:ascii="Calibri" w:hAnsi="Calibri" w:cs="Calibri"/>
          <w:color w:val="000000" w:themeColor="text1"/>
          <w:lang w:val="en-US"/>
        </w:rPr>
        <w:t>To comment on a segment, simply create a new MS-Word comment.</w:t>
      </w:r>
    </w:p>
    <w:p w14:paraId="61A19B86" w14:textId="77777777" w:rsidR="00840375" w:rsidRPr="0083411E" w:rsidRDefault="00F21F5E"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83411E">
        <w:rPr>
          <w:rStyle w:val="tw4winExternal"/>
          <w:rFonts w:ascii="Calibri" w:hAnsi="Calibri" w:cs="Calibri"/>
          <w:b/>
          <w:color w:val="000000" w:themeColor="text1"/>
          <w:lang w:val="en-US"/>
        </w:rPr>
        <w:t xml:space="preserve">3) </w:t>
      </w:r>
      <w:r w:rsidRPr="0083411E">
        <w:rPr>
          <w:rStyle w:val="tw4winExternal"/>
          <w:rFonts w:ascii="Calibri" w:hAnsi="Calibri" w:cs="Calibri"/>
          <w:color w:val="000000" w:themeColor="text1"/>
          <w:lang w:val="en-US"/>
        </w:rPr>
        <w:t>It is best to edit this file in Normal or Draft view rather than page layout.</w:t>
      </w:r>
    </w:p>
    <w:p w14:paraId="0FD83C19" w14:textId="77777777" w:rsidR="00840375" w:rsidRPr="0083411E" w:rsidRDefault="00F21F5E"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83411E">
        <w:rPr>
          <w:rStyle w:val="tw4winExternal"/>
          <w:rFonts w:ascii="Calibri" w:hAnsi="Calibri" w:cs="Calibri"/>
          <w:b/>
          <w:color w:val="000000" w:themeColor="text1"/>
          <w:lang w:val="en-US"/>
        </w:rPr>
        <w:t xml:space="preserve">4) </w:t>
      </w:r>
      <w:r w:rsidRPr="0083411E">
        <w:rPr>
          <w:rStyle w:val="tw4winExternal"/>
          <w:rFonts w:ascii="Calibri" w:hAnsi="Calibri" w:cs="Calibri"/>
          <w:color w:val="000000" w:themeColor="text1"/>
          <w:lang w:val="en-US"/>
        </w:rPr>
        <w:t>DO NOT alter the ID or SOURCE column text.</w:t>
      </w:r>
    </w:p>
    <w:p w14:paraId="75864B71" w14:textId="77777777" w:rsidR="00840375" w:rsidRPr="0083411E" w:rsidRDefault="00F21F5E"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83411E">
        <w:rPr>
          <w:rStyle w:val="tw4winExternal"/>
          <w:rFonts w:ascii="Calibri" w:hAnsi="Calibri" w:cs="Calibri"/>
          <w:b/>
          <w:bCs/>
          <w:color w:val="000000" w:themeColor="text1"/>
          <w:lang w:val="en-US"/>
        </w:rPr>
        <w:t>5</w:t>
      </w:r>
      <w:r w:rsidRPr="0083411E">
        <w:rPr>
          <w:rStyle w:val="tw4winExternal"/>
          <w:rFonts w:ascii="Calibri" w:hAnsi="Calibri" w:cs="Calibri"/>
          <w:color w:val="000000" w:themeColor="text1"/>
          <w:lang w:val="en-US"/>
        </w:rPr>
        <w:t>) Blank rows should be ignored but not deleted.</w:t>
      </w:r>
    </w:p>
    <w:p w14:paraId="3C092F61" w14:textId="77777777" w:rsidR="00840375" w:rsidRPr="0083411E" w:rsidRDefault="00F21F5E" w:rsidP="00840375">
      <w:pPr>
        <w:widowControl w:val="0"/>
        <w:autoSpaceDE w:val="0"/>
        <w:autoSpaceDN w:val="0"/>
        <w:adjustRightInd w:val="0"/>
        <w:spacing w:line="360" w:lineRule="auto"/>
        <w:textAlignment w:val="top"/>
        <w:rPr>
          <w:rStyle w:val="tw4winExternal"/>
          <w:rFonts w:ascii="Calibri" w:hAnsi="Calibri" w:cs="Calibri"/>
          <w:b/>
          <w:bCs/>
          <w:color w:val="000000" w:themeColor="text1"/>
          <w:lang w:val="en-US"/>
        </w:rPr>
      </w:pPr>
      <w:r w:rsidRPr="0083411E">
        <w:rPr>
          <w:rStyle w:val="tw4winExternal"/>
          <w:rFonts w:ascii="Calibri" w:hAnsi="Calibri" w:cs="Calibri"/>
          <w:b/>
          <w:bCs/>
          <w:color w:val="000000" w:themeColor="text1"/>
          <w:lang w:val="en-US"/>
        </w:rPr>
        <w:t>6</w:t>
      </w:r>
      <w:r w:rsidRPr="0083411E">
        <w:rPr>
          <w:rStyle w:val="tw4winExternal"/>
          <w:rFonts w:ascii="Calibri" w:hAnsi="Calibri" w:cs="Calibri"/>
          <w:color w:val="000000" w:themeColor="text1"/>
          <w:lang w:val="en-US"/>
        </w:rPr>
        <w:t>)</w:t>
      </w:r>
      <w:r w:rsidRPr="0083411E">
        <w:rPr>
          <w:rStyle w:val="tw4winExternal"/>
          <w:rFonts w:ascii="Calibri" w:hAnsi="Calibri" w:cs="Calibri"/>
          <w:b/>
          <w:bCs/>
          <w:color w:val="000000" w:themeColor="text1"/>
          <w:lang w:val="en-US"/>
        </w:rPr>
        <w:t xml:space="preserve"> The following formatting must be maintained throughout:</w:t>
      </w:r>
    </w:p>
    <w:p w14:paraId="476B637F" w14:textId="77777777" w:rsidR="00840375" w:rsidRPr="0083411E" w:rsidRDefault="00F21F5E"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83411E">
        <w:rPr>
          <w:rStyle w:val="tw4winExternal"/>
          <w:rFonts w:ascii="Calibri" w:eastAsiaTheme="minorEastAsia" w:hAnsi="Calibri" w:cs="Calibri" w:hint="default"/>
          <w:b/>
          <w:bCs/>
          <w:color w:val="000000" w:themeColor="text1"/>
          <w:lang w:val="en-US" w:eastAsia="en-IE"/>
        </w:rPr>
        <w:t xml:space="preserve">Paragraph (the number of paragraphs per row must be maintained) </w:t>
      </w:r>
    </w:p>
    <w:p w14:paraId="7DD4CF02" w14:textId="77777777" w:rsidR="00840375" w:rsidRPr="0083411E" w:rsidRDefault="00F21F5E"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83411E">
        <w:rPr>
          <w:rStyle w:val="tw4winExternal"/>
          <w:rFonts w:ascii="Calibri" w:eastAsiaTheme="minorEastAsia" w:hAnsi="Calibri" w:cs="Calibri" w:hint="default"/>
          <w:b/>
          <w:bCs/>
          <w:color w:val="000000" w:themeColor="text1"/>
          <w:lang w:val="en-US" w:eastAsia="en-IE"/>
        </w:rPr>
        <w:t xml:space="preserve">bold </w:t>
      </w:r>
    </w:p>
    <w:p w14:paraId="681671B1" w14:textId="77777777" w:rsidR="00840375" w:rsidRPr="0083411E" w:rsidRDefault="00F21F5E"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83411E">
        <w:rPr>
          <w:rStyle w:val="tw4winExternal"/>
          <w:rFonts w:ascii="Calibri" w:eastAsiaTheme="minorEastAsia" w:hAnsi="Calibri" w:cs="Calibri" w:hint="default"/>
          <w:b/>
          <w:bCs/>
          <w:color w:val="000000" w:themeColor="text1"/>
          <w:lang w:val="en-US" w:eastAsia="en-IE"/>
        </w:rPr>
        <w:t>italic</w:t>
      </w:r>
    </w:p>
    <w:p w14:paraId="401477C8" w14:textId="77777777" w:rsidR="00840375" w:rsidRPr="0083411E" w:rsidRDefault="00F21F5E"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83411E">
        <w:rPr>
          <w:rStyle w:val="tw4winExternal"/>
          <w:rFonts w:ascii="Calibri" w:eastAsiaTheme="minorEastAsia" w:hAnsi="Calibri" w:cs="Calibri" w:hint="default"/>
          <w:b/>
          <w:bCs/>
          <w:color w:val="000000" w:themeColor="text1"/>
          <w:lang w:val="en-US" w:eastAsia="en-IE"/>
        </w:rPr>
        <w:t>underline</w:t>
      </w:r>
    </w:p>
    <w:p w14:paraId="6C43FD62" w14:textId="77777777" w:rsidR="00840375" w:rsidRPr="0083411E" w:rsidRDefault="00F21F5E"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83411E">
        <w:rPr>
          <w:rStyle w:val="tw4winExternal"/>
          <w:rFonts w:ascii="Calibri" w:eastAsiaTheme="minorEastAsia" w:hAnsi="Calibri" w:cs="Calibri" w:hint="default"/>
          <w:b/>
          <w:bCs/>
          <w:color w:val="000000" w:themeColor="text1"/>
          <w:lang w:val="en-US" w:eastAsia="en-IE"/>
        </w:rPr>
        <w:t>links</w:t>
      </w:r>
    </w:p>
    <w:p w14:paraId="075C8E9E" w14:textId="77777777" w:rsidR="00840375" w:rsidRPr="0083411E" w:rsidRDefault="00F21F5E"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83411E">
        <w:rPr>
          <w:rStyle w:val="tw4winExternal"/>
          <w:rFonts w:ascii="Calibri" w:eastAsiaTheme="minorEastAsia" w:hAnsi="Calibri" w:cs="Calibri" w:hint="default"/>
          <w:b/>
          <w:bCs/>
          <w:color w:val="000000" w:themeColor="text1"/>
          <w:lang w:val="en-US" w:eastAsia="en-IE"/>
        </w:rPr>
        <w:t>lists (bullets and number of items in a list must be maintained)</w:t>
      </w:r>
    </w:p>
    <w:p w14:paraId="04D7FA2D" w14:textId="785ACB07" w:rsidR="00840375" w:rsidRPr="0083411E" w:rsidRDefault="00F21F5E"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83411E">
        <w:rPr>
          <w:rStyle w:val="tw4winExternal"/>
          <w:rFonts w:ascii="Calibri" w:hAnsi="Calibri" w:cs="Calibri"/>
          <w:b/>
          <w:bCs/>
          <w:color w:val="000000" w:themeColor="text1"/>
          <w:lang w:val="en-US"/>
        </w:rPr>
        <w:t>7</w:t>
      </w:r>
      <w:r w:rsidRPr="0083411E">
        <w:rPr>
          <w:rStyle w:val="tw4winExternal"/>
          <w:rFonts w:ascii="Calibri" w:hAnsi="Calibri" w:cs="Calibri"/>
          <w:color w:val="000000" w:themeColor="text1"/>
          <w:lang w:val="en-US"/>
        </w:rPr>
        <w:t>) Ctrl+click on an ID in the left hand collumn to view the relevent screen in the online course. Toc ID’s will open the table of contents, ID’s</w:t>
      </w:r>
      <w:r w:rsidR="0083411E">
        <w:rPr>
          <w:rStyle w:val="tw4winExternal"/>
          <w:rFonts w:ascii="Calibri" w:hAnsi="Calibri" w:cs="Calibri"/>
          <w:color w:val="000000" w:themeColor="text1"/>
          <w:lang w:val="en-US"/>
        </w:rPr>
        <w:t> </w:t>
      </w:r>
      <w:r w:rsidRPr="0083411E">
        <w:rPr>
          <w:rStyle w:val="tw4winExternal"/>
          <w:rFonts w:ascii="Calibri" w:hAnsi="Calibri" w:cs="Calibri"/>
          <w:color w:val="000000" w:themeColor="text1"/>
          <w:lang w:val="en-US"/>
        </w:rPr>
        <w:t>containing _string_ have no relevent screen and are not linked.</w:t>
      </w:r>
    </w:p>
    <w:p w14:paraId="6CA53B5B" w14:textId="77777777" w:rsidR="00840375" w:rsidRPr="0083411E" w:rsidRDefault="00F21F5E">
      <w:pPr>
        <w:rPr>
          <w:rStyle w:val="tw4winExternal"/>
          <w:rFonts w:ascii="Calibri" w:hAnsi="Calibri" w:cs="Calibri"/>
          <w:color w:val="000000" w:themeColor="text1"/>
          <w:lang w:val="en-US"/>
        </w:rPr>
      </w:pPr>
      <w:r w:rsidRPr="0083411E">
        <w:rPr>
          <w:rStyle w:val="tw4winExternal"/>
          <w:rFonts w:ascii="Calibri" w:hAnsi="Calibri" w:cs="Calibri"/>
          <w:color w:val="000000" w:themeColor="text1"/>
          <w:lang w:val="en-US"/>
        </w:rPr>
        <w:br w:type="page"/>
      </w:r>
    </w:p>
    <w:p w14:paraId="19E2F5F1" w14:textId="77777777" w:rsidR="00840375" w:rsidRPr="0083411E"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3301D6F9" w14:textId="77777777" w:rsidR="004D60B2" w:rsidRPr="0083411E" w:rsidRDefault="00F21F5E" w:rsidP="00840375">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83411E">
        <w:rPr>
          <w:rStyle w:val="tw4winExternal"/>
          <w:rFonts w:ascii="Calibri" w:hAnsi="Calibri" w:cs="Calibri"/>
          <w:color w:val="000000" w:themeColor="text1"/>
          <w:sz w:val="72"/>
          <w:szCs w:val="72"/>
          <w:lang w:val="en-US"/>
        </w:rPr>
        <w:t>Code of Business Conduct</w:t>
      </w:r>
    </w:p>
    <w:p w14:paraId="68A0DFAD" w14:textId="77777777" w:rsidR="00840375" w:rsidRPr="0083411E"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73" w:type="dxa"/>
        </w:tblCellMar>
        <w:tblLook w:val="04A0" w:firstRow="1" w:lastRow="0" w:firstColumn="1" w:lastColumn="0" w:noHBand="0" w:noVBand="1"/>
      </w:tblPr>
      <w:tblGrid>
        <w:gridCol w:w="1353"/>
        <w:gridCol w:w="6000"/>
        <w:gridCol w:w="6000"/>
      </w:tblGrid>
      <w:tr w:rsidR="00F2044B" w:rsidRPr="0083411E" w14:paraId="1E6D890E" w14:textId="77777777" w:rsidTr="0083411E">
        <w:tc>
          <w:tcPr>
            <w:tcW w:w="1353" w:type="dxa"/>
            <w:shd w:val="clear" w:color="auto" w:fill="F1A983" w:themeFill="accent2" w:themeFillTint="99"/>
            <w:tcMar>
              <w:top w:w="120" w:type="dxa"/>
              <w:left w:w="180" w:type="dxa"/>
              <w:bottom w:w="120" w:type="dxa"/>
              <w:right w:w="180" w:type="dxa"/>
            </w:tcMar>
          </w:tcPr>
          <w:p w14:paraId="7EB1EC26" w14:textId="77777777" w:rsidR="009D7F9A" w:rsidRPr="0083411E" w:rsidRDefault="00F21F5E" w:rsidP="00F66488">
            <w:pPr>
              <w:spacing w:before="30" w:after="30"/>
              <w:ind w:left="30" w:right="30"/>
              <w:rPr>
                <w:rFonts w:eastAsia="Times New Roman"/>
              </w:rPr>
            </w:pPr>
            <w:r w:rsidRPr="0083411E">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0ABD7B1F" w14:textId="77777777" w:rsidR="009D7F9A" w:rsidRPr="0083411E" w:rsidRDefault="00F21F5E" w:rsidP="00F66488">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Source</w:t>
            </w:r>
          </w:p>
        </w:tc>
        <w:tc>
          <w:tcPr>
            <w:tcW w:w="6000" w:type="dxa"/>
            <w:shd w:val="clear" w:color="auto" w:fill="F1A983" w:themeFill="accent2" w:themeFillTint="99"/>
          </w:tcPr>
          <w:p w14:paraId="22291DEB" w14:textId="77777777" w:rsidR="009D7F9A" w:rsidRPr="0083411E" w:rsidRDefault="00F21F5E" w:rsidP="008970A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Target</w:t>
            </w:r>
          </w:p>
        </w:tc>
      </w:tr>
      <w:tr w:rsidR="00F2044B" w:rsidRPr="0083411E" w14:paraId="477ECE72" w14:textId="77777777" w:rsidTr="0083411E">
        <w:tc>
          <w:tcPr>
            <w:tcW w:w="1353" w:type="dxa"/>
            <w:shd w:val="clear" w:color="auto" w:fill="C1E4F5"/>
            <w:tcMar>
              <w:top w:w="120" w:type="dxa"/>
              <w:left w:w="180" w:type="dxa"/>
              <w:bottom w:w="120" w:type="dxa"/>
              <w:right w:w="180" w:type="dxa"/>
            </w:tcMar>
            <w:hideMark/>
          </w:tcPr>
          <w:p w14:paraId="6B2F98E7" w14:textId="77777777" w:rsidR="00F66488" w:rsidRPr="0083411E" w:rsidRDefault="00F21F5E" w:rsidP="00F66488">
            <w:pPr>
              <w:spacing w:before="30" w:after="30"/>
              <w:ind w:left="30" w:right="30"/>
              <w:rPr>
                <w:rFonts w:ascii="Calibri" w:eastAsia="Times New Roman" w:hAnsi="Calibri" w:cs="Calibri"/>
                <w:sz w:val="16"/>
              </w:rPr>
            </w:pPr>
            <w:hyperlink r:id="rId10" w:tgtFrame="_blank" w:history="1">
              <w:r w:rsidRPr="0083411E">
                <w:rPr>
                  <w:rFonts w:ascii="Calibri" w:eastAsia="Times New Roman" w:hAnsi="Calibri" w:cs="Calibri"/>
                  <w:color w:val="0000FF"/>
                  <w:sz w:val="16"/>
                  <w:u w:val="single"/>
                </w:rPr>
                <w:t>Screen 0</w:t>
              </w:r>
            </w:hyperlink>
            <w:r w:rsidRPr="0083411E">
              <w:rPr>
                <w:rFonts w:ascii="Calibri" w:eastAsia="Times New Roman" w:hAnsi="Calibri" w:cs="Calibri"/>
                <w:sz w:val="16"/>
              </w:rPr>
              <w:t xml:space="preserve"> </w:t>
            </w:r>
          </w:p>
          <w:p w14:paraId="1C09C650" w14:textId="77777777" w:rsidR="00F66488" w:rsidRPr="0083411E" w:rsidRDefault="00F21F5E" w:rsidP="00F66488">
            <w:pPr>
              <w:ind w:left="30" w:right="30"/>
              <w:rPr>
                <w:rFonts w:ascii="Calibri" w:eastAsia="Times New Roman" w:hAnsi="Calibri" w:cs="Calibri"/>
                <w:sz w:val="16"/>
              </w:rPr>
            </w:pPr>
            <w:hyperlink r:id="rId11" w:tgtFrame="_blank" w:history="1">
              <w:r w:rsidRPr="0083411E">
                <w:rPr>
                  <w:rFonts w:ascii="Calibri" w:eastAsia="Times New Roman" w:hAnsi="Calibri" w:cs="Calibri"/>
                  <w:color w:val="0000FF"/>
                  <w:sz w:val="16"/>
                  <w:u w:val="single"/>
                </w:rPr>
                <w:t>1_C_1</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E09B039" w14:textId="77777777" w:rsidR="00F66488" w:rsidRPr="0083411E" w:rsidRDefault="00F21F5E" w:rsidP="00F66488">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Code of Business Conduct</w:t>
            </w:r>
          </w:p>
          <w:p w14:paraId="14BA4749" w14:textId="77777777" w:rsidR="00F66488" w:rsidRPr="0083411E" w:rsidRDefault="00F21F5E" w:rsidP="00F66488">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Click the forward arrow.</w:t>
            </w:r>
          </w:p>
        </w:tc>
        <w:tc>
          <w:tcPr>
            <w:tcW w:w="6000" w:type="dxa"/>
          </w:tcPr>
          <w:p w14:paraId="494D876C" w14:textId="77777777" w:rsidR="005C43A0"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مدوّنة سلوك الأعمال</w:t>
            </w:r>
          </w:p>
          <w:p w14:paraId="3E511426" w14:textId="77777777" w:rsidR="00F66488"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انقر فوق السهم للأمام.</w:t>
            </w:r>
          </w:p>
        </w:tc>
      </w:tr>
      <w:tr w:rsidR="00F2044B" w:rsidRPr="0083411E" w14:paraId="5636BC10" w14:textId="77777777" w:rsidTr="0083411E">
        <w:tc>
          <w:tcPr>
            <w:tcW w:w="1353" w:type="dxa"/>
            <w:shd w:val="clear" w:color="auto" w:fill="C1E4F5"/>
            <w:tcMar>
              <w:top w:w="120" w:type="dxa"/>
              <w:left w:w="180" w:type="dxa"/>
              <w:bottom w:w="120" w:type="dxa"/>
              <w:right w:w="180" w:type="dxa"/>
            </w:tcMar>
            <w:hideMark/>
          </w:tcPr>
          <w:p w14:paraId="66C2C0AE" w14:textId="77777777" w:rsidR="00F66488" w:rsidRPr="0083411E" w:rsidRDefault="00F21F5E" w:rsidP="00F66488">
            <w:pPr>
              <w:spacing w:before="30" w:after="30"/>
              <w:ind w:left="30" w:right="30"/>
              <w:rPr>
                <w:rFonts w:ascii="Calibri" w:eastAsia="Times New Roman" w:hAnsi="Calibri" w:cs="Calibri"/>
                <w:sz w:val="16"/>
              </w:rPr>
            </w:pPr>
            <w:hyperlink r:id="rId12" w:tgtFrame="_blank" w:history="1">
              <w:r w:rsidRPr="0083411E">
                <w:rPr>
                  <w:rFonts w:ascii="Calibri" w:eastAsia="Times New Roman" w:hAnsi="Calibri" w:cs="Calibri"/>
                  <w:color w:val="0000FF"/>
                  <w:sz w:val="16"/>
                  <w:u w:val="single"/>
                </w:rPr>
                <w:t>Screen 1</w:t>
              </w:r>
            </w:hyperlink>
            <w:r w:rsidRPr="0083411E">
              <w:rPr>
                <w:rFonts w:ascii="Calibri" w:eastAsia="Times New Roman" w:hAnsi="Calibri" w:cs="Calibri"/>
                <w:sz w:val="16"/>
              </w:rPr>
              <w:t xml:space="preserve"> </w:t>
            </w:r>
          </w:p>
          <w:p w14:paraId="5866C82C" w14:textId="77777777" w:rsidR="00F66488" w:rsidRPr="0083411E" w:rsidRDefault="00F21F5E" w:rsidP="00F66488">
            <w:pPr>
              <w:ind w:left="30" w:right="30"/>
              <w:rPr>
                <w:rFonts w:ascii="Calibri" w:eastAsia="Times New Roman" w:hAnsi="Calibri" w:cs="Calibri"/>
                <w:sz w:val="16"/>
              </w:rPr>
            </w:pPr>
            <w:hyperlink r:id="rId13" w:tgtFrame="_blank" w:history="1">
              <w:r w:rsidRPr="0083411E">
                <w:rPr>
                  <w:rFonts w:ascii="Calibri" w:eastAsia="Times New Roman" w:hAnsi="Calibri" w:cs="Calibri"/>
                  <w:color w:val="0000FF"/>
                  <w:sz w:val="16"/>
                  <w:u w:val="single"/>
                </w:rPr>
                <w:t>2_C_2</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A1A2E93" w14:textId="77777777" w:rsidR="00F66488" w:rsidRPr="0083411E" w:rsidRDefault="00F21F5E" w:rsidP="00F66488">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As a global healthcare leader, what we do each day matters.</w:t>
            </w:r>
          </w:p>
          <w:p w14:paraId="5979C180" w14:textId="77777777" w:rsidR="00F66488" w:rsidRPr="0083411E" w:rsidRDefault="00F21F5E" w:rsidP="00F66488">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Our Code of Business Conduct is a powerful compass that empowers us to act with integrity, lead with purpose, and make choices that reflect the very best of who we are. It’s how we build trust, uphold our values, and continue making a meaningful difference in the world.</w:t>
            </w:r>
          </w:p>
        </w:tc>
        <w:tc>
          <w:tcPr>
            <w:tcW w:w="6000" w:type="dxa"/>
          </w:tcPr>
          <w:p w14:paraId="2F012E55" w14:textId="77777777" w:rsidR="005C43A0"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بصفتنا شركة رائدة عالميًا في مجال الرعاية الصحية، فإن ما نقوم به كل يوم له أهمية كبيرة.</w:t>
            </w:r>
          </w:p>
          <w:p w14:paraId="5B5B3CC2" w14:textId="77777777" w:rsidR="00F66488"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تُعد مدونتنا لقواعد السلوك المهني بمثابة بوصلة قوية تُمكنّنا من التصرُّف بنزاهة، والقيادة بهدف، واتّخاذ خيارات تعكس أفضل ما فينا. هذه هي الطريقة التي نبني بها الثقة، ونُحافظ على قيمنا، ونُواصل إحداث تغيير إيجابي في العالم.</w:t>
            </w:r>
          </w:p>
        </w:tc>
      </w:tr>
      <w:tr w:rsidR="00F2044B" w:rsidRPr="0083411E" w14:paraId="0FBFEDA4" w14:textId="77777777" w:rsidTr="0083411E">
        <w:tc>
          <w:tcPr>
            <w:tcW w:w="1353" w:type="dxa"/>
            <w:shd w:val="clear" w:color="auto" w:fill="C1E4F5"/>
            <w:tcMar>
              <w:top w:w="120" w:type="dxa"/>
              <w:left w:w="180" w:type="dxa"/>
              <w:bottom w:w="120" w:type="dxa"/>
              <w:right w:w="180" w:type="dxa"/>
            </w:tcMar>
            <w:hideMark/>
          </w:tcPr>
          <w:p w14:paraId="0CD986A3" w14:textId="77777777" w:rsidR="00F66488" w:rsidRPr="0083411E" w:rsidRDefault="00F21F5E" w:rsidP="00F66488">
            <w:pPr>
              <w:spacing w:before="30" w:after="30"/>
              <w:ind w:left="30" w:right="30"/>
              <w:rPr>
                <w:rFonts w:ascii="Calibri" w:eastAsia="Times New Roman" w:hAnsi="Calibri" w:cs="Calibri"/>
                <w:sz w:val="16"/>
              </w:rPr>
            </w:pPr>
            <w:hyperlink r:id="rId14" w:tgtFrame="_blank" w:history="1">
              <w:r w:rsidRPr="0083411E">
                <w:rPr>
                  <w:rFonts w:ascii="Calibri" w:eastAsia="Times New Roman" w:hAnsi="Calibri" w:cs="Calibri"/>
                  <w:color w:val="0000FF"/>
                  <w:sz w:val="16"/>
                  <w:u w:val="single"/>
                </w:rPr>
                <w:t>Screen 2</w:t>
              </w:r>
            </w:hyperlink>
            <w:r w:rsidRPr="0083411E">
              <w:rPr>
                <w:rFonts w:ascii="Calibri" w:eastAsia="Times New Roman" w:hAnsi="Calibri" w:cs="Calibri"/>
                <w:sz w:val="16"/>
              </w:rPr>
              <w:t xml:space="preserve"> </w:t>
            </w:r>
          </w:p>
          <w:p w14:paraId="100EC002" w14:textId="77777777" w:rsidR="00F66488" w:rsidRPr="0083411E" w:rsidRDefault="00F21F5E" w:rsidP="00F66488">
            <w:pPr>
              <w:ind w:left="30" w:right="30"/>
              <w:rPr>
                <w:rFonts w:ascii="Calibri" w:eastAsia="Times New Roman" w:hAnsi="Calibri" w:cs="Calibri"/>
                <w:sz w:val="16"/>
              </w:rPr>
            </w:pPr>
            <w:hyperlink r:id="rId15" w:tgtFrame="_blank" w:history="1">
              <w:r w:rsidRPr="0083411E">
                <w:rPr>
                  <w:rFonts w:ascii="Calibri" w:eastAsia="Times New Roman" w:hAnsi="Calibri" w:cs="Calibri"/>
                  <w:color w:val="0000FF"/>
                  <w:sz w:val="16"/>
                  <w:u w:val="single"/>
                </w:rPr>
                <w:t>3_C_3</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0E8C753" w14:textId="77777777" w:rsidR="00F66488" w:rsidRPr="0083411E" w:rsidRDefault="00F21F5E" w:rsidP="00F66488">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Upon completion of this course, you will:</w:t>
            </w:r>
          </w:p>
          <w:p w14:paraId="1D337047" w14:textId="77777777" w:rsidR="00F66488" w:rsidRPr="0083411E" w:rsidRDefault="00F21F5E" w:rsidP="004D60B2">
            <w:pPr>
              <w:numPr>
                <w:ilvl w:val="0"/>
                <w:numId w:val="2"/>
              </w:numPr>
              <w:spacing w:before="100" w:beforeAutospacing="1" w:after="100" w:afterAutospacing="1"/>
              <w:ind w:left="750" w:right="30"/>
              <w:rPr>
                <w:rFonts w:ascii="Calibri" w:eastAsia="Times New Roman" w:hAnsi="Calibri" w:cs="Calibri"/>
              </w:rPr>
            </w:pPr>
            <w:r w:rsidRPr="0083411E">
              <w:rPr>
                <w:rFonts w:ascii="Calibri" w:eastAsia="Times New Roman" w:hAnsi="Calibri" w:cs="Calibri"/>
              </w:rPr>
              <w:t>Understand the importance of Code of Business Conduct to our business.</w:t>
            </w:r>
          </w:p>
          <w:p w14:paraId="59672550" w14:textId="77777777" w:rsidR="00F66488" w:rsidRPr="0083411E" w:rsidRDefault="00F21F5E" w:rsidP="004D60B2">
            <w:pPr>
              <w:numPr>
                <w:ilvl w:val="0"/>
                <w:numId w:val="2"/>
              </w:numPr>
              <w:spacing w:before="100" w:beforeAutospacing="1" w:after="100" w:afterAutospacing="1"/>
              <w:ind w:left="750" w:right="30"/>
              <w:rPr>
                <w:rFonts w:ascii="Calibri" w:eastAsia="Times New Roman" w:hAnsi="Calibri" w:cs="Calibri"/>
              </w:rPr>
            </w:pPr>
            <w:r w:rsidRPr="0083411E">
              <w:rPr>
                <w:rFonts w:ascii="Calibri" w:eastAsia="Times New Roman" w:hAnsi="Calibri" w:cs="Calibri"/>
              </w:rPr>
              <w:t>Be able to identify the key principles of the Code of Business Conduct and understand how they apply to our everyday work practices.</w:t>
            </w:r>
          </w:p>
          <w:p w14:paraId="650F5FE0" w14:textId="77777777" w:rsidR="00F66488" w:rsidRPr="0083411E" w:rsidRDefault="00F21F5E" w:rsidP="004D60B2">
            <w:pPr>
              <w:numPr>
                <w:ilvl w:val="0"/>
                <w:numId w:val="2"/>
              </w:numPr>
              <w:spacing w:before="100" w:beforeAutospacing="1" w:after="100" w:afterAutospacing="1"/>
              <w:ind w:left="750" w:right="30"/>
              <w:rPr>
                <w:rFonts w:ascii="Calibri" w:eastAsia="Times New Roman" w:hAnsi="Calibri" w:cs="Calibri"/>
              </w:rPr>
            </w:pPr>
            <w:r w:rsidRPr="0083411E">
              <w:rPr>
                <w:rFonts w:ascii="Calibri" w:eastAsia="Times New Roman" w:hAnsi="Calibri" w:cs="Calibri"/>
              </w:rPr>
              <w:lastRenderedPageBreak/>
              <w:t>Understand Abbott’s expectations for conducting business globally in the right way.</w:t>
            </w:r>
          </w:p>
          <w:p w14:paraId="19DE1135" w14:textId="77777777" w:rsidR="00F66488" w:rsidRPr="0083411E" w:rsidRDefault="00F21F5E" w:rsidP="004D60B2">
            <w:pPr>
              <w:numPr>
                <w:ilvl w:val="0"/>
                <w:numId w:val="2"/>
              </w:numPr>
              <w:spacing w:before="100" w:beforeAutospacing="1" w:after="100" w:afterAutospacing="1"/>
              <w:ind w:left="750" w:right="30"/>
              <w:rPr>
                <w:rFonts w:ascii="Calibri" w:eastAsia="Times New Roman" w:hAnsi="Calibri" w:cs="Calibri"/>
              </w:rPr>
            </w:pPr>
            <w:r w:rsidRPr="0083411E">
              <w:rPr>
                <w:rFonts w:ascii="Calibri" w:eastAsia="Times New Roman" w:hAnsi="Calibri" w:cs="Calibri"/>
              </w:rPr>
              <w:t>Know where to go for help and support.</w:t>
            </w:r>
          </w:p>
        </w:tc>
        <w:tc>
          <w:tcPr>
            <w:tcW w:w="6000" w:type="dxa"/>
          </w:tcPr>
          <w:p w14:paraId="7746E941" w14:textId="77777777" w:rsidR="00835B5B"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lastRenderedPageBreak/>
              <w:t>بعد إكمال هذه الدورة التدريبية، سوف تتمكن من:</w:t>
            </w:r>
          </w:p>
          <w:p w14:paraId="766F5BFE" w14:textId="77777777" w:rsidR="00835B5B" w:rsidRPr="0083411E" w:rsidRDefault="00F21F5E" w:rsidP="008970A2">
            <w:pPr>
              <w:numPr>
                <w:ilvl w:val="0"/>
                <w:numId w:val="2"/>
              </w:numPr>
              <w:bidi/>
              <w:spacing w:before="100" w:beforeAutospacing="1" w:after="100" w:afterAutospacing="1"/>
              <w:ind w:left="750" w:right="30"/>
              <w:rPr>
                <w:rFonts w:ascii="Calibri" w:eastAsia="Times New Roman" w:hAnsi="Calibri" w:cs="Calibri"/>
                <w:rtl/>
              </w:rPr>
            </w:pPr>
            <w:r w:rsidRPr="0083411E">
              <w:rPr>
                <w:rFonts w:ascii="Arial" w:eastAsia="Arial" w:hAnsi="Arial" w:cs="Arial"/>
                <w:rtl/>
              </w:rPr>
              <w:t>فهم أهمية مدونة قواعد السلوك المهني لأعمالنا.</w:t>
            </w:r>
          </w:p>
          <w:p w14:paraId="2929295E" w14:textId="77777777" w:rsidR="00835B5B" w:rsidRPr="0083411E" w:rsidRDefault="00F21F5E" w:rsidP="008970A2">
            <w:pPr>
              <w:numPr>
                <w:ilvl w:val="0"/>
                <w:numId w:val="2"/>
              </w:numPr>
              <w:bidi/>
              <w:spacing w:before="100" w:beforeAutospacing="1" w:after="100" w:afterAutospacing="1"/>
              <w:ind w:left="750" w:right="30"/>
              <w:rPr>
                <w:rFonts w:ascii="Calibri" w:eastAsia="Times New Roman" w:hAnsi="Calibri" w:cs="Calibri"/>
                <w:rtl/>
              </w:rPr>
            </w:pPr>
            <w:r w:rsidRPr="0083411E">
              <w:rPr>
                <w:rFonts w:ascii="Arial" w:eastAsia="Arial" w:hAnsi="Arial" w:cs="Arial"/>
                <w:rtl/>
              </w:rPr>
              <w:t>القدرة على تحديد المبادئ الأساسية لمدونة قواعد السلوك المهني وفهم كيفية تطبيقها على مُمارساتنا العملية اليومية.</w:t>
            </w:r>
          </w:p>
          <w:p w14:paraId="2B24CBFF" w14:textId="77777777" w:rsidR="00D21F04" w:rsidRPr="0083411E" w:rsidRDefault="00F21F5E" w:rsidP="008970A2">
            <w:pPr>
              <w:numPr>
                <w:ilvl w:val="0"/>
                <w:numId w:val="2"/>
              </w:numPr>
              <w:bidi/>
              <w:spacing w:before="100" w:beforeAutospacing="1" w:after="100" w:afterAutospacing="1"/>
              <w:ind w:left="750" w:right="30"/>
              <w:rPr>
                <w:rFonts w:ascii="Calibri" w:eastAsia="Times New Roman" w:hAnsi="Calibri" w:cs="Calibri"/>
                <w:rtl/>
              </w:rPr>
            </w:pPr>
            <w:r w:rsidRPr="0083411E">
              <w:rPr>
                <w:rFonts w:ascii="Arial" w:eastAsia="Arial" w:hAnsi="Arial" w:cs="Arial"/>
                <w:rtl/>
              </w:rPr>
              <w:t>تفهم توقعات شركة Abbott لإدارة الأعمال عالميًا بالطريقة الصحيحة.</w:t>
            </w:r>
          </w:p>
          <w:p w14:paraId="3DB2CF1A" w14:textId="77777777" w:rsidR="00F66488" w:rsidRPr="0083411E" w:rsidRDefault="00F21F5E" w:rsidP="008970A2">
            <w:pPr>
              <w:numPr>
                <w:ilvl w:val="0"/>
                <w:numId w:val="2"/>
              </w:numPr>
              <w:bidi/>
              <w:spacing w:before="100" w:beforeAutospacing="1" w:after="100" w:afterAutospacing="1"/>
              <w:ind w:left="750" w:right="30"/>
              <w:rPr>
                <w:rFonts w:ascii="Calibri" w:eastAsia="Times New Roman" w:hAnsi="Calibri" w:cs="Calibri"/>
                <w:rtl/>
              </w:rPr>
            </w:pPr>
            <w:r w:rsidRPr="0083411E">
              <w:rPr>
                <w:rFonts w:ascii="Arial" w:eastAsia="Arial" w:hAnsi="Arial" w:cs="Arial"/>
                <w:rtl/>
              </w:rPr>
              <w:lastRenderedPageBreak/>
              <w:t>معرفة إلى أين تتوجّه لطلب المساعدة والدعم.</w:t>
            </w:r>
          </w:p>
        </w:tc>
      </w:tr>
      <w:tr w:rsidR="00F2044B" w:rsidRPr="0083411E" w14:paraId="4F03E3CB" w14:textId="77777777" w:rsidTr="0083411E">
        <w:tc>
          <w:tcPr>
            <w:tcW w:w="1353" w:type="dxa"/>
            <w:shd w:val="clear" w:color="auto" w:fill="C1E4F5"/>
            <w:tcMar>
              <w:top w:w="120" w:type="dxa"/>
              <w:left w:w="180" w:type="dxa"/>
              <w:bottom w:w="120" w:type="dxa"/>
              <w:right w:w="180" w:type="dxa"/>
            </w:tcMar>
            <w:hideMark/>
          </w:tcPr>
          <w:p w14:paraId="510C7435" w14:textId="77777777" w:rsidR="00F66488" w:rsidRPr="0083411E" w:rsidRDefault="00F21F5E" w:rsidP="00F66488">
            <w:pPr>
              <w:spacing w:before="30" w:after="30"/>
              <w:ind w:left="30" w:right="30"/>
              <w:rPr>
                <w:rFonts w:ascii="Calibri" w:eastAsia="Times New Roman" w:hAnsi="Calibri" w:cs="Calibri"/>
                <w:sz w:val="16"/>
              </w:rPr>
            </w:pPr>
            <w:hyperlink r:id="rId16" w:tgtFrame="_blank" w:history="1">
              <w:r w:rsidRPr="0083411E">
                <w:rPr>
                  <w:rFonts w:ascii="Calibri" w:eastAsia="Times New Roman" w:hAnsi="Calibri" w:cs="Calibri"/>
                  <w:color w:val="0000FF"/>
                  <w:sz w:val="16"/>
                  <w:u w:val="single"/>
                </w:rPr>
                <w:t>Screen 3</w:t>
              </w:r>
            </w:hyperlink>
            <w:r w:rsidRPr="0083411E">
              <w:rPr>
                <w:rFonts w:ascii="Calibri" w:eastAsia="Times New Roman" w:hAnsi="Calibri" w:cs="Calibri"/>
                <w:sz w:val="16"/>
              </w:rPr>
              <w:t xml:space="preserve"> </w:t>
            </w:r>
          </w:p>
          <w:p w14:paraId="65D307F8" w14:textId="77777777" w:rsidR="00F66488" w:rsidRPr="0083411E" w:rsidRDefault="00F21F5E" w:rsidP="00F66488">
            <w:pPr>
              <w:ind w:left="30" w:right="30"/>
              <w:rPr>
                <w:rFonts w:ascii="Calibri" w:eastAsia="Times New Roman" w:hAnsi="Calibri" w:cs="Calibri"/>
                <w:sz w:val="16"/>
              </w:rPr>
            </w:pPr>
            <w:hyperlink r:id="rId17" w:tgtFrame="_blank" w:history="1">
              <w:r w:rsidRPr="0083411E">
                <w:rPr>
                  <w:rFonts w:ascii="Calibri" w:eastAsia="Times New Roman" w:hAnsi="Calibri" w:cs="Calibri"/>
                  <w:color w:val="0000FF"/>
                  <w:sz w:val="16"/>
                  <w:u w:val="single"/>
                </w:rPr>
                <w:t>4_C_4</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BE59274" w14:textId="77777777" w:rsidR="00F66488" w:rsidRPr="0083411E" w:rsidRDefault="00F21F5E" w:rsidP="00F66488">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[1] Welcome</w:t>
            </w:r>
          </w:p>
          <w:p w14:paraId="6130526B" w14:textId="77777777" w:rsidR="00F66488" w:rsidRPr="0083411E" w:rsidRDefault="00F21F5E" w:rsidP="00F66488">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1 minute</w:t>
            </w:r>
          </w:p>
          <w:p w14:paraId="15D6AA77" w14:textId="77777777" w:rsidR="00F66488" w:rsidRPr="0083411E" w:rsidRDefault="00F21F5E" w:rsidP="00F66488">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[2] The Importance of Abbott’s Code of Business Conduct</w:t>
            </w:r>
          </w:p>
          <w:p w14:paraId="675657AB" w14:textId="77777777" w:rsidR="00F66488" w:rsidRPr="0083411E" w:rsidRDefault="00F21F5E" w:rsidP="00F66488">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2 minutes</w:t>
            </w:r>
          </w:p>
          <w:p w14:paraId="766E1D0D" w14:textId="77777777" w:rsidR="00F66488" w:rsidRPr="0083411E" w:rsidRDefault="00F21F5E" w:rsidP="00F66488">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[3] Our Code</w:t>
            </w:r>
          </w:p>
          <w:p w14:paraId="795D6512" w14:textId="77777777" w:rsidR="00F66488" w:rsidRPr="0083411E" w:rsidRDefault="00F21F5E" w:rsidP="00F66488">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18 minutes</w:t>
            </w:r>
          </w:p>
          <w:p w14:paraId="0EFB4C5E" w14:textId="77777777" w:rsidR="00F66488" w:rsidRPr="0083411E" w:rsidRDefault="00F21F5E" w:rsidP="00F66488">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[4] Your Commitment</w:t>
            </w:r>
          </w:p>
          <w:p w14:paraId="59AD6A1E" w14:textId="77777777" w:rsidR="00F66488" w:rsidRPr="0083411E" w:rsidRDefault="00F21F5E" w:rsidP="00F66488">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1 minute</w:t>
            </w:r>
          </w:p>
          <w:p w14:paraId="6CCCF509" w14:textId="77777777" w:rsidR="00F66488" w:rsidRPr="0083411E" w:rsidRDefault="00F21F5E" w:rsidP="00F66488">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[5] Knowledge Check</w:t>
            </w:r>
          </w:p>
          <w:p w14:paraId="0DE148F1" w14:textId="77777777" w:rsidR="00F66488" w:rsidRPr="0083411E" w:rsidRDefault="00F21F5E" w:rsidP="00F66488">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5 minutes</w:t>
            </w:r>
          </w:p>
          <w:p w14:paraId="16B803F8" w14:textId="77777777" w:rsidR="00F66488" w:rsidRPr="0083411E" w:rsidRDefault="00F21F5E" w:rsidP="00F66488">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Learning Progress</w:t>
            </w:r>
          </w:p>
          <w:p w14:paraId="2C7D0056" w14:textId="77777777" w:rsidR="00F66488" w:rsidRPr="0083411E" w:rsidRDefault="00F21F5E" w:rsidP="00F66488">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This Topic is now available.</w:t>
            </w:r>
          </w:p>
        </w:tc>
        <w:tc>
          <w:tcPr>
            <w:tcW w:w="6000" w:type="dxa"/>
          </w:tcPr>
          <w:p w14:paraId="5282A268" w14:textId="77777777" w:rsidR="000515B2"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[1] الترحيب</w:t>
            </w:r>
          </w:p>
          <w:p w14:paraId="789D4E56" w14:textId="77777777" w:rsidR="000515B2"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دقيقة واحدة</w:t>
            </w:r>
          </w:p>
          <w:p w14:paraId="45D34249" w14:textId="77777777" w:rsidR="000515B2"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[2] أهمية مدونة قواعد السلوك المهني لشركة Abbott</w:t>
            </w:r>
          </w:p>
          <w:p w14:paraId="54A2CCE6" w14:textId="77777777" w:rsidR="000515B2"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دقيقتان</w:t>
            </w:r>
          </w:p>
          <w:p w14:paraId="049B805B" w14:textId="77777777" w:rsidR="000515B2"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[3] مدونتنا</w:t>
            </w:r>
          </w:p>
          <w:p w14:paraId="5C97CCA4" w14:textId="77777777" w:rsidR="000515B2"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18 دقيقة</w:t>
            </w:r>
          </w:p>
          <w:p w14:paraId="4692A883" w14:textId="77777777" w:rsidR="000515B2"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[4] التزامك</w:t>
            </w:r>
          </w:p>
          <w:p w14:paraId="035789E0" w14:textId="77777777" w:rsidR="000515B2"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دقيقة واحدة</w:t>
            </w:r>
          </w:p>
          <w:p w14:paraId="50511983" w14:textId="77777777" w:rsidR="000515B2"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[5] التحقق من المعرفة</w:t>
            </w:r>
          </w:p>
          <w:p w14:paraId="524C86D6" w14:textId="77777777" w:rsidR="000515B2"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5 دقائق</w:t>
            </w:r>
          </w:p>
          <w:p w14:paraId="5CDDAE2F" w14:textId="77777777" w:rsidR="000515B2"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تقدّم التعلم</w:t>
            </w:r>
          </w:p>
          <w:p w14:paraId="3F70373D" w14:textId="77777777" w:rsidR="00F66488"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هذا الموضوع متاح الآن.</w:t>
            </w:r>
          </w:p>
        </w:tc>
      </w:tr>
      <w:tr w:rsidR="00F2044B" w:rsidRPr="0083411E" w14:paraId="14C6712C" w14:textId="77777777" w:rsidTr="0083411E">
        <w:tc>
          <w:tcPr>
            <w:tcW w:w="1353" w:type="dxa"/>
            <w:shd w:val="clear" w:color="auto" w:fill="C1E4F5"/>
            <w:tcMar>
              <w:top w:w="120" w:type="dxa"/>
              <w:left w:w="180" w:type="dxa"/>
              <w:bottom w:w="120" w:type="dxa"/>
              <w:right w:w="180" w:type="dxa"/>
            </w:tcMar>
            <w:hideMark/>
          </w:tcPr>
          <w:p w14:paraId="6346CB45" w14:textId="77777777" w:rsidR="00000F84" w:rsidRPr="0083411E" w:rsidRDefault="00F21F5E" w:rsidP="00000F84">
            <w:pPr>
              <w:spacing w:before="30" w:after="30"/>
              <w:ind w:left="30" w:right="30"/>
              <w:rPr>
                <w:rFonts w:ascii="Calibri" w:eastAsia="Times New Roman" w:hAnsi="Calibri" w:cs="Calibri"/>
                <w:sz w:val="16"/>
              </w:rPr>
            </w:pPr>
            <w:hyperlink r:id="rId18" w:tgtFrame="_blank" w:history="1">
              <w:r w:rsidRPr="0083411E">
                <w:rPr>
                  <w:rFonts w:ascii="Calibri" w:eastAsia="Times New Roman" w:hAnsi="Calibri" w:cs="Calibri"/>
                  <w:color w:val="0000FF"/>
                  <w:sz w:val="16"/>
                  <w:u w:val="single"/>
                </w:rPr>
                <w:t>Screen 4</w:t>
              </w:r>
            </w:hyperlink>
            <w:r w:rsidRPr="0083411E">
              <w:rPr>
                <w:rFonts w:ascii="Calibri" w:eastAsia="Times New Roman" w:hAnsi="Calibri" w:cs="Calibri"/>
                <w:sz w:val="16"/>
              </w:rPr>
              <w:t xml:space="preserve"> </w:t>
            </w:r>
          </w:p>
          <w:p w14:paraId="2DF0FED1" w14:textId="77777777" w:rsidR="00000F84" w:rsidRPr="0083411E" w:rsidRDefault="00F21F5E" w:rsidP="00000F84">
            <w:pPr>
              <w:ind w:left="30" w:right="30"/>
              <w:rPr>
                <w:rFonts w:ascii="Calibri" w:eastAsia="Times New Roman" w:hAnsi="Calibri" w:cs="Calibri"/>
                <w:sz w:val="16"/>
              </w:rPr>
            </w:pPr>
            <w:hyperlink r:id="rId19" w:tgtFrame="_blank" w:history="1">
              <w:r w:rsidRPr="0083411E">
                <w:rPr>
                  <w:rFonts w:ascii="Calibri" w:eastAsia="Times New Roman" w:hAnsi="Calibri" w:cs="Calibri"/>
                  <w:color w:val="0000FF"/>
                  <w:sz w:val="16"/>
                  <w:u w:val="single"/>
                </w:rPr>
                <w:t>5_C_5</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16C6F38" w14:textId="77777777" w:rsidR="00000F84" w:rsidRPr="0083411E" w:rsidRDefault="00F21F5E" w:rsidP="00000F84">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lead with integrity, fairness, and honesty. Everyone. Every day.</w:t>
            </w:r>
          </w:p>
          <w:p w14:paraId="07F38247" w14:textId="77777777" w:rsidR="00000F84" w:rsidRPr="0083411E" w:rsidRDefault="00F21F5E" w:rsidP="00000F84">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Our Code of Business Conduct reminds us that integrity, fairness, and honesty are not just ideals—they’re everyday commitments. While the Code can’t anticipate every challenge we might face, it offers a strong foundation of values to guide us.</w:t>
            </w:r>
          </w:p>
        </w:tc>
        <w:tc>
          <w:tcPr>
            <w:tcW w:w="6000" w:type="dxa"/>
            <w:vAlign w:val="center"/>
          </w:tcPr>
          <w:p w14:paraId="23D9837C" w14:textId="77777777" w:rsidR="00000F84"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نقود بنزاهة، وإنصاف، وأمانة. الجميع. كل يوم.</w:t>
            </w:r>
          </w:p>
          <w:p w14:paraId="6A95ED88" w14:textId="77777777" w:rsidR="00000F84"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تُذكّرنا مدونة قواعد السلوك المهني لدينا بأن النزاهة، والإنصاف، والأمانة ليست مُجرّد مُثُل عليا، بل هي التزامات يومية. على الرغم من أن المدونة لا يمكنها توقُّع كل التحديات التي قد نُواجهها، إلا أنها تُوفّر أساسًا قويًا من القيم لتوجيهنا.</w:t>
            </w:r>
          </w:p>
        </w:tc>
      </w:tr>
      <w:tr w:rsidR="00F2044B" w:rsidRPr="0083411E" w14:paraId="2CF5A40A" w14:textId="77777777" w:rsidTr="0083411E">
        <w:tc>
          <w:tcPr>
            <w:tcW w:w="1353" w:type="dxa"/>
            <w:shd w:val="clear" w:color="auto" w:fill="C1E4F5"/>
            <w:tcMar>
              <w:top w:w="120" w:type="dxa"/>
              <w:left w:w="180" w:type="dxa"/>
              <w:bottom w:w="120" w:type="dxa"/>
              <w:right w:w="180" w:type="dxa"/>
            </w:tcMar>
            <w:hideMark/>
          </w:tcPr>
          <w:p w14:paraId="1BF054A4" w14:textId="77777777" w:rsidR="00000F84" w:rsidRPr="0083411E" w:rsidRDefault="00F21F5E" w:rsidP="00000F84">
            <w:pPr>
              <w:spacing w:before="30" w:after="30"/>
              <w:ind w:left="30" w:right="30"/>
              <w:rPr>
                <w:rFonts w:ascii="Calibri" w:eastAsia="Times New Roman" w:hAnsi="Calibri" w:cs="Calibri"/>
                <w:sz w:val="16"/>
              </w:rPr>
            </w:pPr>
            <w:hyperlink r:id="rId20" w:tgtFrame="_blank" w:history="1">
              <w:r w:rsidRPr="0083411E">
                <w:rPr>
                  <w:rFonts w:ascii="Calibri" w:eastAsia="Times New Roman" w:hAnsi="Calibri" w:cs="Calibri"/>
                  <w:color w:val="0000FF"/>
                  <w:sz w:val="16"/>
                  <w:u w:val="single"/>
                </w:rPr>
                <w:t>Screen 5</w:t>
              </w:r>
            </w:hyperlink>
            <w:r w:rsidRPr="0083411E">
              <w:rPr>
                <w:rFonts w:ascii="Calibri" w:eastAsia="Times New Roman" w:hAnsi="Calibri" w:cs="Calibri"/>
                <w:sz w:val="16"/>
              </w:rPr>
              <w:t xml:space="preserve"> </w:t>
            </w:r>
          </w:p>
          <w:p w14:paraId="6DEBDF22" w14:textId="77777777" w:rsidR="00000F84" w:rsidRPr="0083411E" w:rsidRDefault="00F21F5E" w:rsidP="00000F84">
            <w:pPr>
              <w:ind w:left="30" w:right="30"/>
              <w:rPr>
                <w:rFonts w:ascii="Calibri" w:eastAsia="Times New Roman" w:hAnsi="Calibri" w:cs="Calibri"/>
                <w:sz w:val="16"/>
              </w:rPr>
            </w:pPr>
            <w:hyperlink r:id="rId21" w:tgtFrame="_blank" w:history="1">
              <w:r w:rsidRPr="0083411E">
                <w:rPr>
                  <w:rFonts w:ascii="Calibri" w:eastAsia="Times New Roman" w:hAnsi="Calibri" w:cs="Calibri"/>
                  <w:color w:val="0000FF"/>
                  <w:sz w:val="16"/>
                  <w:u w:val="single"/>
                </w:rPr>
                <w:t>6_C_6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CDC071A" w14:textId="77777777" w:rsidR="00000F84" w:rsidRPr="0083411E" w:rsidRDefault="00F21F5E" w:rsidP="00000F84">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are committed to the highest standards.</w:t>
            </w:r>
          </w:p>
          <w:p w14:paraId="70092BB6" w14:textId="77777777" w:rsidR="00000F84" w:rsidRPr="0083411E" w:rsidRDefault="00F21F5E" w:rsidP="00000F84">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The Code of Business Conduct is vital to Abbott’s success because it sets the standard for how we work—with integrity, fairness, and honesty. It helps us make ethical decisions, especially in complex situations, and ensures we stay aligned with our values. By following the Code, we protect our reputation, build trust with those we serve, and create a workplace culture where doing the right thing is paramount.</w:t>
            </w:r>
          </w:p>
        </w:tc>
        <w:tc>
          <w:tcPr>
            <w:tcW w:w="6000" w:type="dxa"/>
          </w:tcPr>
          <w:p w14:paraId="2ADED8F5" w14:textId="77777777" w:rsidR="005011CC"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نحن مُلتزمون بأعلى المعايير.</w:t>
            </w:r>
          </w:p>
          <w:p w14:paraId="423601F3" w14:textId="77777777" w:rsidR="00000F84"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تُعد مدونة قواعد السلوك المهني أمرًا حيويًا لنجاح شركة Abbott لأنها تُحدّد معايير طريقة عملنا، وهي النزاهة، والإنصاف، والأمانة. يُساعدنا ذلك على اتّخاذ قرارات أخلاقية، خاصةً في المواقف المعقدة، ويضمن التزامنا بقيمنا. من خلال اتّباع المدونة، نحمي سُمعتنا، ونبني الثقة مع من نخدمهم، ونخلق ثقافة عمل حيث يكون فعل الصواب هو الأهم.</w:t>
            </w:r>
          </w:p>
        </w:tc>
      </w:tr>
      <w:tr w:rsidR="00F2044B" w:rsidRPr="0083411E" w14:paraId="6100D6BC" w14:textId="77777777" w:rsidTr="0083411E">
        <w:tc>
          <w:tcPr>
            <w:tcW w:w="1353" w:type="dxa"/>
            <w:shd w:val="clear" w:color="auto" w:fill="C1E4F5"/>
            <w:tcMar>
              <w:top w:w="120" w:type="dxa"/>
              <w:left w:w="180" w:type="dxa"/>
              <w:bottom w:w="120" w:type="dxa"/>
              <w:right w:w="180" w:type="dxa"/>
            </w:tcMar>
            <w:hideMark/>
          </w:tcPr>
          <w:p w14:paraId="66A2E886" w14:textId="77777777" w:rsidR="00000F84" w:rsidRPr="0083411E" w:rsidRDefault="00F21F5E" w:rsidP="00000F84">
            <w:pPr>
              <w:spacing w:before="30" w:after="30"/>
              <w:ind w:left="30" w:right="30"/>
              <w:rPr>
                <w:rFonts w:ascii="Calibri" w:eastAsia="Times New Roman" w:hAnsi="Calibri" w:cs="Calibri"/>
                <w:sz w:val="16"/>
              </w:rPr>
            </w:pPr>
            <w:hyperlink r:id="rId22" w:tgtFrame="_blank" w:history="1">
              <w:r w:rsidRPr="0083411E">
                <w:rPr>
                  <w:rFonts w:ascii="Calibri" w:eastAsia="Times New Roman" w:hAnsi="Calibri" w:cs="Calibri"/>
                  <w:color w:val="0000FF"/>
                  <w:sz w:val="16"/>
                  <w:u w:val="single"/>
                </w:rPr>
                <w:t>Screen 6</w:t>
              </w:r>
            </w:hyperlink>
            <w:r w:rsidRPr="0083411E">
              <w:rPr>
                <w:rFonts w:ascii="Calibri" w:eastAsia="Times New Roman" w:hAnsi="Calibri" w:cs="Calibri"/>
                <w:sz w:val="16"/>
              </w:rPr>
              <w:t xml:space="preserve"> </w:t>
            </w:r>
          </w:p>
          <w:p w14:paraId="12BF552B" w14:textId="77777777" w:rsidR="00000F84" w:rsidRPr="0083411E" w:rsidRDefault="00F21F5E" w:rsidP="00000F84">
            <w:pPr>
              <w:ind w:left="30" w:right="30"/>
              <w:rPr>
                <w:rFonts w:ascii="Calibri" w:eastAsia="Times New Roman" w:hAnsi="Calibri" w:cs="Calibri"/>
                <w:sz w:val="16"/>
              </w:rPr>
            </w:pPr>
            <w:hyperlink r:id="rId23" w:tgtFrame="_blank" w:history="1">
              <w:r w:rsidRPr="0083411E">
                <w:rPr>
                  <w:rFonts w:ascii="Calibri" w:eastAsia="Times New Roman" w:hAnsi="Calibri" w:cs="Calibri"/>
                  <w:color w:val="0000FF"/>
                  <w:sz w:val="16"/>
                  <w:u w:val="single"/>
                </w:rPr>
                <w:t>7_C_7</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1330918" w14:textId="77777777" w:rsidR="00000F84" w:rsidRPr="0083411E" w:rsidRDefault="00F21F5E" w:rsidP="00000F84">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Understanding the Code is everyone’s responsibility.</w:t>
            </w:r>
          </w:p>
          <w:p w14:paraId="2DF0B995" w14:textId="77777777" w:rsidR="00000F84" w:rsidRPr="0083411E" w:rsidRDefault="00F21F5E" w:rsidP="00000F84">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Each of us has a role in applying the Code of Business Conduct to our daily work and decision-making. It’s not just a document—it’s a guide that helps us navigate challenges with integrity and confidence.</w:t>
            </w:r>
          </w:p>
          <w:p w14:paraId="070C5722" w14:textId="77777777" w:rsidR="00000F84" w:rsidRPr="0083411E" w:rsidRDefault="00F21F5E" w:rsidP="00000F84">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In the sections ahead, we’ll explore the key principles of the Code and see how they come to life in our everyday actions and choices.</w:t>
            </w:r>
          </w:p>
        </w:tc>
        <w:tc>
          <w:tcPr>
            <w:tcW w:w="6000" w:type="dxa"/>
          </w:tcPr>
          <w:p w14:paraId="7F776A32" w14:textId="77777777" w:rsidR="00B6655E"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فهم المدونة هو مسؤولية الجميع.</w:t>
            </w:r>
          </w:p>
          <w:p w14:paraId="2331FEDF" w14:textId="77777777" w:rsidR="00B6655E"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كل واحد منّا له دور في تطبيق مدونة قواعد السلوك المهني في عملنا اليومي واتّخاذ قراراتنا. إنها ليست مُجرّد وثيقة، بل دليل يُساعدنا على مُواجهة التحديات بنزاهة وثقة.</w:t>
            </w:r>
          </w:p>
          <w:p w14:paraId="500B6A7B" w14:textId="77777777" w:rsidR="00000F84"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في الأقسام التالية، سوف نستكشف المبادئ الأساسية للمدونة ونرى كيف تتجسّد في أفعالنا وخياراتنا اليومية.</w:t>
            </w:r>
          </w:p>
        </w:tc>
      </w:tr>
      <w:tr w:rsidR="00F2044B" w:rsidRPr="0083411E" w14:paraId="1E8CDBBE" w14:textId="77777777" w:rsidTr="0083411E">
        <w:tc>
          <w:tcPr>
            <w:tcW w:w="1353" w:type="dxa"/>
            <w:shd w:val="clear" w:color="auto" w:fill="C1E4F5"/>
            <w:tcMar>
              <w:top w:w="120" w:type="dxa"/>
              <w:left w:w="180" w:type="dxa"/>
              <w:bottom w:w="120" w:type="dxa"/>
              <w:right w:w="180" w:type="dxa"/>
            </w:tcMar>
            <w:hideMark/>
          </w:tcPr>
          <w:p w14:paraId="783AD345" w14:textId="77777777" w:rsidR="00000F84" w:rsidRPr="0083411E" w:rsidRDefault="00F21F5E" w:rsidP="00000F84">
            <w:pPr>
              <w:spacing w:before="30" w:after="30"/>
              <w:ind w:left="30" w:right="30"/>
              <w:rPr>
                <w:rFonts w:ascii="Calibri" w:eastAsia="Times New Roman" w:hAnsi="Calibri" w:cs="Calibri"/>
                <w:sz w:val="16"/>
              </w:rPr>
            </w:pPr>
            <w:hyperlink r:id="rId24" w:tgtFrame="_blank" w:history="1">
              <w:r w:rsidRPr="0083411E">
                <w:rPr>
                  <w:rFonts w:ascii="Calibri" w:eastAsia="Times New Roman" w:hAnsi="Calibri" w:cs="Calibri"/>
                  <w:color w:val="0000FF"/>
                  <w:sz w:val="16"/>
                  <w:u w:val="single"/>
                </w:rPr>
                <w:t>Screen 7</w:t>
              </w:r>
            </w:hyperlink>
            <w:r w:rsidRPr="0083411E">
              <w:rPr>
                <w:rFonts w:ascii="Calibri" w:eastAsia="Times New Roman" w:hAnsi="Calibri" w:cs="Calibri"/>
                <w:sz w:val="16"/>
              </w:rPr>
              <w:t xml:space="preserve"> </w:t>
            </w:r>
          </w:p>
          <w:p w14:paraId="03C7EA44" w14:textId="77777777" w:rsidR="00000F84" w:rsidRPr="0083411E" w:rsidRDefault="00F21F5E" w:rsidP="00000F84">
            <w:pPr>
              <w:ind w:left="30" w:right="30"/>
              <w:rPr>
                <w:rFonts w:ascii="Calibri" w:eastAsia="Times New Roman" w:hAnsi="Calibri" w:cs="Calibri"/>
                <w:sz w:val="16"/>
              </w:rPr>
            </w:pPr>
            <w:hyperlink r:id="rId25" w:tgtFrame="_blank" w:history="1">
              <w:r w:rsidRPr="0083411E">
                <w:rPr>
                  <w:rFonts w:ascii="Calibri" w:eastAsia="Times New Roman" w:hAnsi="Calibri" w:cs="Calibri"/>
                  <w:color w:val="0000FF"/>
                  <w:sz w:val="16"/>
                  <w:u w:val="single"/>
                </w:rPr>
                <w:t>8_C_8</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772F145" w14:textId="77777777" w:rsidR="00000F84" w:rsidRPr="0083411E" w:rsidRDefault="00F21F5E" w:rsidP="00000F84">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You must view all content before moving forward.</w:t>
            </w:r>
          </w:p>
          <w:p w14:paraId="7F9EB13D" w14:textId="77777777" w:rsidR="00000F84" w:rsidRPr="0083411E" w:rsidRDefault="00F21F5E" w:rsidP="00000F84">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At Abbott, we are committed to improving the health and well-being of the people who rely on our products.</w:t>
            </w:r>
          </w:p>
          <w:p w14:paraId="060274D0" w14:textId="77777777" w:rsidR="00000F84" w:rsidRPr="0083411E" w:rsidRDefault="00F21F5E" w:rsidP="00000F84">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It’s a reminder that behind every decision, every innovation, and every action is a purpose—to make lives better.</w:t>
            </w:r>
          </w:p>
          <w:p w14:paraId="27480896" w14:textId="77777777" w:rsidR="00000F84" w:rsidRPr="0083411E" w:rsidRDefault="00F21F5E" w:rsidP="00000F84">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Patients and Consumers</w:t>
            </w:r>
          </w:p>
          <w:p w14:paraId="117E1EBD" w14:textId="77777777" w:rsidR="00000F84" w:rsidRPr="0083411E" w:rsidRDefault="00F21F5E" w:rsidP="00000F84">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Healthcare Professionals</w:t>
            </w:r>
          </w:p>
          <w:p w14:paraId="2E6DEDA3" w14:textId="77777777" w:rsidR="00000F84" w:rsidRPr="0083411E" w:rsidRDefault="00F21F5E" w:rsidP="00000F84">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Click each of the icons to learn more.</w:t>
            </w:r>
          </w:p>
        </w:tc>
        <w:tc>
          <w:tcPr>
            <w:tcW w:w="6000" w:type="dxa"/>
          </w:tcPr>
          <w:p w14:paraId="4A4249CD" w14:textId="77777777" w:rsidR="008079A2"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يجب عليك عرض كل المحتوى قبل المتابعة.</w:t>
            </w:r>
          </w:p>
          <w:p w14:paraId="6C16112A" w14:textId="77777777" w:rsidR="008079A2"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في شركة Abbott، نحن مُلتزمون بتحسين صحة ورفاهية الأشخاص الذين يعتمدون على منتجاتنا.</w:t>
            </w:r>
          </w:p>
          <w:p w14:paraId="259D7457" w14:textId="77777777" w:rsidR="008079A2"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إنه تذكير بأن وراء كل قرار، وكل ابتكار، وكل عمل يوجد هدف، وهو تحسين الحياة.</w:t>
            </w:r>
          </w:p>
          <w:p w14:paraId="2484FFA7" w14:textId="77777777" w:rsidR="008079A2"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المرضى والمستهلكون</w:t>
            </w:r>
          </w:p>
          <w:p w14:paraId="1D507F8A" w14:textId="77777777" w:rsidR="008079A2"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اختصاصيو الرعاية الصحية</w:t>
            </w:r>
          </w:p>
          <w:p w14:paraId="34398AC1" w14:textId="77777777" w:rsidR="00000F84"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انقر فوق كلٍ من هذه الرموز لمعرفة المزيد.</w:t>
            </w:r>
          </w:p>
        </w:tc>
      </w:tr>
      <w:tr w:rsidR="00F2044B" w:rsidRPr="0083411E" w14:paraId="1D64B629" w14:textId="77777777" w:rsidTr="0083411E">
        <w:tc>
          <w:tcPr>
            <w:tcW w:w="1353" w:type="dxa"/>
            <w:shd w:val="clear" w:color="auto" w:fill="C1E4F5"/>
            <w:tcMar>
              <w:top w:w="120" w:type="dxa"/>
              <w:left w:w="180" w:type="dxa"/>
              <w:bottom w:w="120" w:type="dxa"/>
              <w:right w:w="180" w:type="dxa"/>
            </w:tcMar>
            <w:hideMark/>
          </w:tcPr>
          <w:p w14:paraId="1CD6C265" w14:textId="77777777" w:rsidR="00000F84" w:rsidRPr="0083411E" w:rsidRDefault="00F21F5E" w:rsidP="00000F84">
            <w:pPr>
              <w:spacing w:before="30" w:after="30"/>
              <w:ind w:left="30" w:right="30"/>
              <w:rPr>
                <w:rFonts w:ascii="Calibri" w:eastAsia="Times New Roman" w:hAnsi="Calibri" w:cs="Calibri"/>
                <w:sz w:val="16"/>
              </w:rPr>
            </w:pPr>
            <w:hyperlink r:id="rId26" w:tgtFrame="_blank" w:history="1">
              <w:r w:rsidRPr="0083411E">
                <w:rPr>
                  <w:rFonts w:ascii="Calibri" w:eastAsia="Times New Roman" w:hAnsi="Calibri" w:cs="Calibri"/>
                  <w:color w:val="0000FF"/>
                  <w:sz w:val="16"/>
                  <w:u w:val="single"/>
                </w:rPr>
                <w:t>Screen 7</w:t>
              </w:r>
            </w:hyperlink>
            <w:r w:rsidRPr="0083411E">
              <w:rPr>
                <w:rFonts w:ascii="Calibri" w:eastAsia="Times New Roman" w:hAnsi="Calibri" w:cs="Calibri"/>
                <w:sz w:val="16"/>
              </w:rPr>
              <w:t xml:space="preserve"> </w:t>
            </w:r>
          </w:p>
          <w:p w14:paraId="75EC6345" w14:textId="77777777" w:rsidR="00000F84" w:rsidRPr="0083411E" w:rsidRDefault="00F21F5E" w:rsidP="00000F84">
            <w:pPr>
              <w:ind w:left="30" w:right="30"/>
              <w:rPr>
                <w:rFonts w:ascii="Calibri" w:eastAsia="Times New Roman" w:hAnsi="Calibri" w:cs="Calibri"/>
                <w:sz w:val="16"/>
              </w:rPr>
            </w:pPr>
            <w:hyperlink r:id="rId27" w:tgtFrame="_blank" w:history="1">
              <w:r w:rsidRPr="0083411E">
                <w:rPr>
                  <w:rFonts w:ascii="Calibri" w:eastAsia="Times New Roman" w:hAnsi="Calibri" w:cs="Calibri"/>
                  <w:color w:val="0000FF"/>
                  <w:sz w:val="16"/>
                  <w:u w:val="single"/>
                </w:rPr>
                <w:t>9_C_8</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8A95252" w14:textId="77777777" w:rsidR="00000F84" w:rsidRPr="0083411E" w:rsidRDefault="00F21F5E" w:rsidP="00000F84">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PATIENTS AND CONSUMERS</w:t>
            </w:r>
          </w:p>
          <w:p w14:paraId="62C7B7D4" w14:textId="77777777" w:rsidR="00000F84" w:rsidRPr="0083411E" w:rsidRDefault="00F21F5E" w:rsidP="00000F84">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Caring for people is at the heart of what we do. We put the health and well-being of patients and consumers first. Every day, we can make a meaningful difference—helping people live healthier lives and contributing to stronger, healthier communities.</w:t>
            </w:r>
          </w:p>
        </w:tc>
        <w:tc>
          <w:tcPr>
            <w:tcW w:w="6000" w:type="dxa"/>
          </w:tcPr>
          <w:p w14:paraId="22E42805" w14:textId="77777777" w:rsidR="00E36CE0"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المرضى والمستهلكون</w:t>
            </w:r>
          </w:p>
          <w:p w14:paraId="25DFFFCA" w14:textId="77777777" w:rsidR="00000F84"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رعاية الناس هي جوهر عملنا.</w:t>
            </w:r>
            <w:r w:rsidRPr="0083411E">
              <w:rPr>
                <w:rFonts w:ascii="Arial" w:eastAsia="Arial" w:hAnsi="Arial" w:cs="Arial"/>
              </w:rPr>
              <w:t xml:space="preserve"> </w:t>
            </w:r>
            <w:r w:rsidRPr="0083411E">
              <w:rPr>
                <w:rFonts w:ascii="Arial" w:eastAsia="Arial" w:hAnsi="Arial" w:cs="Arial"/>
                <w:rtl/>
              </w:rPr>
              <w:t>إنّنا نضع صحّة ورفاه المرضى والمُستهلكين على رأس أولويّاتنا.</w:t>
            </w:r>
            <w:r w:rsidRPr="0083411E">
              <w:rPr>
                <w:rFonts w:ascii="Arial" w:eastAsia="Arial" w:hAnsi="Arial" w:cs="Arial"/>
              </w:rPr>
              <w:t xml:space="preserve"> </w:t>
            </w:r>
            <w:r w:rsidRPr="0083411E">
              <w:rPr>
                <w:rFonts w:ascii="Arial" w:eastAsia="Arial" w:hAnsi="Arial" w:cs="Arial"/>
                <w:rtl/>
              </w:rPr>
              <w:t>كل يوم، يمكننا إحداث تغيير ذي مغزى — بمُساعدة الناس على عيش حياة أكثر صحة والمُساهمة في بناء مجتمعات أقوى وأكثر صحة.</w:t>
            </w:r>
          </w:p>
        </w:tc>
      </w:tr>
      <w:tr w:rsidR="00F2044B" w:rsidRPr="0083411E" w14:paraId="4B00ACDF" w14:textId="77777777" w:rsidTr="0083411E">
        <w:tc>
          <w:tcPr>
            <w:tcW w:w="1353" w:type="dxa"/>
            <w:shd w:val="clear" w:color="auto" w:fill="C1E4F5"/>
            <w:tcMar>
              <w:top w:w="120" w:type="dxa"/>
              <w:left w:w="180" w:type="dxa"/>
              <w:bottom w:w="120" w:type="dxa"/>
              <w:right w:w="180" w:type="dxa"/>
            </w:tcMar>
            <w:hideMark/>
          </w:tcPr>
          <w:p w14:paraId="3BAD0B33" w14:textId="77777777" w:rsidR="00E36CE0" w:rsidRPr="0083411E" w:rsidRDefault="00F21F5E" w:rsidP="00E36CE0">
            <w:pPr>
              <w:spacing w:before="30" w:after="30"/>
              <w:ind w:left="30" w:right="30"/>
              <w:rPr>
                <w:rFonts w:ascii="Calibri" w:eastAsia="Times New Roman" w:hAnsi="Calibri" w:cs="Calibri"/>
                <w:sz w:val="16"/>
              </w:rPr>
            </w:pPr>
            <w:hyperlink r:id="rId28" w:tgtFrame="_blank" w:history="1">
              <w:r w:rsidRPr="0083411E">
                <w:rPr>
                  <w:rFonts w:ascii="Calibri" w:eastAsia="Times New Roman" w:hAnsi="Calibri" w:cs="Calibri"/>
                  <w:color w:val="0000FF"/>
                  <w:sz w:val="16"/>
                  <w:u w:val="single"/>
                </w:rPr>
                <w:t>Screen 7</w:t>
              </w:r>
            </w:hyperlink>
            <w:r w:rsidRPr="0083411E">
              <w:rPr>
                <w:rFonts w:ascii="Calibri" w:eastAsia="Times New Roman" w:hAnsi="Calibri" w:cs="Calibri"/>
                <w:sz w:val="16"/>
              </w:rPr>
              <w:t xml:space="preserve"> </w:t>
            </w:r>
          </w:p>
          <w:p w14:paraId="7893883A" w14:textId="77777777" w:rsidR="00E36CE0" w:rsidRPr="0083411E" w:rsidRDefault="00F21F5E" w:rsidP="00E36CE0">
            <w:pPr>
              <w:ind w:left="30" w:right="30"/>
              <w:rPr>
                <w:rFonts w:ascii="Calibri" w:eastAsia="Times New Roman" w:hAnsi="Calibri" w:cs="Calibri"/>
                <w:sz w:val="16"/>
              </w:rPr>
            </w:pPr>
            <w:hyperlink r:id="rId29" w:tgtFrame="_blank" w:history="1">
              <w:r w:rsidRPr="0083411E">
                <w:rPr>
                  <w:rFonts w:ascii="Calibri" w:eastAsia="Times New Roman" w:hAnsi="Calibri" w:cs="Calibri"/>
                  <w:color w:val="0000FF"/>
                  <w:sz w:val="16"/>
                  <w:u w:val="single"/>
                </w:rPr>
                <w:t>10_C_8</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EDE1E11" w14:textId="77777777" w:rsidR="00E36CE0" w:rsidRPr="0083411E" w:rsidRDefault="00F21F5E" w:rsidP="00E36CE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HEALTHCARE PROFESSIONALS</w:t>
            </w:r>
          </w:p>
          <w:p w14:paraId="3A345BE6" w14:textId="77777777" w:rsidR="00E36CE0" w:rsidRPr="0083411E" w:rsidRDefault="00F21F5E" w:rsidP="00E36CE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We work with HCPs to support better health. We respect the knowledge and independent judgment of healthcare professionals - whether they’re doctors, nurses, </w:t>
            </w:r>
            <w:r w:rsidRPr="0083411E">
              <w:rPr>
                <w:rFonts w:ascii="Calibri" w:eastAsia="Times New Roman" w:hAnsi="Calibri" w:cs="Calibri"/>
              </w:rPr>
              <w:lastRenderedPageBreak/>
              <w:t>pharmacists, researchers, or lab staff. Their role in guiding patients toward better health is essential.</w:t>
            </w:r>
          </w:p>
          <w:p w14:paraId="05B66BB6" w14:textId="77777777" w:rsidR="00E36CE0" w:rsidRPr="0083411E" w:rsidRDefault="00F21F5E" w:rsidP="00E36CE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At Abbott, we’re committed to supporting them with accurate, timely information so they can make the best decisions. By working together, we can achieve our shared goal of improving health and well-being around the world.</w:t>
            </w:r>
          </w:p>
        </w:tc>
        <w:tc>
          <w:tcPr>
            <w:tcW w:w="6000" w:type="dxa"/>
            <w:vAlign w:val="center"/>
          </w:tcPr>
          <w:p w14:paraId="424EE0D6" w14:textId="77777777" w:rsidR="00E36CE0"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lastRenderedPageBreak/>
              <w:t>اختصاصيو الرعاية الصحية</w:t>
            </w:r>
          </w:p>
          <w:p w14:paraId="671442AA" w14:textId="77777777" w:rsidR="00E36CE0"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نحن نعمل مع مُقدّمي الرعاية الصحية لدعم صحة أفضل.</w:t>
            </w:r>
            <w:r w:rsidRPr="0083411E">
              <w:rPr>
                <w:rFonts w:ascii="Arial" w:eastAsia="Arial" w:hAnsi="Arial" w:cs="Arial"/>
              </w:rPr>
              <w:t xml:space="preserve"> </w:t>
            </w:r>
            <w:r w:rsidRPr="0083411E">
              <w:rPr>
                <w:rFonts w:ascii="Arial" w:eastAsia="Arial" w:hAnsi="Arial" w:cs="Arial"/>
                <w:rtl/>
              </w:rPr>
              <w:t>نحن نحترم معرفة وحُكم اختصاصيّي الرعاية الصحية المستقل - سواء كانوا أطباء، أو ممرضين، أو صيادلة، أو باحثين، أو موظفي مختبرات.</w:t>
            </w:r>
            <w:r w:rsidRPr="0083411E">
              <w:rPr>
                <w:rFonts w:ascii="Arial" w:eastAsia="Arial" w:hAnsi="Arial" w:cs="Arial"/>
              </w:rPr>
              <w:t xml:space="preserve"> </w:t>
            </w:r>
            <w:r w:rsidRPr="0083411E">
              <w:rPr>
                <w:rFonts w:ascii="Arial" w:eastAsia="Arial" w:hAnsi="Arial" w:cs="Arial"/>
                <w:rtl/>
              </w:rPr>
              <w:t>إن دورهم في توجيه المرضى نحو صحة أفضل أمر ضروري.</w:t>
            </w:r>
          </w:p>
          <w:p w14:paraId="0F4E5432" w14:textId="77777777" w:rsidR="00E36CE0"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lastRenderedPageBreak/>
              <w:t xml:space="preserve">في شركة </w:t>
            </w:r>
            <w:r w:rsidRPr="0083411E">
              <w:rPr>
                <w:rFonts w:ascii="Arial" w:eastAsia="Arial" w:hAnsi="Arial" w:cs="Arial"/>
              </w:rPr>
              <w:t>Abbott</w:t>
            </w:r>
            <w:r w:rsidRPr="0083411E">
              <w:rPr>
                <w:rFonts w:ascii="Arial" w:eastAsia="Arial" w:hAnsi="Arial" w:cs="Arial"/>
                <w:rtl/>
              </w:rPr>
              <w:t>، نحن مُلتزمون بدعمهم بمعلومات دقيقة، وفي الوقت المناسب حتى يتمكنّوا من اتّخاذ أفضل القرارات.</w:t>
            </w:r>
            <w:r w:rsidRPr="0083411E">
              <w:rPr>
                <w:rFonts w:ascii="Arial" w:eastAsia="Arial" w:hAnsi="Arial" w:cs="Arial"/>
              </w:rPr>
              <w:t xml:space="preserve"> </w:t>
            </w:r>
            <w:r w:rsidRPr="0083411E">
              <w:rPr>
                <w:rFonts w:ascii="Arial" w:eastAsia="Arial" w:hAnsi="Arial" w:cs="Arial"/>
                <w:rtl/>
              </w:rPr>
              <w:t>من خلال العمل معًا، يمكننا تحقيق هدفنا المُشترك المُتمثّل في تحسين الصحة والرفاهية في جميع أنحاء العالم.</w:t>
            </w:r>
          </w:p>
        </w:tc>
      </w:tr>
      <w:tr w:rsidR="00F2044B" w:rsidRPr="0083411E" w14:paraId="7F65C0F4" w14:textId="77777777" w:rsidTr="0083411E">
        <w:tc>
          <w:tcPr>
            <w:tcW w:w="1353" w:type="dxa"/>
            <w:shd w:val="clear" w:color="auto" w:fill="C1E4F5"/>
            <w:tcMar>
              <w:top w:w="120" w:type="dxa"/>
              <w:left w:w="180" w:type="dxa"/>
              <w:bottom w:w="120" w:type="dxa"/>
              <w:right w:w="180" w:type="dxa"/>
            </w:tcMar>
            <w:hideMark/>
          </w:tcPr>
          <w:p w14:paraId="73F4D561" w14:textId="77777777" w:rsidR="00E36CE0" w:rsidRPr="0083411E" w:rsidRDefault="00F21F5E" w:rsidP="00E36CE0">
            <w:pPr>
              <w:spacing w:before="30" w:after="30"/>
              <w:ind w:left="30" w:right="30"/>
              <w:rPr>
                <w:rFonts w:ascii="Calibri" w:eastAsia="Times New Roman" w:hAnsi="Calibri" w:cs="Calibri"/>
                <w:sz w:val="16"/>
              </w:rPr>
            </w:pPr>
            <w:hyperlink r:id="rId30" w:tgtFrame="_blank" w:history="1">
              <w:r w:rsidRPr="0083411E">
                <w:rPr>
                  <w:rFonts w:ascii="Calibri" w:eastAsia="Times New Roman" w:hAnsi="Calibri" w:cs="Calibri"/>
                  <w:color w:val="0000FF"/>
                  <w:sz w:val="16"/>
                  <w:u w:val="single"/>
                </w:rPr>
                <w:t>Screen 8</w:t>
              </w:r>
            </w:hyperlink>
            <w:r w:rsidRPr="0083411E">
              <w:rPr>
                <w:rFonts w:ascii="Calibri" w:eastAsia="Times New Roman" w:hAnsi="Calibri" w:cs="Calibri"/>
                <w:sz w:val="16"/>
              </w:rPr>
              <w:t xml:space="preserve"> </w:t>
            </w:r>
          </w:p>
          <w:p w14:paraId="12AAD96F" w14:textId="77777777" w:rsidR="00E36CE0" w:rsidRPr="0083411E" w:rsidRDefault="00F21F5E" w:rsidP="00E36CE0">
            <w:pPr>
              <w:ind w:left="30" w:right="30"/>
              <w:rPr>
                <w:rFonts w:ascii="Calibri" w:eastAsia="Times New Roman" w:hAnsi="Calibri" w:cs="Calibri"/>
                <w:sz w:val="16"/>
              </w:rPr>
            </w:pPr>
            <w:hyperlink r:id="rId31" w:tgtFrame="_blank" w:history="1">
              <w:r w:rsidRPr="0083411E">
                <w:rPr>
                  <w:rFonts w:ascii="Calibri" w:eastAsia="Times New Roman" w:hAnsi="Calibri" w:cs="Calibri"/>
                  <w:color w:val="0000FF"/>
                  <w:sz w:val="16"/>
                  <w:u w:val="single"/>
                </w:rPr>
                <w:t>11_C_9</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F644014" w14:textId="77777777" w:rsidR="00E36CE0" w:rsidRPr="0083411E" w:rsidRDefault="00F21F5E" w:rsidP="00E36CE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You must view all content before moving forward.</w:t>
            </w:r>
          </w:p>
          <w:p w14:paraId="03FB276C" w14:textId="77777777" w:rsidR="00E36CE0" w:rsidRPr="0083411E" w:rsidRDefault="00F21F5E" w:rsidP="00E36CE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At Abbott, we are committed to ensuring every product we offer is safe, effective, and worthy of the trust people place in us.</w:t>
            </w:r>
          </w:p>
          <w:p w14:paraId="5523F9C7" w14:textId="77777777" w:rsidR="00E36CE0" w:rsidRPr="0083411E" w:rsidRDefault="00F21F5E" w:rsidP="00E36CE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take steps to make sure our products are safe and effective —from choosing the right materials to how we market, sell, and deliver them. At every stage, we follow high standards for quality.</w:t>
            </w:r>
          </w:p>
          <w:p w14:paraId="60323330" w14:textId="77777777" w:rsidR="00E36CE0" w:rsidRPr="0083411E" w:rsidRDefault="00F21F5E" w:rsidP="00E36CE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We’re also committed to timely identifying, evaluating, and addressing product safety issues, as well as taking actions to prevent counterfeiting, illegal diversion, and theft of our products.</w:t>
            </w:r>
          </w:p>
          <w:p w14:paraId="00E2A7DC" w14:textId="77777777" w:rsidR="00E36CE0" w:rsidRPr="0083411E" w:rsidRDefault="00F21F5E" w:rsidP="00E36CE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Product Quality</w:t>
            </w:r>
          </w:p>
          <w:p w14:paraId="124E5A39" w14:textId="77777777" w:rsidR="00E36CE0" w:rsidRPr="0083411E" w:rsidRDefault="00F21F5E" w:rsidP="00E36CE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Product Promotion I</w:t>
            </w:r>
          </w:p>
          <w:p w14:paraId="62E7F221" w14:textId="77777777" w:rsidR="00E36CE0" w:rsidRPr="0083411E" w:rsidRDefault="00F21F5E" w:rsidP="00E36CE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lastRenderedPageBreak/>
              <w:t>Product Promotion II</w:t>
            </w:r>
          </w:p>
          <w:p w14:paraId="7740D4E2" w14:textId="77777777" w:rsidR="00E36CE0" w:rsidRPr="0083411E" w:rsidRDefault="00F21F5E" w:rsidP="00E36CE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Click each of the icons to learn more.</w:t>
            </w:r>
          </w:p>
        </w:tc>
        <w:tc>
          <w:tcPr>
            <w:tcW w:w="6000" w:type="dxa"/>
          </w:tcPr>
          <w:p w14:paraId="0D33D20C" w14:textId="77777777" w:rsidR="005C7B27"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lastRenderedPageBreak/>
              <w:t>يجب عليك عرض كل المحتوى قبل المتابعة.</w:t>
            </w:r>
          </w:p>
          <w:p w14:paraId="180DD839" w14:textId="77777777" w:rsidR="005C7B27"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في شركة Abbott، نحن مُلتزمون بضمان أن كل منتج نُقدّمه آمن، وفعال، ويستحق الثقة التي يضعها الناس فينا.</w:t>
            </w:r>
          </w:p>
          <w:p w14:paraId="662CCF95" w14:textId="77777777" w:rsidR="005C7B27"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نتّخذ خطوات لضمان سلامة وفعالية منتجاتنا — بدءًا من اختيار المواد المناسبة وحتى طريقة تسويقها، وبيعها، وتسليمها. في كل مرحلة، نتبع معايير عالية للجودة.</w:t>
            </w:r>
          </w:p>
          <w:p w14:paraId="60246EE7" w14:textId="77777777" w:rsidR="005C7B27"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مُلتزمون أيضًا بالتعرف على مشكلات سلامة المنتجات، وتقييمها، ومُعالجتها في الوقت المناسب، فضلًا عن اتّخاذ الإجراءات اللازمة لمنع التزوير والتسريب غير القانوني والسرقة لمنتجاتنا.</w:t>
            </w:r>
          </w:p>
          <w:p w14:paraId="70BF83B5" w14:textId="77777777" w:rsidR="005C7B27"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جودة المنتجات</w:t>
            </w:r>
          </w:p>
          <w:p w14:paraId="7E2CB741" w14:textId="77777777" w:rsidR="00E36CE0"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الترويج للمنتجات 1</w:t>
            </w:r>
          </w:p>
          <w:p w14:paraId="147F263D" w14:textId="77777777" w:rsidR="00F81109"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الترويج للمنتجات 2</w:t>
            </w:r>
          </w:p>
          <w:p w14:paraId="6CEA9BBE" w14:textId="77777777" w:rsidR="00F81109"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انقر فوق كلٍ من هذه الرموز لمعرفة المزيد.</w:t>
            </w:r>
          </w:p>
        </w:tc>
      </w:tr>
      <w:tr w:rsidR="00F2044B" w:rsidRPr="0083411E" w14:paraId="3BF47BCE" w14:textId="77777777" w:rsidTr="0083411E">
        <w:tc>
          <w:tcPr>
            <w:tcW w:w="1353" w:type="dxa"/>
            <w:shd w:val="clear" w:color="auto" w:fill="C1E4F5"/>
            <w:tcMar>
              <w:top w:w="120" w:type="dxa"/>
              <w:left w:w="180" w:type="dxa"/>
              <w:bottom w:w="120" w:type="dxa"/>
              <w:right w:w="180" w:type="dxa"/>
            </w:tcMar>
            <w:hideMark/>
          </w:tcPr>
          <w:p w14:paraId="7DA8576F" w14:textId="77777777" w:rsidR="00E36CE0" w:rsidRPr="0083411E" w:rsidRDefault="00F21F5E" w:rsidP="00E36CE0">
            <w:pPr>
              <w:spacing w:before="30" w:after="30"/>
              <w:ind w:left="30" w:right="30"/>
              <w:rPr>
                <w:rFonts w:ascii="Calibri" w:eastAsia="Times New Roman" w:hAnsi="Calibri" w:cs="Calibri"/>
                <w:sz w:val="16"/>
              </w:rPr>
            </w:pPr>
            <w:hyperlink r:id="rId32" w:tgtFrame="_blank" w:history="1">
              <w:r w:rsidRPr="0083411E">
                <w:rPr>
                  <w:rFonts w:ascii="Calibri" w:eastAsia="Times New Roman" w:hAnsi="Calibri" w:cs="Calibri"/>
                  <w:color w:val="0000FF"/>
                  <w:sz w:val="16"/>
                  <w:u w:val="single"/>
                </w:rPr>
                <w:t>Screen 8</w:t>
              </w:r>
            </w:hyperlink>
            <w:r w:rsidRPr="0083411E">
              <w:rPr>
                <w:rFonts w:ascii="Calibri" w:eastAsia="Times New Roman" w:hAnsi="Calibri" w:cs="Calibri"/>
                <w:sz w:val="16"/>
              </w:rPr>
              <w:t xml:space="preserve"> </w:t>
            </w:r>
          </w:p>
          <w:p w14:paraId="3E2F34D6" w14:textId="77777777" w:rsidR="00E36CE0" w:rsidRPr="0083411E" w:rsidRDefault="00F21F5E" w:rsidP="00E36CE0">
            <w:pPr>
              <w:ind w:left="30" w:right="30"/>
              <w:rPr>
                <w:rFonts w:ascii="Calibri" w:eastAsia="Times New Roman" w:hAnsi="Calibri" w:cs="Calibri"/>
                <w:sz w:val="16"/>
              </w:rPr>
            </w:pPr>
            <w:hyperlink r:id="rId33" w:tgtFrame="_blank" w:history="1">
              <w:r w:rsidRPr="0083411E">
                <w:rPr>
                  <w:rFonts w:ascii="Calibri" w:eastAsia="Times New Roman" w:hAnsi="Calibri" w:cs="Calibri"/>
                  <w:color w:val="0000FF"/>
                  <w:sz w:val="16"/>
                  <w:u w:val="single"/>
                </w:rPr>
                <w:t>12_C_9</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40AC4CB" w14:textId="77777777" w:rsidR="00E36CE0" w:rsidRPr="0083411E" w:rsidRDefault="00F21F5E" w:rsidP="00E36CE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PRODUCT QUALITY</w:t>
            </w:r>
          </w:p>
          <w:p w14:paraId="1C2C6B6D" w14:textId="77777777" w:rsidR="00E36CE0" w:rsidRPr="0083411E" w:rsidRDefault="00F21F5E" w:rsidP="00E36CE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Safe, effective and trusted. Our products make a difference.</w:t>
            </w:r>
          </w:p>
          <w:p w14:paraId="6F21F99B" w14:textId="77777777" w:rsidR="00E36CE0" w:rsidRPr="0083411E" w:rsidRDefault="00F21F5E" w:rsidP="00E36CE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We’re committed to quality at every stage—from sourcing and production to how we market, sell, and deliver our products, including through our partners. Every step matters because people count on us for </w:t>
            </w:r>
            <w:proofErr w:type="gramStart"/>
            <w:r w:rsidRPr="0083411E">
              <w:rPr>
                <w:rFonts w:ascii="Calibri" w:eastAsia="Times New Roman" w:hAnsi="Calibri" w:cs="Calibri"/>
              </w:rPr>
              <w:t>safety .</w:t>
            </w:r>
            <w:proofErr w:type="gramEnd"/>
          </w:p>
          <w:p w14:paraId="05719451" w14:textId="77777777" w:rsidR="00E36CE0" w:rsidRPr="0083411E" w:rsidRDefault="00F21F5E" w:rsidP="00E36CE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We’re committed to timely identifying, assessing, and addressing product safety issues. We ensure healthcare professionals and institutions have the information they need to use our products safely and effectively, and we communicate with regulatory or public health agencies in the event of potential safety concerns.</w:t>
            </w:r>
          </w:p>
          <w:p w14:paraId="71539534" w14:textId="77777777" w:rsidR="00E36CE0" w:rsidRPr="0083411E" w:rsidRDefault="00F21F5E" w:rsidP="00E36CE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take steps to prevent counterfeiting, illegal diversion, and theft of our products. We follow trade regulations, including export and import controls rules, and comply with government restrictions and sanctions to protect national security and public health.</w:t>
            </w:r>
          </w:p>
        </w:tc>
        <w:tc>
          <w:tcPr>
            <w:tcW w:w="6000" w:type="dxa"/>
          </w:tcPr>
          <w:p w14:paraId="2E8FEB6C" w14:textId="77777777" w:rsidR="00723EDD"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جودة المنتجات</w:t>
            </w:r>
          </w:p>
          <w:p w14:paraId="624747B4" w14:textId="77777777" w:rsidR="00723EDD"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آمنة، وفعالة، وموثوقة. منتجاتنا تُحدث فرقًا.</w:t>
            </w:r>
          </w:p>
          <w:p w14:paraId="6396AA71" w14:textId="77777777" w:rsidR="00723EDD"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مُلتزمون بالجودة في كل مرحلة — من التوريد والإنتاج إلى كيفية تسويق منتجاتنا، وبيعها، وتسليمها، بما في ذلك من خلال شركائنا. إن كل خطوة مهمة لأن الناس يعتمدون علينا في مسألة السلامة.</w:t>
            </w:r>
          </w:p>
          <w:p w14:paraId="26159A07" w14:textId="77777777" w:rsidR="00723EDD"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مُلتزمون بتحديد مشكلات سلامة المنتجات، وتقييمها، ومُعالجتها في الوقت المناسب. نحن نضمن حصول الاختصاصيين والمؤسسات في المجال الصحي على المعلومات التي يحتاجونها لاستخدام منتجاتنا بأمان وفعالية، ونتواصل مع الهيئات التنظيمية أو الصحية العامة في حالة وجود مخاوف مُحتملة تتعلّق بالسلامة.</w:t>
            </w:r>
          </w:p>
          <w:p w14:paraId="25C2C461" w14:textId="77777777" w:rsidR="00E36CE0"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نتّخذ خطوات لمنع التزوير، والتسريب غير القانوني، والسرقة لمنتجاتنا. نحن نتبع اللوائح التجارية، بما في ذلك قواعد مراقبة الصادرات والواردات، ونلتزم بالقيود والعقوبات الحكومية لحماية الأمن القومي والصحة العامة.</w:t>
            </w:r>
          </w:p>
        </w:tc>
      </w:tr>
      <w:tr w:rsidR="00F2044B" w:rsidRPr="0083411E" w14:paraId="72953C64" w14:textId="77777777" w:rsidTr="0083411E">
        <w:tc>
          <w:tcPr>
            <w:tcW w:w="1353" w:type="dxa"/>
            <w:shd w:val="clear" w:color="auto" w:fill="C1E4F5"/>
            <w:tcMar>
              <w:top w:w="120" w:type="dxa"/>
              <w:left w:w="180" w:type="dxa"/>
              <w:bottom w:w="120" w:type="dxa"/>
              <w:right w:w="180" w:type="dxa"/>
            </w:tcMar>
            <w:hideMark/>
          </w:tcPr>
          <w:p w14:paraId="2D3E5B03" w14:textId="77777777" w:rsidR="00277052" w:rsidRPr="0083411E" w:rsidRDefault="00F21F5E" w:rsidP="00277052">
            <w:pPr>
              <w:spacing w:before="30" w:after="30"/>
              <w:ind w:left="30" w:right="30"/>
              <w:rPr>
                <w:rFonts w:ascii="Calibri" w:eastAsia="Times New Roman" w:hAnsi="Calibri" w:cs="Calibri"/>
                <w:sz w:val="16"/>
              </w:rPr>
            </w:pPr>
            <w:hyperlink r:id="rId34" w:tgtFrame="_blank" w:history="1">
              <w:r w:rsidRPr="0083411E">
                <w:rPr>
                  <w:rFonts w:ascii="Calibri" w:eastAsia="Times New Roman" w:hAnsi="Calibri" w:cs="Calibri"/>
                  <w:color w:val="0000FF"/>
                  <w:sz w:val="16"/>
                  <w:u w:val="single"/>
                </w:rPr>
                <w:t>Screen 8</w:t>
              </w:r>
            </w:hyperlink>
            <w:r w:rsidRPr="0083411E">
              <w:rPr>
                <w:rFonts w:ascii="Calibri" w:eastAsia="Times New Roman" w:hAnsi="Calibri" w:cs="Calibri"/>
                <w:sz w:val="16"/>
              </w:rPr>
              <w:t xml:space="preserve"> </w:t>
            </w:r>
          </w:p>
          <w:p w14:paraId="4C365F60" w14:textId="77777777" w:rsidR="00277052" w:rsidRPr="0083411E" w:rsidRDefault="00F21F5E" w:rsidP="00277052">
            <w:pPr>
              <w:ind w:left="30" w:right="30"/>
              <w:rPr>
                <w:rFonts w:ascii="Calibri" w:eastAsia="Times New Roman" w:hAnsi="Calibri" w:cs="Calibri"/>
                <w:sz w:val="16"/>
              </w:rPr>
            </w:pPr>
            <w:hyperlink r:id="rId35" w:tgtFrame="_blank" w:history="1">
              <w:r w:rsidRPr="0083411E">
                <w:rPr>
                  <w:rFonts w:ascii="Calibri" w:eastAsia="Times New Roman" w:hAnsi="Calibri" w:cs="Calibri"/>
                  <w:color w:val="0000FF"/>
                  <w:sz w:val="16"/>
                  <w:u w:val="single"/>
                </w:rPr>
                <w:t>13_C_9</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CF5C52F" w14:textId="77777777" w:rsidR="00277052" w:rsidRPr="0083411E" w:rsidRDefault="00F21F5E" w:rsidP="0027705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PRODUCT PROMOTION I</w:t>
            </w:r>
          </w:p>
          <w:p w14:paraId="5B9A77B6" w14:textId="77777777" w:rsidR="00277052" w:rsidRPr="0083411E" w:rsidRDefault="00F21F5E" w:rsidP="0027705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lastRenderedPageBreak/>
              <w:t>We promote and sell our products with honesty and respect for those who rely on them.</w:t>
            </w:r>
          </w:p>
          <w:p w14:paraId="4FEF6093" w14:textId="77777777" w:rsidR="00277052" w:rsidRPr="0083411E" w:rsidRDefault="00F21F5E" w:rsidP="0027705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Our product communications are truthful, balanced, and aligned with approved </w:t>
            </w:r>
            <w:proofErr w:type="spellStart"/>
            <w:r w:rsidRPr="0083411E">
              <w:rPr>
                <w:rFonts w:ascii="Calibri" w:eastAsia="Times New Roman" w:hAnsi="Calibri" w:cs="Calibri"/>
              </w:rPr>
              <w:t>labeling</w:t>
            </w:r>
            <w:proofErr w:type="spellEnd"/>
            <w:r w:rsidRPr="0083411E">
              <w:rPr>
                <w:rFonts w:ascii="Calibri" w:eastAsia="Times New Roman" w:hAnsi="Calibri" w:cs="Calibri"/>
              </w:rPr>
              <w:t>, scientific evidence, and medical best practices in the countries where we operate.</w:t>
            </w:r>
          </w:p>
        </w:tc>
        <w:tc>
          <w:tcPr>
            <w:tcW w:w="6000" w:type="dxa"/>
            <w:vAlign w:val="center"/>
          </w:tcPr>
          <w:p w14:paraId="2D58D0FA" w14:textId="77777777" w:rsidR="00277052"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lastRenderedPageBreak/>
              <w:t xml:space="preserve">الترويج للمنتجات </w:t>
            </w:r>
            <w:r w:rsidRPr="0083411E">
              <w:rPr>
                <w:rFonts w:ascii="Arial" w:eastAsia="Arial" w:hAnsi="Arial" w:cs="Arial"/>
              </w:rPr>
              <w:t>1</w:t>
            </w:r>
          </w:p>
          <w:p w14:paraId="4355DE09" w14:textId="77777777" w:rsidR="00277052"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lastRenderedPageBreak/>
              <w:t>نحن نُروّج لمنتجاتنا ونبيعها بأمانة واحترام لمن يعتمدون عليها.</w:t>
            </w:r>
          </w:p>
          <w:p w14:paraId="5033E998" w14:textId="77777777" w:rsidR="00277052"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تتميّز اتصالاتنا المُتعلقة بالمنتجات بالصدق، والتوازن، والتوافق مع المُلصقات المُعتمدة، والأدلة العلمية، وأفضل المُمارسات الطبية في البلدان التي نعمل فيها.</w:t>
            </w:r>
          </w:p>
        </w:tc>
      </w:tr>
      <w:tr w:rsidR="00F2044B" w:rsidRPr="0083411E" w14:paraId="642F92DE" w14:textId="77777777" w:rsidTr="0083411E">
        <w:tc>
          <w:tcPr>
            <w:tcW w:w="1353" w:type="dxa"/>
            <w:shd w:val="clear" w:color="auto" w:fill="C1E4F5"/>
            <w:tcMar>
              <w:top w:w="120" w:type="dxa"/>
              <w:left w:w="180" w:type="dxa"/>
              <w:bottom w:w="120" w:type="dxa"/>
              <w:right w:w="180" w:type="dxa"/>
            </w:tcMar>
            <w:hideMark/>
          </w:tcPr>
          <w:p w14:paraId="623AAFCD" w14:textId="77777777" w:rsidR="00835013" w:rsidRPr="0083411E" w:rsidRDefault="00F21F5E" w:rsidP="00835013">
            <w:pPr>
              <w:spacing w:before="30" w:after="30"/>
              <w:ind w:left="30" w:right="30"/>
              <w:rPr>
                <w:rFonts w:ascii="Calibri" w:eastAsia="Times New Roman" w:hAnsi="Calibri" w:cs="Calibri"/>
                <w:sz w:val="16"/>
              </w:rPr>
            </w:pPr>
            <w:hyperlink r:id="rId36" w:tgtFrame="_blank" w:history="1">
              <w:r w:rsidRPr="0083411E">
                <w:rPr>
                  <w:rFonts w:ascii="Calibri" w:eastAsia="Times New Roman" w:hAnsi="Calibri" w:cs="Calibri"/>
                  <w:color w:val="0000FF"/>
                  <w:sz w:val="16"/>
                  <w:u w:val="single"/>
                </w:rPr>
                <w:t>Screen 8</w:t>
              </w:r>
            </w:hyperlink>
            <w:r w:rsidRPr="0083411E">
              <w:rPr>
                <w:rFonts w:ascii="Calibri" w:eastAsia="Times New Roman" w:hAnsi="Calibri" w:cs="Calibri"/>
                <w:sz w:val="16"/>
              </w:rPr>
              <w:t xml:space="preserve"> </w:t>
            </w:r>
          </w:p>
          <w:p w14:paraId="007745D6" w14:textId="77777777" w:rsidR="00835013" w:rsidRPr="0083411E" w:rsidRDefault="00F21F5E" w:rsidP="00835013">
            <w:pPr>
              <w:ind w:left="30" w:right="30"/>
              <w:rPr>
                <w:rFonts w:ascii="Calibri" w:eastAsia="Times New Roman" w:hAnsi="Calibri" w:cs="Calibri"/>
                <w:sz w:val="16"/>
              </w:rPr>
            </w:pPr>
            <w:hyperlink r:id="rId37" w:tgtFrame="_blank" w:history="1">
              <w:r w:rsidRPr="0083411E">
                <w:rPr>
                  <w:rFonts w:ascii="Calibri" w:eastAsia="Times New Roman" w:hAnsi="Calibri" w:cs="Calibri"/>
                  <w:color w:val="0000FF"/>
                  <w:sz w:val="16"/>
                  <w:u w:val="single"/>
                </w:rPr>
                <w:t>14_C_9</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ABEC79B" w14:textId="77777777" w:rsidR="00835013" w:rsidRPr="0083411E" w:rsidRDefault="00F21F5E" w:rsidP="0083501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PRODUCT PROMOTION II</w:t>
            </w:r>
          </w:p>
          <w:p w14:paraId="03FC6D3D" w14:textId="77777777" w:rsidR="00835013" w:rsidRPr="0083411E" w:rsidRDefault="00F21F5E" w:rsidP="0083501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promote our products for their intended and approved uses.</w:t>
            </w:r>
          </w:p>
          <w:p w14:paraId="05F779C8" w14:textId="77777777" w:rsidR="00835013" w:rsidRPr="0083411E" w:rsidRDefault="00F21F5E" w:rsidP="0083501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operate in alignment with the licenses and approvals granted by health authorities in the countries we operate. Our product promotion, sales, and distribution follow strict trade laws and country-specific regulations. Through strong internal policies and procedures, we ensure compliance and uphold our commitment to ethical, safe, and responsible business practices.</w:t>
            </w:r>
          </w:p>
        </w:tc>
        <w:tc>
          <w:tcPr>
            <w:tcW w:w="6000" w:type="dxa"/>
            <w:vAlign w:val="center"/>
          </w:tcPr>
          <w:p w14:paraId="02079F1D" w14:textId="77777777" w:rsidR="0083501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الترويج للمنتجات 2</w:t>
            </w:r>
          </w:p>
          <w:p w14:paraId="796FCA83" w14:textId="77777777" w:rsidR="0083501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نُروّج لمنتجاتنا للاستخدامات المقصودة والمُعتمدة لها.</w:t>
            </w:r>
          </w:p>
          <w:p w14:paraId="50B8FF86" w14:textId="77777777" w:rsidR="00835013"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نحن نعمل وفقًا للتراخيص والمُوافقات الممنوحة من قِبل السلطات الصحية في البلدان التي نعمل فيها. تتبع عمليات الترويج لمنتجاتنا، ومبيعاتها، وتوزيعها قوانين تجارية صارمة ولوائح خاصة بكل بلد. من خلال سياسات وإجراءات داخلية قوية، نضمن الامتثال ونُحافظ على التزامنا بمُمارسات تجارية أخلاقية، وآمنة، ومسؤولة.</w:t>
            </w:r>
          </w:p>
        </w:tc>
      </w:tr>
      <w:tr w:rsidR="00F2044B" w:rsidRPr="0083411E" w14:paraId="431CB46A" w14:textId="77777777" w:rsidTr="0083411E">
        <w:tc>
          <w:tcPr>
            <w:tcW w:w="1353" w:type="dxa"/>
            <w:shd w:val="clear" w:color="auto" w:fill="C1E4F5"/>
            <w:tcMar>
              <w:top w:w="120" w:type="dxa"/>
              <w:left w:w="180" w:type="dxa"/>
              <w:bottom w:w="120" w:type="dxa"/>
              <w:right w:w="180" w:type="dxa"/>
            </w:tcMar>
            <w:hideMark/>
          </w:tcPr>
          <w:p w14:paraId="10222AAA" w14:textId="77777777" w:rsidR="00BE08E6" w:rsidRPr="0083411E" w:rsidRDefault="00F21F5E" w:rsidP="00BE08E6">
            <w:pPr>
              <w:spacing w:before="30" w:after="30"/>
              <w:ind w:left="30" w:right="30"/>
              <w:rPr>
                <w:rFonts w:ascii="Calibri" w:eastAsia="Times New Roman" w:hAnsi="Calibri" w:cs="Calibri"/>
                <w:sz w:val="16"/>
              </w:rPr>
            </w:pPr>
            <w:hyperlink r:id="rId38" w:tgtFrame="_blank" w:history="1">
              <w:r w:rsidRPr="0083411E">
                <w:rPr>
                  <w:rFonts w:ascii="Calibri" w:eastAsia="Times New Roman" w:hAnsi="Calibri" w:cs="Calibri"/>
                  <w:color w:val="0000FF"/>
                  <w:sz w:val="16"/>
                  <w:u w:val="single"/>
                </w:rPr>
                <w:t>Screen 9</w:t>
              </w:r>
            </w:hyperlink>
            <w:r w:rsidRPr="0083411E">
              <w:rPr>
                <w:rFonts w:ascii="Calibri" w:eastAsia="Times New Roman" w:hAnsi="Calibri" w:cs="Calibri"/>
                <w:sz w:val="16"/>
              </w:rPr>
              <w:t xml:space="preserve"> </w:t>
            </w:r>
          </w:p>
          <w:p w14:paraId="09CB7156" w14:textId="77777777" w:rsidR="00BE08E6" w:rsidRPr="0083411E" w:rsidRDefault="00F21F5E" w:rsidP="00BE08E6">
            <w:pPr>
              <w:ind w:left="30" w:right="30"/>
              <w:rPr>
                <w:rFonts w:ascii="Calibri" w:eastAsia="Times New Roman" w:hAnsi="Calibri" w:cs="Calibri"/>
                <w:sz w:val="16"/>
              </w:rPr>
            </w:pPr>
            <w:hyperlink r:id="rId39" w:tgtFrame="_blank" w:history="1">
              <w:r w:rsidRPr="0083411E">
                <w:rPr>
                  <w:rFonts w:ascii="Calibri" w:eastAsia="Times New Roman" w:hAnsi="Calibri" w:cs="Calibri"/>
                  <w:color w:val="0000FF"/>
                  <w:sz w:val="16"/>
                  <w:u w:val="single"/>
                </w:rPr>
                <w:t>15_C_10</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CC79ED9"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You must view all content before moving forward.</w:t>
            </w:r>
          </w:p>
          <w:p w14:paraId="7125C3EB"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At Abbott, we are committed to advancing science with integrity and purpose.</w:t>
            </w:r>
          </w:p>
          <w:p w14:paraId="50DA0D73"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We pursue innovation, recognizing the importance of anticipating and addressing risks responsibly. We </w:t>
            </w:r>
            <w:proofErr w:type="spellStart"/>
            <w:r w:rsidRPr="0083411E">
              <w:rPr>
                <w:rFonts w:ascii="Calibri" w:eastAsia="Times New Roman" w:hAnsi="Calibri" w:cs="Calibri"/>
              </w:rPr>
              <w:t>honor</w:t>
            </w:r>
            <w:proofErr w:type="spellEnd"/>
            <w:r w:rsidRPr="0083411E">
              <w:rPr>
                <w:rFonts w:ascii="Calibri" w:eastAsia="Times New Roman" w:hAnsi="Calibri" w:cs="Calibri"/>
              </w:rPr>
              <w:t xml:space="preserve"> the dignity of every study participant and uphold the </w:t>
            </w:r>
            <w:r w:rsidRPr="0083411E">
              <w:rPr>
                <w:rFonts w:ascii="Calibri" w:eastAsia="Times New Roman" w:hAnsi="Calibri" w:cs="Calibri"/>
              </w:rPr>
              <w:lastRenderedPageBreak/>
              <w:t>highest standards of transparency and objectivity in scientific research.</w:t>
            </w:r>
          </w:p>
          <w:p w14:paraId="5842D103"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Innovation I</w:t>
            </w:r>
          </w:p>
          <w:p w14:paraId="165950EF"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Innovation II</w:t>
            </w:r>
          </w:p>
          <w:p w14:paraId="7B82A96D"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Advancing Science</w:t>
            </w:r>
          </w:p>
          <w:p w14:paraId="5EAABB2C"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Click each of the icons to learn more.</w:t>
            </w:r>
          </w:p>
        </w:tc>
        <w:tc>
          <w:tcPr>
            <w:tcW w:w="6000" w:type="dxa"/>
            <w:vAlign w:val="center"/>
          </w:tcPr>
          <w:p w14:paraId="56DB7B7F" w14:textId="77777777" w:rsidR="00BE08E6"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lastRenderedPageBreak/>
              <w:t>يجب عليك عرض كل المحتوى قبل المتابعة.</w:t>
            </w:r>
          </w:p>
          <w:p w14:paraId="3D1DA249" w14:textId="77777777" w:rsidR="00BE08E6"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في شركة Abbott، نحن مُلتزمون بتطوير العلوم بنزاهة وتصميم.</w:t>
            </w:r>
          </w:p>
          <w:p w14:paraId="34E79A9E" w14:textId="77777777" w:rsidR="00BE08E6"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نسعى إلى الابتكار، مع إدراكنا لأهمية توقُّع المخاطر ومُعالجتها بمسؤولية. نحن نحترم كرامة كل مُشارك في الدراسة ونلتزم بأعلى معايير الشفافية والموضوعية في البحث العلمي.</w:t>
            </w:r>
          </w:p>
          <w:p w14:paraId="34237FE8" w14:textId="77777777" w:rsidR="00BE08E6"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lastRenderedPageBreak/>
              <w:t xml:space="preserve">الابتكار </w:t>
            </w:r>
            <w:r w:rsidRPr="0083411E">
              <w:rPr>
                <w:rFonts w:ascii="Arial" w:eastAsia="Arial" w:hAnsi="Arial" w:cs="Arial"/>
              </w:rPr>
              <w:t>1</w:t>
            </w:r>
          </w:p>
          <w:p w14:paraId="50EEBF52" w14:textId="77777777" w:rsidR="00BE08E6"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 xml:space="preserve">الابتكار </w:t>
            </w:r>
            <w:r w:rsidRPr="0083411E">
              <w:rPr>
                <w:rFonts w:ascii="Arial" w:eastAsia="Arial" w:hAnsi="Arial" w:cs="Arial"/>
              </w:rPr>
              <w:t>2</w:t>
            </w:r>
          </w:p>
          <w:p w14:paraId="722E9709" w14:textId="77777777" w:rsidR="00BE08E6"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العلوم السبّاقة</w:t>
            </w:r>
          </w:p>
          <w:p w14:paraId="006523D8" w14:textId="77777777" w:rsidR="00BE08E6"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انقر فوق كلٍ من هذه الرموز لمعرفة المزيد.</w:t>
            </w:r>
          </w:p>
        </w:tc>
      </w:tr>
      <w:tr w:rsidR="00F2044B" w:rsidRPr="0083411E" w14:paraId="2EE2F9E4" w14:textId="77777777" w:rsidTr="0083411E">
        <w:tc>
          <w:tcPr>
            <w:tcW w:w="1353" w:type="dxa"/>
            <w:shd w:val="clear" w:color="auto" w:fill="C1E4F5"/>
            <w:tcMar>
              <w:top w:w="120" w:type="dxa"/>
              <w:left w:w="180" w:type="dxa"/>
              <w:bottom w:w="120" w:type="dxa"/>
              <w:right w:w="180" w:type="dxa"/>
            </w:tcMar>
            <w:hideMark/>
          </w:tcPr>
          <w:p w14:paraId="3F422106" w14:textId="77777777" w:rsidR="00BE08E6" w:rsidRPr="0083411E" w:rsidRDefault="00F21F5E" w:rsidP="00BE08E6">
            <w:pPr>
              <w:spacing w:before="30" w:after="30"/>
              <w:ind w:left="30" w:right="30"/>
              <w:rPr>
                <w:rFonts w:ascii="Calibri" w:eastAsia="Times New Roman" w:hAnsi="Calibri" w:cs="Calibri"/>
                <w:sz w:val="16"/>
              </w:rPr>
            </w:pPr>
            <w:hyperlink r:id="rId40" w:tgtFrame="_blank" w:history="1">
              <w:r w:rsidRPr="0083411E">
                <w:rPr>
                  <w:rFonts w:ascii="Calibri" w:eastAsia="Times New Roman" w:hAnsi="Calibri" w:cs="Calibri"/>
                  <w:color w:val="0000FF"/>
                  <w:sz w:val="16"/>
                  <w:u w:val="single"/>
                </w:rPr>
                <w:t>Screen 9</w:t>
              </w:r>
            </w:hyperlink>
            <w:r w:rsidRPr="0083411E">
              <w:rPr>
                <w:rFonts w:ascii="Calibri" w:eastAsia="Times New Roman" w:hAnsi="Calibri" w:cs="Calibri"/>
                <w:sz w:val="16"/>
              </w:rPr>
              <w:t xml:space="preserve"> </w:t>
            </w:r>
          </w:p>
          <w:p w14:paraId="66F9B539" w14:textId="77777777" w:rsidR="00BE08E6" w:rsidRPr="0083411E" w:rsidRDefault="00F21F5E" w:rsidP="00BE08E6">
            <w:pPr>
              <w:ind w:left="30" w:right="30"/>
              <w:rPr>
                <w:rFonts w:ascii="Calibri" w:eastAsia="Times New Roman" w:hAnsi="Calibri" w:cs="Calibri"/>
                <w:sz w:val="16"/>
              </w:rPr>
            </w:pPr>
            <w:hyperlink r:id="rId41" w:tgtFrame="_blank" w:history="1">
              <w:r w:rsidRPr="0083411E">
                <w:rPr>
                  <w:rFonts w:ascii="Calibri" w:eastAsia="Times New Roman" w:hAnsi="Calibri" w:cs="Calibri"/>
                  <w:color w:val="0000FF"/>
                  <w:sz w:val="16"/>
                  <w:u w:val="single"/>
                </w:rPr>
                <w:t>16_C_10</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4AA47F1"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INNOVATION I</w:t>
            </w:r>
          </w:p>
          <w:p w14:paraId="6396A22B"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create innovative healthcare solutions to help people live healthier lives and improve outcomes around the world.</w:t>
            </w:r>
          </w:p>
          <w:p w14:paraId="24D83F9D"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respond to human needs by pioneering breakthrough treatments, life-saving devices, and innovative products that support health in new ways. Through cutting-edge science and technology, we strive to improve outcomes and empower people to live their fullest lives—creating meaningful innovations for every stage of life.</w:t>
            </w:r>
          </w:p>
        </w:tc>
        <w:tc>
          <w:tcPr>
            <w:tcW w:w="6000" w:type="dxa"/>
          </w:tcPr>
          <w:p w14:paraId="170D2468" w14:textId="77777777" w:rsidR="00106FB1"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الابتكار 1</w:t>
            </w:r>
          </w:p>
          <w:p w14:paraId="6E3A705C" w14:textId="77777777" w:rsidR="00106FB1"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نبتكر حلولًا مُبتكرة في مجال الرعاية الصحية لمُساعدة الناس على عيش حياة أكثر صحة وتحسين النتائج في جميع أنحاء العالم.</w:t>
            </w:r>
          </w:p>
          <w:p w14:paraId="52F57DAB" w14:textId="77777777" w:rsidR="00BE08E6"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نحن نستجيب لاحتياجات البشر من خلال ابتكار علاجات مُتطوِّرة، وأجهزة مُنقذة للحياة، ومنتجات مُبتكرة تدعم الصحة بطرق جديدة. من خلال أحدث ما توصّلتْ إليه العلوم والتكنولوجيا، نسعى جاهدين لتحسين النتائج وتمكين الناس من عيش حياتهم على أكمل وجه — من خلال استحداث ابتكارات ذات مغزى لكل مرحلة من مراحل الحياة.</w:t>
            </w:r>
          </w:p>
        </w:tc>
      </w:tr>
      <w:tr w:rsidR="00F2044B" w:rsidRPr="0083411E" w14:paraId="6575A044" w14:textId="77777777" w:rsidTr="0083411E">
        <w:tc>
          <w:tcPr>
            <w:tcW w:w="1353" w:type="dxa"/>
            <w:shd w:val="clear" w:color="auto" w:fill="C1E4F5"/>
            <w:tcMar>
              <w:top w:w="120" w:type="dxa"/>
              <w:left w:w="180" w:type="dxa"/>
              <w:bottom w:w="120" w:type="dxa"/>
              <w:right w:w="180" w:type="dxa"/>
            </w:tcMar>
            <w:hideMark/>
          </w:tcPr>
          <w:p w14:paraId="54996177" w14:textId="77777777" w:rsidR="00BE08E6" w:rsidRPr="0083411E" w:rsidRDefault="00F21F5E" w:rsidP="00BE08E6">
            <w:pPr>
              <w:spacing w:before="30" w:after="30"/>
              <w:ind w:left="30" w:right="30"/>
              <w:rPr>
                <w:rFonts w:ascii="Calibri" w:eastAsia="Times New Roman" w:hAnsi="Calibri" w:cs="Calibri"/>
                <w:sz w:val="16"/>
              </w:rPr>
            </w:pPr>
            <w:hyperlink r:id="rId42" w:tgtFrame="_blank" w:history="1">
              <w:r w:rsidRPr="0083411E">
                <w:rPr>
                  <w:rFonts w:ascii="Calibri" w:eastAsia="Times New Roman" w:hAnsi="Calibri" w:cs="Calibri"/>
                  <w:color w:val="0000FF"/>
                  <w:sz w:val="16"/>
                  <w:u w:val="single"/>
                </w:rPr>
                <w:t>Screen 9</w:t>
              </w:r>
            </w:hyperlink>
            <w:r w:rsidRPr="0083411E">
              <w:rPr>
                <w:rFonts w:ascii="Calibri" w:eastAsia="Times New Roman" w:hAnsi="Calibri" w:cs="Calibri"/>
                <w:sz w:val="16"/>
              </w:rPr>
              <w:t xml:space="preserve"> </w:t>
            </w:r>
          </w:p>
          <w:p w14:paraId="1B3CF091" w14:textId="77777777" w:rsidR="00BE08E6" w:rsidRPr="0083411E" w:rsidRDefault="00F21F5E" w:rsidP="00BE08E6">
            <w:pPr>
              <w:ind w:left="30" w:right="30"/>
              <w:rPr>
                <w:rFonts w:ascii="Calibri" w:eastAsia="Times New Roman" w:hAnsi="Calibri" w:cs="Calibri"/>
                <w:sz w:val="16"/>
              </w:rPr>
            </w:pPr>
            <w:hyperlink r:id="rId43" w:tgtFrame="_blank" w:history="1">
              <w:r w:rsidRPr="0083411E">
                <w:rPr>
                  <w:rFonts w:ascii="Calibri" w:eastAsia="Times New Roman" w:hAnsi="Calibri" w:cs="Calibri"/>
                  <w:color w:val="0000FF"/>
                  <w:sz w:val="16"/>
                  <w:u w:val="single"/>
                </w:rPr>
                <w:t>17_C_10</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BE5B874"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INNOVATION II</w:t>
            </w:r>
          </w:p>
          <w:p w14:paraId="06E20273"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cultivate a culture of innovation by exploring new possibilities and plan for contingencies.</w:t>
            </w:r>
          </w:p>
          <w:p w14:paraId="2784B41F"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lastRenderedPageBreak/>
              <w:t>While progress often involves risk, we take thoughtful, responsible steps to anticipate challenges and minimize them in advance—always guided by the Code and our policies.</w:t>
            </w:r>
          </w:p>
        </w:tc>
        <w:tc>
          <w:tcPr>
            <w:tcW w:w="6000" w:type="dxa"/>
          </w:tcPr>
          <w:p w14:paraId="28FEC189" w14:textId="77777777" w:rsidR="00106FB1"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lastRenderedPageBreak/>
              <w:t>الابتكار 2</w:t>
            </w:r>
          </w:p>
          <w:p w14:paraId="5053680E" w14:textId="77777777" w:rsidR="00106FB1"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نُنمّي ثقافة الابتكار من خلال استكشاف إمكانيات جديدة والتخطيط للطوارئ.</w:t>
            </w:r>
          </w:p>
          <w:p w14:paraId="2ACBBF46" w14:textId="77777777" w:rsidR="00BE08E6"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lastRenderedPageBreak/>
              <w:t>على الرغم من أن التقدُّم غالبًا ما ينطوي على مخاطر، فإننا نتّخذ خطوات مدروسة ومسؤولة لتوقُّع التحديات وتقليلها مُسبقًا — مُسترشدين دائمًا بالمدونة وسياساتنا.</w:t>
            </w:r>
          </w:p>
        </w:tc>
      </w:tr>
      <w:tr w:rsidR="00F2044B" w:rsidRPr="0083411E" w14:paraId="349ECD4F" w14:textId="77777777" w:rsidTr="0083411E">
        <w:tc>
          <w:tcPr>
            <w:tcW w:w="1353" w:type="dxa"/>
            <w:shd w:val="clear" w:color="auto" w:fill="C1E4F5"/>
            <w:tcMar>
              <w:top w:w="120" w:type="dxa"/>
              <w:left w:w="180" w:type="dxa"/>
              <w:bottom w:w="120" w:type="dxa"/>
              <w:right w:w="180" w:type="dxa"/>
            </w:tcMar>
            <w:hideMark/>
          </w:tcPr>
          <w:p w14:paraId="6C92479D" w14:textId="77777777" w:rsidR="00BE08E6" w:rsidRPr="0083411E" w:rsidRDefault="00F21F5E" w:rsidP="00BE08E6">
            <w:pPr>
              <w:spacing w:before="30" w:after="30"/>
              <w:ind w:left="30" w:right="30"/>
              <w:rPr>
                <w:rFonts w:ascii="Calibri" w:eastAsia="Times New Roman" w:hAnsi="Calibri" w:cs="Calibri"/>
                <w:sz w:val="16"/>
              </w:rPr>
            </w:pPr>
            <w:hyperlink r:id="rId44" w:tgtFrame="_blank" w:history="1">
              <w:r w:rsidRPr="0083411E">
                <w:rPr>
                  <w:rFonts w:ascii="Calibri" w:eastAsia="Times New Roman" w:hAnsi="Calibri" w:cs="Calibri"/>
                  <w:color w:val="0000FF"/>
                  <w:sz w:val="16"/>
                  <w:u w:val="single"/>
                </w:rPr>
                <w:t>Screen 9</w:t>
              </w:r>
            </w:hyperlink>
            <w:r w:rsidRPr="0083411E">
              <w:rPr>
                <w:rFonts w:ascii="Calibri" w:eastAsia="Times New Roman" w:hAnsi="Calibri" w:cs="Calibri"/>
                <w:sz w:val="16"/>
              </w:rPr>
              <w:t xml:space="preserve"> </w:t>
            </w:r>
          </w:p>
          <w:p w14:paraId="42D235FD" w14:textId="77777777" w:rsidR="00BE08E6" w:rsidRPr="0083411E" w:rsidRDefault="00F21F5E" w:rsidP="00BE08E6">
            <w:pPr>
              <w:ind w:left="30" w:right="30"/>
              <w:rPr>
                <w:rFonts w:ascii="Calibri" w:eastAsia="Times New Roman" w:hAnsi="Calibri" w:cs="Calibri"/>
                <w:sz w:val="16"/>
              </w:rPr>
            </w:pPr>
            <w:hyperlink r:id="rId45" w:tgtFrame="_blank" w:history="1">
              <w:r w:rsidRPr="0083411E">
                <w:rPr>
                  <w:rFonts w:ascii="Calibri" w:eastAsia="Times New Roman" w:hAnsi="Calibri" w:cs="Calibri"/>
                  <w:color w:val="0000FF"/>
                  <w:sz w:val="16"/>
                  <w:u w:val="single"/>
                </w:rPr>
                <w:t>18_C_10</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56E10BE"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ADVANCING SCIENCE</w:t>
            </w:r>
          </w:p>
          <w:p w14:paraId="3A84F6BB"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conduct research to generate accurate, objective data that drives innovation, improves treatments, and advances healthcare.</w:t>
            </w:r>
          </w:p>
          <w:p w14:paraId="19FA3622"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When conducting research, we treat study participants with dignity, protect them from unnecessary risk, and ensure they understand the nature and purpose of the research and the associated risks. Obtaining informed consent from study participants is an essential part of our research process.</w:t>
            </w:r>
          </w:p>
          <w:p w14:paraId="2EFB73CB"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value transparency in scientific research and will not seek to improperly influence outcomes. We ensure study data is accurate and are committed to providing research results relating to our products, whether results are positive or negative, in a timely and accurate fashion.</w:t>
            </w:r>
          </w:p>
          <w:p w14:paraId="7F960A7C"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When research is conducted for Abbott or published on our behalf, we partner with experts who have strong scientific and medical backgrounds. We expect them to disclose any connections to Abbott, including financial or other relationships.</w:t>
            </w:r>
          </w:p>
        </w:tc>
        <w:tc>
          <w:tcPr>
            <w:tcW w:w="6000" w:type="dxa"/>
          </w:tcPr>
          <w:p w14:paraId="3A1D2BC9" w14:textId="77777777" w:rsidR="009A0BBE"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العلوم السبّاقة</w:t>
            </w:r>
          </w:p>
          <w:p w14:paraId="0C2597DD" w14:textId="77777777" w:rsidR="009A0BBE"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نُجري أبحاثًا لإنتاج بيانات دقيقة وموضوعية تدفع عجلة الابتكار، وتُحسّن العلاجات، وتُطوّر الرعاية الصحية.</w:t>
            </w:r>
          </w:p>
          <w:p w14:paraId="193FA499" w14:textId="77777777" w:rsidR="009A0BBE"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عند إجراء الأبحاث، نتعامل مع المُشاركين في الدراسة بكرامة، ونحميهم من المخاطر غير الضرورية، ونضمن فهمهم لطبيعة البحث والغرض منه والمخاطر المُرتبطة به. والحصول على موافقة مستنيرة من المشاركين في الدراسات هو جزء لا يتجزأ من عمليّة البحث لدينا.</w:t>
            </w:r>
          </w:p>
          <w:p w14:paraId="399A349C" w14:textId="77777777" w:rsidR="009A0BBE"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نُقدّر الشفافية في البحث العلمي ولن نسعى للتأثير بشكلٍ غير لائق على النتائج. نحن نضمن دقّة بيانات الدراسة ونلتزم بتقديم نتائج الأبحاث المُتعلقة بمنتجاتنا، سواء كانت النتائج إيجابية أو سلبية، في الوقت المناسب وبشكلٍ دقيق.</w:t>
            </w:r>
          </w:p>
          <w:p w14:paraId="6BE112E5" w14:textId="77777777" w:rsidR="00BE08E6"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عند إجراء أبحاث لصالح شركة Abbott أو نشرها نيابةً عنّا، نتعاون مع خبراء يتمتّعون بخبرات علمية وطبية قوية. كما نتوقّع منهم الكشف عن أي صِلات لهم بشركة Abbott، بما في ذلك العلاقات المالية أو غيرها.</w:t>
            </w:r>
          </w:p>
        </w:tc>
      </w:tr>
      <w:tr w:rsidR="00F2044B" w:rsidRPr="0083411E" w14:paraId="336E6A77" w14:textId="77777777" w:rsidTr="0083411E">
        <w:tc>
          <w:tcPr>
            <w:tcW w:w="1353" w:type="dxa"/>
            <w:shd w:val="clear" w:color="auto" w:fill="C1E4F5"/>
            <w:tcMar>
              <w:top w:w="120" w:type="dxa"/>
              <w:left w:w="180" w:type="dxa"/>
              <w:bottom w:w="120" w:type="dxa"/>
              <w:right w:w="180" w:type="dxa"/>
            </w:tcMar>
            <w:hideMark/>
          </w:tcPr>
          <w:p w14:paraId="4B371BC0" w14:textId="77777777" w:rsidR="00BE08E6" w:rsidRPr="0083411E" w:rsidRDefault="00F21F5E" w:rsidP="00BE08E6">
            <w:pPr>
              <w:spacing w:before="30" w:after="30"/>
              <w:ind w:left="30" w:right="30"/>
              <w:rPr>
                <w:rFonts w:ascii="Calibri" w:eastAsia="Times New Roman" w:hAnsi="Calibri" w:cs="Calibri"/>
                <w:sz w:val="16"/>
              </w:rPr>
            </w:pPr>
            <w:hyperlink r:id="rId46" w:tgtFrame="_blank" w:history="1">
              <w:r w:rsidRPr="0083411E">
                <w:rPr>
                  <w:rFonts w:ascii="Calibri" w:eastAsia="Times New Roman" w:hAnsi="Calibri" w:cs="Calibri"/>
                  <w:color w:val="0000FF"/>
                  <w:sz w:val="16"/>
                  <w:u w:val="single"/>
                </w:rPr>
                <w:t>Screen 10</w:t>
              </w:r>
            </w:hyperlink>
            <w:r w:rsidRPr="0083411E">
              <w:rPr>
                <w:rFonts w:ascii="Calibri" w:eastAsia="Times New Roman" w:hAnsi="Calibri" w:cs="Calibri"/>
                <w:sz w:val="16"/>
              </w:rPr>
              <w:t xml:space="preserve"> </w:t>
            </w:r>
          </w:p>
          <w:p w14:paraId="1C307C9A" w14:textId="77777777" w:rsidR="00BE08E6" w:rsidRPr="0083411E" w:rsidRDefault="00F21F5E" w:rsidP="00BE08E6">
            <w:pPr>
              <w:ind w:left="30" w:right="30"/>
              <w:rPr>
                <w:rFonts w:ascii="Calibri" w:eastAsia="Times New Roman" w:hAnsi="Calibri" w:cs="Calibri"/>
                <w:sz w:val="16"/>
              </w:rPr>
            </w:pPr>
            <w:hyperlink r:id="rId47" w:tgtFrame="_blank" w:history="1">
              <w:r w:rsidRPr="0083411E">
                <w:rPr>
                  <w:rFonts w:ascii="Calibri" w:eastAsia="Times New Roman" w:hAnsi="Calibri" w:cs="Calibri"/>
                  <w:color w:val="0000FF"/>
                  <w:sz w:val="16"/>
                  <w:u w:val="single"/>
                </w:rPr>
                <w:t>19_C_11</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B28F059"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You must view all content before moving forward.</w:t>
            </w:r>
          </w:p>
          <w:p w14:paraId="3C9935FD"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At Abbott, we foster a culture of openness, diversity, and respect—because it drives creativity and innovation.</w:t>
            </w:r>
          </w:p>
          <w:p w14:paraId="5CB8F277"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each have a responsibility to live the Code every day: treating others with respect, creating a safe and inclusive workplace, and ensuring equal opportunity for all.</w:t>
            </w:r>
          </w:p>
          <w:p w14:paraId="3E3AAAFA"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ask questions when things are unclear and speak up when something doesn’t feel right.</w:t>
            </w:r>
          </w:p>
          <w:p w14:paraId="6BBE1A4D"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This section reinforces our commitment to equal opportunity and a secure work environment, and reminds us to understand, apply, and uphold the Code in everything we do.</w:t>
            </w:r>
          </w:p>
          <w:p w14:paraId="7703E1DF"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Collaboration</w:t>
            </w:r>
          </w:p>
          <w:p w14:paraId="6AFD2969"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Our Connection to Each Other</w:t>
            </w:r>
          </w:p>
          <w:p w14:paraId="0D2A95A9"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Reporting Concerns</w:t>
            </w:r>
          </w:p>
          <w:p w14:paraId="35BC3941"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Equal Opportunity</w:t>
            </w:r>
          </w:p>
          <w:p w14:paraId="10ED49AF"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Fair Treatment</w:t>
            </w:r>
          </w:p>
          <w:p w14:paraId="7A307498"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Work Environment</w:t>
            </w:r>
          </w:p>
          <w:p w14:paraId="2FF5EA00" w14:textId="77777777" w:rsidR="00BE08E6" w:rsidRPr="0083411E" w:rsidRDefault="00F21F5E" w:rsidP="00BE08E6">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Click each of the icons to learn more.</w:t>
            </w:r>
          </w:p>
        </w:tc>
        <w:tc>
          <w:tcPr>
            <w:tcW w:w="6000" w:type="dxa"/>
          </w:tcPr>
          <w:p w14:paraId="081EC25E" w14:textId="77777777" w:rsidR="007502B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يجب عليك عرض كل المحتوى قبل المتابعة.</w:t>
            </w:r>
          </w:p>
          <w:p w14:paraId="1F1344C0" w14:textId="77777777" w:rsidR="007502B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في شركة Abbott، نحن نُشجّع ثقافة الانفتاح، والتنوُّع، والاحترام، لأنها تُحفّز الإبداع والابتكار.</w:t>
            </w:r>
          </w:p>
          <w:p w14:paraId="414140DB" w14:textId="77777777" w:rsidR="007502B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يتحمّل كل منّا مسؤولية الالتزام بالمدونة كل يوم: مُعاملة الآخرين باحترام، وخلق بيئة عمل آمنة وشاملة، وضمان تكافؤ الفرص للجميع.</w:t>
            </w:r>
          </w:p>
          <w:p w14:paraId="7F61F9DB" w14:textId="77777777" w:rsidR="007502B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نطرح الأسئلة عندما تكون الأمور غير واضحة ونُعبّر عن رأينا عندما نشعر أن هناك شيئًا ما غير صحيح.</w:t>
            </w:r>
          </w:p>
          <w:p w14:paraId="6CBB40C4" w14:textId="77777777" w:rsidR="007502B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يُعزّز هذا القسم التزامنا بتكافؤ الفرص وتوفير بيئة عمل آمنة، ويُذكّرنا بضرورة فهم المدونة، وتطبيقها، والالتزام بها في كل ما نقوم به.</w:t>
            </w:r>
          </w:p>
          <w:p w14:paraId="66B082EE" w14:textId="77777777" w:rsidR="007502B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التعاون</w:t>
            </w:r>
          </w:p>
          <w:p w14:paraId="1C9BDBAD" w14:textId="77777777" w:rsidR="007502B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ترابطنا مع بعضنا</w:t>
            </w:r>
          </w:p>
          <w:p w14:paraId="22472EF3" w14:textId="77777777" w:rsidR="007502B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الإبلاغ عن المخاوف</w:t>
            </w:r>
          </w:p>
          <w:p w14:paraId="1FE0F579" w14:textId="77777777" w:rsidR="007502B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تكافؤ الفرص</w:t>
            </w:r>
          </w:p>
          <w:p w14:paraId="1435EA97" w14:textId="77777777" w:rsidR="007502B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المعاملة العادلة</w:t>
            </w:r>
          </w:p>
          <w:p w14:paraId="73756F34" w14:textId="77777777" w:rsidR="007502B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بيئة العمل</w:t>
            </w:r>
          </w:p>
          <w:p w14:paraId="7B38219C" w14:textId="77777777" w:rsidR="00BE08E6"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انقر فوق كلٍ من هذه الرموز لمعرفة المزيد.</w:t>
            </w:r>
          </w:p>
        </w:tc>
      </w:tr>
      <w:tr w:rsidR="00F2044B" w:rsidRPr="0083411E" w14:paraId="0C6083A1" w14:textId="77777777" w:rsidTr="0083411E">
        <w:tc>
          <w:tcPr>
            <w:tcW w:w="1353" w:type="dxa"/>
            <w:shd w:val="clear" w:color="auto" w:fill="C1E4F5"/>
            <w:tcMar>
              <w:top w:w="120" w:type="dxa"/>
              <w:left w:w="180" w:type="dxa"/>
              <w:bottom w:w="120" w:type="dxa"/>
              <w:right w:w="180" w:type="dxa"/>
            </w:tcMar>
            <w:hideMark/>
          </w:tcPr>
          <w:p w14:paraId="2DF71665" w14:textId="77777777" w:rsidR="00F47217" w:rsidRPr="0083411E" w:rsidRDefault="00F21F5E" w:rsidP="00F47217">
            <w:pPr>
              <w:spacing w:before="30" w:after="30"/>
              <w:ind w:left="30" w:right="30"/>
              <w:rPr>
                <w:rFonts w:ascii="Calibri" w:eastAsia="Times New Roman" w:hAnsi="Calibri" w:cs="Calibri"/>
                <w:sz w:val="16"/>
              </w:rPr>
            </w:pPr>
            <w:hyperlink r:id="rId48" w:tgtFrame="_blank" w:history="1">
              <w:r w:rsidRPr="0083411E">
                <w:rPr>
                  <w:rFonts w:ascii="Calibri" w:eastAsia="Times New Roman" w:hAnsi="Calibri" w:cs="Calibri"/>
                  <w:color w:val="0000FF"/>
                  <w:sz w:val="16"/>
                  <w:u w:val="single"/>
                </w:rPr>
                <w:t>Screen 10</w:t>
              </w:r>
            </w:hyperlink>
            <w:r w:rsidRPr="0083411E">
              <w:rPr>
                <w:rFonts w:ascii="Calibri" w:eastAsia="Times New Roman" w:hAnsi="Calibri" w:cs="Calibri"/>
                <w:sz w:val="16"/>
              </w:rPr>
              <w:t xml:space="preserve"> </w:t>
            </w:r>
          </w:p>
          <w:p w14:paraId="7B22FF3F" w14:textId="77777777" w:rsidR="00F47217" w:rsidRPr="0083411E" w:rsidRDefault="00F21F5E" w:rsidP="00F47217">
            <w:pPr>
              <w:ind w:left="30" w:right="30"/>
              <w:rPr>
                <w:rFonts w:ascii="Calibri" w:eastAsia="Times New Roman" w:hAnsi="Calibri" w:cs="Calibri"/>
                <w:sz w:val="16"/>
              </w:rPr>
            </w:pPr>
            <w:hyperlink r:id="rId49" w:tgtFrame="_blank" w:history="1">
              <w:r w:rsidRPr="0083411E">
                <w:rPr>
                  <w:rFonts w:ascii="Calibri" w:eastAsia="Times New Roman" w:hAnsi="Calibri" w:cs="Calibri"/>
                  <w:color w:val="0000FF"/>
                  <w:sz w:val="16"/>
                  <w:u w:val="single"/>
                </w:rPr>
                <w:t>20_C_11</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8A71CEF" w14:textId="77777777" w:rsidR="00F47217" w:rsidRPr="0083411E" w:rsidRDefault="00F21F5E" w:rsidP="00F47217">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COLLABORATION</w:t>
            </w:r>
          </w:p>
          <w:p w14:paraId="0E0DB8D8" w14:textId="77777777" w:rsidR="00F47217" w:rsidRPr="0083411E" w:rsidRDefault="00F21F5E" w:rsidP="00F47217">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value openness and collaboration because diverse ideas lead to better solutions.</w:t>
            </w:r>
          </w:p>
          <w:p w14:paraId="3F78FCE7" w14:textId="77777777" w:rsidR="00F47217" w:rsidRPr="0083411E" w:rsidRDefault="00F21F5E" w:rsidP="00F47217">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embrace diversity because it fuels creativity, energy, and progress. To make a meaningful impact on global health, we listen to one another, value every voice, and work together with purpose.</w:t>
            </w:r>
          </w:p>
        </w:tc>
        <w:tc>
          <w:tcPr>
            <w:tcW w:w="6000" w:type="dxa"/>
            <w:vAlign w:val="center"/>
          </w:tcPr>
          <w:p w14:paraId="1F8AF9DE" w14:textId="77777777" w:rsidR="00F47217"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التعاون</w:t>
            </w:r>
          </w:p>
          <w:p w14:paraId="31A08C38" w14:textId="77777777" w:rsidR="00F47217"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نُقدّر الانفتاح والتعاون لأن الأفكار المُتنوّعة تُؤدّي إلى حلول أفضل.</w:t>
            </w:r>
          </w:p>
          <w:p w14:paraId="773020A0" w14:textId="77777777" w:rsidR="00F47217"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نحن نُرحّب بالتنوُّع لأنه يُغذّي الإبداع، والطاقة، والتقدُّم. لإحداث تأثير ملموس على الصحة العالمية، فإننا نستمع إلى بعضنا البعض، ونُقدّر كل صوت، ونعمل معًا بهدف مُحدّد.</w:t>
            </w:r>
          </w:p>
        </w:tc>
      </w:tr>
      <w:tr w:rsidR="00F2044B" w:rsidRPr="0083411E" w14:paraId="79DAB62A" w14:textId="77777777" w:rsidTr="0083411E">
        <w:tc>
          <w:tcPr>
            <w:tcW w:w="1353" w:type="dxa"/>
            <w:shd w:val="clear" w:color="auto" w:fill="C1E4F5"/>
            <w:tcMar>
              <w:top w:w="120" w:type="dxa"/>
              <w:left w:w="180" w:type="dxa"/>
              <w:bottom w:w="120" w:type="dxa"/>
              <w:right w:w="180" w:type="dxa"/>
            </w:tcMar>
            <w:hideMark/>
          </w:tcPr>
          <w:p w14:paraId="6DA6615F" w14:textId="77777777" w:rsidR="00F47217" w:rsidRPr="0083411E" w:rsidRDefault="00F21F5E" w:rsidP="00F47217">
            <w:pPr>
              <w:spacing w:before="30" w:after="30"/>
              <w:ind w:left="30" w:right="30"/>
              <w:rPr>
                <w:rFonts w:ascii="Calibri" w:eastAsia="Times New Roman" w:hAnsi="Calibri" w:cs="Calibri"/>
                <w:sz w:val="16"/>
              </w:rPr>
            </w:pPr>
            <w:hyperlink r:id="rId50" w:tgtFrame="_blank" w:history="1">
              <w:r w:rsidRPr="0083411E">
                <w:rPr>
                  <w:rFonts w:ascii="Calibri" w:eastAsia="Times New Roman" w:hAnsi="Calibri" w:cs="Calibri"/>
                  <w:color w:val="0000FF"/>
                  <w:sz w:val="16"/>
                  <w:u w:val="single"/>
                </w:rPr>
                <w:t>Screen 10</w:t>
              </w:r>
            </w:hyperlink>
            <w:r w:rsidRPr="0083411E">
              <w:rPr>
                <w:rFonts w:ascii="Calibri" w:eastAsia="Times New Roman" w:hAnsi="Calibri" w:cs="Calibri"/>
                <w:sz w:val="16"/>
              </w:rPr>
              <w:t xml:space="preserve"> </w:t>
            </w:r>
          </w:p>
          <w:p w14:paraId="22F267F5" w14:textId="77777777" w:rsidR="00F47217" w:rsidRPr="0083411E" w:rsidRDefault="00F21F5E" w:rsidP="00F47217">
            <w:pPr>
              <w:ind w:left="30" w:right="30"/>
              <w:rPr>
                <w:rFonts w:ascii="Calibri" w:eastAsia="Times New Roman" w:hAnsi="Calibri" w:cs="Calibri"/>
                <w:sz w:val="16"/>
              </w:rPr>
            </w:pPr>
            <w:hyperlink r:id="rId51" w:tgtFrame="_blank" w:history="1">
              <w:r w:rsidRPr="0083411E">
                <w:rPr>
                  <w:rFonts w:ascii="Calibri" w:eastAsia="Times New Roman" w:hAnsi="Calibri" w:cs="Calibri"/>
                  <w:color w:val="0000FF"/>
                  <w:sz w:val="16"/>
                  <w:u w:val="single"/>
                </w:rPr>
                <w:t>21_C_11</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88AF1F4" w14:textId="77777777" w:rsidR="00F47217" w:rsidRPr="0083411E" w:rsidRDefault="00F21F5E" w:rsidP="00F47217">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OUR CONNECTION TO EACH OTHER</w:t>
            </w:r>
          </w:p>
          <w:p w14:paraId="1570F037" w14:textId="77777777" w:rsidR="00F47217" w:rsidRPr="0083411E" w:rsidRDefault="00F21F5E" w:rsidP="00F47217">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all share the responsibility to live Abbott’s values every day.</w:t>
            </w:r>
          </w:p>
          <w:p w14:paraId="28BC27E7" w14:textId="77777777" w:rsidR="00F47217" w:rsidRPr="0083411E" w:rsidRDefault="00F21F5E" w:rsidP="00F47217">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By acting ethically, we strengthen our culture. Everyone must understand how the Code applies to their role and work.</w:t>
            </w:r>
          </w:p>
          <w:p w14:paraId="55538C0E" w14:textId="77777777" w:rsidR="00F47217" w:rsidRPr="0083411E" w:rsidRDefault="00F21F5E" w:rsidP="00F47217">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Managers and supervisors have a special responsibility as leaders—they must model our values, promote ethical </w:t>
            </w:r>
            <w:proofErr w:type="spellStart"/>
            <w:r w:rsidRPr="0083411E">
              <w:rPr>
                <w:rFonts w:ascii="Calibri" w:eastAsia="Times New Roman" w:hAnsi="Calibri" w:cs="Calibri"/>
              </w:rPr>
              <w:t>behavior</w:t>
            </w:r>
            <w:proofErr w:type="spellEnd"/>
            <w:r w:rsidRPr="0083411E">
              <w:rPr>
                <w:rFonts w:ascii="Calibri" w:eastAsia="Times New Roman" w:hAnsi="Calibri" w:cs="Calibri"/>
              </w:rPr>
              <w:t>, and create a safe space where employees feel comfortable asking questions and raising concerns without fear of retaliation.</w:t>
            </w:r>
          </w:p>
        </w:tc>
        <w:tc>
          <w:tcPr>
            <w:tcW w:w="6000" w:type="dxa"/>
          </w:tcPr>
          <w:p w14:paraId="0130C557" w14:textId="77777777" w:rsidR="004422A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ترابطنا مع بعضنا</w:t>
            </w:r>
          </w:p>
          <w:p w14:paraId="470F3C53" w14:textId="77777777" w:rsidR="004422A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جميعًا نتشارك مسؤولية تطبيق قيم Abbott كل يوم.</w:t>
            </w:r>
          </w:p>
          <w:p w14:paraId="2E8A0BF4" w14:textId="77777777" w:rsidR="004422A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من خلال التصرُّف بشكلٍ أخلاقي، نحن نُعزّز ثقافتنا. يجب على الجميع فهم كيفية تطبيق المدونة على دورهم وعملهم.</w:t>
            </w:r>
          </w:p>
          <w:p w14:paraId="00F95FBE" w14:textId="77777777" w:rsidR="00F47217"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يتحمّل المديرون والمشرفون مسؤولية خاصة باعتبارهم قادة — يجب عليهم أن يكونوا قُدوة في تطبيق قيمنا، وتعزيز السلوك الأخلاقي، وخلق بيئة آمنة يشعر فيها الموظفون بالراحة في طرح الأسئلة وإثارة المخاوف دون خوف من الانتقام.</w:t>
            </w:r>
          </w:p>
        </w:tc>
      </w:tr>
      <w:tr w:rsidR="00F2044B" w:rsidRPr="0083411E" w14:paraId="5AB7B154" w14:textId="77777777" w:rsidTr="0083411E">
        <w:tc>
          <w:tcPr>
            <w:tcW w:w="1353" w:type="dxa"/>
            <w:shd w:val="clear" w:color="auto" w:fill="C1E4F5"/>
            <w:tcMar>
              <w:top w:w="120" w:type="dxa"/>
              <w:left w:w="180" w:type="dxa"/>
              <w:bottom w:w="120" w:type="dxa"/>
              <w:right w:w="180" w:type="dxa"/>
            </w:tcMar>
            <w:hideMark/>
          </w:tcPr>
          <w:p w14:paraId="568B67A9" w14:textId="77777777" w:rsidR="00F47217" w:rsidRPr="0083411E" w:rsidRDefault="00F21F5E" w:rsidP="00F47217">
            <w:pPr>
              <w:spacing w:before="30" w:after="30"/>
              <w:ind w:left="30" w:right="30"/>
              <w:rPr>
                <w:rFonts w:ascii="Calibri" w:eastAsia="Times New Roman" w:hAnsi="Calibri" w:cs="Calibri"/>
                <w:sz w:val="16"/>
              </w:rPr>
            </w:pPr>
            <w:hyperlink r:id="rId52" w:tgtFrame="_blank" w:history="1">
              <w:r w:rsidRPr="0083411E">
                <w:rPr>
                  <w:rFonts w:ascii="Calibri" w:eastAsia="Times New Roman" w:hAnsi="Calibri" w:cs="Calibri"/>
                  <w:color w:val="0000FF"/>
                  <w:sz w:val="16"/>
                  <w:u w:val="single"/>
                </w:rPr>
                <w:t>Screen 10</w:t>
              </w:r>
            </w:hyperlink>
            <w:r w:rsidRPr="0083411E">
              <w:rPr>
                <w:rFonts w:ascii="Calibri" w:eastAsia="Times New Roman" w:hAnsi="Calibri" w:cs="Calibri"/>
                <w:sz w:val="16"/>
              </w:rPr>
              <w:t xml:space="preserve"> </w:t>
            </w:r>
          </w:p>
          <w:p w14:paraId="3D14B442" w14:textId="77777777" w:rsidR="00F47217" w:rsidRPr="0083411E" w:rsidRDefault="00F21F5E" w:rsidP="00F47217">
            <w:pPr>
              <w:ind w:left="30" w:right="30"/>
              <w:rPr>
                <w:rFonts w:ascii="Calibri" w:eastAsia="Times New Roman" w:hAnsi="Calibri" w:cs="Calibri"/>
                <w:sz w:val="16"/>
              </w:rPr>
            </w:pPr>
            <w:hyperlink r:id="rId53" w:tgtFrame="_blank" w:history="1">
              <w:r w:rsidRPr="0083411E">
                <w:rPr>
                  <w:rFonts w:ascii="Calibri" w:eastAsia="Times New Roman" w:hAnsi="Calibri" w:cs="Calibri"/>
                  <w:color w:val="0000FF"/>
                  <w:sz w:val="16"/>
                  <w:u w:val="single"/>
                </w:rPr>
                <w:t>22_C_11</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E541719" w14:textId="77777777" w:rsidR="00F47217" w:rsidRPr="0083411E" w:rsidRDefault="00F21F5E" w:rsidP="00310ED1">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REPORTING CONCERNS</w:t>
            </w:r>
          </w:p>
          <w:p w14:paraId="5B071317" w14:textId="77777777" w:rsidR="00F47217" w:rsidRPr="0083411E" w:rsidRDefault="00F21F5E" w:rsidP="00310ED1">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lastRenderedPageBreak/>
              <w:t>We ask questions when something isn’t clear or doesn’t feel right. We also speak up and report any possible violations of the Code.</w:t>
            </w:r>
          </w:p>
          <w:p w14:paraId="3974409B" w14:textId="77777777" w:rsidR="00F47217" w:rsidRPr="0083411E" w:rsidRDefault="00F21F5E" w:rsidP="00310ED1">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It’s our responsibility to ask questions when direction is unclear and to challenge and report suspected unethical business conduct, violations of the Code, or breaches of Abbott’s policies.</w:t>
            </w:r>
          </w:p>
          <w:p w14:paraId="3BDF5FB0" w14:textId="77777777" w:rsidR="00F47217" w:rsidRPr="0083411E" w:rsidRDefault="00F21F5E" w:rsidP="00310ED1">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If you’re unsure about the right choice or action, talk to your manager or contact the Office of Ethics and Compliance.</w:t>
            </w:r>
          </w:p>
          <w:p w14:paraId="0366B390" w14:textId="77777777" w:rsidR="00F47217" w:rsidRPr="0083411E" w:rsidRDefault="00F21F5E" w:rsidP="00310ED1">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Managers and supervisors must lead by example and make sure employees understand and follow the Code. Leaders have a greater responsibility to communicate Abbott’s expectations and should reach out to the Office of Ethics and Compliance about any potential Code violations.</w:t>
            </w:r>
          </w:p>
          <w:p w14:paraId="16035FE0" w14:textId="77777777" w:rsidR="00F47217" w:rsidRPr="0083411E" w:rsidRDefault="00F21F5E" w:rsidP="00310ED1">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All reports of possible Code violations are taken seriously. The Office of Ethics and Compliance will handle follow-up steps, including investigations and corrective actions when needed. You should not investigate on your own. Everyone must cooperate and keep investigations confidential.</w:t>
            </w:r>
          </w:p>
          <w:p w14:paraId="1A81CF92" w14:textId="77777777" w:rsidR="00F47217" w:rsidRPr="0083411E" w:rsidRDefault="00F21F5E" w:rsidP="00310ED1">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Corrective actions may include discipline (up to and including termination) or legal action for:</w:t>
            </w:r>
          </w:p>
          <w:p w14:paraId="0104DA8D" w14:textId="77777777" w:rsidR="00F47217" w:rsidRPr="0083411E" w:rsidRDefault="00F21F5E" w:rsidP="00310ED1">
            <w:pPr>
              <w:numPr>
                <w:ilvl w:val="0"/>
                <w:numId w:val="3"/>
              </w:numPr>
              <w:spacing w:before="100" w:beforeAutospacing="1" w:after="100" w:afterAutospacing="1"/>
              <w:ind w:left="750" w:right="30"/>
              <w:rPr>
                <w:rFonts w:ascii="Calibri" w:eastAsia="Times New Roman" w:hAnsi="Calibri" w:cs="Calibri"/>
              </w:rPr>
            </w:pPr>
            <w:r w:rsidRPr="0083411E">
              <w:rPr>
                <w:rFonts w:ascii="Calibri" w:eastAsia="Times New Roman" w:hAnsi="Calibri" w:cs="Calibri"/>
              </w:rPr>
              <w:lastRenderedPageBreak/>
              <w:t>Authorizing or taking part in a violation;</w:t>
            </w:r>
          </w:p>
          <w:p w14:paraId="324103C7" w14:textId="77777777" w:rsidR="00F47217" w:rsidRPr="0083411E" w:rsidRDefault="00F21F5E" w:rsidP="00310ED1">
            <w:pPr>
              <w:numPr>
                <w:ilvl w:val="0"/>
                <w:numId w:val="3"/>
              </w:numPr>
              <w:spacing w:before="100" w:beforeAutospacing="1" w:after="100" w:afterAutospacing="1"/>
              <w:ind w:left="750" w:right="30"/>
              <w:rPr>
                <w:rFonts w:ascii="Calibri" w:eastAsia="Times New Roman" w:hAnsi="Calibri" w:cs="Calibri"/>
              </w:rPr>
            </w:pPr>
            <w:r w:rsidRPr="0083411E">
              <w:rPr>
                <w:rFonts w:ascii="Calibri" w:eastAsia="Times New Roman" w:hAnsi="Calibri" w:cs="Calibri"/>
              </w:rPr>
              <w:t>Refusing to cooperate in an investigation;</w:t>
            </w:r>
          </w:p>
          <w:p w14:paraId="033AB7C0" w14:textId="77777777" w:rsidR="00F47217" w:rsidRPr="0083411E" w:rsidRDefault="00F21F5E" w:rsidP="00310ED1">
            <w:pPr>
              <w:numPr>
                <w:ilvl w:val="0"/>
                <w:numId w:val="3"/>
              </w:numPr>
              <w:spacing w:before="100" w:beforeAutospacing="1" w:after="100" w:afterAutospacing="1"/>
              <w:ind w:left="750" w:right="30"/>
              <w:rPr>
                <w:rFonts w:ascii="Calibri" w:eastAsia="Times New Roman" w:hAnsi="Calibri" w:cs="Calibri"/>
              </w:rPr>
            </w:pPr>
            <w:r w:rsidRPr="0083411E">
              <w:rPr>
                <w:rFonts w:ascii="Calibri" w:eastAsia="Times New Roman" w:hAnsi="Calibri" w:cs="Calibri"/>
              </w:rPr>
              <w:t>Failing to report a violation due to poor supervision;</w:t>
            </w:r>
          </w:p>
          <w:p w14:paraId="7EA7E02E" w14:textId="77777777" w:rsidR="00F47217" w:rsidRPr="0083411E" w:rsidRDefault="00F21F5E" w:rsidP="00310ED1">
            <w:pPr>
              <w:numPr>
                <w:ilvl w:val="0"/>
                <w:numId w:val="3"/>
              </w:numPr>
              <w:spacing w:before="100" w:beforeAutospacing="1" w:after="100" w:afterAutospacing="1"/>
              <w:ind w:left="750" w:right="30"/>
              <w:rPr>
                <w:rFonts w:ascii="Calibri" w:eastAsia="Times New Roman" w:hAnsi="Calibri" w:cs="Calibri"/>
              </w:rPr>
            </w:pPr>
            <w:r w:rsidRPr="0083411E">
              <w:rPr>
                <w:rFonts w:ascii="Calibri" w:eastAsia="Times New Roman" w:hAnsi="Calibri" w:cs="Calibri"/>
              </w:rPr>
              <w:t>Making a false report;</w:t>
            </w:r>
          </w:p>
          <w:p w14:paraId="09503958" w14:textId="77777777" w:rsidR="00F47217" w:rsidRPr="0083411E" w:rsidRDefault="00F21F5E" w:rsidP="00310ED1">
            <w:pPr>
              <w:numPr>
                <w:ilvl w:val="0"/>
                <w:numId w:val="3"/>
              </w:numPr>
              <w:spacing w:before="100" w:beforeAutospacing="1" w:after="100" w:afterAutospacing="1"/>
              <w:ind w:left="750" w:right="30"/>
              <w:rPr>
                <w:rFonts w:ascii="Calibri" w:eastAsia="Times New Roman" w:hAnsi="Calibri" w:cs="Calibri"/>
              </w:rPr>
            </w:pPr>
            <w:r w:rsidRPr="0083411E">
              <w:rPr>
                <w:rFonts w:ascii="Calibri" w:eastAsia="Times New Roman" w:hAnsi="Calibri" w:cs="Calibri"/>
              </w:rPr>
              <w:t>Retaliating against someone who reported a concern in good faith.</w:t>
            </w:r>
          </w:p>
          <w:p w14:paraId="65B491B3" w14:textId="77777777" w:rsidR="00F47217" w:rsidRPr="0083411E" w:rsidRDefault="00F21F5E" w:rsidP="00310ED1">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Retaliation is never acceptable. If you believe retaliation has occurred, report it to the Office of Ethics and Compliance or Human Resources.</w:t>
            </w:r>
          </w:p>
        </w:tc>
        <w:tc>
          <w:tcPr>
            <w:tcW w:w="6000" w:type="dxa"/>
          </w:tcPr>
          <w:p w14:paraId="5B466AB9" w14:textId="77777777" w:rsidR="00310ED1"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lastRenderedPageBreak/>
              <w:t>الإبلاغ عن المخاوف</w:t>
            </w:r>
          </w:p>
          <w:p w14:paraId="37792E39" w14:textId="77777777" w:rsidR="00310ED1"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نطرح الأسئلة عندما يكون هناك شيء غير واضح أو لا يبدو صحيحًا. كما أننا نُبلّغ عن أي انتهاكات مُحتملة للمدونة.</w:t>
            </w:r>
          </w:p>
          <w:p w14:paraId="3EEF1394" w14:textId="77777777" w:rsidR="00310ED1"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lastRenderedPageBreak/>
              <w:t>من مسؤوليتنا طرح الأسئلة عندما يكون التوجيه غير واضح، والتصدّي لأي سلوك تجاري غير أخلاقي مُشتبه به، أو انتهاكات للمدونة، أو خرق لسياسات شركة Abbott والإبلاغ عنها.</w:t>
            </w:r>
          </w:p>
          <w:p w14:paraId="74CEEA8E" w14:textId="77777777" w:rsidR="00310ED1"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إذا كنت غير متأكد من الاختيار أو الإجراء الصحيح، فتحدّث إلى مديرك أو اتصل بمكتب الأخلاقيات والامتثال.</w:t>
            </w:r>
          </w:p>
          <w:p w14:paraId="410948F7" w14:textId="77777777" w:rsidR="00310ED1"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يجب على المديرين والمشرفين أن يكونوا قُدوة حسنة وأن يتأكّدوا من أن الموظفين يفهمون المدونة ويتبعونها. يتحمّل القادة مسؤولية أكبر في توصيل توقعات Abbott، ويجب عليهم التواصُل مع مكتب الأخلاقيات والامتثال بشأن أي انتهاكات مُحتملة للمدونة.</w:t>
            </w:r>
          </w:p>
          <w:p w14:paraId="1C40FD7B" w14:textId="77777777" w:rsidR="00310ED1"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يتم التعامُل بجدية مع جميع البلاغات المُتعلقة باحتمال انتهاك القواعد. سيقوم مكتب الأخلاقيات والامتثال بمُتابعة الإجراءات اللازمة، بما في ذلك التحقيقات والإجراءات التصحيحية عند الضرورة. لا يجب أن تُحقّق بنفسك. يجب على الجميع التعاون والحفاظ على سرية التحقيقات.</w:t>
            </w:r>
          </w:p>
          <w:p w14:paraId="044911AF" w14:textId="77777777" w:rsidR="00310ED1"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قد تشمل الإجراءات التصحيحيّة الإجراء التأديبي (الذي يصل إلى الطرد)، أو الإجراء القانوني بخصوص:</w:t>
            </w:r>
          </w:p>
          <w:p w14:paraId="02380A52" w14:textId="77777777" w:rsidR="00310ED1" w:rsidRPr="0083411E" w:rsidRDefault="00F21F5E" w:rsidP="00596812">
            <w:pPr>
              <w:numPr>
                <w:ilvl w:val="0"/>
                <w:numId w:val="3"/>
              </w:numPr>
              <w:bidi/>
              <w:spacing w:before="100" w:beforeAutospacing="1" w:after="100" w:afterAutospacing="1"/>
              <w:ind w:left="750" w:right="30"/>
              <w:rPr>
                <w:rFonts w:ascii="Calibri" w:eastAsia="Times New Roman" w:hAnsi="Calibri" w:cs="Calibri"/>
                <w:rtl/>
              </w:rPr>
            </w:pPr>
            <w:r w:rsidRPr="0083411E">
              <w:rPr>
                <w:rFonts w:ascii="Arial" w:eastAsia="Arial" w:hAnsi="Arial" w:cs="Arial"/>
                <w:rtl/>
              </w:rPr>
              <w:t>الترخيص بارتكاب انتهاك أو المُشاركة فيه؛</w:t>
            </w:r>
          </w:p>
          <w:p w14:paraId="3AF0918E" w14:textId="77777777" w:rsidR="00310ED1" w:rsidRPr="0083411E" w:rsidRDefault="00F21F5E" w:rsidP="00596812">
            <w:pPr>
              <w:numPr>
                <w:ilvl w:val="0"/>
                <w:numId w:val="3"/>
              </w:numPr>
              <w:bidi/>
              <w:spacing w:before="100" w:beforeAutospacing="1" w:after="100" w:afterAutospacing="1"/>
              <w:ind w:left="750" w:right="30"/>
              <w:rPr>
                <w:rFonts w:ascii="Calibri" w:eastAsia="Times New Roman" w:hAnsi="Calibri" w:cs="Calibri"/>
                <w:rtl/>
              </w:rPr>
            </w:pPr>
            <w:r w:rsidRPr="0083411E">
              <w:rPr>
                <w:rFonts w:ascii="Arial" w:eastAsia="Arial" w:hAnsi="Arial" w:cs="Arial"/>
                <w:rtl/>
              </w:rPr>
              <w:t>رفض التعاون في التحقيق؛</w:t>
            </w:r>
          </w:p>
          <w:p w14:paraId="3A0CBD0B" w14:textId="77777777" w:rsidR="00310ED1" w:rsidRPr="0083411E" w:rsidRDefault="00F21F5E" w:rsidP="00596812">
            <w:pPr>
              <w:numPr>
                <w:ilvl w:val="0"/>
                <w:numId w:val="3"/>
              </w:numPr>
              <w:bidi/>
              <w:spacing w:before="100" w:beforeAutospacing="1" w:after="100" w:afterAutospacing="1"/>
              <w:ind w:left="750" w:right="30"/>
              <w:rPr>
                <w:rFonts w:ascii="Calibri" w:eastAsia="Times New Roman" w:hAnsi="Calibri" w:cs="Calibri"/>
                <w:rtl/>
              </w:rPr>
            </w:pPr>
            <w:r w:rsidRPr="0083411E">
              <w:rPr>
                <w:rFonts w:ascii="Arial" w:eastAsia="Arial" w:hAnsi="Arial" w:cs="Arial"/>
                <w:rtl/>
              </w:rPr>
              <w:t>عدم الإبلاغ عن مُخالفة بسبب سوء الإشراف؛</w:t>
            </w:r>
          </w:p>
          <w:p w14:paraId="15BD3247" w14:textId="77777777" w:rsidR="00310ED1" w:rsidRPr="0083411E" w:rsidRDefault="00F21F5E" w:rsidP="00596812">
            <w:pPr>
              <w:numPr>
                <w:ilvl w:val="0"/>
                <w:numId w:val="3"/>
              </w:numPr>
              <w:bidi/>
              <w:spacing w:before="100" w:beforeAutospacing="1" w:after="100" w:afterAutospacing="1"/>
              <w:ind w:left="750" w:right="30"/>
              <w:rPr>
                <w:rFonts w:ascii="Calibri" w:eastAsia="Times New Roman" w:hAnsi="Calibri" w:cs="Calibri"/>
                <w:rtl/>
              </w:rPr>
            </w:pPr>
            <w:r w:rsidRPr="0083411E">
              <w:rPr>
                <w:rFonts w:ascii="Arial" w:eastAsia="Arial" w:hAnsi="Arial" w:cs="Arial"/>
                <w:rtl/>
              </w:rPr>
              <w:t>تقديم بلاغ كاذب؛</w:t>
            </w:r>
          </w:p>
          <w:p w14:paraId="163E9B1F" w14:textId="77777777" w:rsidR="00310ED1" w:rsidRPr="0083411E" w:rsidRDefault="00F21F5E" w:rsidP="00596812">
            <w:pPr>
              <w:numPr>
                <w:ilvl w:val="0"/>
                <w:numId w:val="3"/>
              </w:numPr>
              <w:bidi/>
              <w:spacing w:before="100" w:beforeAutospacing="1" w:after="100" w:afterAutospacing="1"/>
              <w:ind w:left="750" w:right="30"/>
              <w:rPr>
                <w:rFonts w:ascii="Calibri" w:eastAsia="Times New Roman" w:hAnsi="Calibri" w:cs="Calibri"/>
                <w:rtl/>
              </w:rPr>
            </w:pPr>
            <w:r w:rsidRPr="0083411E">
              <w:rPr>
                <w:rFonts w:ascii="Arial" w:eastAsia="Arial" w:hAnsi="Arial" w:cs="Arial"/>
                <w:rtl/>
              </w:rPr>
              <w:t>الانتقام من شخص أبلغ عن مشكلة بحُسن نية.</w:t>
            </w:r>
          </w:p>
          <w:p w14:paraId="7AD1B91E" w14:textId="77777777" w:rsidR="00F47217" w:rsidRPr="0083411E" w:rsidRDefault="00F21F5E" w:rsidP="0059681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الانتقام غير مقبول أبدًا. إذا كنت تعتقد أن انتقامًا قد حدث، فقُم بالإبلاغ عنه إلى مكتب الأخلاقيات والامتثال أو الموارد البشرية.</w:t>
            </w:r>
          </w:p>
        </w:tc>
      </w:tr>
      <w:tr w:rsidR="00F2044B" w:rsidRPr="0083411E" w14:paraId="3B98DA62" w14:textId="77777777" w:rsidTr="0083411E">
        <w:tc>
          <w:tcPr>
            <w:tcW w:w="1353" w:type="dxa"/>
            <w:shd w:val="clear" w:color="auto" w:fill="C1E4F5"/>
            <w:tcMar>
              <w:top w:w="120" w:type="dxa"/>
              <w:left w:w="180" w:type="dxa"/>
              <w:bottom w:w="120" w:type="dxa"/>
              <w:right w:w="180" w:type="dxa"/>
            </w:tcMar>
            <w:hideMark/>
          </w:tcPr>
          <w:p w14:paraId="541AC00D" w14:textId="77777777" w:rsidR="00F47217" w:rsidRPr="0083411E" w:rsidRDefault="00F21F5E" w:rsidP="00F47217">
            <w:pPr>
              <w:spacing w:before="30" w:after="30"/>
              <w:ind w:left="30" w:right="30"/>
              <w:rPr>
                <w:rFonts w:ascii="Calibri" w:eastAsia="Times New Roman" w:hAnsi="Calibri" w:cs="Calibri"/>
                <w:sz w:val="16"/>
              </w:rPr>
            </w:pPr>
            <w:hyperlink r:id="rId54" w:tgtFrame="_blank" w:history="1">
              <w:r w:rsidRPr="0083411E">
                <w:rPr>
                  <w:rFonts w:ascii="Calibri" w:eastAsia="Times New Roman" w:hAnsi="Calibri" w:cs="Calibri"/>
                  <w:color w:val="0000FF"/>
                  <w:sz w:val="16"/>
                  <w:u w:val="single"/>
                </w:rPr>
                <w:t>Screen 10</w:t>
              </w:r>
            </w:hyperlink>
            <w:r w:rsidRPr="0083411E">
              <w:rPr>
                <w:rFonts w:ascii="Calibri" w:eastAsia="Times New Roman" w:hAnsi="Calibri" w:cs="Calibri"/>
                <w:sz w:val="16"/>
              </w:rPr>
              <w:t xml:space="preserve"> </w:t>
            </w:r>
          </w:p>
          <w:p w14:paraId="21469914" w14:textId="77777777" w:rsidR="00F47217" w:rsidRPr="0083411E" w:rsidRDefault="00F21F5E" w:rsidP="00F47217">
            <w:pPr>
              <w:ind w:left="30" w:right="30"/>
              <w:rPr>
                <w:rFonts w:ascii="Calibri" w:eastAsia="Times New Roman" w:hAnsi="Calibri" w:cs="Calibri"/>
                <w:sz w:val="16"/>
              </w:rPr>
            </w:pPr>
            <w:hyperlink r:id="rId55" w:tgtFrame="_blank" w:history="1">
              <w:r w:rsidRPr="0083411E">
                <w:rPr>
                  <w:rFonts w:ascii="Calibri" w:eastAsia="Times New Roman" w:hAnsi="Calibri" w:cs="Calibri"/>
                  <w:color w:val="0000FF"/>
                  <w:sz w:val="16"/>
                  <w:u w:val="single"/>
                </w:rPr>
                <w:t>23_C_11</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C6B4C63" w14:textId="77777777" w:rsidR="00F47217" w:rsidRPr="0083411E" w:rsidRDefault="00F21F5E" w:rsidP="00F47217">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EQUAL OPPORTUNITY</w:t>
            </w:r>
          </w:p>
          <w:p w14:paraId="2B5E4DAE" w14:textId="77777777" w:rsidR="00F47217" w:rsidRPr="0083411E" w:rsidRDefault="00F21F5E" w:rsidP="00F47217">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provide equal opportunities for all employees.</w:t>
            </w:r>
          </w:p>
          <w:p w14:paraId="5BD6CC46" w14:textId="77777777" w:rsidR="00F47217" w:rsidRPr="0083411E" w:rsidRDefault="00F21F5E" w:rsidP="00F47217">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make employment decisions based on business needs, skills, experience, and performance. Discrimination of any kind is not tolerated. We follow all laws that govern our relationships with employees around the world.</w:t>
            </w:r>
          </w:p>
          <w:p w14:paraId="5A677EE2" w14:textId="77777777" w:rsidR="00F47217" w:rsidRPr="0083411E" w:rsidRDefault="00F21F5E" w:rsidP="00F47217">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Abbott prohibits discrimination based on race, </w:t>
            </w:r>
            <w:proofErr w:type="spellStart"/>
            <w:r w:rsidRPr="0083411E">
              <w:rPr>
                <w:rFonts w:ascii="Calibri" w:eastAsia="Times New Roman" w:hAnsi="Calibri" w:cs="Calibri"/>
              </w:rPr>
              <w:t>color</w:t>
            </w:r>
            <w:proofErr w:type="spellEnd"/>
            <w:r w:rsidRPr="0083411E">
              <w:rPr>
                <w:rFonts w:ascii="Calibri" w:eastAsia="Times New Roman" w:hAnsi="Calibri" w:cs="Calibri"/>
              </w:rPr>
              <w:t>, religion, age, sex, national origin, gender identity or expression, sexual orientation, disability, marital status, veteran or military status, genetics, citizenship status, or any other legally protected status.</w:t>
            </w:r>
          </w:p>
        </w:tc>
        <w:tc>
          <w:tcPr>
            <w:tcW w:w="6000" w:type="dxa"/>
          </w:tcPr>
          <w:p w14:paraId="4F7B7BB1" w14:textId="77777777" w:rsidR="000E3269"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تكافؤ الفرص</w:t>
            </w:r>
          </w:p>
          <w:p w14:paraId="4F451C1A" w14:textId="77777777" w:rsidR="000E3269"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نُوفّر فرصًا متكافئة لكافة الموظفين.</w:t>
            </w:r>
          </w:p>
          <w:p w14:paraId="2953F361" w14:textId="77777777" w:rsidR="000E3269"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نتّخذ قرارات التوظيف بناءً على احتياجات العمل، والمهارات، والخبرة، والأداء. لا يتم التسامح مع أي نوع من أنواع التمييز. نحن نلتزم بجميع القوانين التي تحكُم علاقاتنا مع الموظفين في جميع أنحاء العالم.</w:t>
            </w:r>
          </w:p>
          <w:p w14:paraId="14AC933A" w14:textId="77777777" w:rsidR="00F47217"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تحظر شركة Abbott التمييز على أساس العِرق، أو اللون، أو الدين، أو العمر، أو الجنس، أو الأصل القومي، أو الهوية الجنسية، أو التعبير الجنسي، أو الميل الجنسي، أو الإعاقة، أو الحالة الاجتماعية، أو الوضع العسكري أو الوراثي، أو الجنسية، أو أي وضع آخر محمي قانونًا.</w:t>
            </w:r>
          </w:p>
        </w:tc>
      </w:tr>
      <w:tr w:rsidR="00F2044B" w:rsidRPr="0083411E" w14:paraId="5971F35B" w14:textId="77777777" w:rsidTr="0083411E">
        <w:tc>
          <w:tcPr>
            <w:tcW w:w="1353" w:type="dxa"/>
            <w:shd w:val="clear" w:color="auto" w:fill="C1E4F5"/>
            <w:tcMar>
              <w:top w:w="120" w:type="dxa"/>
              <w:left w:w="180" w:type="dxa"/>
              <w:bottom w:w="120" w:type="dxa"/>
              <w:right w:w="180" w:type="dxa"/>
            </w:tcMar>
            <w:hideMark/>
          </w:tcPr>
          <w:p w14:paraId="71FEB1EC" w14:textId="77777777" w:rsidR="00F47217" w:rsidRPr="0083411E" w:rsidRDefault="00F21F5E" w:rsidP="00F47217">
            <w:pPr>
              <w:spacing w:before="30" w:after="30"/>
              <w:ind w:left="30" w:right="30"/>
              <w:rPr>
                <w:rFonts w:ascii="Calibri" w:eastAsia="Times New Roman" w:hAnsi="Calibri" w:cs="Calibri"/>
                <w:sz w:val="16"/>
              </w:rPr>
            </w:pPr>
            <w:hyperlink r:id="rId56" w:tgtFrame="_blank" w:history="1">
              <w:r w:rsidRPr="0083411E">
                <w:rPr>
                  <w:rFonts w:ascii="Calibri" w:eastAsia="Times New Roman" w:hAnsi="Calibri" w:cs="Calibri"/>
                  <w:color w:val="0000FF"/>
                  <w:sz w:val="16"/>
                  <w:u w:val="single"/>
                </w:rPr>
                <w:t>Screen 10</w:t>
              </w:r>
            </w:hyperlink>
            <w:r w:rsidRPr="0083411E">
              <w:rPr>
                <w:rFonts w:ascii="Calibri" w:eastAsia="Times New Roman" w:hAnsi="Calibri" w:cs="Calibri"/>
                <w:sz w:val="16"/>
              </w:rPr>
              <w:t xml:space="preserve"> </w:t>
            </w:r>
          </w:p>
          <w:p w14:paraId="52FCA025" w14:textId="77777777" w:rsidR="00F47217" w:rsidRPr="0083411E" w:rsidRDefault="00F21F5E" w:rsidP="00F47217">
            <w:pPr>
              <w:ind w:left="30" w:right="30"/>
              <w:rPr>
                <w:rFonts w:ascii="Calibri" w:eastAsia="Times New Roman" w:hAnsi="Calibri" w:cs="Calibri"/>
                <w:sz w:val="16"/>
              </w:rPr>
            </w:pPr>
            <w:hyperlink r:id="rId57" w:tgtFrame="_blank" w:history="1">
              <w:r w:rsidRPr="0083411E">
                <w:rPr>
                  <w:rFonts w:ascii="Calibri" w:eastAsia="Times New Roman" w:hAnsi="Calibri" w:cs="Calibri"/>
                  <w:color w:val="0000FF"/>
                  <w:sz w:val="16"/>
                  <w:u w:val="single"/>
                </w:rPr>
                <w:t>24_C_11</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0989D8F" w14:textId="77777777" w:rsidR="00F47217" w:rsidRPr="0083411E" w:rsidRDefault="00F21F5E" w:rsidP="00F47217">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FAIR TREATMENT</w:t>
            </w:r>
          </w:p>
          <w:p w14:paraId="39E142ED" w14:textId="77777777" w:rsidR="00F47217" w:rsidRPr="0083411E" w:rsidRDefault="00F21F5E" w:rsidP="00F47217">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lastRenderedPageBreak/>
              <w:t>We foster a respectful, inclusive, and safe workplace.</w:t>
            </w:r>
          </w:p>
          <w:p w14:paraId="11D15EFC" w14:textId="77777777" w:rsidR="00F47217" w:rsidRPr="0083411E" w:rsidRDefault="00F21F5E" w:rsidP="00F47217">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work to ensure everyone feels welcome, supported, and empowered.</w:t>
            </w:r>
          </w:p>
          <w:p w14:paraId="283597B4" w14:textId="77777777" w:rsidR="00F47217" w:rsidRPr="0083411E" w:rsidRDefault="00F21F5E" w:rsidP="00F47217">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Abbott promotes a healthy, harassment-free environment and values employee input to strengthen diversity and inclusion.</w:t>
            </w:r>
          </w:p>
          <w:p w14:paraId="2B09AA09" w14:textId="77777777" w:rsidR="00F47217" w:rsidRPr="0083411E" w:rsidRDefault="00F21F5E" w:rsidP="00F47217">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treat everyone with respect and dignity, building trust through fairness and honesty—never through manipulation, misrepresentation or lack of transparency.</w:t>
            </w:r>
          </w:p>
        </w:tc>
        <w:tc>
          <w:tcPr>
            <w:tcW w:w="6000" w:type="dxa"/>
          </w:tcPr>
          <w:p w14:paraId="2CCCE659" w14:textId="77777777" w:rsidR="00AC0538"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lastRenderedPageBreak/>
              <w:t>المعاملة العادلة</w:t>
            </w:r>
          </w:p>
          <w:p w14:paraId="4BADBE52" w14:textId="77777777" w:rsidR="00AC0538"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lastRenderedPageBreak/>
              <w:t>نحن نُشجّع بيئة عمل تتّسم بالاحترام، والشمولية، والأمان.</w:t>
            </w:r>
          </w:p>
          <w:p w14:paraId="636B2F65" w14:textId="77777777" w:rsidR="00AC0538"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نعمل على ضمان أن يشعُر الجميع بالترحيب، والدعم، والتمكين.</w:t>
            </w:r>
          </w:p>
          <w:p w14:paraId="22062D34" w14:textId="77777777" w:rsidR="00AC0538"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تُشجّع شركة Abbott بيئة صحية خالية من التحرش وتُقدِّر مُساهمات الموظفين في تعزيز التنوُّع والشمولية.</w:t>
            </w:r>
          </w:p>
          <w:p w14:paraId="6200F2DD" w14:textId="77777777" w:rsidR="00F47217"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نحن نُعامل الجميع باحترام وكرامة، ونبني الثقة من خلال الإنصاف والصدق — وليس من خلال التلاعُب، أو التضليل، أو عدم الشفافية.</w:t>
            </w:r>
          </w:p>
        </w:tc>
      </w:tr>
      <w:tr w:rsidR="00F2044B" w:rsidRPr="0083411E" w14:paraId="1FDC3377" w14:textId="77777777" w:rsidTr="0083411E">
        <w:tc>
          <w:tcPr>
            <w:tcW w:w="1353" w:type="dxa"/>
            <w:shd w:val="clear" w:color="auto" w:fill="C1E4F5"/>
            <w:tcMar>
              <w:top w:w="120" w:type="dxa"/>
              <w:left w:w="180" w:type="dxa"/>
              <w:bottom w:w="120" w:type="dxa"/>
              <w:right w:w="180" w:type="dxa"/>
            </w:tcMar>
            <w:hideMark/>
          </w:tcPr>
          <w:p w14:paraId="0391D98E" w14:textId="77777777" w:rsidR="00F47217" w:rsidRPr="0083411E" w:rsidRDefault="00F21F5E" w:rsidP="00F47217">
            <w:pPr>
              <w:spacing w:before="30" w:after="30"/>
              <w:ind w:left="30" w:right="30"/>
              <w:rPr>
                <w:rFonts w:ascii="Calibri" w:eastAsia="Times New Roman" w:hAnsi="Calibri" w:cs="Calibri"/>
                <w:sz w:val="16"/>
              </w:rPr>
            </w:pPr>
            <w:hyperlink r:id="rId58" w:tgtFrame="_blank" w:history="1">
              <w:r w:rsidRPr="0083411E">
                <w:rPr>
                  <w:rFonts w:ascii="Calibri" w:eastAsia="Times New Roman" w:hAnsi="Calibri" w:cs="Calibri"/>
                  <w:color w:val="0000FF"/>
                  <w:sz w:val="16"/>
                  <w:u w:val="single"/>
                </w:rPr>
                <w:t>Screen 10</w:t>
              </w:r>
            </w:hyperlink>
            <w:r w:rsidRPr="0083411E">
              <w:rPr>
                <w:rFonts w:ascii="Calibri" w:eastAsia="Times New Roman" w:hAnsi="Calibri" w:cs="Calibri"/>
                <w:sz w:val="16"/>
              </w:rPr>
              <w:t xml:space="preserve"> </w:t>
            </w:r>
          </w:p>
          <w:p w14:paraId="0D53DADB" w14:textId="77777777" w:rsidR="00F47217" w:rsidRPr="0083411E" w:rsidRDefault="00F21F5E" w:rsidP="00F47217">
            <w:pPr>
              <w:ind w:left="30" w:right="30"/>
              <w:rPr>
                <w:rFonts w:ascii="Calibri" w:eastAsia="Times New Roman" w:hAnsi="Calibri" w:cs="Calibri"/>
                <w:sz w:val="16"/>
              </w:rPr>
            </w:pPr>
            <w:hyperlink r:id="rId59" w:tgtFrame="_blank" w:history="1">
              <w:r w:rsidRPr="0083411E">
                <w:rPr>
                  <w:rFonts w:ascii="Calibri" w:eastAsia="Times New Roman" w:hAnsi="Calibri" w:cs="Calibri"/>
                  <w:color w:val="0000FF"/>
                  <w:sz w:val="16"/>
                  <w:u w:val="single"/>
                </w:rPr>
                <w:t>25_C_11</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4FFB4DC" w14:textId="77777777" w:rsidR="00F47217" w:rsidRPr="0083411E" w:rsidRDefault="00F21F5E" w:rsidP="00F47217">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WORK ENVIRONMENT</w:t>
            </w:r>
          </w:p>
          <w:p w14:paraId="40CA49B1" w14:textId="77777777" w:rsidR="00F47217" w:rsidRPr="0083411E" w:rsidRDefault="00F21F5E" w:rsidP="00F47217">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prioritize safety and fair working conditions.</w:t>
            </w:r>
          </w:p>
          <w:p w14:paraId="2B79E91D" w14:textId="77777777" w:rsidR="00F47217" w:rsidRPr="0083411E" w:rsidRDefault="00F21F5E" w:rsidP="00F47217">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Accidents or unsafe situations must be reported to management right away. Abbott also takes steps to prevent and prohibit illegal, inappropriate </w:t>
            </w:r>
            <w:proofErr w:type="spellStart"/>
            <w:r w:rsidRPr="0083411E">
              <w:rPr>
                <w:rFonts w:ascii="Calibri" w:eastAsia="Times New Roman" w:hAnsi="Calibri" w:cs="Calibri"/>
              </w:rPr>
              <w:t>labor</w:t>
            </w:r>
            <w:proofErr w:type="spellEnd"/>
            <w:r w:rsidRPr="0083411E">
              <w:rPr>
                <w:rFonts w:ascii="Calibri" w:eastAsia="Times New Roman" w:hAnsi="Calibri" w:cs="Calibri"/>
              </w:rPr>
              <w:t xml:space="preserve"> practices and any form of cruel or inhumane treatment in our business activities worldwide.</w:t>
            </w:r>
          </w:p>
        </w:tc>
        <w:tc>
          <w:tcPr>
            <w:tcW w:w="6000" w:type="dxa"/>
          </w:tcPr>
          <w:p w14:paraId="7EF0C0E4" w14:textId="77777777" w:rsidR="00D319D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بيئة العمل</w:t>
            </w:r>
          </w:p>
          <w:p w14:paraId="7524F657" w14:textId="77777777" w:rsidR="00D319D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نُولي الأولوية للسلامة وظروف العمل العادلة.</w:t>
            </w:r>
          </w:p>
          <w:p w14:paraId="260B7034" w14:textId="77777777" w:rsidR="00F47217"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يجب الإبلاغ عن الحوادث أو المواقف غير الآمنة إلى الإدارة على الفور. كما تتّخذ شركة Abbott خطوات لمنع وحظر المُمارسات العمالية غير القانونية وغير المُلائمة وأي شكل من أشكال المُعاملة القاسية أو اللاإنسانية في أنشطتنا التجارية في جميع أنحاء العالم.</w:t>
            </w:r>
          </w:p>
        </w:tc>
      </w:tr>
      <w:tr w:rsidR="00F2044B" w:rsidRPr="0083411E" w14:paraId="448552D3" w14:textId="77777777" w:rsidTr="0083411E">
        <w:tc>
          <w:tcPr>
            <w:tcW w:w="1353" w:type="dxa"/>
            <w:shd w:val="clear" w:color="auto" w:fill="C1E4F5"/>
            <w:tcMar>
              <w:top w:w="120" w:type="dxa"/>
              <w:left w:w="180" w:type="dxa"/>
              <w:bottom w:w="120" w:type="dxa"/>
              <w:right w:w="180" w:type="dxa"/>
            </w:tcMar>
            <w:hideMark/>
          </w:tcPr>
          <w:p w14:paraId="5DAF1506" w14:textId="77777777" w:rsidR="00B71E05" w:rsidRPr="0083411E" w:rsidRDefault="00F21F5E" w:rsidP="00B71E05">
            <w:pPr>
              <w:spacing w:before="30" w:after="30"/>
              <w:ind w:left="30" w:right="30"/>
              <w:rPr>
                <w:rFonts w:ascii="Calibri" w:eastAsia="Times New Roman" w:hAnsi="Calibri" w:cs="Calibri"/>
                <w:sz w:val="16"/>
              </w:rPr>
            </w:pPr>
            <w:hyperlink r:id="rId60" w:tgtFrame="_blank" w:history="1">
              <w:r w:rsidRPr="0083411E">
                <w:rPr>
                  <w:rFonts w:ascii="Calibri" w:eastAsia="Times New Roman" w:hAnsi="Calibri" w:cs="Calibri"/>
                  <w:color w:val="0000FF"/>
                  <w:sz w:val="16"/>
                  <w:u w:val="single"/>
                </w:rPr>
                <w:t>Screen 11</w:t>
              </w:r>
            </w:hyperlink>
            <w:r w:rsidRPr="0083411E">
              <w:rPr>
                <w:rFonts w:ascii="Calibri" w:eastAsia="Times New Roman" w:hAnsi="Calibri" w:cs="Calibri"/>
                <w:sz w:val="16"/>
              </w:rPr>
              <w:t xml:space="preserve"> </w:t>
            </w:r>
          </w:p>
          <w:p w14:paraId="20C67B3F" w14:textId="77777777" w:rsidR="00B71E05" w:rsidRPr="0083411E" w:rsidRDefault="00F21F5E" w:rsidP="00B71E05">
            <w:pPr>
              <w:ind w:left="30" w:right="30"/>
              <w:rPr>
                <w:rFonts w:ascii="Calibri" w:eastAsia="Times New Roman" w:hAnsi="Calibri" w:cs="Calibri"/>
                <w:sz w:val="16"/>
              </w:rPr>
            </w:pPr>
            <w:hyperlink r:id="rId61" w:tgtFrame="_blank" w:history="1">
              <w:r w:rsidRPr="0083411E">
                <w:rPr>
                  <w:rFonts w:ascii="Calibri" w:eastAsia="Times New Roman" w:hAnsi="Calibri" w:cs="Calibri"/>
                  <w:color w:val="0000FF"/>
                  <w:sz w:val="16"/>
                  <w:u w:val="single"/>
                </w:rPr>
                <w:t>26_C_12</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972E139" w14:textId="77777777" w:rsidR="00B71E05" w:rsidRPr="0083411E" w:rsidRDefault="00F21F5E" w:rsidP="00B71E05">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You must view all content before moving forward.</w:t>
            </w:r>
          </w:p>
          <w:p w14:paraId="47373088" w14:textId="77777777" w:rsidR="00B71E05" w:rsidRPr="0083411E" w:rsidRDefault="00F21F5E" w:rsidP="00B71E05">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At Abbott, we build trust through community, environment, and engagement.</w:t>
            </w:r>
          </w:p>
          <w:p w14:paraId="2B4DAFBE" w14:textId="77777777" w:rsidR="00B71E05" w:rsidRPr="0083411E" w:rsidRDefault="00F21F5E" w:rsidP="00B71E05">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lastRenderedPageBreak/>
              <w:t>We strive to give back to the communities where we operate and make a positive, lasting impact on people’s lives.</w:t>
            </w:r>
          </w:p>
          <w:p w14:paraId="5E5BD9CC" w14:textId="77777777" w:rsidR="00B71E05" w:rsidRPr="0083411E" w:rsidRDefault="00F21F5E" w:rsidP="00B71E05">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Abbott works to minimize its environmental footprint by reducing energy use and conserving natural resources.</w:t>
            </w:r>
          </w:p>
          <w:p w14:paraId="04BF55C8" w14:textId="77777777" w:rsidR="00B71E05" w:rsidRPr="0083411E" w:rsidRDefault="00F21F5E" w:rsidP="00B71E05">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also support appropriate political engagement and encourage community involvement across our global operations.</w:t>
            </w:r>
          </w:p>
          <w:p w14:paraId="3B4A97FF" w14:textId="77777777" w:rsidR="00B71E05" w:rsidRPr="0083411E" w:rsidRDefault="00F21F5E" w:rsidP="00B71E05">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Community Involvement</w:t>
            </w:r>
          </w:p>
          <w:p w14:paraId="37B5F046" w14:textId="77777777" w:rsidR="00B71E05" w:rsidRPr="0083411E" w:rsidRDefault="00F21F5E" w:rsidP="00B71E05">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Environmental Responsibility</w:t>
            </w:r>
          </w:p>
          <w:p w14:paraId="59CF70B7" w14:textId="77777777" w:rsidR="00B71E05" w:rsidRPr="0083411E" w:rsidRDefault="00F21F5E" w:rsidP="00B71E05">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Political Contributions</w:t>
            </w:r>
          </w:p>
          <w:p w14:paraId="0623FAAB" w14:textId="77777777" w:rsidR="00B71E05" w:rsidRPr="0083411E" w:rsidRDefault="00F21F5E" w:rsidP="00B71E05">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Click each of the icons to learn more.</w:t>
            </w:r>
          </w:p>
        </w:tc>
        <w:tc>
          <w:tcPr>
            <w:tcW w:w="6000" w:type="dxa"/>
            <w:vAlign w:val="center"/>
          </w:tcPr>
          <w:p w14:paraId="2D5431F6" w14:textId="77777777" w:rsidR="00B71E05"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lastRenderedPageBreak/>
              <w:t>يجب عليك عرض كل المحتوى قبل المتابعة.</w:t>
            </w:r>
          </w:p>
          <w:p w14:paraId="120D7AEB" w14:textId="77777777" w:rsidR="00B71E05"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في Abbott، نبني الثقة من خلال المجتمع، والبيئة، والمُشاركة.</w:t>
            </w:r>
          </w:p>
          <w:p w14:paraId="2A3146F7" w14:textId="77777777" w:rsidR="00B71E05"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نسعى جاهدين لرد الجميل للمُجتمعات التي نعمل فيها وإحداث تأثير إيجابي ودائم على حياة الناس.</w:t>
            </w:r>
          </w:p>
          <w:p w14:paraId="3F7C310C" w14:textId="77777777" w:rsidR="00B71E05"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lastRenderedPageBreak/>
              <w:t>تعمل شركة Abbott على تقليل أثرها البيئي من خلال خفض استهلاك الطاقة والحفاظ على الموارد الطبيعية.</w:t>
            </w:r>
          </w:p>
          <w:p w14:paraId="1A725F7F" w14:textId="77777777" w:rsidR="00B71E05"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كما ندعم المُشاركة السياسية المُناسبة ونُشجّع مُشاركة المجتمع في جميع عملياتنا العالمية.</w:t>
            </w:r>
          </w:p>
          <w:p w14:paraId="30C63F37" w14:textId="77777777" w:rsidR="00B71E05"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انخراط المجتمعات</w:t>
            </w:r>
          </w:p>
          <w:p w14:paraId="4073DDAC" w14:textId="77777777" w:rsidR="00B71E05"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المسؤوليّة البيئيّة</w:t>
            </w:r>
          </w:p>
          <w:p w14:paraId="380BEE45" w14:textId="77777777" w:rsidR="00B71E05"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الإسهامات السياسيّة</w:t>
            </w:r>
          </w:p>
          <w:p w14:paraId="3CC09E4A" w14:textId="77777777" w:rsidR="00B71E05"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انقر فوق كلٍ من هذه الرموز لمعرفة المزيد.</w:t>
            </w:r>
          </w:p>
        </w:tc>
      </w:tr>
      <w:tr w:rsidR="00F2044B" w:rsidRPr="0083411E" w14:paraId="2305D9F6" w14:textId="77777777" w:rsidTr="0083411E">
        <w:tc>
          <w:tcPr>
            <w:tcW w:w="1353" w:type="dxa"/>
            <w:shd w:val="clear" w:color="auto" w:fill="C1E4F5"/>
            <w:tcMar>
              <w:top w:w="120" w:type="dxa"/>
              <w:left w:w="180" w:type="dxa"/>
              <w:bottom w:w="120" w:type="dxa"/>
              <w:right w:w="180" w:type="dxa"/>
            </w:tcMar>
            <w:hideMark/>
          </w:tcPr>
          <w:p w14:paraId="49C74F9B" w14:textId="77777777" w:rsidR="00671917" w:rsidRPr="0083411E" w:rsidRDefault="00F21F5E" w:rsidP="00671917">
            <w:pPr>
              <w:spacing w:before="30" w:after="30"/>
              <w:ind w:left="30" w:right="30"/>
              <w:rPr>
                <w:rFonts w:ascii="Calibri" w:eastAsia="Times New Roman" w:hAnsi="Calibri" w:cs="Calibri"/>
                <w:sz w:val="16"/>
              </w:rPr>
            </w:pPr>
            <w:hyperlink r:id="rId62" w:tgtFrame="_blank" w:history="1">
              <w:r w:rsidRPr="0083411E">
                <w:rPr>
                  <w:rFonts w:ascii="Calibri" w:eastAsia="Times New Roman" w:hAnsi="Calibri" w:cs="Calibri"/>
                  <w:color w:val="0000FF"/>
                  <w:sz w:val="16"/>
                  <w:u w:val="single"/>
                </w:rPr>
                <w:t>Screen 11</w:t>
              </w:r>
            </w:hyperlink>
            <w:r w:rsidRPr="0083411E">
              <w:rPr>
                <w:rFonts w:ascii="Calibri" w:eastAsia="Times New Roman" w:hAnsi="Calibri" w:cs="Calibri"/>
                <w:sz w:val="16"/>
              </w:rPr>
              <w:t xml:space="preserve"> </w:t>
            </w:r>
          </w:p>
          <w:p w14:paraId="7E45B6CF" w14:textId="77777777" w:rsidR="00671917" w:rsidRPr="0083411E" w:rsidRDefault="00F21F5E" w:rsidP="00671917">
            <w:pPr>
              <w:ind w:left="30" w:right="30"/>
              <w:rPr>
                <w:rFonts w:ascii="Calibri" w:eastAsia="Times New Roman" w:hAnsi="Calibri" w:cs="Calibri"/>
                <w:sz w:val="16"/>
              </w:rPr>
            </w:pPr>
            <w:hyperlink r:id="rId63" w:tgtFrame="_blank" w:history="1">
              <w:r w:rsidRPr="0083411E">
                <w:rPr>
                  <w:rFonts w:ascii="Calibri" w:eastAsia="Times New Roman" w:hAnsi="Calibri" w:cs="Calibri"/>
                  <w:color w:val="0000FF"/>
                  <w:sz w:val="16"/>
                  <w:u w:val="single"/>
                </w:rPr>
                <w:t>27_C_12</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3832AAB" w14:textId="77777777" w:rsidR="00671917" w:rsidRPr="0083411E" w:rsidRDefault="00F21F5E" w:rsidP="00671917">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COMMUNITY INVOLVEMENT</w:t>
            </w:r>
          </w:p>
          <w:p w14:paraId="6A08CB8B" w14:textId="77777777" w:rsidR="00671917" w:rsidRPr="0083411E" w:rsidRDefault="00F21F5E" w:rsidP="00671917">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support community well-being.</w:t>
            </w:r>
          </w:p>
          <w:p w14:paraId="6E758323" w14:textId="77777777" w:rsidR="00671917" w:rsidRPr="0083411E" w:rsidRDefault="00F21F5E" w:rsidP="00671917">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At Abbott, we support the well-being of communities through our products, our work, and our actions and we have a long history of giving back to the places where we live and work, because we believe healthy communities thrive.</w:t>
            </w:r>
          </w:p>
          <w:p w14:paraId="2D34C848" w14:textId="77777777" w:rsidR="00671917" w:rsidRPr="0083411E" w:rsidRDefault="00F21F5E" w:rsidP="00671917">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lastRenderedPageBreak/>
              <w:t>Through our operations, partnerships, and support for local groups and causes, we strive to make a positive and lasting impact wherever we do business.</w:t>
            </w:r>
          </w:p>
        </w:tc>
        <w:tc>
          <w:tcPr>
            <w:tcW w:w="6000" w:type="dxa"/>
            <w:vAlign w:val="center"/>
          </w:tcPr>
          <w:p w14:paraId="5CF441A7" w14:textId="77777777" w:rsidR="00671917"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lastRenderedPageBreak/>
              <w:t>انخراط المجتمعات</w:t>
            </w:r>
          </w:p>
          <w:p w14:paraId="21879928" w14:textId="77777777" w:rsidR="00671917"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نحن ندعم رفاهية المجتمع.</w:t>
            </w:r>
          </w:p>
          <w:p w14:paraId="6A0B662D" w14:textId="77777777" w:rsidR="00671917"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 xml:space="preserve">في </w:t>
            </w:r>
            <w:r w:rsidRPr="0083411E">
              <w:rPr>
                <w:rFonts w:ascii="Arial" w:eastAsia="Arial" w:hAnsi="Arial" w:cs="Arial"/>
              </w:rPr>
              <w:t>Abbott</w:t>
            </w:r>
            <w:r w:rsidRPr="0083411E">
              <w:rPr>
                <w:rFonts w:ascii="Arial" w:eastAsia="Arial" w:hAnsi="Arial" w:cs="Arial"/>
                <w:rtl/>
              </w:rPr>
              <w:t>، ندعم رفاهية المجتمعات من خلال منتجاتنا، وعملنا، وأفعالنا، ولدينا تاريخ طويل في رد الجميل للأماكن التي نعيش ونعمل فيها، لأننا نُؤمن بأن المجتمعات الصحية هي التي تزدهر.</w:t>
            </w:r>
          </w:p>
          <w:p w14:paraId="525BB399" w14:textId="77777777" w:rsidR="00671917"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من خلال عملياتنا، وشراكاتنا، ودعمنا للمجموعات والقضايا المحلية، نسعى جاهدين لإحداث تأثير إيجابي ودائم في كل مكان نُمارس فيه أعمالنا.</w:t>
            </w:r>
          </w:p>
        </w:tc>
      </w:tr>
      <w:tr w:rsidR="00F2044B" w:rsidRPr="0083411E" w14:paraId="0D1E57D3" w14:textId="77777777" w:rsidTr="00596812">
        <w:tc>
          <w:tcPr>
            <w:tcW w:w="1353" w:type="dxa"/>
            <w:shd w:val="clear" w:color="auto" w:fill="C1E4F5"/>
            <w:tcMar>
              <w:top w:w="120" w:type="dxa"/>
              <w:left w:w="180" w:type="dxa"/>
              <w:bottom w:w="120" w:type="dxa"/>
              <w:right w:w="180" w:type="dxa"/>
            </w:tcMar>
            <w:hideMark/>
          </w:tcPr>
          <w:p w14:paraId="328782FE" w14:textId="77777777" w:rsidR="003E5A36" w:rsidRPr="0083411E" w:rsidRDefault="00F21F5E" w:rsidP="003E5A36">
            <w:pPr>
              <w:spacing w:before="30" w:after="30"/>
              <w:ind w:left="30" w:right="30"/>
              <w:rPr>
                <w:rFonts w:ascii="Calibri" w:eastAsia="Times New Roman" w:hAnsi="Calibri" w:cs="Calibri"/>
                <w:sz w:val="16"/>
              </w:rPr>
            </w:pPr>
            <w:hyperlink r:id="rId64" w:tgtFrame="_blank" w:history="1">
              <w:r w:rsidRPr="0083411E">
                <w:rPr>
                  <w:rFonts w:ascii="Calibri" w:eastAsia="Times New Roman" w:hAnsi="Calibri" w:cs="Calibri"/>
                  <w:color w:val="0000FF"/>
                  <w:sz w:val="16"/>
                  <w:u w:val="single"/>
                </w:rPr>
                <w:t>Screen 11</w:t>
              </w:r>
            </w:hyperlink>
            <w:r w:rsidRPr="0083411E">
              <w:rPr>
                <w:rFonts w:ascii="Calibri" w:eastAsia="Times New Roman" w:hAnsi="Calibri" w:cs="Calibri"/>
                <w:sz w:val="16"/>
              </w:rPr>
              <w:t xml:space="preserve"> </w:t>
            </w:r>
          </w:p>
          <w:p w14:paraId="13B90ED6" w14:textId="77777777" w:rsidR="003E5A36" w:rsidRPr="0083411E" w:rsidRDefault="00F21F5E" w:rsidP="003E5A36">
            <w:pPr>
              <w:ind w:left="30" w:right="30"/>
              <w:rPr>
                <w:rFonts w:ascii="Calibri" w:eastAsia="Times New Roman" w:hAnsi="Calibri" w:cs="Calibri"/>
                <w:sz w:val="16"/>
              </w:rPr>
            </w:pPr>
            <w:hyperlink r:id="rId65" w:tgtFrame="_blank" w:history="1">
              <w:r w:rsidRPr="0083411E">
                <w:rPr>
                  <w:rFonts w:ascii="Calibri" w:eastAsia="Times New Roman" w:hAnsi="Calibri" w:cs="Calibri"/>
                  <w:color w:val="0000FF"/>
                  <w:sz w:val="16"/>
                  <w:u w:val="single"/>
                </w:rPr>
                <w:t>28_C_12</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D7AE2F0" w14:textId="77777777" w:rsidR="003E5A36"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ENVIRONMENTAL RESPONSIBILITY</w:t>
            </w:r>
          </w:p>
          <w:p w14:paraId="2E60D7B2" w14:textId="77777777" w:rsidR="003E5A36"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take part in sustainable development and work to reduce our impact on the environment.</w:t>
            </w:r>
          </w:p>
          <w:p w14:paraId="543F9E94" w14:textId="77777777" w:rsidR="003E5A36"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work to protect the environment in everything we do—from how we source materials to how we make, ship, and use our products.</w:t>
            </w:r>
          </w:p>
          <w:p w14:paraId="27B38895" w14:textId="77777777" w:rsidR="003E5A36"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take steps to use less energy and fewer natural resources. We support clean energy projects at work and in our communities. We look for ways to reduce waste, recycle more, and lower environmental risks. We also follow environmental laws and regulations that apply to our operations.</w:t>
            </w:r>
          </w:p>
        </w:tc>
        <w:tc>
          <w:tcPr>
            <w:tcW w:w="6000" w:type="dxa"/>
          </w:tcPr>
          <w:p w14:paraId="2D8B766D" w14:textId="77777777" w:rsidR="003E5A36" w:rsidRPr="0083411E" w:rsidRDefault="00F21F5E" w:rsidP="0059681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المسؤوليّة البيئيّة</w:t>
            </w:r>
          </w:p>
          <w:p w14:paraId="5A4AF336" w14:textId="77777777" w:rsidR="003E5A36" w:rsidRPr="0083411E" w:rsidRDefault="00F21F5E" w:rsidP="0059681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نحن نُشارك في التنمية المُستدامة ونعمل على تقليل تأثيرنا على البيئة.</w:t>
            </w:r>
          </w:p>
          <w:p w14:paraId="086140A1" w14:textId="77777777" w:rsidR="003E5A36" w:rsidRPr="0083411E" w:rsidRDefault="00F21F5E" w:rsidP="0059681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نحن نعمل على حماية البيئة في كل ما نقوم به — بدءًا من كيفية الحصول على المواد وحتى كيفية تصنيع منتجاتنا، وشحنها، واستخدامها.</w:t>
            </w:r>
          </w:p>
          <w:p w14:paraId="15F90415" w14:textId="77777777" w:rsidR="003E5A36" w:rsidRPr="0083411E" w:rsidRDefault="00F21F5E" w:rsidP="0059681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نحن نتّخذ خطوات لاستخدام طاقة وموارد طبيعية أقل.</w:t>
            </w:r>
            <w:r w:rsidRPr="0083411E">
              <w:rPr>
                <w:rFonts w:ascii="Arial" w:eastAsia="Arial" w:hAnsi="Arial" w:cs="Arial"/>
              </w:rPr>
              <w:t xml:space="preserve"> </w:t>
            </w:r>
            <w:r w:rsidRPr="0083411E">
              <w:rPr>
                <w:rFonts w:ascii="Arial" w:eastAsia="Arial" w:hAnsi="Arial" w:cs="Arial"/>
                <w:rtl/>
              </w:rPr>
              <w:t>نحن ندعم مشاريع الطاقة النظيفة في العمل وفي مجتمعاتنا.</w:t>
            </w:r>
            <w:r w:rsidRPr="0083411E">
              <w:rPr>
                <w:rFonts w:ascii="Arial" w:eastAsia="Arial" w:hAnsi="Arial" w:cs="Arial"/>
              </w:rPr>
              <w:t xml:space="preserve"> </w:t>
            </w:r>
            <w:r w:rsidRPr="0083411E">
              <w:rPr>
                <w:rFonts w:ascii="Arial" w:eastAsia="Arial" w:hAnsi="Arial" w:cs="Arial"/>
                <w:rtl/>
              </w:rPr>
              <w:t>نحن نبحث عن طرق لتقليل النفايات وزيادة إعادة التدوير وتقليل المخاطر البيئية.</w:t>
            </w:r>
            <w:r w:rsidRPr="0083411E">
              <w:rPr>
                <w:rFonts w:ascii="Arial" w:eastAsia="Arial" w:hAnsi="Arial" w:cs="Arial"/>
              </w:rPr>
              <w:t xml:space="preserve"> </w:t>
            </w:r>
            <w:r w:rsidRPr="0083411E">
              <w:rPr>
                <w:rFonts w:ascii="Arial" w:eastAsia="Arial" w:hAnsi="Arial" w:cs="Arial"/>
                <w:rtl/>
              </w:rPr>
              <w:t>كما أننا نلتزم بالقوانين واللوائح البيئية التي تنطبق على عملياتنا.</w:t>
            </w:r>
          </w:p>
        </w:tc>
      </w:tr>
      <w:tr w:rsidR="00F2044B" w:rsidRPr="0083411E" w14:paraId="200AE3FE" w14:textId="77777777" w:rsidTr="00596812">
        <w:tc>
          <w:tcPr>
            <w:tcW w:w="1353" w:type="dxa"/>
            <w:shd w:val="clear" w:color="auto" w:fill="C1E4F5"/>
            <w:tcMar>
              <w:top w:w="120" w:type="dxa"/>
              <w:left w:w="180" w:type="dxa"/>
              <w:bottom w:w="120" w:type="dxa"/>
              <w:right w:w="180" w:type="dxa"/>
            </w:tcMar>
            <w:hideMark/>
          </w:tcPr>
          <w:p w14:paraId="601BE3FC" w14:textId="77777777" w:rsidR="00B93BBE" w:rsidRPr="0083411E" w:rsidRDefault="00F21F5E" w:rsidP="00B93BBE">
            <w:pPr>
              <w:spacing w:before="30" w:after="30"/>
              <w:ind w:left="30" w:right="30"/>
              <w:rPr>
                <w:rFonts w:ascii="Calibri" w:eastAsia="Times New Roman" w:hAnsi="Calibri" w:cs="Calibri"/>
                <w:sz w:val="16"/>
              </w:rPr>
            </w:pPr>
            <w:hyperlink r:id="rId66" w:tgtFrame="_blank" w:history="1">
              <w:r w:rsidRPr="0083411E">
                <w:rPr>
                  <w:rFonts w:ascii="Calibri" w:eastAsia="Times New Roman" w:hAnsi="Calibri" w:cs="Calibri"/>
                  <w:color w:val="0000FF"/>
                  <w:sz w:val="16"/>
                  <w:u w:val="single"/>
                </w:rPr>
                <w:t>Screen 11</w:t>
              </w:r>
            </w:hyperlink>
            <w:r w:rsidRPr="0083411E">
              <w:rPr>
                <w:rFonts w:ascii="Calibri" w:eastAsia="Times New Roman" w:hAnsi="Calibri" w:cs="Calibri"/>
                <w:sz w:val="16"/>
              </w:rPr>
              <w:t xml:space="preserve"> </w:t>
            </w:r>
          </w:p>
          <w:p w14:paraId="29062C71" w14:textId="77777777" w:rsidR="00B93BBE" w:rsidRPr="0083411E" w:rsidRDefault="00F21F5E" w:rsidP="00B93BBE">
            <w:pPr>
              <w:ind w:left="30" w:right="30"/>
              <w:rPr>
                <w:rFonts w:ascii="Calibri" w:eastAsia="Times New Roman" w:hAnsi="Calibri" w:cs="Calibri"/>
                <w:sz w:val="16"/>
              </w:rPr>
            </w:pPr>
            <w:hyperlink r:id="rId67" w:tgtFrame="_blank" w:history="1">
              <w:r w:rsidRPr="0083411E">
                <w:rPr>
                  <w:rFonts w:ascii="Calibri" w:eastAsia="Times New Roman" w:hAnsi="Calibri" w:cs="Calibri"/>
                  <w:color w:val="0000FF"/>
                  <w:sz w:val="16"/>
                  <w:u w:val="single"/>
                </w:rPr>
                <w:t>29_C_12</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CE3A21F" w14:textId="77777777" w:rsidR="00B93BBE"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POLITICAL CONTRIBUTIONS</w:t>
            </w:r>
          </w:p>
          <w:p w14:paraId="73CF6C81" w14:textId="77777777" w:rsidR="00B93BBE"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encourage appropriate engagement in the political process and support community involvement.</w:t>
            </w:r>
          </w:p>
          <w:p w14:paraId="77828AC5" w14:textId="77777777" w:rsidR="00B93BBE"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Abbott supports public policies that align with our mission and values. When appropriate, we may also support political candidates or interest groups.</w:t>
            </w:r>
          </w:p>
          <w:p w14:paraId="661295C9" w14:textId="77777777" w:rsidR="00B93BBE"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lastRenderedPageBreak/>
              <w:t>Because laws about political contributions by companies are complex, any use of Abbott funds—or contributions made on Abbott’s behalf—must be reviewed with the Legal Division first.</w:t>
            </w:r>
          </w:p>
        </w:tc>
        <w:tc>
          <w:tcPr>
            <w:tcW w:w="6000" w:type="dxa"/>
          </w:tcPr>
          <w:p w14:paraId="72092159" w14:textId="77777777" w:rsidR="00B93BBE" w:rsidRPr="0083411E" w:rsidRDefault="00F21F5E" w:rsidP="0059681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lastRenderedPageBreak/>
              <w:t>الإسهامات السياسيّة</w:t>
            </w:r>
          </w:p>
          <w:p w14:paraId="635151A9" w14:textId="77777777" w:rsidR="00B93BBE" w:rsidRPr="0083411E" w:rsidRDefault="00F21F5E" w:rsidP="0059681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نحن نُشجّع على الانخراط السليم في العمليّة السياسيّة وندعم المشاركة المجتمعيّة.</w:t>
            </w:r>
          </w:p>
          <w:p w14:paraId="41B6A3D3" w14:textId="77777777" w:rsidR="00B93BBE" w:rsidRPr="0083411E" w:rsidRDefault="00F21F5E" w:rsidP="0059681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 xml:space="preserve">تدعم شركة </w:t>
            </w:r>
            <w:r w:rsidRPr="0083411E">
              <w:rPr>
                <w:rFonts w:ascii="Arial" w:eastAsia="Arial" w:hAnsi="Arial" w:cs="Arial"/>
              </w:rPr>
              <w:t>Abbott</w:t>
            </w:r>
            <w:r w:rsidRPr="0083411E">
              <w:rPr>
                <w:rFonts w:ascii="Arial" w:eastAsia="Arial" w:hAnsi="Arial" w:cs="Arial"/>
                <w:rtl/>
              </w:rPr>
              <w:t xml:space="preserve"> السياسات العامة التي تتوافق مع مُهمّتنا وقيمنا.</w:t>
            </w:r>
            <w:r w:rsidRPr="0083411E">
              <w:rPr>
                <w:rFonts w:ascii="Arial" w:eastAsia="Arial" w:hAnsi="Arial" w:cs="Arial"/>
              </w:rPr>
              <w:t xml:space="preserve"> </w:t>
            </w:r>
            <w:r w:rsidRPr="0083411E">
              <w:rPr>
                <w:rFonts w:ascii="Arial" w:eastAsia="Arial" w:hAnsi="Arial" w:cs="Arial"/>
                <w:rtl/>
              </w:rPr>
              <w:t>عند الاقتضاء، قد نُقدّم الدعم أيضًا للمُرشّحين السياسيّين أو جماعات المصالح.</w:t>
            </w:r>
          </w:p>
          <w:p w14:paraId="16B7B0EB" w14:textId="77777777" w:rsidR="00B93BBE" w:rsidRPr="0083411E" w:rsidRDefault="00F21F5E" w:rsidP="0059681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lastRenderedPageBreak/>
              <w:t xml:space="preserve">نظرًا لتعقيد القوانين المُتعلقة بالتبرُّعات السياسية من قِبل الشركات، يجب مُراجعة أي استخدام لأموال شركة </w:t>
            </w:r>
            <w:r w:rsidRPr="0083411E">
              <w:rPr>
                <w:rFonts w:ascii="Arial" w:eastAsia="Arial" w:hAnsi="Arial" w:cs="Arial"/>
              </w:rPr>
              <w:t>Abbott</w:t>
            </w:r>
            <w:r w:rsidRPr="0083411E">
              <w:rPr>
                <w:rFonts w:ascii="Arial" w:eastAsia="Arial" w:hAnsi="Arial" w:cs="Arial"/>
                <w:rtl/>
              </w:rPr>
              <w:t xml:space="preserve"> — أو التبرُّعات المُقدّمة نيابةً عن شركة </w:t>
            </w:r>
            <w:r w:rsidRPr="0083411E">
              <w:rPr>
                <w:rFonts w:ascii="Arial" w:eastAsia="Arial" w:hAnsi="Arial" w:cs="Arial"/>
              </w:rPr>
              <w:t>Abbott</w:t>
            </w:r>
            <w:r w:rsidRPr="0083411E">
              <w:rPr>
                <w:rFonts w:ascii="Arial" w:eastAsia="Arial" w:hAnsi="Arial" w:cs="Arial"/>
                <w:rtl/>
              </w:rPr>
              <w:t xml:space="preserve"> — مع قسم الشؤون القانونية أولًا.</w:t>
            </w:r>
          </w:p>
        </w:tc>
      </w:tr>
      <w:tr w:rsidR="00F2044B" w:rsidRPr="0083411E" w14:paraId="1A9E6CAA" w14:textId="77777777" w:rsidTr="0083411E">
        <w:tc>
          <w:tcPr>
            <w:tcW w:w="1353" w:type="dxa"/>
            <w:shd w:val="clear" w:color="auto" w:fill="C1E4F5"/>
            <w:tcMar>
              <w:top w:w="120" w:type="dxa"/>
              <w:left w:w="180" w:type="dxa"/>
              <w:bottom w:w="120" w:type="dxa"/>
              <w:right w:w="180" w:type="dxa"/>
            </w:tcMar>
            <w:hideMark/>
          </w:tcPr>
          <w:p w14:paraId="5CD938BA" w14:textId="77777777" w:rsidR="00BB2193" w:rsidRPr="0083411E" w:rsidRDefault="00F21F5E" w:rsidP="00BB2193">
            <w:pPr>
              <w:spacing w:before="30" w:after="30"/>
              <w:ind w:left="30" w:right="30"/>
              <w:rPr>
                <w:rFonts w:ascii="Calibri" w:eastAsia="Times New Roman" w:hAnsi="Calibri" w:cs="Calibri"/>
                <w:sz w:val="16"/>
              </w:rPr>
            </w:pPr>
            <w:hyperlink r:id="rId68" w:tgtFrame="_blank" w:history="1">
              <w:r w:rsidRPr="0083411E">
                <w:rPr>
                  <w:rFonts w:ascii="Calibri" w:eastAsia="Times New Roman" w:hAnsi="Calibri" w:cs="Calibri"/>
                  <w:color w:val="0000FF"/>
                  <w:sz w:val="16"/>
                  <w:u w:val="single"/>
                </w:rPr>
                <w:t>Screen 12</w:t>
              </w:r>
            </w:hyperlink>
            <w:r w:rsidRPr="0083411E">
              <w:rPr>
                <w:rFonts w:ascii="Calibri" w:eastAsia="Times New Roman" w:hAnsi="Calibri" w:cs="Calibri"/>
                <w:sz w:val="16"/>
              </w:rPr>
              <w:t xml:space="preserve"> </w:t>
            </w:r>
          </w:p>
          <w:p w14:paraId="14620CEB" w14:textId="77777777" w:rsidR="00BB2193" w:rsidRPr="0083411E" w:rsidRDefault="00F21F5E" w:rsidP="00BB2193">
            <w:pPr>
              <w:ind w:left="30" w:right="30"/>
              <w:rPr>
                <w:rFonts w:ascii="Calibri" w:eastAsia="Times New Roman" w:hAnsi="Calibri" w:cs="Calibri"/>
                <w:sz w:val="16"/>
              </w:rPr>
            </w:pPr>
            <w:hyperlink r:id="rId69" w:tgtFrame="_blank" w:history="1">
              <w:r w:rsidRPr="0083411E">
                <w:rPr>
                  <w:rFonts w:ascii="Calibri" w:eastAsia="Times New Roman" w:hAnsi="Calibri" w:cs="Calibri"/>
                  <w:color w:val="0000FF"/>
                  <w:sz w:val="16"/>
                  <w:u w:val="single"/>
                </w:rPr>
                <w:t>30_C_13</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0964294" w14:textId="77777777" w:rsidR="00BB2193" w:rsidRPr="0083411E" w:rsidRDefault="00F21F5E" w:rsidP="00BB219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You must view all content before moving forward.</w:t>
            </w:r>
          </w:p>
          <w:p w14:paraId="6F84EBDF" w14:textId="77777777" w:rsidR="00BB2193" w:rsidRPr="0083411E" w:rsidRDefault="00F21F5E" w:rsidP="00BB219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At Abbott, we are committed to doing business honestly and keeping our promises in all areas of our work.</w:t>
            </w:r>
          </w:p>
          <w:p w14:paraId="5959CE7C" w14:textId="77777777" w:rsidR="00BB2193" w:rsidRPr="0083411E" w:rsidRDefault="00F21F5E" w:rsidP="00BB219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put Abbott’s interests ahead of our own when handling conflicts of interest. We protect Abbott’s assets and reputation, keep confidential information safe, and respect the privacy of everyone who shares personal information with us.</w:t>
            </w:r>
          </w:p>
          <w:p w14:paraId="65534A47" w14:textId="77777777" w:rsidR="00BB2193" w:rsidRPr="0083411E" w:rsidRDefault="00F21F5E" w:rsidP="00BB219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Fair Dealing</w:t>
            </w:r>
          </w:p>
          <w:p w14:paraId="475580D3" w14:textId="77777777" w:rsidR="00BB2193" w:rsidRPr="0083411E" w:rsidRDefault="00F21F5E" w:rsidP="00BB219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Avoiding Conflicts of Interest I</w:t>
            </w:r>
          </w:p>
          <w:p w14:paraId="363C023C" w14:textId="77777777" w:rsidR="00BB2193" w:rsidRPr="0083411E" w:rsidRDefault="00F21F5E" w:rsidP="00BB219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Avoiding Conflicts of Interest I</w:t>
            </w:r>
            <w:r w:rsidR="00380CFE" w:rsidRPr="0083411E">
              <w:rPr>
                <w:rFonts w:ascii="Calibri" w:eastAsia="Times New Roman" w:hAnsi="Calibri" w:cs="Calibri"/>
              </w:rPr>
              <w:t>I</w:t>
            </w:r>
          </w:p>
          <w:p w14:paraId="372E7AA2" w14:textId="77777777" w:rsidR="00BB2193" w:rsidRPr="0083411E" w:rsidRDefault="00F21F5E" w:rsidP="00BB219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Protection of Abbott Assets &amp; Reputation</w:t>
            </w:r>
          </w:p>
          <w:p w14:paraId="0D237398" w14:textId="77777777" w:rsidR="00BB2193" w:rsidRPr="0083411E" w:rsidRDefault="00F21F5E" w:rsidP="00BB219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Confidential Information</w:t>
            </w:r>
          </w:p>
          <w:p w14:paraId="2416406C" w14:textId="77777777" w:rsidR="00BB2193" w:rsidRPr="0083411E" w:rsidRDefault="00F21F5E" w:rsidP="00BB219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Anti-bribery</w:t>
            </w:r>
          </w:p>
          <w:p w14:paraId="04B23D8A" w14:textId="77777777" w:rsidR="00BB2193" w:rsidRPr="0083411E" w:rsidRDefault="00F21F5E" w:rsidP="00BB219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Gifts, Meals &amp; Entertainment</w:t>
            </w:r>
          </w:p>
          <w:p w14:paraId="44EF837E" w14:textId="77777777" w:rsidR="00BB2193" w:rsidRPr="0083411E" w:rsidRDefault="00F21F5E" w:rsidP="00BB219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lastRenderedPageBreak/>
              <w:t>Accurate Books and Records</w:t>
            </w:r>
          </w:p>
          <w:p w14:paraId="339440A1" w14:textId="77777777" w:rsidR="00BB2193" w:rsidRPr="0083411E" w:rsidRDefault="00F21F5E" w:rsidP="00BB219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Compliance with Laws</w:t>
            </w:r>
          </w:p>
          <w:p w14:paraId="598041BE" w14:textId="77777777" w:rsidR="00BB2193" w:rsidRPr="0083411E" w:rsidRDefault="00F21F5E" w:rsidP="00BB219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Fair Competition</w:t>
            </w:r>
          </w:p>
          <w:p w14:paraId="28670D63" w14:textId="77777777" w:rsidR="00BB2193" w:rsidRPr="0083411E" w:rsidRDefault="00F21F5E" w:rsidP="00BB219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Click each of the icons to learn more.</w:t>
            </w:r>
          </w:p>
        </w:tc>
        <w:tc>
          <w:tcPr>
            <w:tcW w:w="6000" w:type="dxa"/>
            <w:vAlign w:val="center"/>
          </w:tcPr>
          <w:p w14:paraId="14795001" w14:textId="77777777" w:rsidR="00BB219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lastRenderedPageBreak/>
              <w:t>يجب عليك عرض كل المحتوى قبل المتابعة.</w:t>
            </w:r>
          </w:p>
          <w:p w14:paraId="0CFF0351" w14:textId="77777777" w:rsidR="00BB219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في شركة Abbott، نحن مُلتزمون بمُمارسة الأعمال التجارية بأمانة والوفاء بوعودنا في جميع مجالات عملنا.</w:t>
            </w:r>
          </w:p>
          <w:p w14:paraId="2E2F02CF" w14:textId="77777777" w:rsidR="00BB219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نضع مصالح Abbott قبل مصالحنا الخاصة عند التعامُل مع تضارب المصالح. نحن نحمي أصول شركة Abbott وسُمعتها، ونُحافظ على سرية المعلومات، ونحترم خصوصية كل من يُشاركنا معلوماته الشخصية.</w:t>
            </w:r>
          </w:p>
          <w:p w14:paraId="5C8B8482" w14:textId="77777777" w:rsidR="00BB219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التعامل العادل</w:t>
            </w:r>
          </w:p>
          <w:p w14:paraId="6F6749BD" w14:textId="77777777" w:rsidR="00BB219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تجنُّب تضارب المصالح 1</w:t>
            </w:r>
          </w:p>
          <w:p w14:paraId="6884C1AE" w14:textId="77777777" w:rsidR="00BB219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تجنُّب تضارب المصالح 2</w:t>
            </w:r>
          </w:p>
          <w:p w14:paraId="48073150" w14:textId="77777777" w:rsidR="00BB219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حماية أصول Abbott وسمعتها</w:t>
            </w:r>
          </w:p>
          <w:p w14:paraId="56FBA2A0" w14:textId="77777777" w:rsidR="00BB219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المعلومات السريّة</w:t>
            </w:r>
          </w:p>
          <w:p w14:paraId="0E9AC8CB" w14:textId="77777777" w:rsidR="00BB219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مكافحة الرشوة</w:t>
            </w:r>
          </w:p>
          <w:p w14:paraId="6315C01A" w14:textId="77777777" w:rsidR="00BB219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الهدايا والوجبات والترفيه</w:t>
            </w:r>
          </w:p>
          <w:p w14:paraId="547793AA" w14:textId="77777777" w:rsidR="00BB219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الدفاتر والسجلّات الدقيقة</w:t>
            </w:r>
          </w:p>
          <w:p w14:paraId="0A68C205" w14:textId="77777777" w:rsidR="00BB219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lastRenderedPageBreak/>
              <w:t>الامتثال للقوانين</w:t>
            </w:r>
          </w:p>
          <w:p w14:paraId="6FE7E473" w14:textId="77777777" w:rsidR="00BB219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المنافسة العادلة</w:t>
            </w:r>
          </w:p>
          <w:p w14:paraId="2E33F72E" w14:textId="77777777" w:rsidR="00BB2193"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انقر فوق كلٍ من هذه الرموز لمعرفة المزيد.</w:t>
            </w:r>
          </w:p>
        </w:tc>
      </w:tr>
      <w:tr w:rsidR="00F2044B" w:rsidRPr="0083411E" w14:paraId="75CD04C0" w14:textId="77777777" w:rsidTr="00596812">
        <w:tc>
          <w:tcPr>
            <w:tcW w:w="1353" w:type="dxa"/>
            <w:shd w:val="clear" w:color="auto" w:fill="C1E4F5"/>
            <w:tcMar>
              <w:top w:w="120" w:type="dxa"/>
              <w:left w:w="180" w:type="dxa"/>
              <w:bottom w:w="120" w:type="dxa"/>
              <w:right w:w="180" w:type="dxa"/>
            </w:tcMar>
            <w:hideMark/>
          </w:tcPr>
          <w:p w14:paraId="4ABB7E23" w14:textId="77777777" w:rsidR="007A2786" w:rsidRPr="0083411E" w:rsidRDefault="00F21F5E" w:rsidP="007A2786">
            <w:pPr>
              <w:spacing w:before="30" w:after="30"/>
              <w:ind w:left="30" w:right="30"/>
              <w:rPr>
                <w:rFonts w:ascii="Calibri" w:eastAsia="Times New Roman" w:hAnsi="Calibri" w:cs="Calibri"/>
                <w:sz w:val="16"/>
              </w:rPr>
            </w:pPr>
            <w:hyperlink r:id="rId70" w:tgtFrame="_blank" w:history="1">
              <w:r w:rsidRPr="0083411E">
                <w:rPr>
                  <w:rFonts w:ascii="Calibri" w:eastAsia="Times New Roman" w:hAnsi="Calibri" w:cs="Calibri"/>
                  <w:color w:val="0000FF"/>
                  <w:sz w:val="16"/>
                  <w:u w:val="single"/>
                </w:rPr>
                <w:t>Screen 12</w:t>
              </w:r>
            </w:hyperlink>
            <w:r w:rsidRPr="0083411E">
              <w:rPr>
                <w:rFonts w:ascii="Calibri" w:eastAsia="Times New Roman" w:hAnsi="Calibri" w:cs="Calibri"/>
                <w:sz w:val="16"/>
              </w:rPr>
              <w:t xml:space="preserve"> </w:t>
            </w:r>
          </w:p>
          <w:p w14:paraId="15E2F064" w14:textId="77777777" w:rsidR="007A2786" w:rsidRPr="0083411E" w:rsidRDefault="00F21F5E" w:rsidP="007A2786">
            <w:pPr>
              <w:ind w:left="30" w:right="30"/>
              <w:rPr>
                <w:rFonts w:ascii="Calibri" w:eastAsia="Times New Roman" w:hAnsi="Calibri" w:cs="Calibri"/>
                <w:sz w:val="16"/>
              </w:rPr>
            </w:pPr>
            <w:hyperlink r:id="rId71" w:tgtFrame="_blank" w:history="1">
              <w:r w:rsidRPr="0083411E">
                <w:rPr>
                  <w:rFonts w:ascii="Calibri" w:eastAsia="Times New Roman" w:hAnsi="Calibri" w:cs="Calibri"/>
                  <w:color w:val="0000FF"/>
                  <w:sz w:val="16"/>
                  <w:u w:val="single"/>
                </w:rPr>
                <w:t>31_C_13</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E2CE07B" w14:textId="77777777" w:rsidR="007A2786"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FAIR DEALING</w:t>
            </w:r>
          </w:p>
          <w:p w14:paraId="5AAC9258" w14:textId="77777777" w:rsidR="007A2786"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conduct business with integrity and follow through on our commitments in every aspect of our work.</w:t>
            </w:r>
          </w:p>
          <w:p w14:paraId="297714A2" w14:textId="77777777" w:rsidR="007A2786"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are each responsible for our work and the decisions we make in our roles. In every professional interaction—whether with coworkers, customers, suppliers, healthcare professionals, competitors, or others—we must be fair and honest about how Abbott does business.</w:t>
            </w:r>
          </w:p>
        </w:tc>
        <w:tc>
          <w:tcPr>
            <w:tcW w:w="6000" w:type="dxa"/>
          </w:tcPr>
          <w:p w14:paraId="585F5C73" w14:textId="77777777" w:rsidR="007A2786"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التعامل العادل</w:t>
            </w:r>
          </w:p>
          <w:p w14:paraId="5D6A7A32" w14:textId="77777777" w:rsidR="007A2786"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نُمارس أعمالنا بنزاهة ونفي بالتزاماتنا في كل جانب من جوانب عملنا.</w:t>
            </w:r>
          </w:p>
          <w:p w14:paraId="58DEC8DF" w14:textId="77777777" w:rsidR="007A2786" w:rsidRPr="0083411E" w:rsidRDefault="00F21F5E" w:rsidP="0059681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كل واحد منّا مسؤول عن عمله والقرارات التي يتّخذها في إطار مهامه الوظيفية. في كل تفاعل مهني — سواء مع زملاء العمل، أو العملاء، أو المُورّدين، أو اختصاصيّي الرعاية الصحية، أو المنافسين، أو غيرهم — يجب أن نتحلّى بالإنصاف والصدق فيما يتعلّق بكيفية قيام شركة Abbott بأعمالها.</w:t>
            </w:r>
          </w:p>
        </w:tc>
      </w:tr>
      <w:tr w:rsidR="00F2044B" w:rsidRPr="0083411E" w14:paraId="074E6EF1" w14:textId="77777777" w:rsidTr="00596812">
        <w:tc>
          <w:tcPr>
            <w:tcW w:w="1353" w:type="dxa"/>
            <w:shd w:val="clear" w:color="auto" w:fill="C1E4F5"/>
            <w:tcMar>
              <w:top w:w="120" w:type="dxa"/>
              <w:left w:w="180" w:type="dxa"/>
              <w:bottom w:w="120" w:type="dxa"/>
              <w:right w:w="180" w:type="dxa"/>
            </w:tcMar>
            <w:hideMark/>
          </w:tcPr>
          <w:p w14:paraId="553C2F9C" w14:textId="77777777" w:rsidR="00EA2282" w:rsidRPr="0083411E" w:rsidRDefault="00F21F5E" w:rsidP="00EA2282">
            <w:pPr>
              <w:spacing w:before="30" w:after="30"/>
              <w:ind w:left="30" w:right="30"/>
              <w:rPr>
                <w:rFonts w:ascii="Calibri" w:eastAsia="Times New Roman" w:hAnsi="Calibri" w:cs="Calibri"/>
                <w:sz w:val="16"/>
              </w:rPr>
            </w:pPr>
            <w:hyperlink r:id="rId72" w:tgtFrame="_blank" w:history="1">
              <w:r w:rsidRPr="0083411E">
                <w:rPr>
                  <w:rFonts w:ascii="Calibri" w:eastAsia="Times New Roman" w:hAnsi="Calibri" w:cs="Calibri"/>
                  <w:color w:val="0000FF"/>
                  <w:sz w:val="16"/>
                  <w:u w:val="single"/>
                </w:rPr>
                <w:t>Screen 12</w:t>
              </w:r>
            </w:hyperlink>
            <w:r w:rsidRPr="0083411E">
              <w:rPr>
                <w:rFonts w:ascii="Calibri" w:eastAsia="Times New Roman" w:hAnsi="Calibri" w:cs="Calibri"/>
                <w:sz w:val="16"/>
              </w:rPr>
              <w:t xml:space="preserve"> </w:t>
            </w:r>
          </w:p>
          <w:p w14:paraId="00FB693D" w14:textId="77777777" w:rsidR="00EA2282" w:rsidRPr="0083411E" w:rsidRDefault="00F21F5E" w:rsidP="00EA2282">
            <w:pPr>
              <w:ind w:left="30" w:right="30"/>
              <w:rPr>
                <w:rFonts w:ascii="Calibri" w:eastAsia="Times New Roman" w:hAnsi="Calibri" w:cs="Calibri"/>
                <w:sz w:val="16"/>
              </w:rPr>
            </w:pPr>
            <w:hyperlink r:id="rId73" w:tgtFrame="_blank" w:history="1">
              <w:r w:rsidRPr="0083411E">
                <w:rPr>
                  <w:rFonts w:ascii="Calibri" w:eastAsia="Times New Roman" w:hAnsi="Calibri" w:cs="Calibri"/>
                  <w:color w:val="0000FF"/>
                  <w:sz w:val="16"/>
                  <w:u w:val="single"/>
                </w:rPr>
                <w:t>32_C_13</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800FC69" w14:textId="77777777" w:rsidR="00EA2282"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AVOIDING CONFLICTS OF INTEREST I</w:t>
            </w:r>
          </w:p>
          <w:p w14:paraId="68E02B46" w14:textId="77777777" w:rsidR="00EA2282"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identify and address conflicts of interest before moving forward.</w:t>
            </w:r>
          </w:p>
          <w:p w14:paraId="7AE90DA5" w14:textId="77777777" w:rsidR="00EA2282"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A conflict of interest happens when personal interests interfere—or appear to interfere—with what’s best for Abbott. Business decisions must be based on Abbott’s needs, not personal gain or the interests of family or friends. We are expected to use good judgment and </w:t>
            </w:r>
            <w:r w:rsidRPr="0083411E">
              <w:rPr>
                <w:rFonts w:ascii="Calibri" w:eastAsia="Times New Roman" w:hAnsi="Calibri" w:cs="Calibri"/>
              </w:rPr>
              <w:lastRenderedPageBreak/>
              <w:t>avoid situations that could lead to a real or perceived conflict. If personal relationships, interests, or outside activities affect your ability to act fairly and effectively—or could benefit you or a family member—you must disclose the potential conflict and remove yourself from the situation, following Abbott’s guidelines.</w:t>
            </w:r>
          </w:p>
        </w:tc>
        <w:tc>
          <w:tcPr>
            <w:tcW w:w="6000" w:type="dxa"/>
          </w:tcPr>
          <w:p w14:paraId="59BD5E63" w14:textId="77777777" w:rsidR="00EA2282"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lastRenderedPageBreak/>
              <w:t>تجنُّب تضارب المصالح 1</w:t>
            </w:r>
          </w:p>
          <w:p w14:paraId="50DAE816" w14:textId="77777777" w:rsidR="00EA2282"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نُحدّد ونُعالج تضارب المصالح قبل المُضي قدمًا.</w:t>
            </w:r>
          </w:p>
          <w:p w14:paraId="790671F3" w14:textId="77777777" w:rsidR="00EA2282" w:rsidRPr="0083411E" w:rsidRDefault="00F21F5E" w:rsidP="0059681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 xml:space="preserve">يحدث تضارب في المصالح عندما تتعارض المصالح الشخصية — أو يبدو أنها تتعارض — مع ما هو في مصلحة شركة Abbott. يجب أن تستند القرارات التجارية إلى احتياجات شركة Abbott، وليس إلى المكاسب الشخصية أو مصالح العائلة أو الأصدقاء. يُتوقّع منّا أن نستخدم حكمتنا ونبتعد عن المواقف التي قد تُؤدّي إلى صراع حقيقي أو مُتصوّر. إذا كانت العلاقات الشخصية، أو الاهتمامات، أو الأنشطة الخارجية تُؤثّر على قدرتك على التصرُّف بإنصاف وفعالية — أو يمكن أن تُفيدك أنت أو </w:t>
            </w:r>
            <w:r w:rsidRPr="0083411E">
              <w:rPr>
                <w:rFonts w:ascii="Arial" w:eastAsia="Arial" w:hAnsi="Arial" w:cs="Arial"/>
                <w:rtl/>
              </w:rPr>
              <w:lastRenderedPageBreak/>
              <w:t>أحد أفراد عائلتك — فيجب عليك الإفصاح عن التضارب المُحتمل وإبعاد نفسك عن الموقف، وفقًا لإرشادات Abbott.</w:t>
            </w:r>
          </w:p>
        </w:tc>
      </w:tr>
      <w:tr w:rsidR="00F2044B" w:rsidRPr="0083411E" w14:paraId="58FE5FB4" w14:textId="77777777" w:rsidTr="00596812">
        <w:tc>
          <w:tcPr>
            <w:tcW w:w="1353" w:type="dxa"/>
            <w:shd w:val="clear" w:color="auto" w:fill="C1E4F5"/>
            <w:tcMar>
              <w:top w:w="120" w:type="dxa"/>
              <w:left w:w="180" w:type="dxa"/>
              <w:bottom w:w="120" w:type="dxa"/>
              <w:right w:w="180" w:type="dxa"/>
            </w:tcMar>
            <w:hideMark/>
          </w:tcPr>
          <w:p w14:paraId="6702CA2C" w14:textId="77777777" w:rsidR="00795145" w:rsidRPr="0083411E" w:rsidRDefault="00F21F5E" w:rsidP="00795145">
            <w:pPr>
              <w:spacing w:before="30" w:after="30"/>
              <w:ind w:left="30" w:right="30"/>
              <w:rPr>
                <w:rFonts w:ascii="Calibri" w:eastAsia="Times New Roman" w:hAnsi="Calibri" w:cs="Calibri"/>
                <w:sz w:val="16"/>
              </w:rPr>
            </w:pPr>
            <w:hyperlink r:id="rId74" w:tgtFrame="_blank" w:history="1">
              <w:r w:rsidRPr="0083411E">
                <w:rPr>
                  <w:rFonts w:ascii="Calibri" w:eastAsia="Times New Roman" w:hAnsi="Calibri" w:cs="Calibri"/>
                  <w:color w:val="0000FF"/>
                  <w:sz w:val="16"/>
                  <w:u w:val="single"/>
                </w:rPr>
                <w:t>Screen 12</w:t>
              </w:r>
            </w:hyperlink>
            <w:r w:rsidRPr="0083411E">
              <w:rPr>
                <w:rFonts w:ascii="Calibri" w:eastAsia="Times New Roman" w:hAnsi="Calibri" w:cs="Calibri"/>
                <w:sz w:val="16"/>
              </w:rPr>
              <w:t xml:space="preserve"> </w:t>
            </w:r>
          </w:p>
          <w:p w14:paraId="7112E3C8" w14:textId="77777777" w:rsidR="00795145" w:rsidRPr="0083411E" w:rsidRDefault="00F21F5E" w:rsidP="00795145">
            <w:pPr>
              <w:ind w:left="30" w:right="30"/>
              <w:rPr>
                <w:rFonts w:ascii="Calibri" w:eastAsia="Times New Roman" w:hAnsi="Calibri" w:cs="Calibri"/>
                <w:sz w:val="16"/>
              </w:rPr>
            </w:pPr>
            <w:hyperlink r:id="rId75" w:tgtFrame="_blank" w:history="1">
              <w:r w:rsidRPr="0083411E">
                <w:rPr>
                  <w:rFonts w:ascii="Calibri" w:eastAsia="Times New Roman" w:hAnsi="Calibri" w:cs="Calibri"/>
                  <w:color w:val="0000FF"/>
                  <w:sz w:val="16"/>
                  <w:u w:val="single"/>
                </w:rPr>
                <w:t>33_C_13</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CB95BC6" w14:textId="77777777" w:rsidR="00795145"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AVOIDING CONFLICTS OF INTEREST II</w:t>
            </w:r>
          </w:p>
          <w:p w14:paraId="6E02BF53" w14:textId="77777777" w:rsidR="00795145"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put Abbott’s interests first when making work-related decisions.</w:t>
            </w:r>
          </w:p>
          <w:p w14:paraId="7A72D1DA" w14:textId="77777777" w:rsidR="00795145"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That means prioritizing the company’s goals over those of a specific team, group, or individual. Any opportunities or resources we access through our roles at Abbott should be used to benefit the company—not for personal gain. We should not compete with Abbott or help others do so. When opportunities arise, our focus must be on advancing Abbott’s interests.</w:t>
            </w:r>
          </w:p>
        </w:tc>
        <w:tc>
          <w:tcPr>
            <w:tcW w:w="6000" w:type="dxa"/>
          </w:tcPr>
          <w:p w14:paraId="21E99E65" w14:textId="77777777" w:rsidR="00795145"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تجنُّب تضارب المصالح 2</w:t>
            </w:r>
          </w:p>
          <w:p w14:paraId="1A6E4875" w14:textId="77777777" w:rsidR="00795145"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نضع مصالح Abbott في المقام الأول عند اتّخاذ القرارات المُتعلقة بالعمل.</w:t>
            </w:r>
          </w:p>
          <w:p w14:paraId="13DE7A16" w14:textId="77777777" w:rsidR="00795145"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وهذا يعني إعطاء الأولوية لأهداف الشركة على أهداف فريق، أو مجموعة، أو فرد مُعيّن. يجب استخدام أي فرص أو موارد نحصُل عليها من خلال مناصبنا في شركة Abbott لصالح الشركة، وليس لتحقيق مكاسب شخصية. لا ينبغي أن نتنافس مع Abbott أو نُساعد الآخرين على القيام بذلك. عندما تسنح الفرص، يجب أن نُركّز على تعزيز مصالح شركة Abbott.</w:t>
            </w:r>
          </w:p>
        </w:tc>
      </w:tr>
      <w:tr w:rsidR="00F2044B" w:rsidRPr="0083411E" w14:paraId="53344A2B" w14:textId="77777777" w:rsidTr="00596812">
        <w:tc>
          <w:tcPr>
            <w:tcW w:w="1353" w:type="dxa"/>
            <w:shd w:val="clear" w:color="auto" w:fill="C1E4F5"/>
            <w:tcMar>
              <w:top w:w="120" w:type="dxa"/>
              <w:left w:w="180" w:type="dxa"/>
              <w:bottom w:w="120" w:type="dxa"/>
              <w:right w:w="180" w:type="dxa"/>
            </w:tcMar>
            <w:hideMark/>
          </w:tcPr>
          <w:p w14:paraId="31AA61B2" w14:textId="77777777" w:rsidR="004150A0" w:rsidRPr="0083411E" w:rsidRDefault="00F21F5E" w:rsidP="004150A0">
            <w:pPr>
              <w:spacing w:before="30" w:after="30"/>
              <w:ind w:left="30" w:right="30"/>
              <w:rPr>
                <w:rFonts w:ascii="Calibri" w:eastAsia="Times New Roman" w:hAnsi="Calibri" w:cs="Calibri"/>
                <w:sz w:val="16"/>
              </w:rPr>
            </w:pPr>
            <w:hyperlink r:id="rId76" w:tgtFrame="_blank" w:history="1">
              <w:r w:rsidRPr="0083411E">
                <w:rPr>
                  <w:rFonts w:ascii="Calibri" w:eastAsia="Times New Roman" w:hAnsi="Calibri" w:cs="Calibri"/>
                  <w:color w:val="0000FF"/>
                  <w:sz w:val="16"/>
                  <w:u w:val="single"/>
                </w:rPr>
                <w:t>Screen 12</w:t>
              </w:r>
            </w:hyperlink>
            <w:r w:rsidRPr="0083411E">
              <w:rPr>
                <w:rFonts w:ascii="Calibri" w:eastAsia="Times New Roman" w:hAnsi="Calibri" w:cs="Calibri"/>
                <w:sz w:val="16"/>
              </w:rPr>
              <w:t xml:space="preserve"> </w:t>
            </w:r>
          </w:p>
          <w:p w14:paraId="7072B351" w14:textId="77777777" w:rsidR="004150A0" w:rsidRPr="0083411E" w:rsidRDefault="00F21F5E" w:rsidP="004150A0">
            <w:pPr>
              <w:ind w:left="30" w:right="30"/>
              <w:rPr>
                <w:rFonts w:ascii="Calibri" w:eastAsia="Times New Roman" w:hAnsi="Calibri" w:cs="Calibri"/>
                <w:sz w:val="16"/>
              </w:rPr>
            </w:pPr>
            <w:hyperlink r:id="rId77" w:tgtFrame="_blank" w:history="1">
              <w:r w:rsidRPr="0083411E">
                <w:rPr>
                  <w:rFonts w:ascii="Calibri" w:eastAsia="Times New Roman" w:hAnsi="Calibri" w:cs="Calibri"/>
                  <w:color w:val="0000FF"/>
                  <w:sz w:val="16"/>
                  <w:u w:val="single"/>
                </w:rPr>
                <w:t>34_C_13</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B561977" w14:textId="77777777" w:rsidR="004150A0"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PROTECTION OF ABBOTT ASSETS &amp; REPUTATION</w:t>
            </w:r>
          </w:p>
          <w:p w14:paraId="311BF1ED" w14:textId="77777777" w:rsidR="004150A0"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are caretakers of our company.</w:t>
            </w:r>
          </w:p>
          <w:p w14:paraId="181CE924" w14:textId="77777777" w:rsidR="004150A0"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all share the responsibility to protect and use Abbott’s assets wisely. This includes everything from physical items like vehicles and computers, to valuable information such as intellectual property, trade secrets, and specialized knowledge.</w:t>
            </w:r>
          </w:p>
          <w:p w14:paraId="2828CDF7" w14:textId="77777777" w:rsidR="004150A0"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lastRenderedPageBreak/>
              <w:t>We should always use good judgment to make sure these resources are used properly, efficiently, and with care—avoiding loss, theft, misuse, or waste.</w:t>
            </w:r>
          </w:p>
          <w:p w14:paraId="407245F0" w14:textId="77777777" w:rsidR="004150A0"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Abbott’s reputation is one of our most valuable assets—and we all play a role in protecting it.</w:t>
            </w:r>
          </w:p>
          <w:p w14:paraId="7AF1CD6B" w14:textId="77777777" w:rsidR="004150A0"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Each of us is responsible for how we represent Abbott, especially in public settings and online, where anything we share—whether in conversations, emails, or social media—can reflect on the company. It’s important to communicate thoughtfully, use good judgment, and protect Abbott’s confidential information.</w:t>
            </w:r>
          </w:p>
          <w:p w14:paraId="29627BC8" w14:textId="77777777" w:rsidR="004150A0"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When interacting externally, we should consider whether we might be seen as representing Abbott and how our words or actions could impact its reputation. This is especially important on social media, where posts can spread quickly and widely—a careless comment or post can cause real harm.</w:t>
            </w:r>
          </w:p>
        </w:tc>
        <w:tc>
          <w:tcPr>
            <w:tcW w:w="6000" w:type="dxa"/>
          </w:tcPr>
          <w:p w14:paraId="42336F83" w14:textId="77777777" w:rsidR="004150A0"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lastRenderedPageBreak/>
              <w:t>حماية أصول آبوت وسمعتها</w:t>
            </w:r>
          </w:p>
          <w:p w14:paraId="4A49D5D9" w14:textId="77777777" w:rsidR="004150A0"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مسؤولون عن شركتنا.</w:t>
            </w:r>
          </w:p>
          <w:p w14:paraId="0D9DB6D5" w14:textId="77777777" w:rsidR="004150A0"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جميعًا نتشارك مسؤولية حماية أصول شركة Abbott واستخدامها بحكمة. وهذا يشمل كل شيء بدءًا من الأصول المادية مثل المركبات وأجهزة الكمبيوتر، وصولًا إلى المعلومات القيّمة مثل الملكية الفكرية، والأسرار التجارية، والمعرفة المُتخصّصة.</w:t>
            </w:r>
          </w:p>
          <w:p w14:paraId="767BCA6A" w14:textId="77777777" w:rsidR="004150A0"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lastRenderedPageBreak/>
              <w:t>يجب أن نستخدم دائمًا حُسن التقدير للتأكُّد من أن هذه الموارد تُستخدم بشكلٍ صحيح، وفعّال، وبعناية — مع تجنُّب الضياع، أو السرقة، أو سوء الاستخدام، أو الهدر.</w:t>
            </w:r>
          </w:p>
          <w:p w14:paraId="061137D4" w14:textId="77777777" w:rsidR="004150A0"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تُعد سُمعة شركة Abbott أحد أهم أصولنا، ونحن جميعًا نلعب دورًا في حمايتها.</w:t>
            </w:r>
          </w:p>
          <w:p w14:paraId="5D97621B" w14:textId="77777777" w:rsidR="004150A0"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كل واحد منّا مسؤول عن الطريقة التي يُمثّل بها شركة Abbott، خاصةً في الأماكن العامة وعلى الإنترنت، حيث يمكن أن ينعكس أي شيء نُشاركه - سواء في المحادثات، أو رسائل البريد الإلكتروني، أو وسائل التواصل الاجتماعي - على الشركة. من المُهم التواصل بشكلٍ مدروس، واستخدام الحُكم السليم، وحماية المعلومات السرية لشركة Abbott.</w:t>
            </w:r>
          </w:p>
          <w:p w14:paraId="139B9874" w14:textId="77777777" w:rsidR="004150A0"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عند التفاعل مع الجهات الخارجية، يجب أن نأخذ في الاعتبار ما إذا كان من المُمكن أن يُنظر إلينا على أننا نُمثّل شركة Abbott، وكيف يمكن أن تُؤثّر كلماتنا أو أفعالنا على سُمعتها. هذا أمر مُهم بشكلٍ خاص على وسائل التواصل الاجتماعي، حيث يمكن أن تنتشر المنشورات بسُرعة وعلى نطاقٍ واسع — فقد يتسبّب تعليق أو منشور غير مدروس في إلحاق ضرر حقيقي.</w:t>
            </w:r>
          </w:p>
        </w:tc>
      </w:tr>
      <w:tr w:rsidR="00F2044B" w:rsidRPr="0083411E" w14:paraId="6C847C7E" w14:textId="77777777" w:rsidTr="00596812">
        <w:tc>
          <w:tcPr>
            <w:tcW w:w="1353" w:type="dxa"/>
            <w:shd w:val="clear" w:color="auto" w:fill="C1E4F5"/>
            <w:tcMar>
              <w:top w:w="120" w:type="dxa"/>
              <w:left w:w="180" w:type="dxa"/>
              <w:bottom w:w="120" w:type="dxa"/>
              <w:right w:w="180" w:type="dxa"/>
            </w:tcMar>
            <w:hideMark/>
          </w:tcPr>
          <w:p w14:paraId="180E3E06" w14:textId="77777777" w:rsidR="007C042D" w:rsidRPr="0083411E" w:rsidRDefault="00F21F5E" w:rsidP="007C042D">
            <w:pPr>
              <w:spacing w:before="30" w:after="30"/>
              <w:ind w:left="30" w:right="30"/>
              <w:rPr>
                <w:rFonts w:ascii="Calibri" w:eastAsia="Times New Roman" w:hAnsi="Calibri" w:cs="Calibri"/>
                <w:sz w:val="16"/>
              </w:rPr>
            </w:pPr>
            <w:hyperlink r:id="rId78" w:tgtFrame="_blank" w:history="1">
              <w:r w:rsidRPr="0083411E">
                <w:rPr>
                  <w:rFonts w:ascii="Calibri" w:eastAsia="Times New Roman" w:hAnsi="Calibri" w:cs="Calibri"/>
                  <w:color w:val="0000FF"/>
                  <w:sz w:val="16"/>
                  <w:u w:val="single"/>
                </w:rPr>
                <w:t>Screen 12</w:t>
              </w:r>
            </w:hyperlink>
            <w:r w:rsidRPr="0083411E">
              <w:rPr>
                <w:rFonts w:ascii="Calibri" w:eastAsia="Times New Roman" w:hAnsi="Calibri" w:cs="Calibri"/>
                <w:sz w:val="16"/>
              </w:rPr>
              <w:t xml:space="preserve"> </w:t>
            </w:r>
          </w:p>
          <w:p w14:paraId="756E1CF4" w14:textId="77777777" w:rsidR="007C042D" w:rsidRPr="0083411E" w:rsidRDefault="00F21F5E" w:rsidP="007C042D">
            <w:pPr>
              <w:ind w:left="30" w:right="30"/>
              <w:rPr>
                <w:rFonts w:ascii="Calibri" w:eastAsia="Times New Roman" w:hAnsi="Calibri" w:cs="Calibri"/>
                <w:sz w:val="16"/>
              </w:rPr>
            </w:pPr>
            <w:hyperlink r:id="rId79" w:tgtFrame="_blank" w:history="1">
              <w:r w:rsidRPr="0083411E">
                <w:rPr>
                  <w:rFonts w:ascii="Calibri" w:eastAsia="Times New Roman" w:hAnsi="Calibri" w:cs="Calibri"/>
                  <w:color w:val="0000FF"/>
                  <w:sz w:val="16"/>
                  <w:u w:val="single"/>
                </w:rPr>
                <w:t>35_C_13</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C59C65D" w14:textId="77777777" w:rsidR="007C042D"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CONFIDENTIAL INFORMATION</w:t>
            </w:r>
          </w:p>
          <w:p w14:paraId="3B1B8BDE" w14:textId="77777777" w:rsidR="007C042D"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are committed to respecting and protecting all confidential information, including personal data.</w:t>
            </w:r>
          </w:p>
          <w:p w14:paraId="2AD19253" w14:textId="77777777" w:rsidR="007C042D"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Confidential information is one of Abbott’s most valuable assets. It includes non-public details like research, trade secrets, business plans, pricing, </w:t>
            </w:r>
            <w:r w:rsidRPr="0083411E">
              <w:rPr>
                <w:rFonts w:ascii="Calibri" w:eastAsia="Times New Roman" w:hAnsi="Calibri" w:cs="Calibri"/>
              </w:rPr>
              <w:lastRenderedPageBreak/>
              <w:t>contracts, financial results, and other data that could benefit competitors or harm Abbott if disclosed.</w:t>
            </w:r>
          </w:p>
          <w:p w14:paraId="44E7495A" w14:textId="77777777" w:rsidR="007C042D"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must protect confidential information and prevent unauthorized use or sharing—even after our time with Abbott ends.</w:t>
            </w:r>
          </w:p>
          <w:p w14:paraId="77F5DB4E" w14:textId="77777777" w:rsidR="007C042D"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At Abbott we also respect the intellectual property of others and avoid improper use of their confidential information. Misusing non-public information, such as for insider trading, is illegal and unethical.</w:t>
            </w:r>
          </w:p>
          <w:p w14:paraId="2DEB48D5" w14:textId="77777777" w:rsidR="007C042D"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also safeguard personal data entrusted to us by colleagues, healthcare professionals, and customers. When we collect and use personal information, we do it responsibly, with proper consent, and never sell or obtain it from unauthorized sources. Many locations have strict privacy laws, and we are committed to understanding and following them, especially for the most sensitive categories of personal information.</w:t>
            </w:r>
          </w:p>
        </w:tc>
        <w:tc>
          <w:tcPr>
            <w:tcW w:w="6000" w:type="dxa"/>
          </w:tcPr>
          <w:p w14:paraId="3655D2D8" w14:textId="77777777" w:rsidR="007C042D"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lastRenderedPageBreak/>
              <w:t>المعلومات السريّة</w:t>
            </w:r>
          </w:p>
          <w:p w14:paraId="15867C8B" w14:textId="77777777" w:rsidR="007C042D"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مُلتزمون باحترام وحماية جميع المعلومات السرية، بما في ذلك البيانات الشخصية.</w:t>
            </w:r>
          </w:p>
          <w:p w14:paraId="63648C54" w14:textId="77777777" w:rsidR="007C042D"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 xml:space="preserve">أحد أكثر أصول Abbott قيمة هي معلوماتها السريّة. وهي تشمل تفاصيل غير عامة مثل الأبحاث، والأسرار التجارية، وخطط الأعمال، والأسعار، </w:t>
            </w:r>
            <w:r w:rsidRPr="0083411E">
              <w:rPr>
                <w:rFonts w:ascii="Arial" w:eastAsia="Arial" w:hAnsi="Arial" w:cs="Arial"/>
                <w:rtl/>
              </w:rPr>
              <w:lastRenderedPageBreak/>
              <w:t>والعقود، والنتائج المالية، وغيرها من البيانات التي قد تُفيد المنافسين أو تضُر بشركة Abbott في حالة الكشف عنها.</w:t>
            </w:r>
          </w:p>
          <w:p w14:paraId="23685652" w14:textId="77777777" w:rsidR="007C042D"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يجب علينا حماية المعلومات السرية ومنع الاستخدام أو المشاركة غير المُصرّح بها، حتى بعد انتهاء عملنا مع شركة Abbott.</w:t>
            </w:r>
          </w:p>
          <w:p w14:paraId="74C45F87" w14:textId="77777777" w:rsidR="007C042D"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في شركة Abbott، نحترم أيضًا الملكية الفكرية للآخرين ونتجنّب الاستخدام غير السليم لمعلوماتهم السرية. إن إساءة استخدام المعلومات غير العامة، مثل التداول بناءً على معلومات داخلية، أمر غير قانوني وغير أخلاقي.</w:t>
            </w:r>
          </w:p>
          <w:p w14:paraId="2C91B2C8" w14:textId="77777777" w:rsidR="007C042D" w:rsidRPr="0083411E" w:rsidRDefault="00F21F5E" w:rsidP="0059681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كما أننا نحمي البيانات الشخصية التي يعهد بها إلينا زملاؤنا، ومُقدّمو الرعاية الصحية، والعملاء. عندما نجمع ونستخدم المعلومات الشخصية، فإننا نقوم بذلك بمسؤولية، وبمُوافقة مناسبة، ولا نبيعها أو نحصُل عليها من مصادر غير مُصرّح بها أبدًا. توجد في العديد من المواقع قوانين صارمة تتعلّق بالخصوصية، ونحن مُلتزمون بفهمها واتّباعها، خاصةً فيما يتعلّق بفئات المعلومات الشخصية الأكثر حساسية.</w:t>
            </w:r>
          </w:p>
        </w:tc>
      </w:tr>
      <w:tr w:rsidR="00F2044B" w:rsidRPr="0083411E" w14:paraId="4463FD87" w14:textId="77777777" w:rsidTr="0083411E">
        <w:tc>
          <w:tcPr>
            <w:tcW w:w="1353" w:type="dxa"/>
            <w:shd w:val="clear" w:color="auto" w:fill="C1E4F5"/>
            <w:tcMar>
              <w:top w:w="120" w:type="dxa"/>
              <w:left w:w="180" w:type="dxa"/>
              <w:bottom w:w="120" w:type="dxa"/>
              <w:right w:w="180" w:type="dxa"/>
            </w:tcMar>
            <w:hideMark/>
          </w:tcPr>
          <w:p w14:paraId="31A8E5CF" w14:textId="77777777" w:rsidR="007317E0" w:rsidRPr="0083411E" w:rsidRDefault="00F21F5E" w:rsidP="007317E0">
            <w:pPr>
              <w:spacing w:before="30" w:after="30"/>
              <w:ind w:left="30" w:right="30"/>
              <w:rPr>
                <w:rFonts w:ascii="Calibri" w:eastAsia="Times New Roman" w:hAnsi="Calibri" w:cs="Calibri"/>
                <w:sz w:val="16"/>
              </w:rPr>
            </w:pPr>
            <w:hyperlink r:id="rId80" w:tgtFrame="_blank" w:history="1">
              <w:r w:rsidRPr="0083411E">
                <w:rPr>
                  <w:rFonts w:ascii="Calibri" w:eastAsia="Times New Roman" w:hAnsi="Calibri" w:cs="Calibri"/>
                  <w:color w:val="0000FF"/>
                  <w:sz w:val="16"/>
                  <w:u w:val="single"/>
                </w:rPr>
                <w:t>Screen 12</w:t>
              </w:r>
            </w:hyperlink>
            <w:r w:rsidRPr="0083411E">
              <w:rPr>
                <w:rFonts w:ascii="Calibri" w:eastAsia="Times New Roman" w:hAnsi="Calibri" w:cs="Calibri"/>
                <w:sz w:val="16"/>
              </w:rPr>
              <w:t xml:space="preserve"> </w:t>
            </w:r>
          </w:p>
          <w:p w14:paraId="37850FBD" w14:textId="77777777" w:rsidR="007317E0" w:rsidRPr="0083411E" w:rsidRDefault="00F21F5E" w:rsidP="007317E0">
            <w:pPr>
              <w:ind w:left="30" w:right="30"/>
              <w:rPr>
                <w:rFonts w:ascii="Calibri" w:eastAsia="Times New Roman" w:hAnsi="Calibri" w:cs="Calibri"/>
                <w:sz w:val="16"/>
              </w:rPr>
            </w:pPr>
            <w:hyperlink r:id="rId81" w:tgtFrame="_blank" w:history="1">
              <w:r w:rsidRPr="0083411E">
                <w:rPr>
                  <w:rFonts w:ascii="Calibri" w:eastAsia="Times New Roman" w:hAnsi="Calibri" w:cs="Calibri"/>
                  <w:color w:val="0000FF"/>
                  <w:sz w:val="16"/>
                  <w:u w:val="single"/>
                </w:rPr>
                <w:t>36_C_13</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6B9A1D3" w14:textId="77777777" w:rsidR="007317E0" w:rsidRPr="0083411E" w:rsidRDefault="00F21F5E" w:rsidP="007317E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ANTI-BRIBERY</w:t>
            </w:r>
          </w:p>
          <w:p w14:paraId="1A81DF2A" w14:textId="77777777" w:rsidR="007317E0" w:rsidRPr="0083411E" w:rsidRDefault="00F21F5E" w:rsidP="007317E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actively oppose fraud, bribery, and corruption. We get business the right way.</w:t>
            </w:r>
          </w:p>
          <w:p w14:paraId="035B1AFD" w14:textId="77777777" w:rsidR="007317E0" w:rsidRPr="0083411E" w:rsidRDefault="00F21F5E" w:rsidP="007317E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As individuals, we expect healthcare professionals to make decisions based on what’s best for patients—not influenced by incentives from companies. Likewise, we </w:t>
            </w:r>
            <w:r w:rsidRPr="0083411E">
              <w:rPr>
                <w:rFonts w:ascii="Calibri" w:eastAsia="Times New Roman" w:hAnsi="Calibri" w:cs="Calibri"/>
              </w:rPr>
              <w:lastRenderedPageBreak/>
              <w:t>expect government officials to act in the public’s interest, free from corporate pressure.</w:t>
            </w:r>
          </w:p>
          <w:p w14:paraId="59270F62" w14:textId="77777777" w:rsidR="007317E0" w:rsidRPr="0083411E" w:rsidRDefault="00F21F5E" w:rsidP="007317E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At Abbott, we educate healthcare professionals about our products but do not interfere with their independent judgment. It is never permissible to offer anything of value to healthcare providers (such as a physician, pharmacist, nurse, researcher or laboratory staff), government officials, or others to gain business or reward past relationships.</w:t>
            </w:r>
          </w:p>
          <w:p w14:paraId="4A861AA3" w14:textId="77777777" w:rsidR="007317E0" w:rsidRPr="0083411E" w:rsidRDefault="00F21F5E" w:rsidP="007317E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follow anti-bribery, anti-corruption, and anti-kickback laws globally, including the U.S. Foreign Corrupt Practices Act. Everyone at Abbott must carefully manage relationships with service providers—such as distributors, consultants, and speakers—by conducting due diligence, paying fair market value, and properly documenting payments to ensure compliance with laws and company standards.</w:t>
            </w:r>
          </w:p>
        </w:tc>
        <w:tc>
          <w:tcPr>
            <w:tcW w:w="6000" w:type="dxa"/>
            <w:vAlign w:val="center"/>
          </w:tcPr>
          <w:p w14:paraId="15B8B89B" w14:textId="77777777" w:rsidR="007317E0"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lastRenderedPageBreak/>
              <w:t>مكافحة الرشوة</w:t>
            </w:r>
          </w:p>
          <w:p w14:paraId="6A8EE088" w14:textId="77777777" w:rsidR="007317E0"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نعارض الغش، والرشوة، والفساد باستمرار. نحن نحصل على الأعمال بالطريقة الصحيحة.</w:t>
            </w:r>
          </w:p>
          <w:p w14:paraId="0648B387" w14:textId="77777777" w:rsidR="007317E0"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 xml:space="preserve">كأفراد، نتوقّع من المهنيّين في مجال الرعاية الصحية أن يتّخذوا قراراتهم بناءً على ما هو أفضل للمرضى، دون أن يتأثّروا بالحوافز التي تُقدّمها </w:t>
            </w:r>
            <w:r w:rsidRPr="0083411E">
              <w:rPr>
                <w:rFonts w:ascii="Arial" w:eastAsia="Arial" w:hAnsi="Arial" w:cs="Arial"/>
                <w:rtl/>
              </w:rPr>
              <w:lastRenderedPageBreak/>
              <w:t>الشركات. وبالمثل، نتوقّع من المسؤولين الحكوميّين أن يتصرّفوا بما يخدم المصلحة العامة، دون خضوع لضغوط الشركات.</w:t>
            </w:r>
          </w:p>
          <w:p w14:paraId="2E1BE7A9" w14:textId="217D5CB0" w:rsidR="007317E0"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في شركة Abbott، نقوم بتثقيف اختصاصيّي الرعاية الصحية حول منتجاتنا، ولكننا لا نتدخّل في تقديراتهم المُستقلة. لا يجوز أبدًا تقديم أي شيء ذي قيمة لمُقدّمي الرعاية الصحية (مثل الأطباء، والصيادلة، والممرضين، والباحثي</w:t>
            </w:r>
            <w:del w:id="0" w:author="Daher, Chimene" w:date="2026-01-08T15:23:00Z" w16du:dateUtc="2026-01-08T13:23:00Z">
              <w:r w:rsidRPr="0083411E" w:rsidDel="00C36895">
                <w:rPr>
                  <w:rFonts w:ascii="Arial" w:eastAsia="Arial" w:hAnsi="Arial" w:cs="Arial"/>
                  <w:rtl/>
                </w:rPr>
                <w:delText>،</w:delText>
              </w:r>
            </w:del>
            <w:r w:rsidRPr="0083411E">
              <w:rPr>
                <w:rFonts w:ascii="Arial" w:eastAsia="Arial" w:hAnsi="Arial" w:cs="Arial"/>
                <w:rtl/>
              </w:rPr>
              <w:t>ن وموظفي المختبرات)، أو المسؤولين الحكوميّين، أو غيرهم من أجل الحصول على أعمال أو مُكافأة علاقات سابقة.</w:t>
            </w:r>
          </w:p>
          <w:p w14:paraId="7F92F8E9" w14:textId="77777777" w:rsidR="007317E0"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نحن نلتزم بقوانين مكافحة الرشوة، والفساد، والرشاوى على الصعيد العالمي، بما في ذلك قانون المُمارسات الأجنبية الفاسدة في الولايات المتحدة. يجب على جميع العاملين في شركة Abbott إدارة علاقاتهم مع مُقدّمي الخدمات - مثل المُوزّعين، والمُستشارين، والمُتحدثين - بعناية من خلال إجراء العناية الواجبة، ودفع القيمة السوقية العادلة، وتوثيق المدفوعات بشكلٍ صحيح لضمان الامتثال للقوانين ومعايير الشركة.</w:t>
            </w:r>
          </w:p>
        </w:tc>
      </w:tr>
      <w:tr w:rsidR="00F2044B" w:rsidRPr="0083411E" w14:paraId="190E2B16" w14:textId="77777777" w:rsidTr="0083411E">
        <w:tc>
          <w:tcPr>
            <w:tcW w:w="1353" w:type="dxa"/>
            <w:shd w:val="clear" w:color="auto" w:fill="C1E4F5"/>
            <w:tcMar>
              <w:top w:w="120" w:type="dxa"/>
              <w:left w:w="180" w:type="dxa"/>
              <w:bottom w:w="120" w:type="dxa"/>
              <w:right w:w="180" w:type="dxa"/>
            </w:tcMar>
            <w:hideMark/>
          </w:tcPr>
          <w:p w14:paraId="4B01F9B0" w14:textId="77777777" w:rsidR="00870B35" w:rsidRPr="0083411E" w:rsidRDefault="00F21F5E" w:rsidP="00870B35">
            <w:pPr>
              <w:spacing w:before="30" w:after="30"/>
              <w:ind w:left="30" w:right="30"/>
              <w:rPr>
                <w:rFonts w:ascii="Calibri" w:eastAsia="Times New Roman" w:hAnsi="Calibri" w:cs="Calibri"/>
                <w:sz w:val="16"/>
              </w:rPr>
            </w:pPr>
            <w:hyperlink r:id="rId82" w:tgtFrame="_blank" w:history="1">
              <w:r w:rsidRPr="0083411E">
                <w:rPr>
                  <w:rFonts w:ascii="Calibri" w:eastAsia="Times New Roman" w:hAnsi="Calibri" w:cs="Calibri"/>
                  <w:color w:val="0000FF"/>
                  <w:sz w:val="16"/>
                  <w:u w:val="single"/>
                </w:rPr>
                <w:t>Screen 12</w:t>
              </w:r>
            </w:hyperlink>
            <w:r w:rsidRPr="0083411E">
              <w:rPr>
                <w:rFonts w:ascii="Calibri" w:eastAsia="Times New Roman" w:hAnsi="Calibri" w:cs="Calibri"/>
                <w:sz w:val="16"/>
              </w:rPr>
              <w:t xml:space="preserve"> </w:t>
            </w:r>
          </w:p>
          <w:p w14:paraId="25D4A004" w14:textId="77777777" w:rsidR="00870B35" w:rsidRPr="0083411E" w:rsidRDefault="00F21F5E" w:rsidP="00870B35">
            <w:pPr>
              <w:ind w:left="30" w:right="30"/>
              <w:rPr>
                <w:rFonts w:ascii="Calibri" w:eastAsia="Times New Roman" w:hAnsi="Calibri" w:cs="Calibri"/>
                <w:sz w:val="16"/>
              </w:rPr>
            </w:pPr>
            <w:hyperlink r:id="rId83" w:tgtFrame="_blank" w:history="1">
              <w:r w:rsidRPr="0083411E">
                <w:rPr>
                  <w:rFonts w:ascii="Calibri" w:eastAsia="Times New Roman" w:hAnsi="Calibri" w:cs="Calibri"/>
                  <w:color w:val="0000FF"/>
                  <w:sz w:val="16"/>
                  <w:u w:val="single"/>
                </w:rPr>
                <w:t>37_C_13</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90B9371" w14:textId="77777777" w:rsidR="00870B35" w:rsidRPr="0083411E" w:rsidRDefault="00F21F5E" w:rsidP="00870B35">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GIFTS, MEALS &amp; ENTERTAINMENT</w:t>
            </w:r>
          </w:p>
          <w:p w14:paraId="7C2435A8" w14:textId="77777777" w:rsidR="00870B35" w:rsidRPr="0083411E" w:rsidRDefault="00F21F5E" w:rsidP="00870B35">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do not offer or provide anything of value to gain a business advantage, directly or indirectly, in line with anti-bribery principles.</w:t>
            </w:r>
          </w:p>
          <w:p w14:paraId="142B658B" w14:textId="77777777" w:rsidR="00870B35" w:rsidRPr="0083411E" w:rsidRDefault="00F21F5E" w:rsidP="00870B35">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To prevent improper influence in business decisions, we set limits surrounding gifts, meals, and entertainment. Abbott’s policies help ensure that brand reminders, </w:t>
            </w:r>
            <w:r w:rsidRPr="0083411E">
              <w:rPr>
                <w:rFonts w:ascii="Calibri" w:eastAsia="Times New Roman" w:hAnsi="Calibri" w:cs="Calibri"/>
              </w:rPr>
              <w:lastRenderedPageBreak/>
              <w:t>cultural courtesies, hospitality, and other benefits never interfere with professional judgment.</w:t>
            </w:r>
          </w:p>
        </w:tc>
        <w:tc>
          <w:tcPr>
            <w:tcW w:w="6000" w:type="dxa"/>
            <w:vAlign w:val="center"/>
          </w:tcPr>
          <w:p w14:paraId="5FE3548B" w14:textId="77777777" w:rsidR="00870B35"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lastRenderedPageBreak/>
              <w:t>الهدايا، والوجبات، والترفيه</w:t>
            </w:r>
          </w:p>
          <w:p w14:paraId="2F2F4A8A" w14:textId="77777777" w:rsidR="00870B35"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نحن لا نُقدّم أو نُوفّر أي شيء ذي قيمة للحصول على ميزة تجارية، بشكل مباشر أو غير مباشر، بما يتماشى مع مبادئ مكافحة الرشوة.</w:t>
            </w:r>
          </w:p>
          <w:p w14:paraId="444B5524" w14:textId="77777777" w:rsidR="00870B35"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لمنع التأثير غير السليم على القرارات التجارية، وضعنا قيودًا على الهدايا، والوجبات، والترفيه.</w:t>
            </w:r>
            <w:r w:rsidRPr="0083411E">
              <w:rPr>
                <w:rFonts w:ascii="Arial" w:eastAsia="Arial" w:hAnsi="Arial" w:cs="Arial"/>
              </w:rPr>
              <w:t xml:space="preserve"> </w:t>
            </w:r>
            <w:r w:rsidRPr="0083411E">
              <w:rPr>
                <w:rFonts w:ascii="Arial" w:eastAsia="Arial" w:hAnsi="Arial" w:cs="Arial"/>
                <w:rtl/>
              </w:rPr>
              <w:t xml:space="preserve">تُساعد سياسات </w:t>
            </w:r>
            <w:r w:rsidRPr="0083411E">
              <w:rPr>
                <w:rFonts w:ascii="Arial" w:eastAsia="Arial" w:hAnsi="Arial" w:cs="Arial"/>
              </w:rPr>
              <w:t>Abbott</w:t>
            </w:r>
            <w:r w:rsidRPr="0083411E">
              <w:rPr>
                <w:rFonts w:ascii="Arial" w:eastAsia="Arial" w:hAnsi="Arial" w:cs="Arial"/>
                <w:rtl/>
              </w:rPr>
              <w:t xml:space="preserve"> على ضمان ألا تتداخل تذكيرات العلامة التجارية، واللياقة الثقافية، والضيافة والمزايا الأخرى مع الحُكم المهني.</w:t>
            </w:r>
          </w:p>
        </w:tc>
      </w:tr>
      <w:tr w:rsidR="00F2044B" w:rsidRPr="0083411E" w14:paraId="36827454" w14:textId="77777777" w:rsidTr="00596812">
        <w:tc>
          <w:tcPr>
            <w:tcW w:w="1353" w:type="dxa"/>
            <w:shd w:val="clear" w:color="auto" w:fill="C1E4F5"/>
            <w:tcMar>
              <w:top w:w="120" w:type="dxa"/>
              <w:left w:w="180" w:type="dxa"/>
              <w:bottom w:w="120" w:type="dxa"/>
              <w:right w:w="180" w:type="dxa"/>
            </w:tcMar>
            <w:hideMark/>
          </w:tcPr>
          <w:p w14:paraId="4F9798C6" w14:textId="77777777" w:rsidR="00B44AA0" w:rsidRPr="0083411E" w:rsidRDefault="00F21F5E" w:rsidP="00B44AA0">
            <w:pPr>
              <w:spacing w:before="30" w:after="30"/>
              <w:ind w:left="30" w:right="30"/>
              <w:rPr>
                <w:rFonts w:ascii="Calibri" w:eastAsia="Times New Roman" w:hAnsi="Calibri" w:cs="Calibri"/>
                <w:sz w:val="16"/>
              </w:rPr>
            </w:pPr>
            <w:hyperlink r:id="rId84" w:tgtFrame="_blank" w:history="1">
              <w:r w:rsidRPr="0083411E">
                <w:rPr>
                  <w:rFonts w:ascii="Calibri" w:eastAsia="Times New Roman" w:hAnsi="Calibri" w:cs="Calibri"/>
                  <w:color w:val="0000FF"/>
                  <w:sz w:val="16"/>
                  <w:u w:val="single"/>
                </w:rPr>
                <w:t>Screen 12</w:t>
              </w:r>
            </w:hyperlink>
            <w:r w:rsidRPr="0083411E">
              <w:rPr>
                <w:rFonts w:ascii="Calibri" w:eastAsia="Times New Roman" w:hAnsi="Calibri" w:cs="Calibri"/>
                <w:sz w:val="16"/>
              </w:rPr>
              <w:t xml:space="preserve"> </w:t>
            </w:r>
          </w:p>
          <w:p w14:paraId="05CCBD19" w14:textId="77777777" w:rsidR="00B44AA0" w:rsidRPr="0083411E" w:rsidRDefault="00F21F5E" w:rsidP="00B44AA0">
            <w:pPr>
              <w:ind w:left="30" w:right="30"/>
              <w:rPr>
                <w:rFonts w:ascii="Calibri" w:eastAsia="Times New Roman" w:hAnsi="Calibri" w:cs="Calibri"/>
                <w:sz w:val="16"/>
              </w:rPr>
            </w:pPr>
            <w:hyperlink r:id="rId85" w:tgtFrame="_blank" w:history="1">
              <w:r w:rsidRPr="0083411E">
                <w:rPr>
                  <w:rFonts w:ascii="Calibri" w:eastAsia="Times New Roman" w:hAnsi="Calibri" w:cs="Calibri"/>
                  <w:color w:val="0000FF"/>
                  <w:sz w:val="16"/>
                  <w:u w:val="single"/>
                </w:rPr>
                <w:t>38_C_13</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A7F2168" w14:textId="77777777" w:rsidR="00B44AA0" w:rsidRPr="0083411E" w:rsidRDefault="00F21F5E" w:rsidP="00B44AA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ACCURATE BOOKS &amp; RECORDS</w:t>
            </w:r>
          </w:p>
          <w:p w14:paraId="1A314489" w14:textId="77777777" w:rsidR="00B44AA0" w:rsidRPr="0083411E" w:rsidRDefault="00F21F5E" w:rsidP="00B44AA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measure achievements accurately.</w:t>
            </w:r>
          </w:p>
          <w:p w14:paraId="6F1F069F" w14:textId="77777777" w:rsidR="00B44AA0" w:rsidRPr="0083411E" w:rsidRDefault="00F21F5E" w:rsidP="00B44AA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Abbott’s records and public statements must accurately reflect our actions, with enough context to show the true nature of our work. Financial records must follow accounting standards, laws, and Abbott’s internal policies.</w:t>
            </w:r>
          </w:p>
          <w:p w14:paraId="144DED36" w14:textId="77777777" w:rsidR="00B44AA0" w:rsidRPr="0083411E" w:rsidRDefault="00F21F5E" w:rsidP="00B44AA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When reporting pricing, payments, or items of value—especially to healthcare professionals—we must ensure the information is complete and accurate. Many governments require this transparency to protect public funds. Abbott is committed to providing reliable data so that governments, insurers, and other stakeholders can make informed decisions.</w:t>
            </w:r>
          </w:p>
        </w:tc>
        <w:tc>
          <w:tcPr>
            <w:tcW w:w="6000" w:type="dxa"/>
          </w:tcPr>
          <w:p w14:paraId="0C91F661" w14:textId="77777777" w:rsidR="00B44AA0"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الدفاتر والسجلّات الدقيقة</w:t>
            </w:r>
          </w:p>
          <w:p w14:paraId="56A59ED6" w14:textId="77777777" w:rsidR="00B44AA0"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نقيس الإنجازات بدقّة.</w:t>
            </w:r>
          </w:p>
          <w:p w14:paraId="2ACB490A" w14:textId="77777777" w:rsidR="00B44AA0"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يجب أن تعكس سجلات Abbott وتصريحاته العامة أعمالنا بدقّة، مع توفير سياق كافٍ لإظهار الطبيعة الحقيقية لعملنا. يجب أن تتوافق السجلات المالية مع معايير المحاسبة، والقوانين، والسياسات الداخلية لشركة Abbott.</w:t>
            </w:r>
          </w:p>
          <w:p w14:paraId="53BDE18B" w14:textId="77777777" w:rsidR="00B44AA0" w:rsidRPr="0083411E" w:rsidRDefault="00F21F5E" w:rsidP="0059681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عند الإبلاغ عن الأسعار، أو المدفوعات، أو العناصر ذات القيمة - خاصة للمهنيّين في مجال الرعاية الصحية - يجب أن نتأكّد من أن المعلومات كاملة ودقيقة. تتطلّب العديد من الحكومات هذه الشفافية لحماية الأموال العامة. تلتزم شركة Abbott بتوفير بيانات موثوقة حتى تتمكّن الحكومات، وشركات التأمين، وأصحاب المصلحة الآخرون من اتّخاذ قرارات مُستنيرة.</w:t>
            </w:r>
          </w:p>
        </w:tc>
      </w:tr>
      <w:tr w:rsidR="00F2044B" w:rsidRPr="0083411E" w14:paraId="553E76DA" w14:textId="77777777" w:rsidTr="0083411E">
        <w:tc>
          <w:tcPr>
            <w:tcW w:w="1353" w:type="dxa"/>
            <w:shd w:val="clear" w:color="auto" w:fill="C1E4F5"/>
            <w:tcMar>
              <w:top w:w="120" w:type="dxa"/>
              <w:left w:w="180" w:type="dxa"/>
              <w:bottom w:w="120" w:type="dxa"/>
              <w:right w:w="180" w:type="dxa"/>
            </w:tcMar>
            <w:hideMark/>
          </w:tcPr>
          <w:p w14:paraId="45B58465" w14:textId="77777777" w:rsidR="008A1495" w:rsidRPr="0083411E" w:rsidRDefault="00F21F5E" w:rsidP="008A1495">
            <w:pPr>
              <w:spacing w:before="30" w:after="30"/>
              <w:ind w:left="30" w:right="30"/>
              <w:rPr>
                <w:rFonts w:ascii="Calibri" w:eastAsia="Times New Roman" w:hAnsi="Calibri" w:cs="Calibri"/>
                <w:sz w:val="16"/>
              </w:rPr>
            </w:pPr>
            <w:hyperlink r:id="rId86" w:tgtFrame="_blank" w:history="1">
              <w:r w:rsidRPr="0083411E">
                <w:rPr>
                  <w:rFonts w:ascii="Calibri" w:eastAsia="Times New Roman" w:hAnsi="Calibri" w:cs="Calibri"/>
                  <w:color w:val="0000FF"/>
                  <w:sz w:val="16"/>
                  <w:u w:val="single"/>
                </w:rPr>
                <w:t>Screen 12</w:t>
              </w:r>
            </w:hyperlink>
            <w:r w:rsidRPr="0083411E">
              <w:rPr>
                <w:rFonts w:ascii="Calibri" w:eastAsia="Times New Roman" w:hAnsi="Calibri" w:cs="Calibri"/>
                <w:sz w:val="16"/>
              </w:rPr>
              <w:t xml:space="preserve"> </w:t>
            </w:r>
          </w:p>
          <w:p w14:paraId="5FA4F446" w14:textId="77777777" w:rsidR="008A1495" w:rsidRPr="0083411E" w:rsidRDefault="00F21F5E" w:rsidP="008A1495">
            <w:pPr>
              <w:ind w:left="30" w:right="30"/>
              <w:rPr>
                <w:rFonts w:ascii="Calibri" w:eastAsia="Times New Roman" w:hAnsi="Calibri" w:cs="Calibri"/>
                <w:sz w:val="16"/>
              </w:rPr>
            </w:pPr>
            <w:hyperlink r:id="rId87" w:tgtFrame="_blank" w:history="1">
              <w:r w:rsidRPr="0083411E">
                <w:rPr>
                  <w:rFonts w:ascii="Calibri" w:eastAsia="Times New Roman" w:hAnsi="Calibri" w:cs="Calibri"/>
                  <w:color w:val="0000FF"/>
                  <w:sz w:val="16"/>
                  <w:u w:val="single"/>
                </w:rPr>
                <w:t>39_C_13</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63C1C9C" w14:textId="77777777" w:rsidR="008A1495" w:rsidRPr="0083411E" w:rsidRDefault="00F21F5E" w:rsidP="008A1495">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COMPLIANCE WITH LAWS</w:t>
            </w:r>
          </w:p>
          <w:p w14:paraId="5B227E30" w14:textId="77777777" w:rsidR="008A1495" w:rsidRPr="0083411E" w:rsidRDefault="00F21F5E" w:rsidP="008A1495">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follow all laws, regulations and Abbott requirements that apply to our work.</w:t>
            </w:r>
          </w:p>
          <w:p w14:paraId="554FD865" w14:textId="77777777" w:rsidR="008A1495" w:rsidRPr="0083411E" w:rsidRDefault="00F21F5E" w:rsidP="008A1495">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Every Abbott employee is expected to follow all applicable laws, as well as Abbott’s policies, procedures, and the Code. This is a basic condition of employment. Abbott’s policies cover key areas like healthcare </w:t>
            </w:r>
            <w:r w:rsidRPr="0083411E">
              <w:rPr>
                <w:rFonts w:ascii="Calibri" w:eastAsia="Times New Roman" w:hAnsi="Calibri" w:cs="Calibri"/>
              </w:rPr>
              <w:lastRenderedPageBreak/>
              <w:t>compliance, quality, finance, trade, security, and more, helping us meet legal requirements and prevent non-compliance.</w:t>
            </w:r>
          </w:p>
          <w:p w14:paraId="732D762D" w14:textId="77777777" w:rsidR="008A1495" w:rsidRPr="0083411E" w:rsidRDefault="00F21F5E" w:rsidP="008A1495">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As a global company, we must also be aware that laws from one country may apply to work done in another. When in doubt, seek guidance from the Legal Division or the Office of Ethics and Compliance.</w:t>
            </w:r>
          </w:p>
        </w:tc>
        <w:tc>
          <w:tcPr>
            <w:tcW w:w="6000" w:type="dxa"/>
            <w:vAlign w:val="center"/>
          </w:tcPr>
          <w:p w14:paraId="321B943C" w14:textId="77777777" w:rsidR="008A1495"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lastRenderedPageBreak/>
              <w:t>الامتثال للقوانين</w:t>
            </w:r>
          </w:p>
          <w:p w14:paraId="67128D3F" w14:textId="77777777" w:rsidR="008A1495"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نحن نلتزم بجميع القوانين، واللوائح ومتطلبات شركة Abbott التي تنطبق على عملنا.</w:t>
            </w:r>
          </w:p>
          <w:p w14:paraId="4DC1A6B7" w14:textId="77777777" w:rsidR="008A1495"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 xml:space="preserve">يُتوقّع من كل موظف في شركة Abbott الالتزام بجميع القوانين المعمول بها، بالإضافة إلى سياسات وإجراءات Abbott ومدونة قواعد السلوك. هذا شرط أساسي للتوظيف. تُغطّي سياسات Abbott مجالات رئيسية مثل </w:t>
            </w:r>
            <w:r w:rsidRPr="0083411E">
              <w:rPr>
                <w:rFonts w:ascii="Arial" w:eastAsia="Arial" w:hAnsi="Arial" w:cs="Arial"/>
                <w:rtl/>
              </w:rPr>
              <w:lastRenderedPageBreak/>
              <w:t>الامتثال في مجال الرعاية الصحية، والجودة، والمالية، والتجارة، والأمن، وغيرها، ممّا يُساعدنا على تلبية المتطلبات القانونية ومنع عدم الامتثال.</w:t>
            </w:r>
          </w:p>
          <w:p w14:paraId="1925ABDA" w14:textId="77777777" w:rsidR="008A1495"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بصفتنا شركة عالمية، يجب أن نُدرك أيضًا أن قوانين دولة ما قد تنطبق على العمل المُنجز في دولة أخرى. في حالة الشك، اطلب المشورة من قسم الشؤون القانونية أو مكتب الأخلاقيات والامتثال.</w:t>
            </w:r>
          </w:p>
        </w:tc>
      </w:tr>
      <w:tr w:rsidR="00F2044B" w:rsidRPr="0083411E" w14:paraId="73D15956" w14:textId="77777777" w:rsidTr="0083411E">
        <w:tc>
          <w:tcPr>
            <w:tcW w:w="1353" w:type="dxa"/>
            <w:shd w:val="clear" w:color="auto" w:fill="C1E4F5"/>
            <w:tcMar>
              <w:top w:w="120" w:type="dxa"/>
              <w:left w:w="180" w:type="dxa"/>
              <w:bottom w:w="120" w:type="dxa"/>
              <w:right w:w="180" w:type="dxa"/>
            </w:tcMar>
            <w:hideMark/>
          </w:tcPr>
          <w:p w14:paraId="58626CEC" w14:textId="77777777" w:rsidR="0044511A" w:rsidRPr="0083411E" w:rsidRDefault="00F21F5E" w:rsidP="0044511A">
            <w:pPr>
              <w:spacing w:before="30" w:after="30"/>
              <w:ind w:left="30" w:right="30"/>
              <w:rPr>
                <w:rFonts w:ascii="Calibri" w:eastAsia="Times New Roman" w:hAnsi="Calibri" w:cs="Calibri"/>
                <w:sz w:val="16"/>
              </w:rPr>
            </w:pPr>
            <w:hyperlink r:id="rId88" w:tgtFrame="_blank" w:history="1">
              <w:r w:rsidRPr="0083411E">
                <w:rPr>
                  <w:rFonts w:ascii="Calibri" w:eastAsia="Times New Roman" w:hAnsi="Calibri" w:cs="Calibri"/>
                  <w:color w:val="0000FF"/>
                  <w:sz w:val="16"/>
                  <w:u w:val="single"/>
                </w:rPr>
                <w:t>Screen 12</w:t>
              </w:r>
            </w:hyperlink>
            <w:r w:rsidRPr="0083411E">
              <w:rPr>
                <w:rFonts w:ascii="Calibri" w:eastAsia="Times New Roman" w:hAnsi="Calibri" w:cs="Calibri"/>
                <w:sz w:val="16"/>
              </w:rPr>
              <w:t xml:space="preserve"> </w:t>
            </w:r>
          </w:p>
          <w:p w14:paraId="52F990DF" w14:textId="77777777" w:rsidR="0044511A" w:rsidRPr="0083411E" w:rsidRDefault="00F21F5E" w:rsidP="0044511A">
            <w:pPr>
              <w:ind w:left="30" w:right="30"/>
              <w:rPr>
                <w:rFonts w:ascii="Calibri" w:eastAsia="Times New Roman" w:hAnsi="Calibri" w:cs="Calibri"/>
                <w:sz w:val="16"/>
              </w:rPr>
            </w:pPr>
            <w:hyperlink r:id="rId89" w:tgtFrame="_blank" w:history="1">
              <w:r w:rsidRPr="0083411E">
                <w:rPr>
                  <w:rFonts w:ascii="Calibri" w:eastAsia="Times New Roman" w:hAnsi="Calibri" w:cs="Calibri"/>
                  <w:color w:val="0000FF"/>
                  <w:sz w:val="16"/>
                  <w:u w:val="single"/>
                </w:rPr>
                <w:t>40_C_13</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B378D82" w14:textId="77777777" w:rsidR="0044511A" w:rsidRPr="0083411E" w:rsidRDefault="00F21F5E" w:rsidP="0044511A">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FAIR COMPETITION</w:t>
            </w:r>
          </w:p>
          <w:p w14:paraId="2D3C8D8B" w14:textId="77777777" w:rsidR="0044511A" w:rsidRPr="0083411E" w:rsidRDefault="00F21F5E" w:rsidP="0044511A">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ensure that any interactions that we have with competitors are appropriate.</w:t>
            </w:r>
          </w:p>
          <w:p w14:paraId="070ED4C2" w14:textId="77777777" w:rsidR="0044511A" w:rsidRPr="0083411E" w:rsidRDefault="00F21F5E" w:rsidP="0044511A">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At Abbott we are committed to following competition laws everywhere we operate. These laws prohibit agreements or actions that discourage fair market practices—especially in pricing, sales terms, and interactions with competitors.</w:t>
            </w:r>
          </w:p>
          <w:p w14:paraId="5F04BFFC" w14:textId="77777777" w:rsidR="0044511A" w:rsidRPr="0083411E" w:rsidRDefault="00F21F5E" w:rsidP="0044511A">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Avoid discussing sensitive topics—such as pricing, costs, or business plans—with competitors, and reach out to Legal or the Office of Ethics and Compliance if you have questions or encounter anything inappropriate. Because competition laws are complex and violations can carry serious penalties, we must also carefully manage relationships with third parties to ensure compliance and avoid even the appearance of anti-competitive </w:t>
            </w:r>
            <w:proofErr w:type="spellStart"/>
            <w:r w:rsidRPr="0083411E">
              <w:rPr>
                <w:rFonts w:ascii="Calibri" w:eastAsia="Times New Roman" w:hAnsi="Calibri" w:cs="Calibri"/>
              </w:rPr>
              <w:t>behavior</w:t>
            </w:r>
            <w:proofErr w:type="spellEnd"/>
            <w:r w:rsidRPr="0083411E">
              <w:rPr>
                <w:rFonts w:ascii="Calibri" w:eastAsia="Times New Roman" w:hAnsi="Calibri" w:cs="Calibri"/>
              </w:rPr>
              <w:t>.</w:t>
            </w:r>
          </w:p>
        </w:tc>
        <w:tc>
          <w:tcPr>
            <w:tcW w:w="6000" w:type="dxa"/>
            <w:vAlign w:val="center"/>
          </w:tcPr>
          <w:p w14:paraId="54461883" w14:textId="77777777" w:rsidR="0044511A"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المنافسة العادلة</w:t>
            </w:r>
          </w:p>
          <w:p w14:paraId="20273DFF" w14:textId="77777777" w:rsidR="0044511A"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نحن نضمن صحة وملاءمة أيّة تفاعلات نُقيمها مع المنافسين.</w:t>
            </w:r>
          </w:p>
          <w:p w14:paraId="1C822266" w14:textId="77777777" w:rsidR="0044511A"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 xml:space="preserve">في شركة </w:t>
            </w:r>
            <w:r w:rsidRPr="0083411E">
              <w:rPr>
                <w:rFonts w:ascii="Arial" w:eastAsia="Arial" w:hAnsi="Arial" w:cs="Arial"/>
              </w:rPr>
              <w:t>Abbott</w:t>
            </w:r>
            <w:r w:rsidRPr="0083411E">
              <w:rPr>
                <w:rFonts w:ascii="Arial" w:eastAsia="Arial" w:hAnsi="Arial" w:cs="Arial"/>
                <w:rtl/>
              </w:rPr>
              <w:t>، نحن مُلتزمون باتّباع قوانين المنافسة في كل مكان نعمل فيه.</w:t>
            </w:r>
            <w:r w:rsidRPr="0083411E">
              <w:rPr>
                <w:rFonts w:ascii="Arial" w:eastAsia="Arial" w:hAnsi="Arial" w:cs="Arial"/>
              </w:rPr>
              <w:t xml:space="preserve"> </w:t>
            </w:r>
            <w:r w:rsidRPr="0083411E">
              <w:rPr>
                <w:rFonts w:ascii="Arial" w:eastAsia="Arial" w:hAnsi="Arial" w:cs="Arial"/>
                <w:rtl/>
              </w:rPr>
              <w:t>تحظر هذه القوانين الاتفاقات أو الإجراءات التي تُثبّط المُمارسات السوقية العادلة، لا سيما في مجال التسعير، وشروط البيع، والتفاعل مع المنافسين.</w:t>
            </w:r>
          </w:p>
          <w:p w14:paraId="476E76D3" w14:textId="77777777" w:rsidR="0044511A"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تجنّب مُناقشة الموضوعات الحسّاسة — مثل الأسعار، أو التكاليف، أو خطط الأعمال — مع المنافسين، وتواصل مع قسم الشؤون القانونية أو مكتب الأخلاقيات والامتثال إذا كانت لديك أسئلة أو واجهتَ أي شيء غير لائق.</w:t>
            </w:r>
            <w:r w:rsidRPr="0083411E">
              <w:rPr>
                <w:rFonts w:ascii="Arial" w:eastAsia="Arial" w:hAnsi="Arial" w:cs="Arial"/>
              </w:rPr>
              <w:t xml:space="preserve"> </w:t>
            </w:r>
            <w:r w:rsidRPr="0083411E">
              <w:rPr>
                <w:rFonts w:ascii="Arial" w:eastAsia="Arial" w:hAnsi="Arial" w:cs="Arial"/>
                <w:rtl/>
              </w:rPr>
              <w:t>نظرًا لأن قوانين المنافسة مُعقّدة ويمكن أن تُؤدّي انتهاكاتها إلى عقوبات خطيرة، يجب علينا أيضًا إدارة العلاقات مع الأطراف الثالثة بعناية لضمان الامتثال وتجنُّب حتى ظهور أي سلوك مُناهض للمنافسة.</w:t>
            </w:r>
          </w:p>
        </w:tc>
      </w:tr>
      <w:tr w:rsidR="00F2044B" w:rsidRPr="0083411E" w14:paraId="7D3ABA43" w14:textId="77777777" w:rsidTr="0083411E">
        <w:tc>
          <w:tcPr>
            <w:tcW w:w="1353" w:type="dxa"/>
            <w:shd w:val="clear" w:color="auto" w:fill="C1E4F5"/>
            <w:tcMar>
              <w:top w:w="120" w:type="dxa"/>
              <w:left w:w="180" w:type="dxa"/>
              <w:bottom w:w="120" w:type="dxa"/>
              <w:right w:w="180" w:type="dxa"/>
            </w:tcMar>
            <w:hideMark/>
          </w:tcPr>
          <w:p w14:paraId="415D2C88" w14:textId="77777777" w:rsidR="000B1959" w:rsidRPr="0083411E" w:rsidRDefault="00F21F5E" w:rsidP="000B1959">
            <w:pPr>
              <w:spacing w:before="30" w:after="30"/>
              <w:ind w:left="30" w:right="30"/>
              <w:rPr>
                <w:rFonts w:ascii="Calibri" w:eastAsia="Times New Roman" w:hAnsi="Calibri" w:cs="Calibri"/>
                <w:sz w:val="16"/>
              </w:rPr>
            </w:pPr>
            <w:hyperlink r:id="rId90" w:tgtFrame="_blank" w:history="1">
              <w:r w:rsidRPr="0083411E">
                <w:rPr>
                  <w:rFonts w:ascii="Calibri" w:eastAsia="Times New Roman" w:hAnsi="Calibri" w:cs="Calibri"/>
                  <w:color w:val="0000FF"/>
                  <w:sz w:val="16"/>
                  <w:u w:val="single"/>
                </w:rPr>
                <w:t>Screen 13</w:t>
              </w:r>
            </w:hyperlink>
            <w:r w:rsidRPr="0083411E">
              <w:rPr>
                <w:rFonts w:ascii="Calibri" w:eastAsia="Times New Roman" w:hAnsi="Calibri" w:cs="Calibri"/>
                <w:sz w:val="16"/>
              </w:rPr>
              <w:t xml:space="preserve"> </w:t>
            </w:r>
          </w:p>
          <w:p w14:paraId="2E8233A6" w14:textId="77777777" w:rsidR="000B1959" w:rsidRPr="0083411E" w:rsidRDefault="00F21F5E" w:rsidP="000B1959">
            <w:pPr>
              <w:ind w:left="30" w:right="30"/>
              <w:rPr>
                <w:rFonts w:ascii="Calibri" w:eastAsia="Times New Roman" w:hAnsi="Calibri" w:cs="Calibri"/>
                <w:sz w:val="16"/>
              </w:rPr>
            </w:pPr>
            <w:hyperlink r:id="rId91" w:tgtFrame="_blank" w:history="1">
              <w:r w:rsidRPr="0083411E">
                <w:rPr>
                  <w:rFonts w:ascii="Calibri" w:eastAsia="Times New Roman" w:hAnsi="Calibri" w:cs="Calibri"/>
                  <w:color w:val="0000FF"/>
                  <w:sz w:val="16"/>
                  <w:u w:val="single"/>
                </w:rPr>
                <w:t>41_C_14</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40443C4" w14:textId="77777777" w:rsidR="000B1959" w:rsidRPr="0083411E" w:rsidRDefault="00F21F5E" w:rsidP="000B1959">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Before you leave this course, take a moment to confirm that you understand your responsibilities related to Abbott’s Code of Business Conduct.</w:t>
            </w:r>
          </w:p>
          <w:p w14:paraId="42A89596" w14:textId="77777777" w:rsidR="000B1959" w:rsidRPr="0083411E" w:rsidRDefault="00F21F5E" w:rsidP="000B1959">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I confirm that I understand my responsibilities regarding Abbott’s Code of Business Conduct and know where to locate and review applicable Policies and Procedures.</w:t>
            </w:r>
          </w:p>
          <w:p w14:paraId="587F7E19" w14:textId="77777777" w:rsidR="000B1959" w:rsidRPr="0083411E" w:rsidRDefault="00F21F5E" w:rsidP="000B1959">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Confirm</w:t>
            </w:r>
          </w:p>
        </w:tc>
        <w:tc>
          <w:tcPr>
            <w:tcW w:w="6000" w:type="dxa"/>
            <w:vAlign w:val="center"/>
          </w:tcPr>
          <w:p w14:paraId="2E15606C" w14:textId="77777777" w:rsidR="000B1959"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 xml:space="preserve">قبل أن تُغادر هذه الدورة التدريبية، خذ لحظة للتأكد من أنك تفهم مسؤولياتك المتعلقة بمدونة قواعد السلوك المهني لشركة </w:t>
            </w:r>
            <w:r w:rsidRPr="0083411E">
              <w:rPr>
                <w:rFonts w:ascii="Arial" w:eastAsia="Arial" w:hAnsi="Arial" w:cs="Arial"/>
              </w:rPr>
              <w:t>Abbott</w:t>
            </w:r>
            <w:r w:rsidRPr="0083411E">
              <w:rPr>
                <w:rFonts w:ascii="Arial" w:eastAsia="Arial" w:hAnsi="Arial" w:cs="Arial"/>
                <w:rtl/>
              </w:rPr>
              <w:t>.</w:t>
            </w:r>
          </w:p>
          <w:p w14:paraId="0520D2D3" w14:textId="77777777" w:rsidR="000B1959"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 xml:space="preserve">أُؤكّد أنني أفهم مسؤولياتي فيما يتعلّق بمدونة قواعد السلوك المهني لشركة </w:t>
            </w:r>
            <w:r w:rsidRPr="0083411E">
              <w:rPr>
                <w:rFonts w:ascii="Arial" w:eastAsia="Arial" w:hAnsi="Arial" w:cs="Arial"/>
              </w:rPr>
              <w:t>Abbott</w:t>
            </w:r>
            <w:r w:rsidRPr="0083411E">
              <w:rPr>
                <w:rFonts w:ascii="Arial" w:eastAsia="Arial" w:hAnsi="Arial" w:cs="Arial"/>
                <w:rtl/>
              </w:rPr>
              <w:t xml:space="preserve"> وأعرف أين يمكنني العثور على السياسات والإجراءات المعمول بها ومُراجعتها.</w:t>
            </w:r>
          </w:p>
          <w:p w14:paraId="574495FC" w14:textId="77777777" w:rsidR="000B1959"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تأكيد</w:t>
            </w:r>
          </w:p>
        </w:tc>
      </w:tr>
      <w:tr w:rsidR="00F2044B" w:rsidRPr="0083411E" w14:paraId="750A74BC" w14:textId="77777777" w:rsidTr="0083411E">
        <w:tc>
          <w:tcPr>
            <w:tcW w:w="1353" w:type="dxa"/>
            <w:shd w:val="clear" w:color="auto" w:fill="C1E4F5"/>
            <w:tcMar>
              <w:top w:w="120" w:type="dxa"/>
              <w:left w:w="180" w:type="dxa"/>
              <w:bottom w:w="120" w:type="dxa"/>
              <w:right w:w="180" w:type="dxa"/>
            </w:tcMar>
            <w:hideMark/>
          </w:tcPr>
          <w:p w14:paraId="510894C0" w14:textId="77777777" w:rsidR="000B1959" w:rsidRPr="0083411E" w:rsidRDefault="00F21F5E" w:rsidP="000B1959">
            <w:pPr>
              <w:spacing w:before="30" w:after="30"/>
              <w:ind w:left="30" w:right="30"/>
              <w:rPr>
                <w:rFonts w:ascii="Calibri" w:eastAsia="Times New Roman" w:hAnsi="Calibri" w:cs="Calibri"/>
                <w:sz w:val="16"/>
              </w:rPr>
            </w:pPr>
            <w:hyperlink r:id="rId92" w:tgtFrame="_blank" w:history="1">
              <w:r w:rsidRPr="0083411E">
                <w:rPr>
                  <w:rFonts w:ascii="Calibri" w:eastAsia="Times New Roman" w:hAnsi="Calibri" w:cs="Calibri"/>
                  <w:color w:val="0000FF"/>
                  <w:sz w:val="16"/>
                  <w:u w:val="single"/>
                </w:rPr>
                <w:t>Screen 14</w:t>
              </w:r>
            </w:hyperlink>
            <w:r w:rsidRPr="0083411E">
              <w:rPr>
                <w:rFonts w:ascii="Calibri" w:eastAsia="Times New Roman" w:hAnsi="Calibri" w:cs="Calibri"/>
                <w:sz w:val="16"/>
              </w:rPr>
              <w:t xml:space="preserve"> </w:t>
            </w:r>
          </w:p>
          <w:p w14:paraId="513F5FB1" w14:textId="77777777" w:rsidR="000B1959" w:rsidRPr="0083411E" w:rsidRDefault="00F21F5E" w:rsidP="000B1959">
            <w:pPr>
              <w:ind w:left="30" w:right="30"/>
              <w:rPr>
                <w:rFonts w:ascii="Calibri" w:eastAsia="Times New Roman" w:hAnsi="Calibri" w:cs="Calibri"/>
                <w:sz w:val="16"/>
              </w:rPr>
            </w:pPr>
            <w:hyperlink r:id="rId93" w:tgtFrame="_blank" w:history="1">
              <w:r w:rsidRPr="0083411E">
                <w:rPr>
                  <w:rFonts w:ascii="Calibri" w:eastAsia="Times New Roman" w:hAnsi="Calibri" w:cs="Calibri"/>
                  <w:color w:val="0000FF"/>
                  <w:sz w:val="16"/>
                  <w:u w:val="single"/>
                </w:rPr>
                <w:t>42_C_15</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746F042" w14:textId="77777777" w:rsidR="000B1959" w:rsidRPr="0083411E" w:rsidRDefault="00F21F5E" w:rsidP="000B1959">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The Knowledge Check that follows consists of 10 questions. You must score 80% or higher to successfully complete this course.</w:t>
            </w:r>
          </w:p>
          <w:p w14:paraId="477BB71E" w14:textId="77777777" w:rsidR="00022AA5" w:rsidRPr="0083411E" w:rsidRDefault="00F21F5E" w:rsidP="008550AC">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WHEN YOU ARE READY, CLICK THE KNOWLEDGE CHECK BUTTON.</w:t>
            </w:r>
          </w:p>
        </w:tc>
        <w:tc>
          <w:tcPr>
            <w:tcW w:w="6000" w:type="dxa"/>
          </w:tcPr>
          <w:p w14:paraId="702CDB01" w14:textId="77777777" w:rsidR="009E2420"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اختبار التحقق من المعرفة التالي يتكوّن من 10 أسئلة. يجب أن تُحقّق 80% أو أكثر لكي تستكمل هذه الدورة التدريبية بنجاح.</w:t>
            </w:r>
          </w:p>
          <w:p w14:paraId="03DA9ECB" w14:textId="77777777" w:rsidR="000B1959"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عندما تُصبح مستعدًا، انقر فوق زر التحقق من المعرفة.</w:t>
            </w:r>
          </w:p>
        </w:tc>
      </w:tr>
      <w:tr w:rsidR="00F2044B" w:rsidRPr="0083411E" w14:paraId="466447D6" w14:textId="77777777" w:rsidTr="0083411E">
        <w:tc>
          <w:tcPr>
            <w:tcW w:w="1353" w:type="dxa"/>
            <w:shd w:val="clear" w:color="auto" w:fill="C1E4F5"/>
            <w:tcMar>
              <w:top w:w="120" w:type="dxa"/>
              <w:left w:w="180" w:type="dxa"/>
              <w:bottom w:w="120" w:type="dxa"/>
              <w:right w:w="180" w:type="dxa"/>
            </w:tcMar>
            <w:hideMark/>
          </w:tcPr>
          <w:p w14:paraId="2D2D49D5" w14:textId="77777777" w:rsidR="00FD6DAC" w:rsidRPr="0083411E" w:rsidRDefault="00F21F5E" w:rsidP="00FD6DAC">
            <w:pPr>
              <w:spacing w:before="30" w:after="30"/>
              <w:ind w:left="30" w:right="30"/>
              <w:rPr>
                <w:rFonts w:ascii="Calibri" w:eastAsia="Times New Roman" w:hAnsi="Calibri" w:cs="Calibri"/>
                <w:sz w:val="16"/>
              </w:rPr>
            </w:pPr>
            <w:hyperlink r:id="rId94"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3D763BD5" w14:textId="77777777" w:rsidR="00FD6DAC" w:rsidRPr="0083411E" w:rsidRDefault="00F21F5E" w:rsidP="00FD6DAC">
            <w:pPr>
              <w:ind w:left="30" w:right="30"/>
              <w:rPr>
                <w:rFonts w:ascii="Calibri" w:eastAsia="Times New Roman" w:hAnsi="Calibri" w:cs="Calibri"/>
                <w:sz w:val="16"/>
              </w:rPr>
            </w:pPr>
            <w:hyperlink r:id="rId95" w:tgtFrame="_blank" w:history="1">
              <w:r w:rsidRPr="0083411E">
                <w:rPr>
                  <w:rFonts w:ascii="Calibri" w:eastAsia="Times New Roman" w:hAnsi="Calibri" w:cs="Calibri"/>
                  <w:color w:val="0000FF"/>
                  <w:sz w:val="16"/>
                  <w:u w:val="single"/>
                </w:rPr>
                <w:t>43_C_16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BE230D8" w14:textId="77777777" w:rsidR="00FD6DAC" w:rsidRPr="0083411E" w:rsidRDefault="00F21F5E" w:rsidP="00FD6DAC">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[1] Why is the Code of Business Conduct important?</w:t>
            </w:r>
          </w:p>
        </w:tc>
        <w:tc>
          <w:tcPr>
            <w:tcW w:w="6000" w:type="dxa"/>
            <w:vAlign w:val="center"/>
          </w:tcPr>
          <w:p w14:paraId="2F78BFD6" w14:textId="77777777" w:rsidR="00FD6DAC"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[1] لماذا تُعتبر مدونة قواعد السلوك المهني مُهمّة؟</w:t>
            </w:r>
          </w:p>
        </w:tc>
      </w:tr>
      <w:tr w:rsidR="00F2044B" w:rsidRPr="0083411E" w14:paraId="7C465B1B" w14:textId="77777777" w:rsidTr="0083411E">
        <w:tc>
          <w:tcPr>
            <w:tcW w:w="1353" w:type="dxa"/>
            <w:shd w:val="clear" w:color="auto" w:fill="C1E4F5"/>
            <w:tcMar>
              <w:top w:w="120" w:type="dxa"/>
              <w:left w:w="180" w:type="dxa"/>
              <w:bottom w:w="120" w:type="dxa"/>
              <w:right w:w="180" w:type="dxa"/>
            </w:tcMar>
            <w:hideMark/>
          </w:tcPr>
          <w:p w14:paraId="1024C771" w14:textId="77777777" w:rsidR="00FD6DAC" w:rsidRPr="0083411E" w:rsidRDefault="00F21F5E" w:rsidP="00FD6DAC">
            <w:pPr>
              <w:spacing w:before="30" w:after="30"/>
              <w:ind w:left="30" w:right="30"/>
              <w:rPr>
                <w:rFonts w:ascii="Calibri" w:eastAsia="Times New Roman" w:hAnsi="Calibri" w:cs="Calibri"/>
                <w:sz w:val="16"/>
              </w:rPr>
            </w:pPr>
            <w:hyperlink r:id="rId96"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6E0406B3" w14:textId="77777777" w:rsidR="00FD6DAC" w:rsidRPr="0083411E" w:rsidRDefault="00F21F5E" w:rsidP="00FD6DAC">
            <w:pPr>
              <w:ind w:left="30" w:right="30"/>
              <w:rPr>
                <w:rFonts w:ascii="Calibri" w:eastAsia="Times New Roman" w:hAnsi="Calibri" w:cs="Calibri"/>
                <w:sz w:val="16"/>
              </w:rPr>
            </w:pPr>
            <w:hyperlink r:id="rId97" w:tgtFrame="_blank" w:history="1">
              <w:r w:rsidRPr="0083411E">
                <w:rPr>
                  <w:rFonts w:ascii="Calibri" w:eastAsia="Times New Roman" w:hAnsi="Calibri" w:cs="Calibri"/>
                  <w:color w:val="0000FF"/>
                  <w:sz w:val="16"/>
                  <w:u w:val="single"/>
                </w:rPr>
                <w:t>44_C_16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B81FA43" w14:textId="77777777" w:rsidR="00FD6DAC" w:rsidRPr="0083411E" w:rsidRDefault="00F21F5E" w:rsidP="00FD6DAC">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[1] It provides specific advice for every situation we may face in our work.</w:t>
            </w:r>
          </w:p>
        </w:tc>
        <w:tc>
          <w:tcPr>
            <w:tcW w:w="6000" w:type="dxa"/>
            <w:vAlign w:val="center"/>
          </w:tcPr>
          <w:p w14:paraId="346AB249" w14:textId="77777777" w:rsidR="00FD6DAC"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[1] تُقدّم نصائح مُحدّدة لكل موقف قد نُواجهه في عملنا.</w:t>
            </w:r>
          </w:p>
        </w:tc>
      </w:tr>
      <w:tr w:rsidR="00F2044B" w:rsidRPr="0083411E" w14:paraId="2C697C84" w14:textId="77777777" w:rsidTr="0083411E">
        <w:tc>
          <w:tcPr>
            <w:tcW w:w="1353" w:type="dxa"/>
            <w:shd w:val="clear" w:color="auto" w:fill="C1E4F5"/>
            <w:tcMar>
              <w:top w:w="120" w:type="dxa"/>
              <w:left w:w="180" w:type="dxa"/>
              <w:bottom w:w="120" w:type="dxa"/>
              <w:right w:w="180" w:type="dxa"/>
            </w:tcMar>
            <w:hideMark/>
          </w:tcPr>
          <w:p w14:paraId="32220AAD" w14:textId="77777777" w:rsidR="00FD6DAC" w:rsidRPr="0083411E" w:rsidRDefault="00F21F5E" w:rsidP="00FD6DAC">
            <w:pPr>
              <w:spacing w:before="30" w:after="30"/>
              <w:ind w:left="30" w:right="30"/>
              <w:rPr>
                <w:rFonts w:ascii="Calibri" w:eastAsia="Times New Roman" w:hAnsi="Calibri" w:cs="Calibri"/>
                <w:sz w:val="16"/>
              </w:rPr>
            </w:pPr>
            <w:hyperlink r:id="rId98"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5F007007" w14:textId="77777777" w:rsidR="00FD6DAC" w:rsidRPr="0083411E" w:rsidRDefault="00F21F5E" w:rsidP="00FD6DAC">
            <w:pPr>
              <w:ind w:left="30" w:right="30"/>
              <w:rPr>
                <w:rFonts w:ascii="Calibri" w:eastAsia="Times New Roman" w:hAnsi="Calibri" w:cs="Calibri"/>
                <w:sz w:val="16"/>
              </w:rPr>
            </w:pPr>
            <w:hyperlink r:id="rId99" w:tgtFrame="_blank" w:history="1">
              <w:r w:rsidRPr="0083411E">
                <w:rPr>
                  <w:rFonts w:ascii="Calibri" w:eastAsia="Times New Roman" w:hAnsi="Calibri" w:cs="Calibri"/>
                  <w:color w:val="0000FF"/>
                  <w:sz w:val="16"/>
                  <w:u w:val="single"/>
                </w:rPr>
                <w:t>45_C_16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ED6ACF0" w14:textId="77777777" w:rsidR="00FD6DAC" w:rsidRPr="0083411E" w:rsidRDefault="00F21F5E" w:rsidP="00FD6DAC">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[2] It provides a clear set of principles and values on which to base decisions when the best course of action is not immediately clear.</w:t>
            </w:r>
          </w:p>
          <w:p w14:paraId="7CB53858" w14:textId="77777777" w:rsidR="00FD6DAC" w:rsidRPr="0083411E" w:rsidRDefault="00F21F5E" w:rsidP="00FD6DAC">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Next</w:t>
            </w:r>
          </w:p>
        </w:tc>
        <w:tc>
          <w:tcPr>
            <w:tcW w:w="6000" w:type="dxa"/>
            <w:vAlign w:val="center"/>
          </w:tcPr>
          <w:p w14:paraId="4F3F7AE8" w14:textId="77777777" w:rsidR="00FD6DAC"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[2] تُوفّر مجموعة واضحة من المبادئ والقيم التي يمكن الاستناد إليها في اتّخاذ القرارات عندما لا يكون أفضل مسار للعمل واضحًا على الفور.</w:t>
            </w:r>
          </w:p>
          <w:p w14:paraId="515B08B2" w14:textId="77777777" w:rsidR="00FD6DAC"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التالي</w:t>
            </w:r>
          </w:p>
        </w:tc>
      </w:tr>
      <w:tr w:rsidR="00F2044B" w:rsidRPr="0083411E" w14:paraId="4914FFBA" w14:textId="77777777" w:rsidTr="0083411E">
        <w:tc>
          <w:tcPr>
            <w:tcW w:w="1353" w:type="dxa"/>
            <w:shd w:val="clear" w:color="auto" w:fill="C1E4F5"/>
            <w:tcMar>
              <w:top w:w="120" w:type="dxa"/>
              <w:left w:w="180" w:type="dxa"/>
              <w:bottom w:w="120" w:type="dxa"/>
              <w:right w:w="180" w:type="dxa"/>
            </w:tcMar>
            <w:hideMark/>
          </w:tcPr>
          <w:p w14:paraId="65DAA459" w14:textId="77777777" w:rsidR="002117DA" w:rsidRPr="0083411E" w:rsidRDefault="00F21F5E" w:rsidP="002117DA">
            <w:pPr>
              <w:spacing w:before="30" w:after="30"/>
              <w:ind w:left="30" w:right="30"/>
              <w:rPr>
                <w:rFonts w:ascii="Calibri" w:eastAsia="Times New Roman" w:hAnsi="Calibri" w:cs="Calibri"/>
                <w:sz w:val="16"/>
              </w:rPr>
            </w:pPr>
            <w:r w:rsidRPr="0083411E">
              <w:rPr>
                <w:rFonts w:ascii="Calibri" w:eastAsia="Times New Roman" w:hAnsi="Calibri" w:cs="Calibri"/>
                <w:sz w:val="16"/>
              </w:rPr>
              <w:lastRenderedPageBreak/>
              <w:t>Screen 15</w:t>
            </w:r>
          </w:p>
          <w:p w14:paraId="0FDFE6B7" w14:textId="77777777" w:rsidR="002117DA" w:rsidRPr="0083411E" w:rsidRDefault="00F21F5E" w:rsidP="002117DA">
            <w:pPr>
              <w:spacing w:before="100" w:beforeAutospacing="1" w:after="100" w:afterAutospacing="1"/>
              <w:ind w:left="30" w:right="30"/>
              <w:rPr>
                <w:rFonts w:ascii="Calibri" w:eastAsia="Times New Roman" w:hAnsi="Calibri" w:cs="Calibri"/>
                <w:sz w:val="16"/>
              </w:rPr>
            </w:pPr>
            <w:r w:rsidRPr="0083411E">
              <w:rPr>
                <w:rFonts w:ascii="Calibri" w:eastAsia="Times New Roman" w:hAnsi="Calibri" w:cs="Calibri"/>
                <w:sz w:val="16"/>
              </w:rPr>
              <w:t>Question 1: Feedback</w:t>
            </w:r>
          </w:p>
          <w:p w14:paraId="1BA2C20A" w14:textId="77777777" w:rsidR="002117DA" w:rsidRPr="0083411E" w:rsidRDefault="00F21F5E" w:rsidP="002117DA">
            <w:pPr>
              <w:ind w:left="30" w:right="30"/>
              <w:rPr>
                <w:rFonts w:ascii="Calibri" w:eastAsia="Times New Roman" w:hAnsi="Calibri" w:cs="Calibri"/>
                <w:sz w:val="16"/>
              </w:rPr>
            </w:pPr>
            <w:r w:rsidRPr="0083411E">
              <w:rPr>
                <w:rFonts w:ascii="Calibri" w:eastAsia="Times New Roman" w:hAnsi="Calibri" w:cs="Calibri"/>
                <w:sz w:val="16"/>
              </w:rPr>
              <w:t>46_C_16</w:t>
            </w:r>
          </w:p>
        </w:tc>
        <w:tc>
          <w:tcPr>
            <w:tcW w:w="6000" w:type="dxa"/>
            <w:tcMar>
              <w:top w:w="120" w:type="dxa"/>
              <w:left w:w="180" w:type="dxa"/>
              <w:bottom w:w="120" w:type="dxa"/>
              <w:right w:w="180" w:type="dxa"/>
            </w:tcMar>
            <w:vAlign w:val="center"/>
            <w:hideMark/>
          </w:tcPr>
          <w:p w14:paraId="4DFABF04" w14:textId="77777777" w:rsidR="002117DA" w:rsidRPr="0083411E" w:rsidRDefault="00F21F5E" w:rsidP="002117DA">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The Code of Business Conduct to provides us with a clear set of principles and values on which to base decisions when the best course of action is not immediately clear.</w:t>
            </w:r>
          </w:p>
        </w:tc>
        <w:tc>
          <w:tcPr>
            <w:tcW w:w="6000" w:type="dxa"/>
            <w:vAlign w:val="center"/>
          </w:tcPr>
          <w:p w14:paraId="277EDDF0" w14:textId="77777777" w:rsidR="002117DA"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تُوفّر لنا مدونة قواعد السلوك المهني مجموعة واضحة من المبادئ والقيم التي نستند إليها في اتّخاذ القرارات عندما لا يكون أفضل مسار للعمل واضحًا على الفور.</w:t>
            </w:r>
          </w:p>
        </w:tc>
      </w:tr>
      <w:tr w:rsidR="00F2044B" w:rsidRPr="0083411E" w14:paraId="388E7554" w14:textId="77777777" w:rsidTr="0083411E">
        <w:tc>
          <w:tcPr>
            <w:tcW w:w="1353" w:type="dxa"/>
            <w:shd w:val="clear" w:color="auto" w:fill="C1E4F5"/>
            <w:tcMar>
              <w:top w:w="120" w:type="dxa"/>
              <w:left w:w="180" w:type="dxa"/>
              <w:bottom w:w="120" w:type="dxa"/>
              <w:right w:w="180" w:type="dxa"/>
            </w:tcMar>
            <w:hideMark/>
          </w:tcPr>
          <w:p w14:paraId="45A35D9C" w14:textId="77777777" w:rsidR="002117DA" w:rsidRPr="0083411E" w:rsidRDefault="00F21F5E" w:rsidP="002117DA">
            <w:pPr>
              <w:spacing w:before="30" w:after="30"/>
              <w:ind w:left="30" w:right="30"/>
              <w:rPr>
                <w:rFonts w:ascii="Calibri" w:eastAsia="Times New Roman" w:hAnsi="Calibri" w:cs="Calibri"/>
                <w:sz w:val="16"/>
              </w:rPr>
            </w:pPr>
            <w:hyperlink r:id="rId100"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274AF7C0" w14:textId="77777777" w:rsidR="002117DA" w:rsidRPr="0083411E" w:rsidRDefault="00F21F5E" w:rsidP="002117DA">
            <w:pPr>
              <w:ind w:left="30" w:right="30"/>
              <w:rPr>
                <w:rFonts w:ascii="Calibri" w:eastAsia="Times New Roman" w:hAnsi="Calibri" w:cs="Calibri"/>
                <w:sz w:val="16"/>
              </w:rPr>
            </w:pPr>
            <w:hyperlink r:id="rId101" w:tgtFrame="_blank" w:history="1">
              <w:r w:rsidRPr="0083411E">
                <w:rPr>
                  <w:rFonts w:ascii="Calibri" w:eastAsia="Times New Roman" w:hAnsi="Calibri" w:cs="Calibri"/>
                  <w:color w:val="0000FF"/>
                  <w:sz w:val="16"/>
                  <w:u w:val="single"/>
                </w:rPr>
                <w:t>47_C_16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20F3E92" w14:textId="77777777" w:rsidR="002117DA" w:rsidRPr="0083411E" w:rsidRDefault="00F21F5E" w:rsidP="002117DA">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[2] Which of the following is </w:t>
            </w:r>
            <w:r w:rsidRPr="0083411E">
              <w:rPr>
                <w:rFonts w:ascii="Calibri" w:eastAsia="Times New Roman" w:hAnsi="Calibri" w:cs="Calibri"/>
                <w:u w:val="single"/>
              </w:rPr>
              <w:t>never</w:t>
            </w:r>
            <w:r w:rsidRPr="0083411E">
              <w:rPr>
                <w:rFonts w:ascii="Calibri" w:eastAsia="Times New Roman" w:hAnsi="Calibri" w:cs="Calibri"/>
              </w:rPr>
              <w:t xml:space="preserve"> an appropriate business transaction?</w:t>
            </w:r>
          </w:p>
        </w:tc>
        <w:tc>
          <w:tcPr>
            <w:tcW w:w="6000" w:type="dxa"/>
            <w:vAlign w:val="center"/>
          </w:tcPr>
          <w:p w14:paraId="1DE014E6" w14:textId="77777777" w:rsidR="002117DA"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 xml:space="preserve">[2] أي ممّا يلي لا يعتبر </w:t>
            </w:r>
            <w:r w:rsidRPr="0083411E">
              <w:rPr>
                <w:rFonts w:ascii="Arial" w:eastAsia="Arial" w:hAnsi="Arial" w:cs="Arial"/>
                <w:u w:val="single"/>
                <w:rtl/>
              </w:rPr>
              <w:t>مُطلقًا</w:t>
            </w:r>
            <w:r w:rsidRPr="0083411E">
              <w:rPr>
                <w:rFonts w:ascii="Arial" w:eastAsia="Arial" w:hAnsi="Arial" w:cs="Arial"/>
                <w:rtl/>
              </w:rPr>
              <w:t xml:space="preserve"> مُعاملة أعمال مُلائمة؟</w:t>
            </w:r>
          </w:p>
        </w:tc>
      </w:tr>
      <w:tr w:rsidR="00F2044B" w:rsidRPr="0083411E" w14:paraId="06A2D9FD" w14:textId="77777777" w:rsidTr="0083411E">
        <w:tc>
          <w:tcPr>
            <w:tcW w:w="1353" w:type="dxa"/>
            <w:shd w:val="clear" w:color="auto" w:fill="C1E4F5"/>
            <w:tcMar>
              <w:top w:w="120" w:type="dxa"/>
              <w:left w:w="180" w:type="dxa"/>
              <w:bottom w:w="120" w:type="dxa"/>
              <w:right w:w="180" w:type="dxa"/>
            </w:tcMar>
            <w:hideMark/>
          </w:tcPr>
          <w:p w14:paraId="4C37E3B8" w14:textId="77777777" w:rsidR="002117DA" w:rsidRPr="0083411E" w:rsidRDefault="00F21F5E" w:rsidP="002117DA">
            <w:pPr>
              <w:spacing w:before="30" w:after="30"/>
              <w:ind w:left="30" w:right="30"/>
              <w:rPr>
                <w:rFonts w:ascii="Calibri" w:eastAsia="Times New Roman" w:hAnsi="Calibri" w:cs="Calibri"/>
                <w:sz w:val="16"/>
              </w:rPr>
            </w:pPr>
            <w:hyperlink r:id="rId102"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1727D945" w14:textId="77777777" w:rsidR="002117DA" w:rsidRPr="0083411E" w:rsidRDefault="00F21F5E" w:rsidP="002117DA">
            <w:pPr>
              <w:ind w:left="30" w:right="30"/>
              <w:rPr>
                <w:rFonts w:ascii="Calibri" w:eastAsia="Times New Roman" w:hAnsi="Calibri" w:cs="Calibri"/>
                <w:sz w:val="16"/>
              </w:rPr>
            </w:pPr>
            <w:hyperlink r:id="rId103" w:tgtFrame="_blank" w:history="1">
              <w:r w:rsidRPr="0083411E">
                <w:rPr>
                  <w:rFonts w:ascii="Calibri" w:eastAsia="Times New Roman" w:hAnsi="Calibri" w:cs="Calibri"/>
                  <w:color w:val="0000FF"/>
                  <w:sz w:val="16"/>
                  <w:u w:val="single"/>
                </w:rPr>
                <w:t>48_C_16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EC6F438" w14:textId="77777777" w:rsidR="002117DA" w:rsidRPr="0083411E" w:rsidRDefault="00F21F5E" w:rsidP="002117DA">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[1] Hiring an HCP to speak about a particular disease area due to their skills and expertise.</w:t>
            </w:r>
          </w:p>
        </w:tc>
        <w:tc>
          <w:tcPr>
            <w:tcW w:w="6000" w:type="dxa"/>
            <w:vAlign w:val="center"/>
          </w:tcPr>
          <w:p w14:paraId="61940579" w14:textId="77777777" w:rsidR="002117DA"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[1] التعاقد مع اختصاصي رعاية صحية للتحدث عن مجال مرض معيّن بسبب مهاراته وخبراته.</w:t>
            </w:r>
          </w:p>
        </w:tc>
      </w:tr>
      <w:tr w:rsidR="00F2044B" w:rsidRPr="0083411E" w14:paraId="556F5D66" w14:textId="77777777" w:rsidTr="0083411E">
        <w:tc>
          <w:tcPr>
            <w:tcW w:w="1353" w:type="dxa"/>
            <w:shd w:val="clear" w:color="auto" w:fill="C1E4F5"/>
            <w:tcMar>
              <w:top w:w="120" w:type="dxa"/>
              <w:left w:w="180" w:type="dxa"/>
              <w:bottom w:w="120" w:type="dxa"/>
              <w:right w:w="180" w:type="dxa"/>
            </w:tcMar>
            <w:hideMark/>
          </w:tcPr>
          <w:p w14:paraId="30916905" w14:textId="77777777" w:rsidR="002117DA" w:rsidRPr="0083411E" w:rsidRDefault="00F21F5E" w:rsidP="002117DA">
            <w:pPr>
              <w:spacing w:before="30" w:after="30"/>
              <w:ind w:left="30" w:right="30"/>
              <w:rPr>
                <w:rFonts w:ascii="Calibri" w:eastAsia="Times New Roman" w:hAnsi="Calibri" w:cs="Calibri"/>
                <w:sz w:val="16"/>
              </w:rPr>
            </w:pPr>
            <w:hyperlink r:id="rId104"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5576C1CD" w14:textId="77777777" w:rsidR="002117DA" w:rsidRPr="0083411E" w:rsidRDefault="00F21F5E" w:rsidP="002117DA">
            <w:pPr>
              <w:ind w:left="30" w:right="30"/>
              <w:rPr>
                <w:rFonts w:ascii="Calibri" w:eastAsia="Times New Roman" w:hAnsi="Calibri" w:cs="Calibri"/>
                <w:sz w:val="16"/>
              </w:rPr>
            </w:pPr>
            <w:hyperlink r:id="rId105" w:tgtFrame="_blank" w:history="1">
              <w:r w:rsidRPr="0083411E">
                <w:rPr>
                  <w:rFonts w:ascii="Calibri" w:eastAsia="Times New Roman" w:hAnsi="Calibri" w:cs="Calibri"/>
                  <w:color w:val="0000FF"/>
                  <w:sz w:val="16"/>
                  <w:u w:val="single"/>
                </w:rPr>
                <w:t>49_C_16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7F5BF45" w14:textId="77777777" w:rsidR="002117DA" w:rsidRPr="0083411E" w:rsidRDefault="00F21F5E" w:rsidP="002117DA">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[2] Providing a reasonable meal to attendees of an Abbott-sponsored educational program.</w:t>
            </w:r>
          </w:p>
        </w:tc>
        <w:tc>
          <w:tcPr>
            <w:tcW w:w="6000" w:type="dxa"/>
            <w:vAlign w:val="center"/>
          </w:tcPr>
          <w:p w14:paraId="39B7A630" w14:textId="77777777" w:rsidR="002117DA"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[2] تقديم وجبة معقولة للحاضرين في برنامج تعليمي برعاية شركة Abbott.</w:t>
            </w:r>
          </w:p>
        </w:tc>
      </w:tr>
      <w:tr w:rsidR="00F2044B" w:rsidRPr="0083411E" w14:paraId="7E3C1F96" w14:textId="77777777" w:rsidTr="0083411E">
        <w:tc>
          <w:tcPr>
            <w:tcW w:w="1353" w:type="dxa"/>
            <w:shd w:val="clear" w:color="auto" w:fill="C1E4F5"/>
            <w:tcMar>
              <w:top w:w="120" w:type="dxa"/>
              <w:left w:w="180" w:type="dxa"/>
              <w:bottom w:w="120" w:type="dxa"/>
              <w:right w:w="180" w:type="dxa"/>
            </w:tcMar>
            <w:hideMark/>
          </w:tcPr>
          <w:p w14:paraId="2C5EE35A" w14:textId="77777777" w:rsidR="002117DA" w:rsidRPr="0083411E" w:rsidRDefault="00F21F5E" w:rsidP="002117DA">
            <w:pPr>
              <w:spacing w:before="30" w:after="30"/>
              <w:ind w:left="30" w:right="30"/>
              <w:rPr>
                <w:rFonts w:ascii="Calibri" w:eastAsia="Times New Roman" w:hAnsi="Calibri" w:cs="Calibri"/>
                <w:sz w:val="16"/>
              </w:rPr>
            </w:pPr>
            <w:hyperlink r:id="rId106"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4F44D09B" w14:textId="77777777" w:rsidR="002117DA" w:rsidRPr="0083411E" w:rsidRDefault="00F21F5E" w:rsidP="002117DA">
            <w:pPr>
              <w:ind w:left="30" w:right="30"/>
              <w:rPr>
                <w:rFonts w:ascii="Calibri" w:eastAsia="Times New Roman" w:hAnsi="Calibri" w:cs="Calibri"/>
                <w:sz w:val="16"/>
              </w:rPr>
            </w:pPr>
            <w:hyperlink r:id="rId107" w:tgtFrame="_blank" w:history="1">
              <w:r w:rsidRPr="0083411E">
                <w:rPr>
                  <w:rFonts w:ascii="Calibri" w:eastAsia="Times New Roman" w:hAnsi="Calibri" w:cs="Calibri"/>
                  <w:color w:val="0000FF"/>
                  <w:sz w:val="16"/>
                  <w:u w:val="single"/>
                </w:rPr>
                <w:t>50_C_16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E03AD24" w14:textId="77777777" w:rsidR="002117DA" w:rsidRPr="0083411E" w:rsidRDefault="00F21F5E" w:rsidP="002117DA">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[3] Arranging a charitable contribution for a local organization.</w:t>
            </w:r>
          </w:p>
        </w:tc>
        <w:tc>
          <w:tcPr>
            <w:tcW w:w="6000" w:type="dxa"/>
            <w:vAlign w:val="center"/>
          </w:tcPr>
          <w:p w14:paraId="0E1607F6" w14:textId="77777777" w:rsidR="002117DA"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[3] تنظيم مساهمة خيرية لمنظمة محلية.</w:t>
            </w:r>
          </w:p>
        </w:tc>
      </w:tr>
      <w:tr w:rsidR="00F2044B" w:rsidRPr="0083411E" w14:paraId="5CCC4E2B" w14:textId="77777777" w:rsidTr="0083411E">
        <w:tc>
          <w:tcPr>
            <w:tcW w:w="1353" w:type="dxa"/>
            <w:shd w:val="clear" w:color="auto" w:fill="C1E4F5"/>
            <w:tcMar>
              <w:top w:w="120" w:type="dxa"/>
              <w:left w:w="180" w:type="dxa"/>
              <w:bottom w:w="120" w:type="dxa"/>
              <w:right w:w="180" w:type="dxa"/>
            </w:tcMar>
            <w:hideMark/>
          </w:tcPr>
          <w:p w14:paraId="6394B8AC" w14:textId="77777777" w:rsidR="002117DA" w:rsidRPr="0083411E" w:rsidRDefault="00F21F5E" w:rsidP="002117DA">
            <w:pPr>
              <w:spacing w:before="30" w:after="30"/>
              <w:ind w:left="30" w:right="30"/>
              <w:rPr>
                <w:rFonts w:ascii="Calibri" w:eastAsia="Times New Roman" w:hAnsi="Calibri" w:cs="Calibri"/>
                <w:sz w:val="16"/>
              </w:rPr>
            </w:pPr>
            <w:hyperlink r:id="rId108"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5B7D9000" w14:textId="77777777" w:rsidR="002117DA" w:rsidRPr="0083411E" w:rsidRDefault="00F21F5E" w:rsidP="002117DA">
            <w:pPr>
              <w:ind w:left="30" w:right="30"/>
              <w:rPr>
                <w:rFonts w:ascii="Calibri" w:eastAsia="Times New Roman" w:hAnsi="Calibri" w:cs="Calibri"/>
                <w:sz w:val="16"/>
              </w:rPr>
            </w:pPr>
            <w:hyperlink r:id="rId109" w:tgtFrame="_blank" w:history="1">
              <w:r w:rsidRPr="0083411E">
                <w:rPr>
                  <w:rFonts w:ascii="Calibri" w:eastAsia="Times New Roman" w:hAnsi="Calibri" w:cs="Calibri"/>
                  <w:color w:val="0000FF"/>
                  <w:sz w:val="16"/>
                  <w:u w:val="single"/>
                </w:rPr>
                <w:t>51_C_16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B0A30F4" w14:textId="77777777" w:rsidR="002117DA" w:rsidRPr="0083411E" w:rsidRDefault="00F21F5E" w:rsidP="002117DA">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[4] Hiring an HCP to conduct an educational program to thank them for using Abbott products.</w:t>
            </w:r>
          </w:p>
          <w:p w14:paraId="5105027E" w14:textId="77777777" w:rsidR="002117DA" w:rsidRPr="0083411E" w:rsidRDefault="00F21F5E" w:rsidP="002117DA">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Next</w:t>
            </w:r>
          </w:p>
        </w:tc>
        <w:tc>
          <w:tcPr>
            <w:tcW w:w="6000" w:type="dxa"/>
            <w:vAlign w:val="center"/>
          </w:tcPr>
          <w:p w14:paraId="483D6D5F" w14:textId="77777777" w:rsidR="002117DA"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[4] التعاقد مع اختصاصي رعاية صحية لإجراء برنامج تعليمي لتوجيه الشكر له على استخدام منتجات Abbott.</w:t>
            </w:r>
          </w:p>
          <w:p w14:paraId="7799A7EE" w14:textId="77777777" w:rsidR="002117DA"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التالي</w:t>
            </w:r>
          </w:p>
        </w:tc>
      </w:tr>
      <w:tr w:rsidR="00F2044B" w:rsidRPr="0083411E" w14:paraId="6EFEC4CE" w14:textId="77777777" w:rsidTr="0083411E">
        <w:tc>
          <w:tcPr>
            <w:tcW w:w="1353" w:type="dxa"/>
            <w:shd w:val="clear" w:color="auto" w:fill="C1E4F5"/>
            <w:tcMar>
              <w:top w:w="120" w:type="dxa"/>
              <w:left w:w="180" w:type="dxa"/>
              <w:bottom w:w="120" w:type="dxa"/>
              <w:right w:w="180" w:type="dxa"/>
            </w:tcMar>
            <w:hideMark/>
          </w:tcPr>
          <w:p w14:paraId="24DFB970" w14:textId="77777777" w:rsidR="00603700" w:rsidRPr="0083411E" w:rsidRDefault="00F21F5E" w:rsidP="00603700">
            <w:pPr>
              <w:spacing w:before="30" w:after="30"/>
              <w:ind w:left="30" w:right="30"/>
              <w:rPr>
                <w:rFonts w:ascii="Calibri" w:eastAsia="Times New Roman" w:hAnsi="Calibri" w:cs="Calibri"/>
                <w:sz w:val="16"/>
              </w:rPr>
            </w:pPr>
            <w:r w:rsidRPr="0083411E">
              <w:rPr>
                <w:rFonts w:ascii="Calibri" w:eastAsia="Times New Roman" w:hAnsi="Calibri" w:cs="Calibri"/>
                <w:sz w:val="16"/>
              </w:rPr>
              <w:t>Screen 15</w:t>
            </w:r>
          </w:p>
          <w:p w14:paraId="35D9D428" w14:textId="77777777" w:rsidR="00603700" w:rsidRPr="0083411E" w:rsidRDefault="00F21F5E" w:rsidP="00603700">
            <w:pPr>
              <w:spacing w:before="100" w:beforeAutospacing="1" w:after="100" w:afterAutospacing="1"/>
              <w:ind w:left="30" w:right="30"/>
              <w:rPr>
                <w:rFonts w:ascii="Calibri" w:eastAsia="Times New Roman" w:hAnsi="Calibri" w:cs="Calibri"/>
                <w:sz w:val="16"/>
              </w:rPr>
            </w:pPr>
            <w:r w:rsidRPr="0083411E">
              <w:rPr>
                <w:rFonts w:ascii="Calibri" w:eastAsia="Times New Roman" w:hAnsi="Calibri" w:cs="Calibri"/>
                <w:sz w:val="16"/>
              </w:rPr>
              <w:t>Question 2: Feedback</w:t>
            </w:r>
          </w:p>
          <w:p w14:paraId="00ACCD8A" w14:textId="77777777" w:rsidR="00603700" w:rsidRPr="0083411E" w:rsidRDefault="00F21F5E" w:rsidP="00603700">
            <w:pPr>
              <w:ind w:left="30" w:right="30"/>
              <w:rPr>
                <w:rFonts w:ascii="Calibri" w:eastAsia="Times New Roman" w:hAnsi="Calibri" w:cs="Calibri"/>
                <w:sz w:val="16"/>
              </w:rPr>
            </w:pPr>
            <w:r w:rsidRPr="0083411E">
              <w:rPr>
                <w:rFonts w:ascii="Calibri" w:eastAsia="Times New Roman" w:hAnsi="Calibri" w:cs="Calibri"/>
                <w:sz w:val="16"/>
              </w:rPr>
              <w:t>52_C_16</w:t>
            </w:r>
          </w:p>
        </w:tc>
        <w:tc>
          <w:tcPr>
            <w:tcW w:w="6000" w:type="dxa"/>
            <w:tcMar>
              <w:top w:w="120" w:type="dxa"/>
              <w:left w:w="180" w:type="dxa"/>
              <w:bottom w:w="120" w:type="dxa"/>
              <w:right w:w="180" w:type="dxa"/>
            </w:tcMar>
            <w:vAlign w:val="center"/>
            <w:hideMark/>
          </w:tcPr>
          <w:p w14:paraId="0055D3CB" w14:textId="77777777" w:rsidR="00603700" w:rsidRPr="0083411E" w:rsidRDefault="00F21F5E" w:rsidP="0060370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Hiring an HCP to conduct an educational program due to their skills and expertise is permitted, however, hiring an HCP as a thank you for using Abbott products is inappropriate because this may be perceived as a bribe.</w:t>
            </w:r>
          </w:p>
        </w:tc>
        <w:tc>
          <w:tcPr>
            <w:tcW w:w="6000" w:type="dxa"/>
            <w:vAlign w:val="center"/>
          </w:tcPr>
          <w:p w14:paraId="77AAD01C" w14:textId="77777777" w:rsidR="00603700"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التعاقد مع اختصاصي رعاية صحية لإجراء برنامج تعليمي بسبب مهاراته وخبراته مسموح به، ومع ذلك، فإن التعاقد مع اختصاصي رعاية صحية لتوجيه الشكر له على استخدام منتجات Abbott غير مناسب لأن هذا قد يُنظر إليه على أنه رشوة.</w:t>
            </w:r>
          </w:p>
        </w:tc>
      </w:tr>
      <w:tr w:rsidR="00F2044B" w:rsidRPr="0083411E" w14:paraId="7A6B2B55" w14:textId="77777777" w:rsidTr="0083411E">
        <w:tc>
          <w:tcPr>
            <w:tcW w:w="1353" w:type="dxa"/>
            <w:shd w:val="clear" w:color="auto" w:fill="C1E4F5"/>
            <w:tcMar>
              <w:top w:w="120" w:type="dxa"/>
              <w:left w:w="180" w:type="dxa"/>
              <w:bottom w:w="120" w:type="dxa"/>
              <w:right w:w="180" w:type="dxa"/>
            </w:tcMar>
            <w:hideMark/>
          </w:tcPr>
          <w:p w14:paraId="3ED1064D" w14:textId="77777777" w:rsidR="00603700" w:rsidRPr="0083411E" w:rsidRDefault="00F21F5E" w:rsidP="00603700">
            <w:pPr>
              <w:spacing w:before="30" w:after="30"/>
              <w:ind w:left="30" w:right="30"/>
              <w:rPr>
                <w:rFonts w:ascii="Calibri" w:eastAsia="Times New Roman" w:hAnsi="Calibri" w:cs="Calibri"/>
                <w:sz w:val="16"/>
              </w:rPr>
            </w:pPr>
            <w:hyperlink r:id="rId110"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73EB8E5D" w14:textId="77777777" w:rsidR="00603700" w:rsidRPr="0083411E" w:rsidRDefault="00F21F5E" w:rsidP="00603700">
            <w:pPr>
              <w:ind w:left="30" w:right="30"/>
              <w:rPr>
                <w:rFonts w:ascii="Calibri" w:eastAsia="Times New Roman" w:hAnsi="Calibri" w:cs="Calibri"/>
                <w:sz w:val="16"/>
              </w:rPr>
            </w:pPr>
            <w:hyperlink r:id="rId111" w:tgtFrame="_blank" w:history="1">
              <w:r w:rsidRPr="0083411E">
                <w:rPr>
                  <w:rFonts w:ascii="Calibri" w:eastAsia="Times New Roman" w:hAnsi="Calibri" w:cs="Calibri"/>
                  <w:color w:val="0000FF"/>
                  <w:sz w:val="16"/>
                  <w:u w:val="single"/>
                </w:rPr>
                <w:t>53_C_16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EC1702F" w14:textId="77777777" w:rsidR="00603700" w:rsidRPr="0083411E" w:rsidRDefault="00F21F5E" w:rsidP="0060370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[3] The consequences for individuals involved in bribery and corruption can include:</w:t>
            </w:r>
          </w:p>
        </w:tc>
        <w:tc>
          <w:tcPr>
            <w:tcW w:w="6000" w:type="dxa"/>
            <w:vAlign w:val="center"/>
          </w:tcPr>
          <w:p w14:paraId="4DF99237" w14:textId="77777777" w:rsidR="00603700"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[3] يمكن أن تشمل العواقب المُترتّبة على الأفراد المُشتركين في الرشوة والفساد ما يلي:</w:t>
            </w:r>
          </w:p>
        </w:tc>
      </w:tr>
      <w:tr w:rsidR="00F2044B" w:rsidRPr="0083411E" w14:paraId="0A6A67A2" w14:textId="77777777" w:rsidTr="0083411E">
        <w:tc>
          <w:tcPr>
            <w:tcW w:w="1353" w:type="dxa"/>
            <w:shd w:val="clear" w:color="auto" w:fill="C1E4F5"/>
            <w:tcMar>
              <w:top w:w="120" w:type="dxa"/>
              <w:left w:w="180" w:type="dxa"/>
              <w:bottom w:w="120" w:type="dxa"/>
              <w:right w:w="180" w:type="dxa"/>
            </w:tcMar>
            <w:hideMark/>
          </w:tcPr>
          <w:p w14:paraId="7C6A5688" w14:textId="77777777" w:rsidR="00603700" w:rsidRPr="0083411E" w:rsidRDefault="00F21F5E" w:rsidP="00603700">
            <w:pPr>
              <w:spacing w:before="30" w:after="30"/>
              <w:ind w:left="30" w:right="30"/>
              <w:rPr>
                <w:rFonts w:ascii="Calibri" w:eastAsia="Times New Roman" w:hAnsi="Calibri" w:cs="Calibri"/>
                <w:sz w:val="16"/>
              </w:rPr>
            </w:pPr>
            <w:hyperlink r:id="rId112"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1686ACF3" w14:textId="77777777" w:rsidR="00603700" w:rsidRPr="0083411E" w:rsidRDefault="00F21F5E" w:rsidP="00603700">
            <w:pPr>
              <w:ind w:left="30" w:right="30"/>
              <w:rPr>
                <w:rFonts w:ascii="Calibri" w:eastAsia="Times New Roman" w:hAnsi="Calibri" w:cs="Calibri"/>
                <w:sz w:val="16"/>
              </w:rPr>
            </w:pPr>
            <w:hyperlink r:id="rId113" w:tgtFrame="_blank" w:history="1">
              <w:r w:rsidRPr="0083411E">
                <w:rPr>
                  <w:rFonts w:ascii="Calibri" w:eastAsia="Times New Roman" w:hAnsi="Calibri" w:cs="Calibri"/>
                  <w:color w:val="0000FF"/>
                  <w:sz w:val="16"/>
                  <w:u w:val="single"/>
                </w:rPr>
                <w:t>54_C_16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7A59E66" w14:textId="77777777" w:rsidR="00603700" w:rsidRPr="0083411E" w:rsidRDefault="00F21F5E" w:rsidP="0060370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[1] Reputational damage.</w:t>
            </w:r>
          </w:p>
        </w:tc>
        <w:tc>
          <w:tcPr>
            <w:tcW w:w="6000" w:type="dxa"/>
            <w:vAlign w:val="center"/>
          </w:tcPr>
          <w:p w14:paraId="37BA8AC5" w14:textId="77777777" w:rsidR="00603700"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1</w:t>
            </w:r>
            <w:r w:rsidRPr="0083411E">
              <w:rPr>
                <w:rFonts w:ascii="Arial" w:eastAsia="Arial" w:hAnsi="Arial" w:cs="Arial"/>
                <w:rtl/>
              </w:rPr>
              <w:t>] الإضرار بالسمعة.</w:t>
            </w:r>
          </w:p>
        </w:tc>
      </w:tr>
      <w:tr w:rsidR="00F2044B" w:rsidRPr="0083411E" w14:paraId="4C443A78" w14:textId="77777777" w:rsidTr="0083411E">
        <w:tc>
          <w:tcPr>
            <w:tcW w:w="1353" w:type="dxa"/>
            <w:shd w:val="clear" w:color="auto" w:fill="C1E4F5"/>
            <w:tcMar>
              <w:top w:w="120" w:type="dxa"/>
              <w:left w:w="180" w:type="dxa"/>
              <w:bottom w:w="120" w:type="dxa"/>
              <w:right w:w="180" w:type="dxa"/>
            </w:tcMar>
            <w:hideMark/>
          </w:tcPr>
          <w:p w14:paraId="2F1670F1" w14:textId="77777777" w:rsidR="00603700" w:rsidRPr="0083411E" w:rsidRDefault="00F21F5E" w:rsidP="00603700">
            <w:pPr>
              <w:spacing w:before="30" w:after="30"/>
              <w:ind w:left="30" w:right="30"/>
              <w:rPr>
                <w:rFonts w:ascii="Calibri" w:eastAsia="Times New Roman" w:hAnsi="Calibri" w:cs="Calibri"/>
                <w:sz w:val="16"/>
              </w:rPr>
            </w:pPr>
            <w:hyperlink r:id="rId114"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0AF7A525" w14:textId="77777777" w:rsidR="00603700" w:rsidRPr="0083411E" w:rsidRDefault="00F21F5E" w:rsidP="00603700">
            <w:pPr>
              <w:ind w:left="30" w:right="30"/>
              <w:rPr>
                <w:rFonts w:ascii="Calibri" w:eastAsia="Times New Roman" w:hAnsi="Calibri" w:cs="Calibri"/>
                <w:sz w:val="16"/>
              </w:rPr>
            </w:pPr>
            <w:hyperlink r:id="rId115" w:tgtFrame="_blank" w:history="1">
              <w:r w:rsidRPr="0083411E">
                <w:rPr>
                  <w:rFonts w:ascii="Calibri" w:eastAsia="Times New Roman" w:hAnsi="Calibri" w:cs="Calibri"/>
                  <w:color w:val="0000FF"/>
                  <w:sz w:val="16"/>
                  <w:u w:val="single"/>
                </w:rPr>
                <w:t>55_C_16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9873CE1" w14:textId="77777777" w:rsidR="00603700" w:rsidRPr="0083411E" w:rsidRDefault="00F21F5E" w:rsidP="0060370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[2] Fines and penalties.</w:t>
            </w:r>
          </w:p>
        </w:tc>
        <w:tc>
          <w:tcPr>
            <w:tcW w:w="6000" w:type="dxa"/>
            <w:vAlign w:val="center"/>
          </w:tcPr>
          <w:p w14:paraId="343765AC" w14:textId="77777777" w:rsidR="00603700"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2</w:t>
            </w:r>
            <w:r w:rsidRPr="0083411E">
              <w:rPr>
                <w:rFonts w:ascii="Arial" w:eastAsia="Arial" w:hAnsi="Arial" w:cs="Arial"/>
                <w:rtl/>
              </w:rPr>
              <w:t>] الغرامات والعقوبات.</w:t>
            </w:r>
          </w:p>
        </w:tc>
      </w:tr>
      <w:tr w:rsidR="00F2044B" w:rsidRPr="0083411E" w14:paraId="3BE87C61" w14:textId="77777777" w:rsidTr="0083411E">
        <w:tc>
          <w:tcPr>
            <w:tcW w:w="1353" w:type="dxa"/>
            <w:shd w:val="clear" w:color="auto" w:fill="C1E4F5"/>
            <w:tcMar>
              <w:top w:w="120" w:type="dxa"/>
              <w:left w:w="180" w:type="dxa"/>
              <w:bottom w:w="120" w:type="dxa"/>
              <w:right w:w="180" w:type="dxa"/>
            </w:tcMar>
            <w:hideMark/>
          </w:tcPr>
          <w:p w14:paraId="7083F644" w14:textId="77777777" w:rsidR="00603700" w:rsidRPr="0083411E" w:rsidRDefault="00F21F5E" w:rsidP="00603700">
            <w:pPr>
              <w:spacing w:before="30" w:after="30"/>
              <w:ind w:left="30" w:right="30"/>
              <w:rPr>
                <w:rFonts w:ascii="Calibri" w:eastAsia="Times New Roman" w:hAnsi="Calibri" w:cs="Calibri"/>
                <w:sz w:val="16"/>
              </w:rPr>
            </w:pPr>
            <w:hyperlink r:id="rId116"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118B8565" w14:textId="77777777" w:rsidR="00603700" w:rsidRPr="0083411E" w:rsidRDefault="00F21F5E" w:rsidP="00603700">
            <w:pPr>
              <w:ind w:left="30" w:right="30"/>
              <w:rPr>
                <w:rFonts w:ascii="Calibri" w:eastAsia="Times New Roman" w:hAnsi="Calibri" w:cs="Calibri"/>
                <w:sz w:val="16"/>
              </w:rPr>
            </w:pPr>
            <w:hyperlink r:id="rId117" w:tgtFrame="_blank" w:history="1">
              <w:r w:rsidRPr="0083411E">
                <w:rPr>
                  <w:rFonts w:ascii="Calibri" w:eastAsia="Times New Roman" w:hAnsi="Calibri" w:cs="Calibri"/>
                  <w:color w:val="0000FF"/>
                  <w:sz w:val="16"/>
                  <w:u w:val="single"/>
                </w:rPr>
                <w:t>56_C_16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0891C61" w14:textId="77777777" w:rsidR="00603700" w:rsidRPr="0083411E" w:rsidRDefault="00F21F5E" w:rsidP="0060370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[3] Termination of employment.</w:t>
            </w:r>
          </w:p>
        </w:tc>
        <w:tc>
          <w:tcPr>
            <w:tcW w:w="6000" w:type="dxa"/>
            <w:vAlign w:val="center"/>
          </w:tcPr>
          <w:p w14:paraId="171280EB" w14:textId="77777777" w:rsidR="00603700"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3</w:t>
            </w:r>
            <w:r w:rsidRPr="0083411E">
              <w:rPr>
                <w:rFonts w:ascii="Arial" w:eastAsia="Arial" w:hAnsi="Arial" w:cs="Arial"/>
                <w:rtl/>
              </w:rPr>
              <w:t>] إنهاء الخدمة.</w:t>
            </w:r>
          </w:p>
        </w:tc>
      </w:tr>
      <w:tr w:rsidR="00F2044B" w:rsidRPr="0083411E" w14:paraId="67F56401" w14:textId="77777777" w:rsidTr="0083411E">
        <w:tc>
          <w:tcPr>
            <w:tcW w:w="1353" w:type="dxa"/>
            <w:shd w:val="clear" w:color="auto" w:fill="C1E4F5"/>
            <w:tcMar>
              <w:top w:w="120" w:type="dxa"/>
              <w:left w:w="180" w:type="dxa"/>
              <w:bottom w:w="120" w:type="dxa"/>
              <w:right w:w="180" w:type="dxa"/>
            </w:tcMar>
            <w:hideMark/>
          </w:tcPr>
          <w:p w14:paraId="60F87A3D" w14:textId="77777777" w:rsidR="00603700" w:rsidRPr="0083411E" w:rsidRDefault="00F21F5E" w:rsidP="00603700">
            <w:pPr>
              <w:spacing w:before="30" w:after="30"/>
              <w:ind w:left="30" w:right="30"/>
              <w:rPr>
                <w:rFonts w:ascii="Calibri" w:eastAsia="Times New Roman" w:hAnsi="Calibri" w:cs="Calibri"/>
                <w:sz w:val="16"/>
              </w:rPr>
            </w:pPr>
            <w:hyperlink r:id="rId118"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377670AB" w14:textId="77777777" w:rsidR="00603700" w:rsidRPr="0083411E" w:rsidRDefault="00F21F5E" w:rsidP="00603700">
            <w:pPr>
              <w:ind w:left="30" w:right="30"/>
              <w:rPr>
                <w:rFonts w:ascii="Calibri" w:eastAsia="Times New Roman" w:hAnsi="Calibri" w:cs="Calibri"/>
                <w:sz w:val="16"/>
              </w:rPr>
            </w:pPr>
            <w:hyperlink r:id="rId119" w:tgtFrame="_blank" w:history="1">
              <w:r w:rsidRPr="0083411E">
                <w:rPr>
                  <w:rFonts w:ascii="Calibri" w:eastAsia="Times New Roman" w:hAnsi="Calibri" w:cs="Calibri"/>
                  <w:color w:val="0000FF"/>
                  <w:sz w:val="16"/>
                  <w:u w:val="single"/>
                </w:rPr>
                <w:t>57_C_16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5CD2949" w14:textId="77777777" w:rsidR="00603700" w:rsidRPr="0083411E" w:rsidRDefault="00F21F5E" w:rsidP="0060370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[4] Prison time.</w:t>
            </w:r>
          </w:p>
        </w:tc>
        <w:tc>
          <w:tcPr>
            <w:tcW w:w="6000" w:type="dxa"/>
            <w:vAlign w:val="center"/>
          </w:tcPr>
          <w:p w14:paraId="3AB5B534" w14:textId="77777777" w:rsidR="00603700"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4</w:t>
            </w:r>
            <w:r w:rsidRPr="0083411E">
              <w:rPr>
                <w:rFonts w:ascii="Arial" w:eastAsia="Arial" w:hAnsi="Arial" w:cs="Arial"/>
                <w:rtl/>
              </w:rPr>
              <w:t>] قضاء عقوبة في السجن.</w:t>
            </w:r>
          </w:p>
        </w:tc>
      </w:tr>
      <w:tr w:rsidR="00F2044B" w:rsidRPr="0083411E" w14:paraId="2D8DB1AA" w14:textId="77777777" w:rsidTr="0083411E">
        <w:tc>
          <w:tcPr>
            <w:tcW w:w="1353" w:type="dxa"/>
            <w:shd w:val="clear" w:color="auto" w:fill="C1E4F5"/>
            <w:tcMar>
              <w:top w:w="120" w:type="dxa"/>
              <w:left w:w="180" w:type="dxa"/>
              <w:bottom w:w="120" w:type="dxa"/>
              <w:right w:w="180" w:type="dxa"/>
            </w:tcMar>
            <w:hideMark/>
          </w:tcPr>
          <w:p w14:paraId="4C0A6B94" w14:textId="77777777" w:rsidR="00603700" w:rsidRPr="0083411E" w:rsidRDefault="00F21F5E" w:rsidP="00603700">
            <w:pPr>
              <w:spacing w:before="30" w:after="30"/>
              <w:ind w:left="30" w:right="30"/>
              <w:rPr>
                <w:rFonts w:ascii="Calibri" w:eastAsia="Times New Roman" w:hAnsi="Calibri" w:cs="Calibri"/>
                <w:sz w:val="16"/>
              </w:rPr>
            </w:pPr>
            <w:hyperlink r:id="rId120"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46CDF836" w14:textId="77777777" w:rsidR="00603700" w:rsidRPr="0083411E" w:rsidRDefault="00F21F5E" w:rsidP="00603700">
            <w:pPr>
              <w:ind w:left="30" w:right="30"/>
              <w:rPr>
                <w:rFonts w:ascii="Calibri" w:eastAsia="Times New Roman" w:hAnsi="Calibri" w:cs="Calibri"/>
                <w:sz w:val="16"/>
              </w:rPr>
            </w:pPr>
            <w:hyperlink r:id="rId121" w:tgtFrame="_blank" w:history="1">
              <w:r w:rsidRPr="0083411E">
                <w:rPr>
                  <w:rFonts w:ascii="Calibri" w:eastAsia="Times New Roman" w:hAnsi="Calibri" w:cs="Calibri"/>
                  <w:color w:val="0000FF"/>
                  <w:sz w:val="16"/>
                  <w:u w:val="single"/>
                </w:rPr>
                <w:t>58_C_16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6B81B96" w14:textId="77777777" w:rsidR="00603700" w:rsidRPr="0083411E" w:rsidRDefault="00F21F5E" w:rsidP="0060370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[5] All of the above.</w:t>
            </w:r>
          </w:p>
          <w:p w14:paraId="40073FE1" w14:textId="77777777" w:rsidR="00603700" w:rsidRPr="0083411E" w:rsidRDefault="00F21F5E" w:rsidP="0060370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Next</w:t>
            </w:r>
          </w:p>
        </w:tc>
        <w:tc>
          <w:tcPr>
            <w:tcW w:w="6000" w:type="dxa"/>
            <w:vAlign w:val="center"/>
          </w:tcPr>
          <w:p w14:paraId="712A7446" w14:textId="77777777" w:rsidR="00603700"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5</w:t>
            </w:r>
            <w:r w:rsidRPr="0083411E">
              <w:rPr>
                <w:rFonts w:ascii="Arial" w:eastAsia="Arial" w:hAnsi="Arial" w:cs="Arial"/>
                <w:rtl/>
              </w:rPr>
              <w:t>] كل ما سبق.</w:t>
            </w:r>
          </w:p>
          <w:p w14:paraId="04BBA3F5" w14:textId="77777777" w:rsidR="00603700"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التالي</w:t>
            </w:r>
          </w:p>
        </w:tc>
      </w:tr>
      <w:tr w:rsidR="00F2044B" w:rsidRPr="0083411E" w14:paraId="7444DE9E" w14:textId="77777777" w:rsidTr="0083411E">
        <w:tc>
          <w:tcPr>
            <w:tcW w:w="1353" w:type="dxa"/>
            <w:shd w:val="clear" w:color="auto" w:fill="C1E4F5"/>
            <w:tcMar>
              <w:top w:w="120" w:type="dxa"/>
              <w:left w:w="180" w:type="dxa"/>
              <w:bottom w:w="120" w:type="dxa"/>
              <w:right w:w="180" w:type="dxa"/>
            </w:tcMar>
            <w:hideMark/>
          </w:tcPr>
          <w:p w14:paraId="2FE5A16C" w14:textId="77777777" w:rsidR="0094318D" w:rsidRPr="0083411E" w:rsidRDefault="00F21F5E" w:rsidP="0094318D">
            <w:pPr>
              <w:spacing w:before="30" w:after="30"/>
              <w:ind w:left="30" w:right="30"/>
              <w:rPr>
                <w:rFonts w:ascii="Calibri" w:eastAsia="Times New Roman" w:hAnsi="Calibri" w:cs="Calibri"/>
                <w:sz w:val="16"/>
              </w:rPr>
            </w:pPr>
            <w:r w:rsidRPr="0083411E">
              <w:rPr>
                <w:rFonts w:ascii="Calibri" w:eastAsia="Times New Roman" w:hAnsi="Calibri" w:cs="Calibri"/>
                <w:sz w:val="16"/>
              </w:rPr>
              <w:t>Screen 15</w:t>
            </w:r>
          </w:p>
          <w:p w14:paraId="176E7DD6" w14:textId="77777777" w:rsidR="0094318D" w:rsidRPr="0083411E" w:rsidRDefault="00F21F5E" w:rsidP="0094318D">
            <w:pPr>
              <w:spacing w:before="100" w:beforeAutospacing="1" w:after="100" w:afterAutospacing="1"/>
              <w:ind w:left="30" w:right="30"/>
              <w:rPr>
                <w:rFonts w:ascii="Calibri" w:eastAsia="Times New Roman" w:hAnsi="Calibri" w:cs="Calibri"/>
                <w:sz w:val="16"/>
              </w:rPr>
            </w:pPr>
            <w:r w:rsidRPr="0083411E">
              <w:rPr>
                <w:rFonts w:ascii="Calibri" w:eastAsia="Times New Roman" w:hAnsi="Calibri" w:cs="Calibri"/>
                <w:sz w:val="16"/>
              </w:rPr>
              <w:t>Question 3: Feedback</w:t>
            </w:r>
          </w:p>
          <w:p w14:paraId="04DE26CE" w14:textId="77777777" w:rsidR="0094318D" w:rsidRPr="0083411E" w:rsidRDefault="00F21F5E" w:rsidP="0094318D">
            <w:pPr>
              <w:ind w:left="30" w:right="30"/>
              <w:rPr>
                <w:rFonts w:ascii="Calibri" w:eastAsia="Times New Roman" w:hAnsi="Calibri" w:cs="Calibri"/>
                <w:sz w:val="16"/>
              </w:rPr>
            </w:pPr>
            <w:r w:rsidRPr="0083411E">
              <w:rPr>
                <w:rFonts w:ascii="Calibri" w:eastAsia="Times New Roman" w:hAnsi="Calibri" w:cs="Calibri"/>
                <w:sz w:val="16"/>
              </w:rPr>
              <w:t>59_C_16</w:t>
            </w:r>
          </w:p>
        </w:tc>
        <w:tc>
          <w:tcPr>
            <w:tcW w:w="6000" w:type="dxa"/>
            <w:tcMar>
              <w:top w:w="120" w:type="dxa"/>
              <w:left w:w="180" w:type="dxa"/>
              <w:bottom w:w="120" w:type="dxa"/>
              <w:right w:w="180" w:type="dxa"/>
            </w:tcMar>
            <w:vAlign w:val="center"/>
            <w:hideMark/>
          </w:tcPr>
          <w:p w14:paraId="598358D1" w14:textId="77777777" w:rsidR="0094318D" w:rsidRPr="0083411E" w:rsidRDefault="00F21F5E" w:rsidP="0094318D">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vAlign w:val="center"/>
          </w:tcPr>
          <w:p w14:paraId="1EF33BAB" w14:textId="77777777" w:rsidR="0094318D"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يمكن أن تشمل العواقب المترتبة على الأفراد المتورطين في الرشوة والفساد الإضرار بالسمعة، والغرامات والعقوبات، وإنهاء الخدمة، وحتى عقوبة بالسجن.</w:t>
            </w:r>
          </w:p>
        </w:tc>
      </w:tr>
      <w:tr w:rsidR="00F2044B" w:rsidRPr="0083411E" w14:paraId="625037A8" w14:textId="77777777" w:rsidTr="0083411E">
        <w:tc>
          <w:tcPr>
            <w:tcW w:w="1353" w:type="dxa"/>
            <w:shd w:val="clear" w:color="auto" w:fill="C1E4F5"/>
            <w:tcMar>
              <w:top w:w="120" w:type="dxa"/>
              <w:left w:w="180" w:type="dxa"/>
              <w:bottom w:w="120" w:type="dxa"/>
              <w:right w:w="180" w:type="dxa"/>
            </w:tcMar>
            <w:hideMark/>
          </w:tcPr>
          <w:p w14:paraId="111D48E4" w14:textId="77777777" w:rsidR="0094318D" w:rsidRPr="0083411E" w:rsidRDefault="00F21F5E" w:rsidP="0094318D">
            <w:pPr>
              <w:spacing w:before="30" w:after="30"/>
              <w:ind w:left="30" w:right="30"/>
              <w:rPr>
                <w:rFonts w:ascii="Calibri" w:eastAsia="Times New Roman" w:hAnsi="Calibri" w:cs="Calibri"/>
                <w:sz w:val="16"/>
              </w:rPr>
            </w:pPr>
            <w:hyperlink r:id="rId122"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2B81FF1D" w14:textId="77777777" w:rsidR="0094318D" w:rsidRPr="0083411E" w:rsidRDefault="00F21F5E" w:rsidP="0094318D">
            <w:pPr>
              <w:ind w:left="30" w:right="30"/>
              <w:rPr>
                <w:rFonts w:ascii="Calibri" w:eastAsia="Times New Roman" w:hAnsi="Calibri" w:cs="Calibri"/>
                <w:sz w:val="16"/>
              </w:rPr>
            </w:pPr>
            <w:hyperlink r:id="rId123" w:tgtFrame="_blank" w:history="1">
              <w:r w:rsidRPr="0083411E">
                <w:rPr>
                  <w:rFonts w:ascii="Calibri" w:eastAsia="Times New Roman" w:hAnsi="Calibri" w:cs="Calibri"/>
                  <w:color w:val="0000FF"/>
                  <w:sz w:val="16"/>
                  <w:u w:val="single"/>
                </w:rPr>
                <w:t>60_C_16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524BC6D" w14:textId="77777777" w:rsidR="0094318D" w:rsidRPr="0083411E" w:rsidRDefault="00F21F5E" w:rsidP="0094318D">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[4] A sales representative also owns a small </w:t>
            </w:r>
            <w:proofErr w:type="spellStart"/>
            <w:r w:rsidRPr="0083411E">
              <w:rPr>
                <w:rFonts w:ascii="Calibri" w:eastAsia="Times New Roman" w:hAnsi="Calibri" w:cs="Calibri"/>
              </w:rPr>
              <w:t>jewelry</w:t>
            </w:r>
            <w:proofErr w:type="spellEnd"/>
            <w:r w:rsidRPr="0083411E">
              <w:rPr>
                <w:rFonts w:ascii="Calibri" w:eastAsia="Times New Roman" w:hAnsi="Calibri" w:cs="Calibri"/>
              </w:rPr>
              <w:t xml:space="preserve"> shop. She decides it would be nice to provide small gifts from her shop to HCPs who have not prescribed Abbott product lately. Is </w:t>
            </w:r>
            <w:proofErr w:type="gramStart"/>
            <w:r w:rsidRPr="0083411E">
              <w:rPr>
                <w:rFonts w:ascii="Calibri" w:eastAsia="Times New Roman" w:hAnsi="Calibri" w:cs="Calibri"/>
              </w:rPr>
              <w:t>this</w:t>
            </w:r>
            <w:proofErr w:type="gramEnd"/>
            <w:r w:rsidRPr="0083411E">
              <w:rPr>
                <w:rFonts w:ascii="Calibri" w:eastAsia="Times New Roman" w:hAnsi="Calibri" w:cs="Calibri"/>
              </w:rPr>
              <w:t xml:space="preserve"> okay?</w:t>
            </w:r>
          </w:p>
        </w:tc>
        <w:tc>
          <w:tcPr>
            <w:tcW w:w="6000" w:type="dxa"/>
            <w:vAlign w:val="center"/>
          </w:tcPr>
          <w:p w14:paraId="5D5D609C" w14:textId="77777777" w:rsidR="0094318D"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[4] يمتلك مندوب المبيعات أيضًا متجرًا صغيرًا للمجوهرات. وقررت أنه سيكون من الجيد تقديم هدايا صغيرة من متجرها إلى اختصاصيي الرعاية الصحية الذين لم يصفوا منتج Abbott مؤخرًا. هل هذا عادي أو طبيعي؟</w:t>
            </w:r>
          </w:p>
        </w:tc>
      </w:tr>
      <w:tr w:rsidR="00F2044B" w:rsidRPr="0083411E" w14:paraId="006A5EE4" w14:textId="77777777" w:rsidTr="0083411E">
        <w:tc>
          <w:tcPr>
            <w:tcW w:w="1353" w:type="dxa"/>
            <w:shd w:val="clear" w:color="auto" w:fill="C1E4F5"/>
            <w:tcMar>
              <w:top w:w="120" w:type="dxa"/>
              <w:left w:w="180" w:type="dxa"/>
              <w:bottom w:w="120" w:type="dxa"/>
              <w:right w:w="180" w:type="dxa"/>
            </w:tcMar>
            <w:hideMark/>
          </w:tcPr>
          <w:p w14:paraId="3A7412F4" w14:textId="77777777" w:rsidR="0094318D" w:rsidRPr="0083411E" w:rsidRDefault="00F21F5E" w:rsidP="0094318D">
            <w:pPr>
              <w:spacing w:before="30" w:after="30"/>
              <w:ind w:left="30" w:right="30"/>
              <w:rPr>
                <w:rFonts w:ascii="Calibri" w:eastAsia="Times New Roman" w:hAnsi="Calibri" w:cs="Calibri"/>
                <w:sz w:val="16"/>
              </w:rPr>
            </w:pPr>
            <w:hyperlink r:id="rId124"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1207FC33" w14:textId="77777777" w:rsidR="0094318D" w:rsidRPr="0083411E" w:rsidRDefault="00F21F5E" w:rsidP="0094318D">
            <w:pPr>
              <w:ind w:left="30" w:right="30"/>
              <w:rPr>
                <w:rFonts w:ascii="Calibri" w:eastAsia="Times New Roman" w:hAnsi="Calibri" w:cs="Calibri"/>
                <w:sz w:val="16"/>
              </w:rPr>
            </w:pPr>
            <w:hyperlink r:id="rId125" w:tgtFrame="_blank" w:history="1">
              <w:r w:rsidRPr="0083411E">
                <w:rPr>
                  <w:rFonts w:ascii="Calibri" w:eastAsia="Times New Roman" w:hAnsi="Calibri" w:cs="Calibri"/>
                  <w:color w:val="0000FF"/>
                  <w:sz w:val="16"/>
                  <w:u w:val="single"/>
                </w:rPr>
                <w:t>61_C_16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762F709" w14:textId="77777777" w:rsidR="0094318D" w:rsidRPr="0083411E" w:rsidRDefault="00F21F5E" w:rsidP="0094318D">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[1] Yes</w:t>
            </w:r>
          </w:p>
        </w:tc>
        <w:tc>
          <w:tcPr>
            <w:tcW w:w="6000" w:type="dxa"/>
            <w:vAlign w:val="center"/>
          </w:tcPr>
          <w:p w14:paraId="0AABEB31" w14:textId="77777777" w:rsidR="0094318D"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1</w:t>
            </w:r>
            <w:r w:rsidRPr="0083411E">
              <w:rPr>
                <w:rFonts w:ascii="Arial" w:eastAsia="Arial" w:hAnsi="Arial" w:cs="Arial"/>
                <w:rtl/>
              </w:rPr>
              <w:t>] نعم</w:t>
            </w:r>
          </w:p>
        </w:tc>
      </w:tr>
      <w:tr w:rsidR="00F2044B" w:rsidRPr="0083411E" w14:paraId="5408B6EC" w14:textId="77777777" w:rsidTr="0083411E">
        <w:tc>
          <w:tcPr>
            <w:tcW w:w="1353" w:type="dxa"/>
            <w:shd w:val="clear" w:color="auto" w:fill="C1E4F5"/>
            <w:tcMar>
              <w:top w:w="120" w:type="dxa"/>
              <w:left w:w="180" w:type="dxa"/>
              <w:bottom w:w="120" w:type="dxa"/>
              <w:right w:w="180" w:type="dxa"/>
            </w:tcMar>
            <w:hideMark/>
          </w:tcPr>
          <w:p w14:paraId="0BC70B20" w14:textId="77777777" w:rsidR="0094318D" w:rsidRPr="0083411E" w:rsidRDefault="00F21F5E" w:rsidP="0094318D">
            <w:pPr>
              <w:spacing w:before="30" w:after="30"/>
              <w:ind w:left="30" w:right="30"/>
              <w:rPr>
                <w:rFonts w:ascii="Calibri" w:eastAsia="Times New Roman" w:hAnsi="Calibri" w:cs="Calibri"/>
                <w:sz w:val="16"/>
              </w:rPr>
            </w:pPr>
            <w:hyperlink r:id="rId126"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6E028A3D" w14:textId="77777777" w:rsidR="0094318D" w:rsidRPr="0083411E" w:rsidRDefault="00F21F5E" w:rsidP="0094318D">
            <w:pPr>
              <w:ind w:left="30" w:right="30"/>
              <w:rPr>
                <w:rFonts w:ascii="Calibri" w:eastAsia="Times New Roman" w:hAnsi="Calibri" w:cs="Calibri"/>
                <w:sz w:val="16"/>
              </w:rPr>
            </w:pPr>
            <w:hyperlink r:id="rId127" w:tgtFrame="_blank" w:history="1">
              <w:r w:rsidRPr="0083411E">
                <w:rPr>
                  <w:rFonts w:ascii="Calibri" w:eastAsia="Times New Roman" w:hAnsi="Calibri" w:cs="Calibri"/>
                  <w:color w:val="0000FF"/>
                  <w:sz w:val="16"/>
                  <w:u w:val="single"/>
                </w:rPr>
                <w:t>62_C_16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27E33AA" w14:textId="77777777" w:rsidR="0094318D" w:rsidRPr="0083411E" w:rsidRDefault="00F21F5E" w:rsidP="0094318D">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[2] No</w:t>
            </w:r>
          </w:p>
          <w:p w14:paraId="6E90FFC2" w14:textId="77777777" w:rsidR="0094318D" w:rsidRPr="0083411E" w:rsidRDefault="00F21F5E" w:rsidP="0094318D">
            <w:pPr>
              <w:spacing w:before="100" w:beforeAutospacing="1" w:after="100" w:afterAutospacing="1"/>
              <w:ind w:left="30" w:right="30"/>
              <w:rPr>
                <w:rFonts w:ascii="Calibri" w:eastAsia="Times New Roman" w:hAnsi="Calibri" w:cs="Calibri" w:hint="cs"/>
                <w:rtl/>
                <w:lang w:bidi="ar-LB"/>
              </w:rPr>
            </w:pPr>
            <w:r w:rsidRPr="0083411E">
              <w:rPr>
                <w:rFonts w:ascii="Calibri" w:eastAsia="Times New Roman" w:hAnsi="Calibri" w:cs="Calibri"/>
              </w:rPr>
              <w:t>Next</w:t>
            </w:r>
          </w:p>
        </w:tc>
        <w:tc>
          <w:tcPr>
            <w:tcW w:w="6000" w:type="dxa"/>
            <w:vAlign w:val="center"/>
          </w:tcPr>
          <w:p w14:paraId="4BB0B12F" w14:textId="77777777" w:rsidR="0094318D"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2</w:t>
            </w:r>
            <w:r w:rsidRPr="0083411E">
              <w:rPr>
                <w:rFonts w:ascii="Arial" w:eastAsia="Arial" w:hAnsi="Arial" w:cs="Arial"/>
                <w:rtl/>
              </w:rPr>
              <w:t>] لا</w:t>
            </w:r>
          </w:p>
          <w:p w14:paraId="548A2DB7" w14:textId="77777777" w:rsidR="0094318D"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التالي</w:t>
            </w:r>
          </w:p>
        </w:tc>
      </w:tr>
      <w:tr w:rsidR="00F2044B" w:rsidRPr="0083411E" w14:paraId="724567A5" w14:textId="77777777" w:rsidTr="0083411E">
        <w:tc>
          <w:tcPr>
            <w:tcW w:w="1353" w:type="dxa"/>
            <w:shd w:val="clear" w:color="auto" w:fill="C1E4F5"/>
            <w:tcMar>
              <w:top w:w="120" w:type="dxa"/>
              <w:left w:w="180" w:type="dxa"/>
              <w:bottom w:w="120" w:type="dxa"/>
              <w:right w:w="180" w:type="dxa"/>
            </w:tcMar>
            <w:hideMark/>
          </w:tcPr>
          <w:p w14:paraId="6D5E55B9" w14:textId="77777777" w:rsidR="0094318D" w:rsidRPr="0083411E" w:rsidRDefault="00F21F5E" w:rsidP="0094318D">
            <w:pPr>
              <w:spacing w:before="30" w:after="30"/>
              <w:ind w:left="30" w:right="30"/>
              <w:rPr>
                <w:rFonts w:ascii="Calibri" w:eastAsia="Times New Roman" w:hAnsi="Calibri" w:cs="Calibri"/>
                <w:sz w:val="16"/>
              </w:rPr>
            </w:pPr>
            <w:r w:rsidRPr="0083411E">
              <w:rPr>
                <w:rFonts w:ascii="Calibri" w:eastAsia="Times New Roman" w:hAnsi="Calibri" w:cs="Calibri"/>
                <w:sz w:val="16"/>
              </w:rPr>
              <w:lastRenderedPageBreak/>
              <w:t>Screen 15</w:t>
            </w:r>
          </w:p>
          <w:p w14:paraId="570B79D0" w14:textId="77777777" w:rsidR="0094318D" w:rsidRPr="0083411E" w:rsidRDefault="00F21F5E" w:rsidP="0094318D">
            <w:pPr>
              <w:spacing w:before="100" w:beforeAutospacing="1" w:after="100" w:afterAutospacing="1"/>
              <w:ind w:left="30" w:right="30"/>
              <w:rPr>
                <w:rFonts w:ascii="Calibri" w:eastAsia="Times New Roman" w:hAnsi="Calibri" w:cs="Calibri"/>
                <w:sz w:val="16"/>
              </w:rPr>
            </w:pPr>
            <w:r w:rsidRPr="0083411E">
              <w:rPr>
                <w:rFonts w:ascii="Calibri" w:eastAsia="Times New Roman" w:hAnsi="Calibri" w:cs="Calibri"/>
                <w:sz w:val="16"/>
              </w:rPr>
              <w:t>Question 4: Feedback</w:t>
            </w:r>
          </w:p>
          <w:p w14:paraId="6E4D1812" w14:textId="77777777" w:rsidR="0094318D" w:rsidRPr="0083411E" w:rsidRDefault="00F21F5E" w:rsidP="0094318D">
            <w:pPr>
              <w:ind w:left="30" w:right="30"/>
              <w:rPr>
                <w:rFonts w:ascii="Calibri" w:eastAsia="Times New Roman" w:hAnsi="Calibri" w:cs="Calibri"/>
                <w:sz w:val="16"/>
              </w:rPr>
            </w:pPr>
            <w:r w:rsidRPr="0083411E">
              <w:rPr>
                <w:rFonts w:ascii="Calibri" w:eastAsia="Times New Roman" w:hAnsi="Calibri" w:cs="Calibri"/>
                <w:sz w:val="16"/>
              </w:rPr>
              <w:t>63_C_16</w:t>
            </w:r>
          </w:p>
        </w:tc>
        <w:tc>
          <w:tcPr>
            <w:tcW w:w="6000" w:type="dxa"/>
            <w:tcMar>
              <w:top w:w="120" w:type="dxa"/>
              <w:left w:w="180" w:type="dxa"/>
              <w:bottom w:w="120" w:type="dxa"/>
              <w:right w:w="180" w:type="dxa"/>
            </w:tcMar>
            <w:vAlign w:val="center"/>
            <w:hideMark/>
          </w:tcPr>
          <w:p w14:paraId="1EA15FE1" w14:textId="77777777" w:rsidR="0094318D" w:rsidRPr="0083411E" w:rsidRDefault="00F21F5E" w:rsidP="0094318D">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Abbott’s policy prohibits gifts to HCPs because the sales representative is acting as an Abbott representative. The gifts are prohibited even though she is paying for them. Providing the gifts could also be perceived as a bribe for future business.</w:t>
            </w:r>
          </w:p>
        </w:tc>
        <w:tc>
          <w:tcPr>
            <w:tcW w:w="6000" w:type="dxa"/>
            <w:vAlign w:val="center"/>
          </w:tcPr>
          <w:p w14:paraId="2FE7FF99" w14:textId="77777777" w:rsidR="0094318D"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 xml:space="preserve">تحظر سياسة شركة </w:t>
            </w:r>
            <w:r w:rsidRPr="0083411E">
              <w:rPr>
                <w:rFonts w:ascii="Arial" w:eastAsia="Arial" w:hAnsi="Arial" w:cs="Arial"/>
              </w:rPr>
              <w:t>Abbott</w:t>
            </w:r>
            <w:r w:rsidRPr="0083411E">
              <w:rPr>
                <w:rFonts w:ascii="Arial" w:eastAsia="Arial" w:hAnsi="Arial" w:cs="Arial"/>
                <w:rtl/>
              </w:rPr>
              <w:t xml:space="preserve"> تقديم الهدايا إلى مُقدّمي الرعاية الصحية لأن مندوب المبيعات يعمل بصفته مُمثلًا لشركة </w:t>
            </w:r>
            <w:r w:rsidRPr="0083411E">
              <w:rPr>
                <w:rFonts w:ascii="Arial" w:eastAsia="Arial" w:hAnsi="Arial" w:cs="Arial"/>
              </w:rPr>
              <w:t>Abbott</w:t>
            </w:r>
            <w:r w:rsidRPr="0083411E">
              <w:rPr>
                <w:rFonts w:ascii="Arial" w:eastAsia="Arial" w:hAnsi="Arial" w:cs="Arial"/>
                <w:rtl/>
              </w:rPr>
              <w:t>.</w:t>
            </w:r>
            <w:r w:rsidRPr="0083411E">
              <w:rPr>
                <w:rFonts w:ascii="Arial" w:eastAsia="Arial" w:hAnsi="Arial" w:cs="Arial"/>
              </w:rPr>
              <w:t xml:space="preserve"> </w:t>
            </w:r>
            <w:r w:rsidRPr="0083411E">
              <w:rPr>
                <w:rFonts w:ascii="Arial" w:eastAsia="Arial" w:hAnsi="Arial" w:cs="Arial"/>
                <w:rtl/>
              </w:rPr>
              <w:t>الهدايا ممنوعة حتى لو كانت هي من تدفع ثمنها.</w:t>
            </w:r>
            <w:r w:rsidRPr="0083411E">
              <w:rPr>
                <w:rFonts w:ascii="Arial" w:eastAsia="Arial" w:hAnsi="Arial" w:cs="Arial"/>
              </w:rPr>
              <w:t xml:space="preserve"> </w:t>
            </w:r>
            <w:r w:rsidRPr="0083411E">
              <w:rPr>
                <w:rFonts w:ascii="Arial" w:eastAsia="Arial" w:hAnsi="Arial" w:cs="Arial"/>
                <w:rtl/>
              </w:rPr>
              <w:t>كما يمكن أيضًا اعتبار تقديم الهدايا بمثابة رشوة للأعمال المستقبلية.</w:t>
            </w:r>
          </w:p>
        </w:tc>
      </w:tr>
      <w:tr w:rsidR="00F2044B" w:rsidRPr="0083411E" w14:paraId="5DF9D98B" w14:textId="77777777" w:rsidTr="0083411E">
        <w:tc>
          <w:tcPr>
            <w:tcW w:w="1353" w:type="dxa"/>
            <w:shd w:val="clear" w:color="auto" w:fill="C1E4F5"/>
            <w:tcMar>
              <w:top w:w="120" w:type="dxa"/>
              <w:left w:w="180" w:type="dxa"/>
              <w:bottom w:w="120" w:type="dxa"/>
              <w:right w:w="180" w:type="dxa"/>
            </w:tcMar>
            <w:hideMark/>
          </w:tcPr>
          <w:p w14:paraId="6BA627B0" w14:textId="77777777" w:rsidR="0094318D" w:rsidRPr="0083411E" w:rsidRDefault="00F21F5E" w:rsidP="0094318D">
            <w:pPr>
              <w:spacing w:before="30" w:after="30"/>
              <w:ind w:left="30" w:right="30"/>
              <w:rPr>
                <w:rFonts w:ascii="Calibri" w:eastAsia="Times New Roman" w:hAnsi="Calibri" w:cs="Calibri"/>
                <w:sz w:val="16"/>
              </w:rPr>
            </w:pPr>
            <w:hyperlink r:id="rId128"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604D89CA" w14:textId="77777777" w:rsidR="0094318D" w:rsidRPr="0083411E" w:rsidRDefault="00F21F5E" w:rsidP="0094318D">
            <w:pPr>
              <w:ind w:left="30" w:right="30"/>
              <w:rPr>
                <w:rFonts w:ascii="Calibri" w:eastAsia="Times New Roman" w:hAnsi="Calibri" w:cs="Calibri"/>
                <w:sz w:val="16"/>
              </w:rPr>
            </w:pPr>
            <w:hyperlink r:id="rId129" w:tgtFrame="_blank" w:history="1">
              <w:r w:rsidRPr="0083411E">
                <w:rPr>
                  <w:rFonts w:ascii="Calibri" w:eastAsia="Times New Roman" w:hAnsi="Calibri" w:cs="Calibri"/>
                  <w:color w:val="0000FF"/>
                  <w:sz w:val="16"/>
                  <w:u w:val="single"/>
                </w:rPr>
                <w:t>64_C_16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9ABF828" w14:textId="77777777" w:rsidR="0094318D" w:rsidRPr="0083411E" w:rsidRDefault="00F21F5E" w:rsidP="0094318D">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[5] A sales manager receives a call from a contact at a competing company. The competitor shares that a third-party sales team contracted by Abbott in a new market is allegedly offering lavish meals to customers who choose Abbott products over the competitors. What is the appropriate action?</w:t>
            </w:r>
          </w:p>
        </w:tc>
        <w:tc>
          <w:tcPr>
            <w:tcW w:w="6000" w:type="dxa"/>
            <w:vAlign w:val="center"/>
          </w:tcPr>
          <w:p w14:paraId="755BCDFA" w14:textId="77777777" w:rsidR="0094318D"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[5] يتلقّى مدير المبيعات مكالمة من أحد معارفه في شركة مُنافِسة. يقول المُنافِس إن فريق مبيعات تابع لطرف ثالث تعاقدتْ معه شركة Abbott في سوق جديدة يُقدّم وجبات فاخرة للعملاء الذين يُفضّلون منتجات Abbott على منتجات المُنافِسين. ما هو الإجراء المناسب؟</w:t>
            </w:r>
          </w:p>
        </w:tc>
      </w:tr>
      <w:tr w:rsidR="00F2044B" w:rsidRPr="0083411E" w14:paraId="42E201FF" w14:textId="77777777" w:rsidTr="0083411E">
        <w:tc>
          <w:tcPr>
            <w:tcW w:w="1353" w:type="dxa"/>
            <w:shd w:val="clear" w:color="auto" w:fill="C1E4F5"/>
            <w:tcMar>
              <w:top w:w="120" w:type="dxa"/>
              <w:left w:w="180" w:type="dxa"/>
              <w:bottom w:w="120" w:type="dxa"/>
              <w:right w:w="180" w:type="dxa"/>
            </w:tcMar>
            <w:hideMark/>
          </w:tcPr>
          <w:p w14:paraId="551B8EB9" w14:textId="77777777" w:rsidR="0094318D" w:rsidRPr="0083411E" w:rsidRDefault="00F21F5E" w:rsidP="0094318D">
            <w:pPr>
              <w:spacing w:before="30" w:after="30"/>
              <w:ind w:left="30" w:right="30"/>
              <w:rPr>
                <w:rFonts w:ascii="Calibri" w:eastAsia="Times New Roman" w:hAnsi="Calibri" w:cs="Calibri"/>
                <w:sz w:val="16"/>
              </w:rPr>
            </w:pPr>
            <w:hyperlink r:id="rId130"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1D3F3842" w14:textId="77777777" w:rsidR="0094318D" w:rsidRPr="0083411E" w:rsidRDefault="00F21F5E" w:rsidP="0094318D">
            <w:pPr>
              <w:ind w:left="30" w:right="30"/>
              <w:rPr>
                <w:rFonts w:ascii="Calibri" w:eastAsia="Times New Roman" w:hAnsi="Calibri" w:cs="Calibri"/>
                <w:sz w:val="16"/>
              </w:rPr>
            </w:pPr>
            <w:hyperlink r:id="rId131" w:tgtFrame="_blank" w:history="1">
              <w:r w:rsidRPr="0083411E">
                <w:rPr>
                  <w:rFonts w:ascii="Calibri" w:eastAsia="Times New Roman" w:hAnsi="Calibri" w:cs="Calibri"/>
                  <w:color w:val="0000FF"/>
                  <w:sz w:val="16"/>
                  <w:u w:val="single"/>
                </w:rPr>
                <w:t>65_C_16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D5E08C8" w14:textId="77777777" w:rsidR="0094318D" w:rsidRPr="0083411E" w:rsidRDefault="00F21F5E" w:rsidP="0094318D">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[1] Do nothing, since the information came from a competitor.</w:t>
            </w:r>
          </w:p>
        </w:tc>
        <w:tc>
          <w:tcPr>
            <w:tcW w:w="6000" w:type="dxa"/>
            <w:vAlign w:val="center"/>
          </w:tcPr>
          <w:p w14:paraId="3B839B1A" w14:textId="77777777" w:rsidR="0094318D"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1</w:t>
            </w:r>
            <w:r w:rsidRPr="0083411E">
              <w:rPr>
                <w:rFonts w:ascii="Arial" w:eastAsia="Arial" w:hAnsi="Arial" w:cs="Arial"/>
                <w:rtl/>
              </w:rPr>
              <w:t>] لا تفعل شيئًا، لأن المعلومات جاءت من مُنافِس.</w:t>
            </w:r>
          </w:p>
        </w:tc>
      </w:tr>
      <w:tr w:rsidR="00F2044B" w:rsidRPr="0083411E" w14:paraId="168257D3" w14:textId="77777777" w:rsidTr="0083411E">
        <w:tc>
          <w:tcPr>
            <w:tcW w:w="1353" w:type="dxa"/>
            <w:shd w:val="clear" w:color="auto" w:fill="C1E4F5"/>
            <w:tcMar>
              <w:top w:w="120" w:type="dxa"/>
              <w:left w:w="180" w:type="dxa"/>
              <w:bottom w:w="120" w:type="dxa"/>
              <w:right w:w="180" w:type="dxa"/>
            </w:tcMar>
            <w:hideMark/>
          </w:tcPr>
          <w:p w14:paraId="73736D66" w14:textId="77777777" w:rsidR="0094318D" w:rsidRPr="0083411E" w:rsidRDefault="00F21F5E" w:rsidP="0094318D">
            <w:pPr>
              <w:spacing w:before="30" w:after="30"/>
              <w:ind w:left="30" w:right="30"/>
              <w:rPr>
                <w:rFonts w:ascii="Calibri" w:eastAsia="Times New Roman" w:hAnsi="Calibri" w:cs="Calibri"/>
                <w:sz w:val="16"/>
              </w:rPr>
            </w:pPr>
            <w:hyperlink r:id="rId132"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2E38D31F" w14:textId="77777777" w:rsidR="0094318D" w:rsidRPr="0083411E" w:rsidRDefault="00F21F5E" w:rsidP="0094318D">
            <w:pPr>
              <w:ind w:left="30" w:right="30"/>
              <w:rPr>
                <w:rFonts w:ascii="Calibri" w:eastAsia="Times New Roman" w:hAnsi="Calibri" w:cs="Calibri"/>
                <w:sz w:val="16"/>
              </w:rPr>
            </w:pPr>
            <w:hyperlink r:id="rId133" w:tgtFrame="_blank" w:history="1">
              <w:r w:rsidRPr="0083411E">
                <w:rPr>
                  <w:rFonts w:ascii="Calibri" w:eastAsia="Times New Roman" w:hAnsi="Calibri" w:cs="Calibri"/>
                  <w:color w:val="0000FF"/>
                  <w:sz w:val="16"/>
                  <w:u w:val="single"/>
                </w:rPr>
                <w:t>66_C_16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50829D9" w14:textId="77777777" w:rsidR="0094318D" w:rsidRPr="0083411E" w:rsidRDefault="00F21F5E" w:rsidP="0094318D">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[2] Do nothing, because lavish meals are common in that market.</w:t>
            </w:r>
          </w:p>
        </w:tc>
        <w:tc>
          <w:tcPr>
            <w:tcW w:w="6000" w:type="dxa"/>
            <w:vAlign w:val="center"/>
          </w:tcPr>
          <w:p w14:paraId="353A3EA7" w14:textId="77777777" w:rsidR="0094318D"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2</w:t>
            </w:r>
            <w:r w:rsidRPr="0083411E">
              <w:rPr>
                <w:rFonts w:ascii="Arial" w:eastAsia="Arial" w:hAnsi="Arial" w:cs="Arial"/>
                <w:rtl/>
              </w:rPr>
              <w:t>] لا تفعل شيئًا، لأن الوجبات الفاخرة شائعة في ذلك السوق.</w:t>
            </w:r>
          </w:p>
        </w:tc>
      </w:tr>
      <w:tr w:rsidR="00F2044B" w:rsidRPr="0083411E" w14:paraId="376D19B2" w14:textId="77777777" w:rsidTr="0083411E">
        <w:tc>
          <w:tcPr>
            <w:tcW w:w="1353" w:type="dxa"/>
            <w:shd w:val="clear" w:color="auto" w:fill="C1E4F5"/>
            <w:tcMar>
              <w:top w:w="120" w:type="dxa"/>
              <w:left w:w="180" w:type="dxa"/>
              <w:bottom w:w="120" w:type="dxa"/>
              <w:right w:w="180" w:type="dxa"/>
            </w:tcMar>
            <w:hideMark/>
          </w:tcPr>
          <w:p w14:paraId="216FF440" w14:textId="77777777" w:rsidR="0094318D" w:rsidRPr="0083411E" w:rsidRDefault="00F21F5E" w:rsidP="0094318D">
            <w:pPr>
              <w:spacing w:before="30" w:after="30"/>
              <w:ind w:left="30" w:right="30"/>
              <w:rPr>
                <w:rFonts w:ascii="Calibri" w:eastAsia="Times New Roman" w:hAnsi="Calibri" w:cs="Calibri"/>
                <w:sz w:val="16"/>
              </w:rPr>
            </w:pPr>
            <w:hyperlink r:id="rId134"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5EF9F05F" w14:textId="77777777" w:rsidR="0094318D" w:rsidRPr="0083411E" w:rsidRDefault="00F21F5E" w:rsidP="0094318D">
            <w:pPr>
              <w:ind w:left="30" w:right="30"/>
              <w:rPr>
                <w:rFonts w:ascii="Calibri" w:eastAsia="Times New Roman" w:hAnsi="Calibri" w:cs="Calibri"/>
                <w:sz w:val="16"/>
              </w:rPr>
            </w:pPr>
            <w:hyperlink r:id="rId135" w:tgtFrame="_blank" w:history="1">
              <w:r w:rsidRPr="0083411E">
                <w:rPr>
                  <w:rFonts w:ascii="Calibri" w:eastAsia="Times New Roman" w:hAnsi="Calibri" w:cs="Calibri"/>
                  <w:color w:val="0000FF"/>
                  <w:sz w:val="16"/>
                  <w:u w:val="single"/>
                </w:rPr>
                <w:t>67_C_16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5876466" w14:textId="77777777" w:rsidR="0094318D" w:rsidRPr="0083411E" w:rsidRDefault="00F21F5E" w:rsidP="0094318D">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[3] Report the matter immediately to the Office of Ethics and Compliance (OEC).</w:t>
            </w:r>
          </w:p>
        </w:tc>
        <w:tc>
          <w:tcPr>
            <w:tcW w:w="6000" w:type="dxa"/>
            <w:vAlign w:val="center"/>
          </w:tcPr>
          <w:p w14:paraId="26236882" w14:textId="77777777" w:rsidR="0094318D"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3</w:t>
            </w:r>
            <w:r w:rsidRPr="0083411E">
              <w:rPr>
                <w:rFonts w:ascii="Arial" w:eastAsia="Arial" w:hAnsi="Arial" w:cs="Arial"/>
                <w:rtl/>
              </w:rPr>
              <w:t>] أبلغ الأمر على الفور إلى مكتب الأخلاقيات والامتثال (</w:t>
            </w:r>
            <w:r w:rsidRPr="0083411E">
              <w:rPr>
                <w:rFonts w:ascii="Arial" w:eastAsia="Arial" w:hAnsi="Arial" w:cs="Arial"/>
              </w:rPr>
              <w:t>OEC</w:t>
            </w:r>
            <w:r w:rsidRPr="0083411E">
              <w:rPr>
                <w:rFonts w:ascii="Arial" w:eastAsia="Arial" w:hAnsi="Arial" w:cs="Arial"/>
                <w:rtl/>
              </w:rPr>
              <w:t>).</w:t>
            </w:r>
          </w:p>
        </w:tc>
      </w:tr>
      <w:tr w:rsidR="00F2044B" w:rsidRPr="0083411E" w14:paraId="219A6943" w14:textId="77777777" w:rsidTr="0083411E">
        <w:tc>
          <w:tcPr>
            <w:tcW w:w="1353" w:type="dxa"/>
            <w:shd w:val="clear" w:color="auto" w:fill="C1E4F5"/>
            <w:tcMar>
              <w:top w:w="120" w:type="dxa"/>
              <w:left w:w="180" w:type="dxa"/>
              <w:bottom w:w="120" w:type="dxa"/>
              <w:right w:w="180" w:type="dxa"/>
            </w:tcMar>
            <w:hideMark/>
          </w:tcPr>
          <w:p w14:paraId="6F7F8CAA" w14:textId="77777777" w:rsidR="0094318D" w:rsidRPr="0083411E" w:rsidRDefault="00F21F5E" w:rsidP="0094318D">
            <w:pPr>
              <w:spacing w:before="30" w:after="30"/>
              <w:ind w:left="30" w:right="30"/>
              <w:rPr>
                <w:rFonts w:ascii="Calibri" w:eastAsia="Times New Roman" w:hAnsi="Calibri" w:cs="Calibri"/>
                <w:sz w:val="16"/>
              </w:rPr>
            </w:pPr>
            <w:hyperlink r:id="rId136"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0B444F25" w14:textId="77777777" w:rsidR="0094318D" w:rsidRPr="0083411E" w:rsidRDefault="00F21F5E" w:rsidP="0094318D">
            <w:pPr>
              <w:ind w:left="30" w:right="30"/>
              <w:rPr>
                <w:rFonts w:ascii="Calibri" w:eastAsia="Times New Roman" w:hAnsi="Calibri" w:cs="Calibri"/>
                <w:sz w:val="16"/>
              </w:rPr>
            </w:pPr>
            <w:hyperlink r:id="rId137" w:tgtFrame="_blank" w:history="1">
              <w:r w:rsidRPr="0083411E">
                <w:rPr>
                  <w:rFonts w:ascii="Calibri" w:eastAsia="Times New Roman" w:hAnsi="Calibri" w:cs="Calibri"/>
                  <w:color w:val="0000FF"/>
                  <w:sz w:val="16"/>
                  <w:u w:val="single"/>
                </w:rPr>
                <w:t>68_C_16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69CFBCE" w14:textId="77777777" w:rsidR="0094318D" w:rsidRPr="0083411E" w:rsidRDefault="00F21F5E" w:rsidP="0094318D">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[4] Research alternative distributors in case the claim is true.</w:t>
            </w:r>
          </w:p>
          <w:p w14:paraId="5F7504F8" w14:textId="77777777" w:rsidR="0094318D" w:rsidRPr="0083411E" w:rsidRDefault="00F21F5E" w:rsidP="0094318D">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Next</w:t>
            </w:r>
          </w:p>
        </w:tc>
        <w:tc>
          <w:tcPr>
            <w:tcW w:w="6000" w:type="dxa"/>
            <w:vAlign w:val="center"/>
          </w:tcPr>
          <w:p w14:paraId="274C96F4" w14:textId="77777777" w:rsidR="0094318D"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4</w:t>
            </w:r>
            <w:r w:rsidRPr="0083411E">
              <w:rPr>
                <w:rFonts w:ascii="Arial" w:eastAsia="Arial" w:hAnsi="Arial" w:cs="Arial"/>
                <w:rtl/>
              </w:rPr>
              <w:t>] البحث عن مُوزّعين بديلين في حالة صحة الادّعاء.</w:t>
            </w:r>
          </w:p>
          <w:p w14:paraId="4047E7F5" w14:textId="77777777" w:rsidR="0094318D"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التالي</w:t>
            </w:r>
          </w:p>
        </w:tc>
      </w:tr>
      <w:tr w:rsidR="00F2044B" w:rsidRPr="0083411E" w14:paraId="33A67A2F" w14:textId="77777777" w:rsidTr="0083411E">
        <w:tc>
          <w:tcPr>
            <w:tcW w:w="1353" w:type="dxa"/>
            <w:shd w:val="clear" w:color="auto" w:fill="C1E4F5"/>
            <w:tcMar>
              <w:top w:w="120" w:type="dxa"/>
              <w:left w:w="180" w:type="dxa"/>
              <w:bottom w:w="120" w:type="dxa"/>
              <w:right w:w="180" w:type="dxa"/>
            </w:tcMar>
            <w:hideMark/>
          </w:tcPr>
          <w:p w14:paraId="3BC4FF37" w14:textId="77777777" w:rsidR="00807D7F" w:rsidRPr="0083411E" w:rsidRDefault="00F21F5E" w:rsidP="00807D7F">
            <w:pPr>
              <w:spacing w:before="30" w:after="30"/>
              <w:ind w:left="30" w:right="30"/>
              <w:rPr>
                <w:rFonts w:ascii="Calibri" w:eastAsia="Times New Roman" w:hAnsi="Calibri" w:cs="Calibri"/>
                <w:sz w:val="16"/>
              </w:rPr>
            </w:pPr>
            <w:r w:rsidRPr="0083411E">
              <w:rPr>
                <w:rFonts w:ascii="Calibri" w:eastAsia="Times New Roman" w:hAnsi="Calibri" w:cs="Calibri"/>
                <w:sz w:val="16"/>
              </w:rPr>
              <w:t>Screen 15</w:t>
            </w:r>
          </w:p>
          <w:p w14:paraId="0F7FAC96" w14:textId="77777777" w:rsidR="00807D7F" w:rsidRPr="0083411E" w:rsidRDefault="00F21F5E" w:rsidP="00807D7F">
            <w:pPr>
              <w:spacing w:before="100" w:beforeAutospacing="1" w:after="100" w:afterAutospacing="1"/>
              <w:ind w:left="30" w:right="30"/>
              <w:rPr>
                <w:rFonts w:ascii="Calibri" w:eastAsia="Times New Roman" w:hAnsi="Calibri" w:cs="Calibri"/>
                <w:sz w:val="16"/>
              </w:rPr>
            </w:pPr>
            <w:r w:rsidRPr="0083411E">
              <w:rPr>
                <w:rFonts w:ascii="Calibri" w:eastAsia="Times New Roman" w:hAnsi="Calibri" w:cs="Calibri"/>
                <w:sz w:val="16"/>
              </w:rPr>
              <w:lastRenderedPageBreak/>
              <w:t>Question 5: Feedback</w:t>
            </w:r>
          </w:p>
          <w:p w14:paraId="300CB489" w14:textId="77777777" w:rsidR="00807D7F" w:rsidRPr="0083411E" w:rsidRDefault="00F21F5E" w:rsidP="00807D7F">
            <w:pPr>
              <w:ind w:left="30" w:right="30"/>
              <w:rPr>
                <w:rFonts w:ascii="Calibri" w:eastAsia="Times New Roman" w:hAnsi="Calibri" w:cs="Calibri"/>
                <w:sz w:val="16"/>
              </w:rPr>
            </w:pPr>
            <w:r w:rsidRPr="0083411E">
              <w:rPr>
                <w:rFonts w:ascii="Calibri" w:eastAsia="Times New Roman" w:hAnsi="Calibri" w:cs="Calibri"/>
                <w:sz w:val="16"/>
              </w:rPr>
              <w:t>69_C_16</w:t>
            </w:r>
          </w:p>
        </w:tc>
        <w:tc>
          <w:tcPr>
            <w:tcW w:w="6000" w:type="dxa"/>
            <w:tcMar>
              <w:top w:w="120" w:type="dxa"/>
              <w:left w:w="180" w:type="dxa"/>
              <w:bottom w:w="120" w:type="dxa"/>
              <w:right w:w="180" w:type="dxa"/>
            </w:tcMar>
            <w:vAlign w:val="center"/>
            <w:hideMark/>
          </w:tcPr>
          <w:p w14:paraId="7276AE87" w14:textId="77777777" w:rsidR="00807D7F" w:rsidRPr="0083411E" w:rsidRDefault="00F21F5E" w:rsidP="00807D7F">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lastRenderedPageBreak/>
              <w:t xml:space="preserve">You should immediately report the allegation to the Office of Ethics and Compliance (OEC) so it can be </w:t>
            </w:r>
            <w:r w:rsidRPr="0083411E">
              <w:rPr>
                <w:rFonts w:ascii="Calibri" w:eastAsia="Times New Roman" w:hAnsi="Calibri" w:cs="Calibri"/>
              </w:rPr>
              <w:lastRenderedPageBreak/>
              <w:t>properly investigated, even if the information comes from a competitor.</w:t>
            </w:r>
          </w:p>
        </w:tc>
        <w:tc>
          <w:tcPr>
            <w:tcW w:w="6000" w:type="dxa"/>
            <w:vAlign w:val="center"/>
          </w:tcPr>
          <w:p w14:paraId="4E126B2D" w14:textId="77777777" w:rsidR="00807D7F"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lastRenderedPageBreak/>
              <w:t>يجب عليك الإبلاغ فورًا عن الادّعاء إلى مكتب الأخلاقيات والامتثال (</w:t>
            </w:r>
            <w:r w:rsidRPr="0083411E">
              <w:rPr>
                <w:rFonts w:ascii="Arial" w:eastAsia="Arial" w:hAnsi="Arial" w:cs="Arial"/>
              </w:rPr>
              <w:t>OEC</w:t>
            </w:r>
            <w:r w:rsidRPr="0083411E">
              <w:rPr>
                <w:rFonts w:ascii="Arial" w:eastAsia="Arial" w:hAnsi="Arial" w:cs="Arial"/>
                <w:rtl/>
              </w:rPr>
              <w:t>) حتى يتم التحقيق فيه بشكلٍ سليم، حتى لو كانت المعلومات واردة من مُنافِس.</w:t>
            </w:r>
          </w:p>
        </w:tc>
      </w:tr>
      <w:tr w:rsidR="00F2044B" w:rsidRPr="0083411E" w14:paraId="77D2C957" w14:textId="77777777" w:rsidTr="0083411E">
        <w:tc>
          <w:tcPr>
            <w:tcW w:w="1353" w:type="dxa"/>
            <w:shd w:val="clear" w:color="auto" w:fill="C1E4F5"/>
            <w:tcMar>
              <w:top w:w="120" w:type="dxa"/>
              <w:left w:w="180" w:type="dxa"/>
              <w:bottom w:w="120" w:type="dxa"/>
              <w:right w:w="180" w:type="dxa"/>
            </w:tcMar>
            <w:hideMark/>
          </w:tcPr>
          <w:p w14:paraId="14AA38F0" w14:textId="77777777" w:rsidR="00807D7F" w:rsidRPr="0083411E" w:rsidRDefault="00F21F5E" w:rsidP="00807D7F">
            <w:pPr>
              <w:spacing w:before="30" w:after="30"/>
              <w:ind w:left="30" w:right="30"/>
              <w:rPr>
                <w:rFonts w:ascii="Calibri" w:eastAsia="Times New Roman" w:hAnsi="Calibri" w:cs="Calibri"/>
                <w:sz w:val="16"/>
              </w:rPr>
            </w:pPr>
            <w:hyperlink r:id="rId138"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61571D30" w14:textId="77777777" w:rsidR="00807D7F" w:rsidRPr="0083411E" w:rsidRDefault="00F21F5E" w:rsidP="00807D7F">
            <w:pPr>
              <w:ind w:left="30" w:right="30"/>
              <w:rPr>
                <w:rFonts w:ascii="Calibri" w:eastAsia="Times New Roman" w:hAnsi="Calibri" w:cs="Calibri"/>
                <w:sz w:val="16"/>
              </w:rPr>
            </w:pPr>
            <w:hyperlink r:id="rId139" w:tgtFrame="_blank" w:history="1">
              <w:r w:rsidRPr="0083411E">
                <w:rPr>
                  <w:rFonts w:ascii="Calibri" w:eastAsia="Times New Roman" w:hAnsi="Calibri" w:cs="Calibri"/>
                  <w:color w:val="0000FF"/>
                  <w:sz w:val="16"/>
                  <w:u w:val="single"/>
                </w:rPr>
                <w:t>70_C_16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60797A5" w14:textId="77777777" w:rsidR="00807D7F" w:rsidRPr="0083411E" w:rsidRDefault="00F21F5E" w:rsidP="00807D7F">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[6] A travel agency is arranging travel for healthcare professionals (HCPs) who provide proctoring services for Abbott. Upon reviewing the submitted receipts, discrepancies are found—the total does not match the reimbursement request, and some receipts are missing key details such as travel dates.</w:t>
            </w:r>
          </w:p>
          <w:p w14:paraId="4C5193A5" w14:textId="77777777" w:rsidR="00807D7F" w:rsidRPr="0083411E" w:rsidRDefault="00F21F5E" w:rsidP="00807D7F">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What is the appropriate action?</w:t>
            </w:r>
          </w:p>
        </w:tc>
        <w:tc>
          <w:tcPr>
            <w:tcW w:w="6000" w:type="dxa"/>
            <w:vAlign w:val="center"/>
          </w:tcPr>
          <w:p w14:paraId="709A00B2" w14:textId="77777777" w:rsidR="00807D7F"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6</w:t>
            </w:r>
            <w:r w:rsidRPr="0083411E">
              <w:rPr>
                <w:rFonts w:ascii="Arial" w:eastAsia="Arial" w:hAnsi="Arial" w:cs="Arial"/>
                <w:rtl/>
              </w:rPr>
              <w:t>] تقوم وكالة سفريات بترتيب سفر اختصاصيّي الرعاية الصحية (</w:t>
            </w:r>
            <w:r w:rsidRPr="0083411E">
              <w:rPr>
                <w:rFonts w:ascii="Arial" w:eastAsia="Arial" w:hAnsi="Arial" w:cs="Arial"/>
              </w:rPr>
              <w:t>HCPs</w:t>
            </w:r>
            <w:r w:rsidRPr="0083411E">
              <w:rPr>
                <w:rFonts w:ascii="Arial" w:eastAsia="Arial" w:hAnsi="Arial" w:cs="Arial"/>
                <w:rtl/>
              </w:rPr>
              <w:t xml:space="preserve">) الذين يُقدّمون خدمات الإشراف لشركة </w:t>
            </w:r>
            <w:r w:rsidRPr="0083411E">
              <w:rPr>
                <w:rFonts w:ascii="Arial" w:eastAsia="Arial" w:hAnsi="Arial" w:cs="Arial"/>
              </w:rPr>
              <w:t>Abbott</w:t>
            </w:r>
            <w:r w:rsidRPr="0083411E">
              <w:rPr>
                <w:rFonts w:ascii="Arial" w:eastAsia="Arial" w:hAnsi="Arial" w:cs="Arial"/>
                <w:rtl/>
              </w:rPr>
              <w:t>.</w:t>
            </w:r>
            <w:r w:rsidRPr="0083411E">
              <w:rPr>
                <w:rFonts w:ascii="Arial" w:eastAsia="Arial" w:hAnsi="Arial" w:cs="Arial"/>
              </w:rPr>
              <w:t xml:space="preserve"> </w:t>
            </w:r>
            <w:r w:rsidRPr="0083411E">
              <w:rPr>
                <w:rFonts w:ascii="Arial" w:eastAsia="Arial" w:hAnsi="Arial" w:cs="Arial"/>
                <w:rtl/>
              </w:rPr>
              <w:t>عند مُراجعة الإيصالات المُقدّمة، تم العثور على تناقُضات - المجموع لا يتطابق مع طلب السداد، وبعض الإيصالات تفتقد إلى تفاصيل أساسية مثل تواريخ السفر.</w:t>
            </w:r>
          </w:p>
          <w:p w14:paraId="5F19B21C" w14:textId="77777777" w:rsidR="00807D7F"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ما هو الإجراء المناسب؟</w:t>
            </w:r>
          </w:p>
        </w:tc>
      </w:tr>
      <w:tr w:rsidR="00F2044B" w:rsidRPr="0083411E" w14:paraId="677B6167" w14:textId="77777777" w:rsidTr="0083411E">
        <w:tc>
          <w:tcPr>
            <w:tcW w:w="1353" w:type="dxa"/>
            <w:shd w:val="clear" w:color="auto" w:fill="C1E4F5"/>
            <w:tcMar>
              <w:top w:w="120" w:type="dxa"/>
              <w:left w:w="180" w:type="dxa"/>
              <w:bottom w:w="120" w:type="dxa"/>
              <w:right w:w="180" w:type="dxa"/>
            </w:tcMar>
            <w:hideMark/>
          </w:tcPr>
          <w:p w14:paraId="6C830165" w14:textId="77777777" w:rsidR="00807D7F" w:rsidRPr="0083411E" w:rsidRDefault="00F21F5E" w:rsidP="00807D7F">
            <w:pPr>
              <w:spacing w:before="30" w:after="30"/>
              <w:ind w:left="30" w:right="30"/>
              <w:rPr>
                <w:rFonts w:ascii="Calibri" w:eastAsia="Times New Roman" w:hAnsi="Calibri" w:cs="Calibri"/>
                <w:sz w:val="16"/>
              </w:rPr>
            </w:pPr>
            <w:hyperlink r:id="rId140"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78D96404" w14:textId="77777777" w:rsidR="00807D7F" w:rsidRPr="0083411E" w:rsidRDefault="00F21F5E" w:rsidP="00807D7F">
            <w:pPr>
              <w:ind w:left="30" w:right="30"/>
              <w:rPr>
                <w:rFonts w:ascii="Calibri" w:eastAsia="Times New Roman" w:hAnsi="Calibri" w:cs="Calibri"/>
                <w:sz w:val="16"/>
              </w:rPr>
            </w:pPr>
            <w:hyperlink r:id="rId141" w:tgtFrame="_blank" w:history="1">
              <w:r w:rsidRPr="0083411E">
                <w:rPr>
                  <w:rFonts w:ascii="Calibri" w:eastAsia="Times New Roman" w:hAnsi="Calibri" w:cs="Calibri"/>
                  <w:color w:val="0000FF"/>
                  <w:sz w:val="16"/>
                  <w:u w:val="single"/>
                </w:rPr>
                <w:t>71_C_16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6DEF60C" w14:textId="77777777" w:rsidR="00807D7F" w:rsidRPr="0083411E" w:rsidRDefault="00F21F5E" w:rsidP="00807D7F">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[1] Inform the travel agency that Abbott cannot process payment without complete and accurate documentation.</w:t>
            </w:r>
          </w:p>
        </w:tc>
        <w:tc>
          <w:tcPr>
            <w:tcW w:w="6000" w:type="dxa"/>
            <w:vAlign w:val="center"/>
          </w:tcPr>
          <w:p w14:paraId="7292094A" w14:textId="77777777" w:rsidR="00807D7F"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1</w:t>
            </w:r>
            <w:r w:rsidRPr="0083411E">
              <w:rPr>
                <w:rFonts w:ascii="Arial" w:eastAsia="Arial" w:hAnsi="Arial" w:cs="Arial"/>
                <w:rtl/>
              </w:rPr>
              <w:t xml:space="preserve">] إبلاغ وكالة السفر أن شركة </w:t>
            </w:r>
            <w:r w:rsidRPr="0083411E">
              <w:rPr>
                <w:rFonts w:ascii="Arial" w:eastAsia="Arial" w:hAnsi="Arial" w:cs="Arial"/>
              </w:rPr>
              <w:t>Abbott</w:t>
            </w:r>
            <w:r w:rsidRPr="0083411E">
              <w:rPr>
                <w:rFonts w:ascii="Arial" w:eastAsia="Arial" w:hAnsi="Arial" w:cs="Arial"/>
                <w:rtl/>
              </w:rPr>
              <w:t xml:space="preserve"> لا يمكنها مُعالجة الدفع دون وثائق كاملة ودقيقة.</w:t>
            </w:r>
          </w:p>
        </w:tc>
      </w:tr>
      <w:tr w:rsidR="00F2044B" w:rsidRPr="0083411E" w14:paraId="143512D8" w14:textId="77777777" w:rsidTr="0083411E">
        <w:tc>
          <w:tcPr>
            <w:tcW w:w="1353" w:type="dxa"/>
            <w:shd w:val="clear" w:color="auto" w:fill="C1E4F5"/>
            <w:tcMar>
              <w:top w:w="120" w:type="dxa"/>
              <w:left w:w="180" w:type="dxa"/>
              <w:bottom w:w="120" w:type="dxa"/>
              <w:right w:w="180" w:type="dxa"/>
            </w:tcMar>
            <w:hideMark/>
          </w:tcPr>
          <w:p w14:paraId="0354A0A3" w14:textId="77777777" w:rsidR="00807D7F" w:rsidRPr="0083411E" w:rsidRDefault="00F21F5E" w:rsidP="00807D7F">
            <w:pPr>
              <w:spacing w:before="30" w:after="30"/>
              <w:ind w:left="30" w:right="30"/>
              <w:rPr>
                <w:rFonts w:ascii="Calibri" w:eastAsia="Times New Roman" w:hAnsi="Calibri" w:cs="Calibri"/>
                <w:sz w:val="16"/>
              </w:rPr>
            </w:pPr>
            <w:hyperlink r:id="rId142"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60A33620" w14:textId="77777777" w:rsidR="00807D7F" w:rsidRPr="0083411E" w:rsidRDefault="00F21F5E" w:rsidP="00807D7F">
            <w:pPr>
              <w:ind w:left="30" w:right="30"/>
              <w:rPr>
                <w:rFonts w:ascii="Calibri" w:eastAsia="Times New Roman" w:hAnsi="Calibri" w:cs="Calibri"/>
                <w:sz w:val="16"/>
              </w:rPr>
            </w:pPr>
            <w:hyperlink r:id="rId143" w:tgtFrame="_blank" w:history="1">
              <w:r w:rsidRPr="0083411E">
                <w:rPr>
                  <w:rFonts w:ascii="Calibri" w:eastAsia="Times New Roman" w:hAnsi="Calibri" w:cs="Calibri"/>
                  <w:color w:val="0000FF"/>
                  <w:sz w:val="16"/>
                  <w:u w:val="single"/>
                </w:rPr>
                <w:t>72_C_16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0604A35" w14:textId="77777777" w:rsidR="00807D7F" w:rsidRPr="0083411E" w:rsidRDefault="00F21F5E" w:rsidP="00807D7F">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[2] Process the receipts since only some information is missing.</w:t>
            </w:r>
          </w:p>
        </w:tc>
        <w:tc>
          <w:tcPr>
            <w:tcW w:w="6000" w:type="dxa"/>
            <w:vAlign w:val="center"/>
          </w:tcPr>
          <w:p w14:paraId="390BC944" w14:textId="77777777" w:rsidR="00807D7F"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2</w:t>
            </w:r>
            <w:r w:rsidRPr="0083411E">
              <w:rPr>
                <w:rFonts w:ascii="Arial" w:eastAsia="Arial" w:hAnsi="Arial" w:cs="Arial"/>
                <w:rtl/>
              </w:rPr>
              <w:t>] مُعالجة الإيصالات لأن بعض المعلومات فقط هي المفقودة.</w:t>
            </w:r>
          </w:p>
        </w:tc>
      </w:tr>
      <w:tr w:rsidR="00F2044B" w:rsidRPr="0083411E" w14:paraId="56F2EC92" w14:textId="77777777" w:rsidTr="0083411E">
        <w:tc>
          <w:tcPr>
            <w:tcW w:w="1353" w:type="dxa"/>
            <w:shd w:val="clear" w:color="auto" w:fill="C1E4F5"/>
            <w:tcMar>
              <w:top w:w="120" w:type="dxa"/>
              <w:left w:w="180" w:type="dxa"/>
              <w:bottom w:w="120" w:type="dxa"/>
              <w:right w:w="180" w:type="dxa"/>
            </w:tcMar>
            <w:hideMark/>
          </w:tcPr>
          <w:p w14:paraId="5320937A" w14:textId="77777777" w:rsidR="00807D7F" w:rsidRPr="0083411E" w:rsidRDefault="00F21F5E" w:rsidP="00807D7F">
            <w:pPr>
              <w:spacing w:before="30" w:after="30"/>
              <w:ind w:left="30" w:right="30"/>
              <w:rPr>
                <w:rFonts w:ascii="Calibri" w:eastAsia="Times New Roman" w:hAnsi="Calibri" w:cs="Calibri"/>
                <w:sz w:val="16"/>
              </w:rPr>
            </w:pPr>
            <w:hyperlink r:id="rId144"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23C69334" w14:textId="77777777" w:rsidR="00807D7F" w:rsidRPr="0083411E" w:rsidRDefault="00F21F5E" w:rsidP="00807D7F">
            <w:pPr>
              <w:ind w:left="30" w:right="30"/>
              <w:rPr>
                <w:rFonts w:ascii="Calibri" w:eastAsia="Times New Roman" w:hAnsi="Calibri" w:cs="Calibri"/>
                <w:sz w:val="16"/>
              </w:rPr>
            </w:pPr>
            <w:hyperlink r:id="rId145" w:tgtFrame="_blank" w:history="1">
              <w:r w:rsidRPr="0083411E">
                <w:rPr>
                  <w:rFonts w:ascii="Calibri" w:eastAsia="Times New Roman" w:hAnsi="Calibri" w:cs="Calibri"/>
                  <w:color w:val="0000FF"/>
                  <w:sz w:val="16"/>
                  <w:u w:val="single"/>
                </w:rPr>
                <w:t>73_C_16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409EA3D" w14:textId="77777777" w:rsidR="00807D7F" w:rsidRPr="0083411E" w:rsidRDefault="00F21F5E" w:rsidP="00807D7F">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[3] Advise the agency to be more accurate next time.</w:t>
            </w:r>
          </w:p>
        </w:tc>
        <w:tc>
          <w:tcPr>
            <w:tcW w:w="6000" w:type="dxa"/>
            <w:vAlign w:val="center"/>
          </w:tcPr>
          <w:p w14:paraId="5B6BF06A" w14:textId="77777777" w:rsidR="00807D7F"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3</w:t>
            </w:r>
            <w:r w:rsidRPr="0083411E">
              <w:rPr>
                <w:rFonts w:ascii="Arial" w:eastAsia="Arial" w:hAnsi="Arial" w:cs="Arial"/>
                <w:rtl/>
              </w:rPr>
              <w:t>] ننصح الوكالة بأن تكون أكثر دقّة في المرة القادمة.</w:t>
            </w:r>
          </w:p>
        </w:tc>
      </w:tr>
      <w:tr w:rsidR="00F2044B" w:rsidRPr="0083411E" w14:paraId="417EEE59" w14:textId="77777777" w:rsidTr="0083411E">
        <w:tc>
          <w:tcPr>
            <w:tcW w:w="1353" w:type="dxa"/>
            <w:shd w:val="clear" w:color="auto" w:fill="C1E4F5"/>
            <w:tcMar>
              <w:top w:w="120" w:type="dxa"/>
              <w:left w:w="180" w:type="dxa"/>
              <w:bottom w:w="120" w:type="dxa"/>
              <w:right w:w="180" w:type="dxa"/>
            </w:tcMar>
            <w:hideMark/>
          </w:tcPr>
          <w:p w14:paraId="406A839E" w14:textId="77777777" w:rsidR="00807D7F" w:rsidRPr="0083411E" w:rsidRDefault="00F21F5E" w:rsidP="00807D7F">
            <w:pPr>
              <w:spacing w:before="30" w:after="30"/>
              <w:ind w:left="30" w:right="30"/>
              <w:rPr>
                <w:rFonts w:ascii="Calibri" w:eastAsia="Times New Roman" w:hAnsi="Calibri" w:cs="Calibri"/>
                <w:sz w:val="16"/>
              </w:rPr>
            </w:pPr>
            <w:hyperlink r:id="rId146"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5148116D" w14:textId="77777777" w:rsidR="00807D7F" w:rsidRPr="0083411E" w:rsidRDefault="00F21F5E" w:rsidP="00807D7F">
            <w:pPr>
              <w:ind w:left="30" w:right="30"/>
              <w:rPr>
                <w:rFonts w:ascii="Calibri" w:eastAsia="Times New Roman" w:hAnsi="Calibri" w:cs="Calibri"/>
                <w:sz w:val="16"/>
              </w:rPr>
            </w:pPr>
            <w:hyperlink r:id="rId147" w:tgtFrame="_blank" w:history="1">
              <w:r w:rsidRPr="0083411E">
                <w:rPr>
                  <w:rFonts w:ascii="Calibri" w:eastAsia="Times New Roman" w:hAnsi="Calibri" w:cs="Calibri"/>
                  <w:color w:val="0000FF"/>
                  <w:sz w:val="16"/>
                  <w:u w:val="single"/>
                </w:rPr>
                <w:t>74_C_16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4D151F2" w14:textId="77777777" w:rsidR="00807D7F" w:rsidRPr="0083411E" w:rsidRDefault="00F21F5E" w:rsidP="00807D7F">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[4] Do nothing, since the agency is new.</w:t>
            </w:r>
          </w:p>
          <w:p w14:paraId="7D419876" w14:textId="77777777" w:rsidR="00807D7F" w:rsidRPr="0083411E" w:rsidRDefault="00F21F5E" w:rsidP="00807D7F">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Next</w:t>
            </w:r>
          </w:p>
        </w:tc>
        <w:tc>
          <w:tcPr>
            <w:tcW w:w="6000" w:type="dxa"/>
            <w:vAlign w:val="center"/>
          </w:tcPr>
          <w:p w14:paraId="5882E81E" w14:textId="77777777" w:rsidR="00807D7F"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4</w:t>
            </w:r>
            <w:r w:rsidRPr="0083411E">
              <w:rPr>
                <w:rFonts w:ascii="Arial" w:eastAsia="Arial" w:hAnsi="Arial" w:cs="Arial"/>
                <w:rtl/>
              </w:rPr>
              <w:t>] عدم القيام بشيء، لأن وكالة السفر جديدة.</w:t>
            </w:r>
          </w:p>
          <w:p w14:paraId="310FAD7A" w14:textId="77777777" w:rsidR="00807D7F"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التالي</w:t>
            </w:r>
          </w:p>
        </w:tc>
      </w:tr>
      <w:tr w:rsidR="00F2044B" w:rsidRPr="0083411E" w14:paraId="2EBB84D7" w14:textId="77777777" w:rsidTr="0083411E">
        <w:tc>
          <w:tcPr>
            <w:tcW w:w="1353" w:type="dxa"/>
            <w:shd w:val="clear" w:color="auto" w:fill="C1E4F5"/>
            <w:tcMar>
              <w:top w:w="120" w:type="dxa"/>
              <w:left w:w="180" w:type="dxa"/>
              <w:bottom w:w="120" w:type="dxa"/>
              <w:right w:w="180" w:type="dxa"/>
            </w:tcMar>
            <w:hideMark/>
          </w:tcPr>
          <w:p w14:paraId="3D8A9BAE" w14:textId="77777777" w:rsidR="00E90AF1" w:rsidRPr="0083411E" w:rsidRDefault="00F21F5E" w:rsidP="00E90AF1">
            <w:pPr>
              <w:spacing w:before="30" w:after="30"/>
              <w:ind w:left="30" w:right="30"/>
              <w:rPr>
                <w:rFonts w:ascii="Calibri" w:eastAsia="Times New Roman" w:hAnsi="Calibri" w:cs="Calibri"/>
                <w:sz w:val="16"/>
              </w:rPr>
            </w:pPr>
            <w:r w:rsidRPr="0083411E">
              <w:rPr>
                <w:rFonts w:ascii="Calibri" w:eastAsia="Times New Roman" w:hAnsi="Calibri" w:cs="Calibri"/>
                <w:sz w:val="16"/>
              </w:rPr>
              <w:t>Screen 15</w:t>
            </w:r>
          </w:p>
          <w:p w14:paraId="098349C4" w14:textId="77777777" w:rsidR="00E90AF1" w:rsidRPr="0083411E" w:rsidRDefault="00F21F5E" w:rsidP="00E90AF1">
            <w:pPr>
              <w:spacing w:before="100" w:beforeAutospacing="1" w:after="100" w:afterAutospacing="1"/>
              <w:ind w:left="30" w:right="30"/>
              <w:rPr>
                <w:rFonts w:ascii="Calibri" w:eastAsia="Times New Roman" w:hAnsi="Calibri" w:cs="Calibri"/>
                <w:sz w:val="16"/>
              </w:rPr>
            </w:pPr>
            <w:r w:rsidRPr="0083411E">
              <w:rPr>
                <w:rFonts w:ascii="Calibri" w:eastAsia="Times New Roman" w:hAnsi="Calibri" w:cs="Calibri"/>
                <w:sz w:val="16"/>
              </w:rPr>
              <w:lastRenderedPageBreak/>
              <w:t>Question 6: Feedback</w:t>
            </w:r>
          </w:p>
          <w:p w14:paraId="0CB198BB" w14:textId="77777777" w:rsidR="00E90AF1" w:rsidRPr="0083411E" w:rsidRDefault="00F21F5E" w:rsidP="00E90AF1">
            <w:pPr>
              <w:ind w:left="30" w:right="30"/>
              <w:rPr>
                <w:rFonts w:ascii="Calibri" w:eastAsia="Times New Roman" w:hAnsi="Calibri" w:cs="Calibri"/>
                <w:sz w:val="16"/>
              </w:rPr>
            </w:pPr>
            <w:r w:rsidRPr="0083411E">
              <w:rPr>
                <w:rFonts w:ascii="Calibri" w:eastAsia="Times New Roman" w:hAnsi="Calibri" w:cs="Calibri"/>
                <w:sz w:val="16"/>
              </w:rPr>
              <w:t>75_C_16</w:t>
            </w:r>
          </w:p>
        </w:tc>
        <w:tc>
          <w:tcPr>
            <w:tcW w:w="6000" w:type="dxa"/>
            <w:tcMar>
              <w:top w:w="120" w:type="dxa"/>
              <w:left w:w="180" w:type="dxa"/>
              <w:bottom w:w="120" w:type="dxa"/>
              <w:right w:w="180" w:type="dxa"/>
            </w:tcMar>
            <w:vAlign w:val="center"/>
            <w:hideMark/>
          </w:tcPr>
          <w:p w14:paraId="143CFE13" w14:textId="77777777" w:rsidR="00E90AF1" w:rsidRPr="0083411E" w:rsidRDefault="00F21F5E" w:rsidP="00E90AF1">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lastRenderedPageBreak/>
              <w:t xml:space="preserve">Abbott’s books and records must completely and accurately reflect all transactions. Therefore, it’s critical that third parties performing services for Abbott provide </w:t>
            </w:r>
            <w:r w:rsidRPr="0083411E">
              <w:rPr>
                <w:rFonts w:ascii="Calibri" w:eastAsia="Times New Roman" w:hAnsi="Calibri" w:cs="Calibri"/>
              </w:rPr>
              <w:lastRenderedPageBreak/>
              <w:t>complete documentation that accurately reflects the actual purpose and details of the transactions.</w:t>
            </w:r>
          </w:p>
        </w:tc>
        <w:tc>
          <w:tcPr>
            <w:tcW w:w="6000" w:type="dxa"/>
            <w:vAlign w:val="center"/>
          </w:tcPr>
          <w:p w14:paraId="02EBE4F7" w14:textId="77777777" w:rsidR="00E90AF1"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lastRenderedPageBreak/>
              <w:t xml:space="preserve">يجب أن تعكس دفاتر وسجلات </w:t>
            </w:r>
            <w:r w:rsidRPr="0083411E">
              <w:rPr>
                <w:rFonts w:ascii="Arial" w:eastAsia="Arial" w:hAnsi="Arial" w:cs="Arial"/>
              </w:rPr>
              <w:t>Abbott</w:t>
            </w:r>
            <w:r w:rsidRPr="0083411E">
              <w:rPr>
                <w:rFonts w:ascii="Arial" w:eastAsia="Arial" w:hAnsi="Arial" w:cs="Arial"/>
                <w:rtl/>
              </w:rPr>
              <w:t xml:space="preserve"> جميع المعاملات بشكل كامل ودقيق.</w:t>
            </w:r>
            <w:r w:rsidRPr="0083411E">
              <w:rPr>
                <w:rFonts w:ascii="Arial" w:eastAsia="Arial" w:hAnsi="Arial" w:cs="Arial"/>
              </w:rPr>
              <w:t xml:space="preserve"> </w:t>
            </w:r>
            <w:r w:rsidRPr="0083411E">
              <w:rPr>
                <w:rFonts w:ascii="Arial" w:eastAsia="Arial" w:hAnsi="Arial" w:cs="Arial"/>
                <w:rtl/>
              </w:rPr>
              <w:t xml:space="preserve">وعليه، يتعين على الأطراف الخارجية التي تقدم خدمات لشركة </w:t>
            </w:r>
            <w:r w:rsidRPr="0083411E">
              <w:rPr>
                <w:rFonts w:ascii="Arial" w:eastAsia="Arial" w:hAnsi="Arial" w:cs="Arial"/>
              </w:rPr>
              <w:lastRenderedPageBreak/>
              <w:t>Abbott</w:t>
            </w:r>
            <w:r w:rsidRPr="0083411E">
              <w:rPr>
                <w:rFonts w:ascii="Arial" w:eastAsia="Arial" w:hAnsi="Arial" w:cs="Arial"/>
                <w:rtl/>
              </w:rPr>
              <w:t xml:space="preserve"> تقديم وثائق كاملة تعكس بدقة الغرض الفعلي وتفاصيل المعاملات.</w:t>
            </w:r>
          </w:p>
        </w:tc>
      </w:tr>
      <w:tr w:rsidR="00F2044B" w:rsidRPr="0083411E" w14:paraId="4713222A" w14:textId="77777777" w:rsidTr="0083411E">
        <w:tc>
          <w:tcPr>
            <w:tcW w:w="1353" w:type="dxa"/>
            <w:shd w:val="clear" w:color="auto" w:fill="C1E4F5"/>
            <w:tcMar>
              <w:top w:w="120" w:type="dxa"/>
              <w:left w:w="180" w:type="dxa"/>
              <w:bottom w:w="120" w:type="dxa"/>
              <w:right w:w="180" w:type="dxa"/>
            </w:tcMar>
            <w:hideMark/>
          </w:tcPr>
          <w:p w14:paraId="6AE3ECEB" w14:textId="77777777" w:rsidR="00E90AF1" w:rsidRPr="0083411E" w:rsidRDefault="00F21F5E" w:rsidP="00E90AF1">
            <w:pPr>
              <w:spacing w:before="30" w:after="30"/>
              <w:ind w:left="30" w:right="30"/>
              <w:rPr>
                <w:rFonts w:ascii="Calibri" w:eastAsia="Times New Roman" w:hAnsi="Calibri" w:cs="Calibri"/>
                <w:sz w:val="16"/>
              </w:rPr>
            </w:pPr>
            <w:hyperlink r:id="rId148"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4504E8C9" w14:textId="77777777" w:rsidR="00E90AF1" w:rsidRPr="0083411E" w:rsidRDefault="00F21F5E" w:rsidP="00E90AF1">
            <w:pPr>
              <w:ind w:left="30" w:right="30"/>
              <w:rPr>
                <w:rFonts w:ascii="Calibri" w:eastAsia="Times New Roman" w:hAnsi="Calibri" w:cs="Calibri"/>
                <w:sz w:val="16"/>
              </w:rPr>
            </w:pPr>
            <w:hyperlink r:id="rId149" w:tgtFrame="_blank" w:history="1">
              <w:r w:rsidRPr="0083411E">
                <w:rPr>
                  <w:rFonts w:ascii="Calibri" w:eastAsia="Times New Roman" w:hAnsi="Calibri" w:cs="Calibri"/>
                  <w:color w:val="0000FF"/>
                  <w:sz w:val="16"/>
                  <w:u w:val="single"/>
                </w:rPr>
                <w:t>76_C_16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86332C5" w14:textId="77777777" w:rsidR="00E90AF1" w:rsidRPr="0083411E" w:rsidRDefault="00F21F5E" w:rsidP="00E90AF1">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[7] You are working in an affiliate where it is allowed to sponsor HCPs to attend educational conferences. You are in the process of selecting HCPs to attend a conference. The criteria that you use for selection include: (1) whether the topic of the conference falls within the HCP’s area of expertise; (2) whether Abbott has sponsored the HCP in the past year; and (3) whether the HCP is likely to recommend Abbott products or utilize Abbott devices after attending the event. Are these criteria appropriate?</w:t>
            </w:r>
          </w:p>
        </w:tc>
        <w:tc>
          <w:tcPr>
            <w:tcW w:w="6000" w:type="dxa"/>
            <w:vAlign w:val="center"/>
          </w:tcPr>
          <w:p w14:paraId="409FA1E8" w14:textId="77777777" w:rsidR="00E90AF1"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[7] أنت تعمل في شركة تابعة، يُسمح فيها برعاية فعاليات اختصاصيي الرعاية الصحية لحضور المؤتمرات التعليمية. أنت ضمن العملية الخاصة باختيار اختصاصيي الرعاية الصحية (HCPs) لحضور مؤتمر. تتضمن المعايير التي تستخدمها في عملية الاختيار ما يلي: (1) ما إذا كان موضوع المؤتمر يندرج ضمن مجال خبرة اختصاصي الرعاية الصحية؛ و(2) ما إذا كانت شركة Abbott قد رعت شركة اختصاصي الرعاية الصحية في العام الماضي؛ و(3) ما إذا كان من المحتمل أن يوصي اختصاصي الرعاية الصحية بمنتجات شركة آبوت أو يستخدم أجهزة Abbott بعد حضور المؤتمر. هل هذه المعايير مناسبة؟</w:t>
            </w:r>
          </w:p>
        </w:tc>
      </w:tr>
      <w:tr w:rsidR="00F2044B" w:rsidRPr="0083411E" w14:paraId="159565EA" w14:textId="77777777" w:rsidTr="0083411E">
        <w:tc>
          <w:tcPr>
            <w:tcW w:w="1353" w:type="dxa"/>
            <w:shd w:val="clear" w:color="auto" w:fill="C1E4F5"/>
            <w:tcMar>
              <w:top w:w="120" w:type="dxa"/>
              <w:left w:w="180" w:type="dxa"/>
              <w:bottom w:w="120" w:type="dxa"/>
              <w:right w:w="180" w:type="dxa"/>
            </w:tcMar>
            <w:hideMark/>
          </w:tcPr>
          <w:p w14:paraId="441279C7" w14:textId="77777777" w:rsidR="00E90AF1" w:rsidRPr="0083411E" w:rsidRDefault="00F21F5E" w:rsidP="00E90AF1">
            <w:pPr>
              <w:spacing w:before="30" w:after="30"/>
              <w:ind w:left="30" w:right="30"/>
              <w:rPr>
                <w:rFonts w:ascii="Calibri" w:eastAsia="Times New Roman" w:hAnsi="Calibri" w:cs="Calibri"/>
                <w:sz w:val="16"/>
              </w:rPr>
            </w:pPr>
            <w:hyperlink r:id="rId150"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13D69CF0" w14:textId="77777777" w:rsidR="00E90AF1" w:rsidRPr="0083411E" w:rsidRDefault="00F21F5E" w:rsidP="00E90AF1">
            <w:pPr>
              <w:ind w:left="30" w:right="30"/>
              <w:rPr>
                <w:rFonts w:ascii="Calibri" w:eastAsia="Times New Roman" w:hAnsi="Calibri" w:cs="Calibri"/>
                <w:sz w:val="16"/>
              </w:rPr>
            </w:pPr>
            <w:hyperlink r:id="rId151" w:tgtFrame="_blank" w:history="1">
              <w:r w:rsidRPr="0083411E">
                <w:rPr>
                  <w:rFonts w:ascii="Calibri" w:eastAsia="Times New Roman" w:hAnsi="Calibri" w:cs="Calibri"/>
                  <w:color w:val="0000FF"/>
                  <w:sz w:val="16"/>
                  <w:u w:val="single"/>
                </w:rPr>
                <w:t>77_C_16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B4F6E44" w14:textId="77777777" w:rsidR="00E90AF1" w:rsidRPr="0083411E" w:rsidRDefault="00F21F5E" w:rsidP="00E90AF1">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[1] Yes. The two key criteria that must always be met when sponsoring individuals are that the sponsorship: a) is relevant to the HCP’s area of expertise, and b) is not being used as a reward or inducement for business. The fact that you are checking to make sure that Abbott has not sponsored the HCP in the past year helps to ensure the latter.</w:t>
            </w:r>
          </w:p>
        </w:tc>
        <w:tc>
          <w:tcPr>
            <w:tcW w:w="6000" w:type="dxa"/>
            <w:vAlign w:val="center"/>
          </w:tcPr>
          <w:p w14:paraId="214600B2" w14:textId="77777777" w:rsidR="00E90AF1"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[1] نعم. إن المعيارين الرئيسين الذي يجب تحقيقهما على الدوام عند رعاية الأفراد هما : أ) أن تتصل الرعاية بمجال اختصاص مسؤول الرعاية الصحية، و ب) ألا تستخدم بمثابة وسيلةٍ لجلب الأعمال أو الدفع باتجاهها. وإن قيامك بالتحقق من أن Abbott لم تقم برعاية اختصاصي الرعاية الصحية خلال السنة الماضية إنما يساعد في ضمان تحقيق المعيار الثاني.</w:t>
            </w:r>
          </w:p>
        </w:tc>
      </w:tr>
      <w:tr w:rsidR="00F2044B" w:rsidRPr="0083411E" w14:paraId="4E7A8621" w14:textId="77777777" w:rsidTr="0083411E">
        <w:tc>
          <w:tcPr>
            <w:tcW w:w="1353" w:type="dxa"/>
            <w:shd w:val="clear" w:color="auto" w:fill="C1E4F5"/>
            <w:tcMar>
              <w:top w:w="120" w:type="dxa"/>
              <w:left w:w="180" w:type="dxa"/>
              <w:bottom w:w="120" w:type="dxa"/>
              <w:right w:w="180" w:type="dxa"/>
            </w:tcMar>
            <w:hideMark/>
          </w:tcPr>
          <w:p w14:paraId="1F736CCB" w14:textId="77777777" w:rsidR="00E90AF1" w:rsidRPr="0083411E" w:rsidRDefault="00F21F5E" w:rsidP="00E90AF1">
            <w:pPr>
              <w:spacing w:before="30" w:after="30"/>
              <w:ind w:left="30" w:right="30"/>
              <w:rPr>
                <w:rFonts w:ascii="Calibri" w:eastAsia="Times New Roman" w:hAnsi="Calibri" w:cs="Calibri"/>
                <w:sz w:val="16"/>
              </w:rPr>
            </w:pPr>
            <w:hyperlink r:id="rId152"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2A2176B9" w14:textId="77777777" w:rsidR="00E90AF1" w:rsidRPr="0083411E" w:rsidRDefault="00F21F5E" w:rsidP="00E90AF1">
            <w:pPr>
              <w:ind w:left="30" w:right="30"/>
              <w:rPr>
                <w:rFonts w:ascii="Calibri" w:eastAsia="Times New Roman" w:hAnsi="Calibri" w:cs="Calibri"/>
                <w:sz w:val="16"/>
              </w:rPr>
            </w:pPr>
            <w:hyperlink r:id="rId153" w:tgtFrame="_blank" w:history="1">
              <w:r w:rsidRPr="0083411E">
                <w:rPr>
                  <w:rFonts w:ascii="Calibri" w:eastAsia="Times New Roman" w:hAnsi="Calibri" w:cs="Calibri"/>
                  <w:color w:val="0000FF"/>
                  <w:sz w:val="16"/>
                  <w:u w:val="single"/>
                </w:rPr>
                <w:t>78_C_16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0D45BEA" w14:textId="77777777" w:rsidR="00E90AF1" w:rsidRPr="0083411E" w:rsidRDefault="00F21F5E" w:rsidP="00E90AF1">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[2] Yes. As long as the reason for sponsoring the HCP is not to influence or reward the individual, you are able to consider the return on your investment – whether or not the individual will continue to prescribe Abbott products.</w:t>
            </w:r>
          </w:p>
        </w:tc>
        <w:tc>
          <w:tcPr>
            <w:tcW w:w="6000" w:type="dxa"/>
            <w:vAlign w:val="center"/>
          </w:tcPr>
          <w:p w14:paraId="4DD70F80" w14:textId="77777777" w:rsidR="00E90AF1"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[2] نعم. طالما أن سبب رعاية فعالية اختصاصي الرعاية الصحية ليس هو التأثير على هذا الشخص أو مكافأته، يمكنك التفكير في عائد استثمارك - ما إذا كان هذا الشخص سيستمر في وصف منتجات Abbott أم لا.</w:t>
            </w:r>
          </w:p>
        </w:tc>
      </w:tr>
      <w:tr w:rsidR="00F2044B" w:rsidRPr="0083411E" w14:paraId="1CFBAB14" w14:textId="77777777" w:rsidTr="0083411E">
        <w:tc>
          <w:tcPr>
            <w:tcW w:w="1353" w:type="dxa"/>
            <w:shd w:val="clear" w:color="auto" w:fill="C1E4F5"/>
            <w:tcMar>
              <w:top w:w="120" w:type="dxa"/>
              <w:left w:w="180" w:type="dxa"/>
              <w:bottom w:w="120" w:type="dxa"/>
              <w:right w:w="180" w:type="dxa"/>
            </w:tcMar>
            <w:hideMark/>
          </w:tcPr>
          <w:p w14:paraId="4D7877A7" w14:textId="77777777" w:rsidR="00E90AF1" w:rsidRPr="0083411E" w:rsidRDefault="00F21F5E" w:rsidP="00E90AF1">
            <w:pPr>
              <w:spacing w:before="30" w:after="30"/>
              <w:ind w:left="30" w:right="30"/>
              <w:rPr>
                <w:rFonts w:ascii="Calibri" w:eastAsia="Times New Roman" w:hAnsi="Calibri" w:cs="Calibri"/>
                <w:sz w:val="16"/>
              </w:rPr>
            </w:pPr>
            <w:hyperlink r:id="rId154"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21932F71" w14:textId="77777777" w:rsidR="00E90AF1" w:rsidRPr="0083411E" w:rsidRDefault="00F21F5E" w:rsidP="00E90AF1">
            <w:pPr>
              <w:ind w:left="30" w:right="30"/>
              <w:rPr>
                <w:rFonts w:ascii="Calibri" w:eastAsia="Times New Roman" w:hAnsi="Calibri" w:cs="Calibri"/>
                <w:sz w:val="16"/>
              </w:rPr>
            </w:pPr>
            <w:hyperlink r:id="rId155" w:tgtFrame="_blank" w:history="1">
              <w:r w:rsidRPr="0083411E">
                <w:rPr>
                  <w:rFonts w:ascii="Calibri" w:eastAsia="Times New Roman" w:hAnsi="Calibri" w:cs="Calibri"/>
                  <w:color w:val="0000FF"/>
                  <w:sz w:val="16"/>
                  <w:u w:val="single"/>
                </w:rPr>
                <w:t>79_C_16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68FB980" w14:textId="77777777" w:rsidR="00E90AF1" w:rsidRPr="0083411E" w:rsidRDefault="00F21F5E" w:rsidP="00E90AF1">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[3] No. Sponsorship decisions may not be based on the factor that the HCP is likely to recommend Abbott products or utilize Abbott devices after attending a sponsored event.</w:t>
            </w:r>
          </w:p>
        </w:tc>
        <w:tc>
          <w:tcPr>
            <w:tcW w:w="6000" w:type="dxa"/>
            <w:vAlign w:val="center"/>
          </w:tcPr>
          <w:p w14:paraId="72CC26DC" w14:textId="77777777" w:rsidR="00E90AF1"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3</w:t>
            </w:r>
            <w:r w:rsidRPr="0083411E">
              <w:rPr>
                <w:rFonts w:ascii="Arial" w:eastAsia="Arial" w:hAnsi="Arial" w:cs="Arial"/>
                <w:rtl/>
              </w:rPr>
              <w:t xml:space="preserve">] لا. لا يجوز أن تستند قرارات الرعاية إلى عامل احتمال قيام اختصاصي الرعاية الصحية بالتوصية بمنتجات </w:t>
            </w:r>
            <w:r w:rsidRPr="0083411E">
              <w:rPr>
                <w:rFonts w:ascii="Arial" w:eastAsia="Arial" w:hAnsi="Arial" w:cs="Arial"/>
              </w:rPr>
              <w:t>Abbott</w:t>
            </w:r>
            <w:r w:rsidRPr="0083411E">
              <w:rPr>
                <w:rFonts w:ascii="Arial" w:eastAsia="Arial" w:hAnsi="Arial" w:cs="Arial"/>
                <w:rtl/>
              </w:rPr>
              <w:t xml:space="preserve"> أو استخدام أجهزة </w:t>
            </w:r>
            <w:r w:rsidRPr="0083411E">
              <w:rPr>
                <w:rFonts w:ascii="Arial" w:eastAsia="Arial" w:hAnsi="Arial" w:cs="Arial"/>
              </w:rPr>
              <w:t>Abbott</w:t>
            </w:r>
            <w:r w:rsidRPr="0083411E">
              <w:rPr>
                <w:rFonts w:ascii="Arial" w:eastAsia="Arial" w:hAnsi="Arial" w:cs="Arial"/>
                <w:rtl/>
              </w:rPr>
              <w:t xml:space="preserve"> بعد حضوره لحدث ترعاه الشركة.</w:t>
            </w:r>
          </w:p>
        </w:tc>
      </w:tr>
      <w:tr w:rsidR="00F2044B" w:rsidRPr="0083411E" w14:paraId="470BA3D6" w14:textId="77777777" w:rsidTr="0083411E">
        <w:tc>
          <w:tcPr>
            <w:tcW w:w="1353" w:type="dxa"/>
            <w:shd w:val="clear" w:color="auto" w:fill="C1E4F5"/>
            <w:tcMar>
              <w:top w:w="120" w:type="dxa"/>
              <w:left w:w="180" w:type="dxa"/>
              <w:bottom w:w="120" w:type="dxa"/>
              <w:right w:w="180" w:type="dxa"/>
            </w:tcMar>
            <w:hideMark/>
          </w:tcPr>
          <w:p w14:paraId="7DDEDA21" w14:textId="77777777" w:rsidR="00E90AF1" w:rsidRPr="0083411E" w:rsidRDefault="00F21F5E" w:rsidP="00E90AF1">
            <w:pPr>
              <w:spacing w:before="30" w:after="30"/>
              <w:ind w:left="30" w:right="30"/>
              <w:rPr>
                <w:rFonts w:ascii="Calibri" w:eastAsia="Times New Roman" w:hAnsi="Calibri" w:cs="Calibri"/>
                <w:sz w:val="16"/>
              </w:rPr>
            </w:pPr>
            <w:hyperlink r:id="rId156"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69632935" w14:textId="77777777" w:rsidR="00E90AF1" w:rsidRPr="0083411E" w:rsidRDefault="00F21F5E" w:rsidP="00E90AF1">
            <w:pPr>
              <w:ind w:left="30" w:right="30"/>
              <w:rPr>
                <w:rFonts w:ascii="Calibri" w:eastAsia="Times New Roman" w:hAnsi="Calibri" w:cs="Calibri"/>
                <w:sz w:val="16"/>
              </w:rPr>
            </w:pPr>
            <w:hyperlink r:id="rId157" w:tgtFrame="_blank" w:history="1">
              <w:r w:rsidRPr="0083411E">
                <w:rPr>
                  <w:rFonts w:ascii="Calibri" w:eastAsia="Times New Roman" w:hAnsi="Calibri" w:cs="Calibri"/>
                  <w:color w:val="0000FF"/>
                  <w:sz w:val="16"/>
                  <w:u w:val="single"/>
                </w:rPr>
                <w:t>80_C_16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C30D4F6" w14:textId="77777777" w:rsidR="00E90AF1" w:rsidRPr="0083411E" w:rsidRDefault="00F21F5E" w:rsidP="00E90AF1">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[4] Yes. As long as at least one of the criteria is appropriate, the presence of additional inappropriate criteria is not relevant.</w:t>
            </w:r>
          </w:p>
          <w:p w14:paraId="18669AC4" w14:textId="77777777" w:rsidR="00E90AF1" w:rsidRPr="0083411E" w:rsidRDefault="00F21F5E" w:rsidP="00E90AF1">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Next</w:t>
            </w:r>
          </w:p>
        </w:tc>
        <w:tc>
          <w:tcPr>
            <w:tcW w:w="6000" w:type="dxa"/>
            <w:vAlign w:val="center"/>
          </w:tcPr>
          <w:p w14:paraId="334C09ED" w14:textId="77777777" w:rsidR="00E90AF1"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4</w:t>
            </w:r>
            <w:r w:rsidRPr="0083411E">
              <w:rPr>
                <w:rFonts w:ascii="Arial" w:eastAsia="Arial" w:hAnsi="Arial" w:cs="Arial"/>
                <w:rtl/>
              </w:rPr>
              <w:t>] نعم.</w:t>
            </w:r>
            <w:r w:rsidRPr="0083411E">
              <w:rPr>
                <w:rFonts w:ascii="Arial" w:eastAsia="Arial" w:hAnsi="Arial" w:cs="Arial"/>
              </w:rPr>
              <w:t xml:space="preserve"> </w:t>
            </w:r>
            <w:r w:rsidRPr="0083411E">
              <w:rPr>
                <w:rFonts w:ascii="Arial" w:eastAsia="Arial" w:hAnsi="Arial" w:cs="Arial"/>
                <w:rtl/>
              </w:rPr>
              <w:t>طالما أن أحد المعايير مناسب على الأقل، فإن وجود معايير إضافية غير مناسبة لا يكون ذا صلة.</w:t>
            </w:r>
          </w:p>
          <w:p w14:paraId="07258FD5" w14:textId="77777777" w:rsidR="00E90AF1"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التالي</w:t>
            </w:r>
          </w:p>
        </w:tc>
      </w:tr>
      <w:tr w:rsidR="00F2044B" w:rsidRPr="0083411E" w14:paraId="30B15BB4" w14:textId="77777777" w:rsidTr="0083411E">
        <w:tc>
          <w:tcPr>
            <w:tcW w:w="1353" w:type="dxa"/>
            <w:shd w:val="clear" w:color="auto" w:fill="C1E4F5"/>
            <w:tcMar>
              <w:top w:w="120" w:type="dxa"/>
              <w:left w:w="180" w:type="dxa"/>
              <w:bottom w:w="120" w:type="dxa"/>
              <w:right w:w="180" w:type="dxa"/>
            </w:tcMar>
            <w:hideMark/>
          </w:tcPr>
          <w:p w14:paraId="24993132" w14:textId="77777777" w:rsidR="00BD044A" w:rsidRPr="0083411E" w:rsidRDefault="00F21F5E" w:rsidP="00BD044A">
            <w:pPr>
              <w:spacing w:before="30" w:after="30"/>
              <w:ind w:left="30" w:right="30"/>
              <w:rPr>
                <w:rFonts w:ascii="Calibri" w:eastAsia="Times New Roman" w:hAnsi="Calibri" w:cs="Calibri"/>
                <w:sz w:val="16"/>
              </w:rPr>
            </w:pPr>
            <w:r w:rsidRPr="0083411E">
              <w:rPr>
                <w:rFonts w:ascii="Calibri" w:eastAsia="Times New Roman" w:hAnsi="Calibri" w:cs="Calibri"/>
                <w:sz w:val="16"/>
              </w:rPr>
              <w:t>Screen 15</w:t>
            </w:r>
          </w:p>
          <w:p w14:paraId="24010696" w14:textId="77777777" w:rsidR="00BD044A" w:rsidRPr="0083411E" w:rsidRDefault="00F21F5E" w:rsidP="00BD044A">
            <w:pPr>
              <w:spacing w:before="100" w:beforeAutospacing="1" w:after="100" w:afterAutospacing="1"/>
              <w:ind w:left="30" w:right="30"/>
              <w:rPr>
                <w:rFonts w:ascii="Calibri" w:eastAsia="Times New Roman" w:hAnsi="Calibri" w:cs="Calibri"/>
                <w:sz w:val="16"/>
              </w:rPr>
            </w:pPr>
            <w:r w:rsidRPr="0083411E">
              <w:rPr>
                <w:rFonts w:ascii="Calibri" w:eastAsia="Times New Roman" w:hAnsi="Calibri" w:cs="Calibri"/>
                <w:sz w:val="16"/>
              </w:rPr>
              <w:t>Question 7: Feedback</w:t>
            </w:r>
          </w:p>
          <w:p w14:paraId="56665D8A" w14:textId="77777777" w:rsidR="00BD044A" w:rsidRPr="0083411E" w:rsidRDefault="00F21F5E" w:rsidP="00BD044A">
            <w:pPr>
              <w:ind w:left="30" w:right="30"/>
              <w:rPr>
                <w:rFonts w:ascii="Calibri" w:eastAsia="Times New Roman" w:hAnsi="Calibri" w:cs="Calibri"/>
                <w:sz w:val="16"/>
              </w:rPr>
            </w:pPr>
            <w:r w:rsidRPr="0083411E">
              <w:rPr>
                <w:rFonts w:ascii="Calibri" w:eastAsia="Times New Roman" w:hAnsi="Calibri" w:cs="Calibri"/>
                <w:sz w:val="16"/>
              </w:rPr>
              <w:t>81_C_16</w:t>
            </w:r>
          </w:p>
        </w:tc>
        <w:tc>
          <w:tcPr>
            <w:tcW w:w="6000" w:type="dxa"/>
            <w:tcMar>
              <w:top w:w="120" w:type="dxa"/>
              <w:left w:w="180" w:type="dxa"/>
              <w:bottom w:w="120" w:type="dxa"/>
              <w:right w:w="180" w:type="dxa"/>
            </w:tcMar>
            <w:vAlign w:val="center"/>
            <w:hideMark/>
          </w:tcPr>
          <w:p w14:paraId="301F680D" w14:textId="77777777" w:rsidR="00BD044A" w:rsidRPr="0083411E" w:rsidRDefault="00F21F5E" w:rsidP="00BD044A">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Sponsorship decisions may never be made as a reward for prior use, or as an inducement to use more of our products or devices in the future. Keep in mind, in many </w:t>
            </w:r>
            <w:proofErr w:type="gramStart"/>
            <w:r w:rsidRPr="0083411E">
              <w:rPr>
                <w:rFonts w:ascii="Calibri" w:eastAsia="Times New Roman" w:hAnsi="Calibri" w:cs="Calibri"/>
              </w:rPr>
              <w:t>jurisdictions</w:t>
            </w:r>
            <w:proofErr w:type="gramEnd"/>
            <w:r w:rsidRPr="0083411E">
              <w:rPr>
                <w:rFonts w:ascii="Calibri" w:eastAsia="Times New Roman" w:hAnsi="Calibri" w:cs="Calibri"/>
              </w:rPr>
              <w:t xml:space="preserve"> sponsorships are prohibited. Always consult your affiliate procedures before providing a sponsorship.</w:t>
            </w:r>
          </w:p>
        </w:tc>
        <w:tc>
          <w:tcPr>
            <w:tcW w:w="6000" w:type="dxa"/>
            <w:vAlign w:val="center"/>
          </w:tcPr>
          <w:p w14:paraId="3FE78A4C" w14:textId="77777777" w:rsidR="00BD044A"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لا يجوز أبدًا اتخاذ قرارات الرعاية كمكافأة للاستخدام السابق، أو كحافز للتحريض لاستخدام المزيد من منتجاتنا أو أجهزتنا في المستقبل.</w:t>
            </w:r>
            <w:r w:rsidRPr="0083411E">
              <w:rPr>
                <w:rFonts w:ascii="Arial" w:eastAsia="Arial" w:hAnsi="Arial" w:cs="Arial"/>
              </w:rPr>
              <w:t xml:space="preserve"> </w:t>
            </w:r>
            <w:r w:rsidRPr="0083411E">
              <w:rPr>
                <w:rFonts w:ascii="Arial" w:eastAsia="Arial" w:hAnsi="Arial" w:cs="Arial"/>
                <w:rtl/>
              </w:rPr>
              <w:t>ضع في اعتبارك أن رعاية الفعاليات محظورة في العديد من السلطات القضائية.</w:t>
            </w:r>
            <w:r w:rsidRPr="0083411E">
              <w:rPr>
                <w:rFonts w:ascii="Arial" w:eastAsia="Arial" w:hAnsi="Arial" w:cs="Arial"/>
              </w:rPr>
              <w:t xml:space="preserve"> </w:t>
            </w:r>
            <w:r w:rsidRPr="0083411E">
              <w:rPr>
                <w:rFonts w:ascii="Arial" w:eastAsia="Arial" w:hAnsi="Arial" w:cs="Arial"/>
                <w:rtl/>
              </w:rPr>
              <w:t>عليك دائما الرجوع إلى الإجراءات الخاصة بالشركة التابعة قبل تقديم الرعاية.</w:t>
            </w:r>
          </w:p>
        </w:tc>
      </w:tr>
      <w:tr w:rsidR="00F2044B" w:rsidRPr="0083411E" w14:paraId="16FA5918" w14:textId="77777777" w:rsidTr="0083411E">
        <w:tc>
          <w:tcPr>
            <w:tcW w:w="1353" w:type="dxa"/>
            <w:shd w:val="clear" w:color="auto" w:fill="C1E4F5"/>
            <w:tcMar>
              <w:top w:w="120" w:type="dxa"/>
              <w:left w:w="180" w:type="dxa"/>
              <w:bottom w:w="120" w:type="dxa"/>
              <w:right w:w="180" w:type="dxa"/>
            </w:tcMar>
            <w:hideMark/>
          </w:tcPr>
          <w:p w14:paraId="1F17D6EB" w14:textId="77777777" w:rsidR="00BD044A" w:rsidRPr="0083411E" w:rsidRDefault="00F21F5E" w:rsidP="00BD044A">
            <w:pPr>
              <w:spacing w:before="30" w:after="30"/>
              <w:ind w:left="30" w:right="30"/>
              <w:rPr>
                <w:rFonts w:ascii="Calibri" w:eastAsia="Times New Roman" w:hAnsi="Calibri" w:cs="Calibri"/>
                <w:sz w:val="16"/>
              </w:rPr>
            </w:pPr>
            <w:hyperlink r:id="rId158"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709CB6A2" w14:textId="77777777" w:rsidR="00BD044A" w:rsidRPr="0083411E" w:rsidRDefault="00F21F5E" w:rsidP="00BD044A">
            <w:pPr>
              <w:ind w:left="30" w:right="30"/>
              <w:rPr>
                <w:rFonts w:ascii="Calibri" w:eastAsia="Times New Roman" w:hAnsi="Calibri" w:cs="Calibri"/>
                <w:sz w:val="16"/>
              </w:rPr>
            </w:pPr>
            <w:hyperlink r:id="rId159" w:tgtFrame="_blank" w:history="1">
              <w:r w:rsidRPr="0083411E">
                <w:rPr>
                  <w:rFonts w:ascii="Calibri" w:eastAsia="Times New Roman" w:hAnsi="Calibri" w:cs="Calibri"/>
                  <w:color w:val="0000FF"/>
                  <w:sz w:val="16"/>
                  <w:u w:val="single"/>
                </w:rPr>
                <w:t>82_C_16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71746B5" w14:textId="77777777" w:rsidR="00BD044A" w:rsidRPr="0083411E" w:rsidRDefault="00F21F5E" w:rsidP="00BD044A">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[8] An Abbott sales representative educates a healthcare professional (HCP) on a product. After the discussion, the HCP shares that a competitor offered a new iPad in exchange for helping increase their sales.</w:t>
            </w:r>
          </w:p>
          <w:p w14:paraId="63007048" w14:textId="77777777" w:rsidR="00BD044A" w:rsidRPr="0083411E" w:rsidRDefault="00F21F5E" w:rsidP="00BD044A">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What is the appropriate action?</w:t>
            </w:r>
          </w:p>
        </w:tc>
        <w:tc>
          <w:tcPr>
            <w:tcW w:w="6000" w:type="dxa"/>
            <w:vAlign w:val="center"/>
          </w:tcPr>
          <w:p w14:paraId="22E074E4" w14:textId="77777777" w:rsidR="00BD044A"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8</w:t>
            </w:r>
            <w:r w:rsidRPr="0083411E">
              <w:rPr>
                <w:rFonts w:ascii="Arial" w:eastAsia="Arial" w:hAnsi="Arial" w:cs="Arial"/>
                <w:rtl/>
              </w:rPr>
              <w:t xml:space="preserve">] يُطلع مندوب مبيعات شركة </w:t>
            </w:r>
            <w:r w:rsidRPr="0083411E">
              <w:rPr>
                <w:rFonts w:ascii="Arial" w:eastAsia="Arial" w:hAnsi="Arial" w:cs="Arial"/>
              </w:rPr>
              <w:t>Abbott</w:t>
            </w:r>
            <w:r w:rsidRPr="0083411E">
              <w:rPr>
                <w:rFonts w:ascii="Arial" w:eastAsia="Arial" w:hAnsi="Arial" w:cs="Arial"/>
                <w:rtl/>
              </w:rPr>
              <w:t xml:space="preserve"> أحد اختصاصيّي الرعاية الصحية على أحد المنتجات.</w:t>
            </w:r>
            <w:r w:rsidRPr="0083411E">
              <w:rPr>
                <w:rFonts w:ascii="Arial" w:eastAsia="Arial" w:hAnsi="Arial" w:cs="Arial"/>
              </w:rPr>
              <w:t xml:space="preserve"> </w:t>
            </w:r>
            <w:r w:rsidRPr="0083411E">
              <w:rPr>
                <w:rFonts w:ascii="Arial" w:eastAsia="Arial" w:hAnsi="Arial" w:cs="Arial"/>
                <w:rtl/>
              </w:rPr>
              <w:t xml:space="preserve">بعد المناقشة، يذكُر مُقدّم الرعاية الصحية أن أحد المُنافِسين عرضَ عليه جهاز </w:t>
            </w:r>
            <w:r w:rsidRPr="0083411E">
              <w:rPr>
                <w:rFonts w:ascii="Arial" w:eastAsia="Arial" w:hAnsi="Arial" w:cs="Arial"/>
              </w:rPr>
              <w:t>iPad</w:t>
            </w:r>
            <w:r w:rsidRPr="0083411E">
              <w:rPr>
                <w:rFonts w:ascii="Arial" w:eastAsia="Arial" w:hAnsi="Arial" w:cs="Arial"/>
                <w:rtl/>
              </w:rPr>
              <w:t xml:space="preserve"> جديدًا مقابل المساعدة في زيادة مبيعاته.</w:t>
            </w:r>
          </w:p>
          <w:p w14:paraId="17F1168A" w14:textId="77777777" w:rsidR="00BD044A"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ما هو الإجراء المناسب؟</w:t>
            </w:r>
          </w:p>
        </w:tc>
      </w:tr>
      <w:tr w:rsidR="00F2044B" w:rsidRPr="0083411E" w14:paraId="7EA44B90" w14:textId="77777777" w:rsidTr="0083411E">
        <w:tc>
          <w:tcPr>
            <w:tcW w:w="1353" w:type="dxa"/>
            <w:shd w:val="clear" w:color="auto" w:fill="C1E4F5"/>
            <w:tcMar>
              <w:top w:w="120" w:type="dxa"/>
              <w:left w:w="180" w:type="dxa"/>
              <w:bottom w:w="120" w:type="dxa"/>
              <w:right w:w="180" w:type="dxa"/>
            </w:tcMar>
            <w:hideMark/>
          </w:tcPr>
          <w:p w14:paraId="1D38A099" w14:textId="77777777" w:rsidR="00BD044A" w:rsidRPr="0083411E" w:rsidRDefault="00F21F5E" w:rsidP="00BD044A">
            <w:pPr>
              <w:spacing w:before="30" w:after="30"/>
              <w:ind w:left="30" w:right="30"/>
              <w:rPr>
                <w:rFonts w:ascii="Calibri" w:eastAsia="Times New Roman" w:hAnsi="Calibri" w:cs="Calibri"/>
                <w:sz w:val="16"/>
              </w:rPr>
            </w:pPr>
            <w:hyperlink r:id="rId160"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2075CDDF" w14:textId="77777777" w:rsidR="00BD044A" w:rsidRPr="0083411E" w:rsidRDefault="00F21F5E" w:rsidP="00BD044A">
            <w:pPr>
              <w:ind w:left="30" w:right="30"/>
              <w:rPr>
                <w:rFonts w:ascii="Calibri" w:eastAsia="Times New Roman" w:hAnsi="Calibri" w:cs="Calibri"/>
                <w:sz w:val="16"/>
              </w:rPr>
            </w:pPr>
            <w:hyperlink r:id="rId161" w:tgtFrame="_blank" w:history="1">
              <w:r w:rsidRPr="0083411E">
                <w:rPr>
                  <w:rFonts w:ascii="Calibri" w:eastAsia="Times New Roman" w:hAnsi="Calibri" w:cs="Calibri"/>
                  <w:color w:val="0000FF"/>
                  <w:sz w:val="16"/>
                  <w:u w:val="single"/>
                </w:rPr>
                <w:t>83_C_16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267B801" w14:textId="77777777" w:rsidR="00BD044A" w:rsidRPr="0083411E" w:rsidRDefault="00F21F5E" w:rsidP="00BD044A">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[1] Offer the same incentive to remain competitive.</w:t>
            </w:r>
          </w:p>
        </w:tc>
        <w:tc>
          <w:tcPr>
            <w:tcW w:w="6000" w:type="dxa"/>
            <w:vAlign w:val="center"/>
          </w:tcPr>
          <w:p w14:paraId="400AEFF4" w14:textId="77777777" w:rsidR="00BD044A"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1</w:t>
            </w:r>
            <w:r w:rsidRPr="0083411E">
              <w:rPr>
                <w:rFonts w:ascii="Arial" w:eastAsia="Arial" w:hAnsi="Arial" w:cs="Arial"/>
                <w:rtl/>
              </w:rPr>
              <w:t>] قدّم نفس الحافز للحفاظ على القُدرة التنافسية.</w:t>
            </w:r>
          </w:p>
        </w:tc>
      </w:tr>
      <w:tr w:rsidR="00F2044B" w:rsidRPr="0083411E" w14:paraId="5D2160BB" w14:textId="77777777" w:rsidTr="0083411E">
        <w:tc>
          <w:tcPr>
            <w:tcW w:w="1353" w:type="dxa"/>
            <w:shd w:val="clear" w:color="auto" w:fill="C1E4F5"/>
            <w:tcMar>
              <w:top w:w="120" w:type="dxa"/>
              <w:left w:w="180" w:type="dxa"/>
              <w:bottom w:w="120" w:type="dxa"/>
              <w:right w:w="180" w:type="dxa"/>
            </w:tcMar>
            <w:hideMark/>
          </w:tcPr>
          <w:p w14:paraId="7FF3D10A" w14:textId="77777777" w:rsidR="00BD044A" w:rsidRPr="0083411E" w:rsidRDefault="00F21F5E" w:rsidP="00BD044A">
            <w:pPr>
              <w:spacing w:before="30" w:after="30"/>
              <w:ind w:left="30" w:right="30"/>
              <w:rPr>
                <w:rFonts w:ascii="Calibri" w:eastAsia="Times New Roman" w:hAnsi="Calibri" w:cs="Calibri"/>
                <w:sz w:val="16"/>
              </w:rPr>
            </w:pPr>
            <w:hyperlink r:id="rId162"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47A7650B" w14:textId="77777777" w:rsidR="00BD044A" w:rsidRPr="0083411E" w:rsidRDefault="00F21F5E" w:rsidP="00BD044A">
            <w:pPr>
              <w:ind w:left="30" w:right="30"/>
              <w:rPr>
                <w:rFonts w:ascii="Calibri" w:eastAsia="Times New Roman" w:hAnsi="Calibri" w:cs="Calibri"/>
                <w:sz w:val="16"/>
              </w:rPr>
            </w:pPr>
            <w:hyperlink r:id="rId163" w:tgtFrame="_blank" w:history="1">
              <w:r w:rsidRPr="0083411E">
                <w:rPr>
                  <w:rFonts w:ascii="Calibri" w:eastAsia="Times New Roman" w:hAnsi="Calibri" w:cs="Calibri"/>
                  <w:color w:val="0000FF"/>
                  <w:sz w:val="16"/>
                  <w:u w:val="single"/>
                </w:rPr>
                <w:t>84_C_16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BDC2CEF" w14:textId="77777777" w:rsidR="00BD044A" w:rsidRPr="0083411E" w:rsidRDefault="00F21F5E" w:rsidP="00BD044A">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[2] Decline the iPad offer but suggest an expensive dinner to continue the conversation.</w:t>
            </w:r>
          </w:p>
        </w:tc>
        <w:tc>
          <w:tcPr>
            <w:tcW w:w="6000" w:type="dxa"/>
            <w:vAlign w:val="center"/>
          </w:tcPr>
          <w:p w14:paraId="48B4DA24" w14:textId="77777777" w:rsidR="00BD044A"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2</w:t>
            </w:r>
            <w:r w:rsidRPr="0083411E">
              <w:rPr>
                <w:rFonts w:ascii="Arial" w:eastAsia="Arial" w:hAnsi="Arial" w:cs="Arial"/>
                <w:rtl/>
              </w:rPr>
              <w:t xml:space="preserve">] ارفض عرض شراء جهاز </w:t>
            </w:r>
            <w:r w:rsidRPr="0083411E">
              <w:rPr>
                <w:rFonts w:ascii="Arial" w:eastAsia="Arial" w:hAnsi="Arial" w:cs="Arial"/>
              </w:rPr>
              <w:t>iPad</w:t>
            </w:r>
            <w:r w:rsidRPr="0083411E">
              <w:rPr>
                <w:rFonts w:ascii="Arial" w:eastAsia="Arial" w:hAnsi="Arial" w:cs="Arial"/>
                <w:rtl/>
              </w:rPr>
              <w:t>، ولكن اقترح عشاءً باهظ الثمن لمُواصلة المُحادثة.</w:t>
            </w:r>
          </w:p>
        </w:tc>
      </w:tr>
      <w:tr w:rsidR="00F2044B" w:rsidRPr="0083411E" w14:paraId="78AF9EC5" w14:textId="77777777" w:rsidTr="0083411E">
        <w:tc>
          <w:tcPr>
            <w:tcW w:w="1353" w:type="dxa"/>
            <w:shd w:val="clear" w:color="auto" w:fill="C1E4F5"/>
            <w:tcMar>
              <w:top w:w="120" w:type="dxa"/>
              <w:left w:w="180" w:type="dxa"/>
              <w:bottom w:w="120" w:type="dxa"/>
              <w:right w:w="180" w:type="dxa"/>
            </w:tcMar>
            <w:hideMark/>
          </w:tcPr>
          <w:p w14:paraId="6488D4FA" w14:textId="77777777" w:rsidR="00BD044A" w:rsidRPr="0083411E" w:rsidRDefault="00F21F5E" w:rsidP="00BD044A">
            <w:pPr>
              <w:spacing w:before="30" w:after="30"/>
              <w:ind w:left="30" w:right="30"/>
              <w:rPr>
                <w:rFonts w:ascii="Calibri" w:eastAsia="Times New Roman" w:hAnsi="Calibri" w:cs="Calibri"/>
                <w:sz w:val="16"/>
              </w:rPr>
            </w:pPr>
            <w:hyperlink r:id="rId164"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705F5C00" w14:textId="77777777" w:rsidR="00BD044A" w:rsidRPr="0083411E" w:rsidRDefault="00F21F5E" w:rsidP="00BD044A">
            <w:pPr>
              <w:ind w:left="30" w:right="30"/>
              <w:rPr>
                <w:rFonts w:ascii="Calibri" w:eastAsia="Times New Roman" w:hAnsi="Calibri" w:cs="Calibri"/>
                <w:sz w:val="16"/>
              </w:rPr>
            </w:pPr>
            <w:hyperlink r:id="rId165" w:tgtFrame="_blank" w:history="1">
              <w:r w:rsidRPr="0083411E">
                <w:rPr>
                  <w:rFonts w:ascii="Calibri" w:eastAsia="Times New Roman" w:hAnsi="Calibri" w:cs="Calibri"/>
                  <w:color w:val="0000FF"/>
                  <w:sz w:val="16"/>
                  <w:u w:val="single"/>
                </w:rPr>
                <w:t>85_C_16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5595C65" w14:textId="77777777" w:rsidR="00BD044A" w:rsidRPr="0083411E" w:rsidRDefault="00F21F5E" w:rsidP="00BD044A">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[3] Explain that Abbott does business the right way and cannot offer anything of value that may improperly influence decision-making. Then, report the situation to the Office of Ethics and Compliance (OEC) immediately.</w:t>
            </w:r>
          </w:p>
        </w:tc>
        <w:tc>
          <w:tcPr>
            <w:tcW w:w="6000" w:type="dxa"/>
            <w:vAlign w:val="center"/>
          </w:tcPr>
          <w:p w14:paraId="203A53DA" w14:textId="77777777" w:rsidR="00BD044A"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3</w:t>
            </w:r>
            <w:r w:rsidRPr="0083411E">
              <w:rPr>
                <w:rFonts w:ascii="Arial" w:eastAsia="Arial" w:hAnsi="Arial" w:cs="Arial"/>
                <w:rtl/>
              </w:rPr>
              <w:t xml:space="preserve">] اشرح أن شركة </w:t>
            </w:r>
            <w:r w:rsidRPr="0083411E">
              <w:rPr>
                <w:rFonts w:ascii="Arial" w:eastAsia="Arial" w:hAnsi="Arial" w:cs="Arial"/>
              </w:rPr>
              <w:t>Abbott</w:t>
            </w:r>
            <w:r w:rsidRPr="0083411E">
              <w:rPr>
                <w:rFonts w:ascii="Arial" w:eastAsia="Arial" w:hAnsi="Arial" w:cs="Arial"/>
                <w:rtl/>
              </w:rPr>
              <w:t xml:space="preserve"> تُمارِس أعمالها التجارية بالطريقة الصحيحة ولا يمكنها تقديم أي شيء ذي قيمة قد يُؤثّر بشكلٍ غير لائق على عملية اتّخاذ القرار.</w:t>
            </w:r>
            <w:r w:rsidRPr="0083411E">
              <w:rPr>
                <w:rFonts w:ascii="Arial" w:eastAsia="Arial" w:hAnsi="Arial" w:cs="Arial"/>
              </w:rPr>
              <w:t xml:space="preserve"> </w:t>
            </w:r>
            <w:r w:rsidRPr="0083411E">
              <w:rPr>
                <w:rFonts w:ascii="Arial" w:eastAsia="Arial" w:hAnsi="Arial" w:cs="Arial"/>
                <w:rtl/>
              </w:rPr>
              <w:t>ثم أبلغ مكتب الأخلاقيات والامتثال (</w:t>
            </w:r>
            <w:r w:rsidRPr="0083411E">
              <w:rPr>
                <w:rFonts w:ascii="Arial" w:eastAsia="Arial" w:hAnsi="Arial" w:cs="Arial"/>
              </w:rPr>
              <w:t>OEC</w:t>
            </w:r>
            <w:r w:rsidRPr="0083411E">
              <w:rPr>
                <w:rFonts w:ascii="Arial" w:eastAsia="Arial" w:hAnsi="Arial" w:cs="Arial"/>
                <w:rtl/>
              </w:rPr>
              <w:t>) بذلك الموقف على الفور.</w:t>
            </w:r>
          </w:p>
        </w:tc>
      </w:tr>
      <w:tr w:rsidR="00F2044B" w:rsidRPr="0083411E" w14:paraId="4E7FC4A9" w14:textId="77777777" w:rsidTr="0083411E">
        <w:tc>
          <w:tcPr>
            <w:tcW w:w="1353" w:type="dxa"/>
            <w:shd w:val="clear" w:color="auto" w:fill="C1E4F5"/>
            <w:tcMar>
              <w:top w:w="120" w:type="dxa"/>
              <w:left w:w="180" w:type="dxa"/>
              <w:bottom w:w="120" w:type="dxa"/>
              <w:right w:w="180" w:type="dxa"/>
            </w:tcMar>
            <w:hideMark/>
          </w:tcPr>
          <w:p w14:paraId="046ADDD6" w14:textId="77777777" w:rsidR="00BD044A" w:rsidRPr="0083411E" w:rsidRDefault="00F21F5E" w:rsidP="00BD044A">
            <w:pPr>
              <w:spacing w:before="30" w:after="30"/>
              <w:ind w:left="30" w:right="30"/>
              <w:rPr>
                <w:rFonts w:ascii="Calibri" w:eastAsia="Times New Roman" w:hAnsi="Calibri" w:cs="Calibri"/>
                <w:sz w:val="16"/>
              </w:rPr>
            </w:pPr>
            <w:hyperlink r:id="rId166"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12CD0E5F" w14:textId="77777777" w:rsidR="00BD044A" w:rsidRPr="0083411E" w:rsidRDefault="00F21F5E" w:rsidP="00BD044A">
            <w:pPr>
              <w:ind w:left="30" w:right="30"/>
              <w:rPr>
                <w:rFonts w:ascii="Calibri" w:eastAsia="Times New Roman" w:hAnsi="Calibri" w:cs="Calibri"/>
                <w:sz w:val="16"/>
              </w:rPr>
            </w:pPr>
            <w:hyperlink r:id="rId167" w:tgtFrame="_blank" w:history="1">
              <w:r w:rsidRPr="0083411E">
                <w:rPr>
                  <w:rFonts w:ascii="Calibri" w:eastAsia="Times New Roman" w:hAnsi="Calibri" w:cs="Calibri"/>
                  <w:color w:val="0000FF"/>
                  <w:sz w:val="16"/>
                  <w:u w:val="single"/>
                </w:rPr>
                <w:t>86_C_16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FAD0BC1" w14:textId="77777777" w:rsidR="00BD044A" w:rsidRPr="0083411E" w:rsidRDefault="00F21F5E" w:rsidP="00BD044A">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[4] Thank the HCP for the information and promise you will think about it.</w:t>
            </w:r>
          </w:p>
          <w:p w14:paraId="0CA8E2A1" w14:textId="77777777" w:rsidR="00BD044A" w:rsidRPr="0083411E" w:rsidRDefault="00F21F5E" w:rsidP="00BD044A">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Next</w:t>
            </w:r>
          </w:p>
        </w:tc>
        <w:tc>
          <w:tcPr>
            <w:tcW w:w="6000" w:type="dxa"/>
            <w:vAlign w:val="center"/>
          </w:tcPr>
          <w:p w14:paraId="460AE319" w14:textId="77777777" w:rsidR="00BD044A"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4</w:t>
            </w:r>
            <w:r w:rsidRPr="0083411E">
              <w:rPr>
                <w:rFonts w:ascii="Arial" w:eastAsia="Arial" w:hAnsi="Arial" w:cs="Arial"/>
                <w:rtl/>
              </w:rPr>
              <w:t>] اشكُر مُقدّم الرعاية الصحية على المعلومات ووعِده بأنك ستُفكّر في الأمر.</w:t>
            </w:r>
          </w:p>
          <w:p w14:paraId="2AB72128" w14:textId="77777777" w:rsidR="00BD044A"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التالي</w:t>
            </w:r>
          </w:p>
        </w:tc>
      </w:tr>
      <w:tr w:rsidR="00F2044B" w:rsidRPr="0083411E" w14:paraId="0AF3AC15" w14:textId="77777777" w:rsidTr="0083411E">
        <w:tc>
          <w:tcPr>
            <w:tcW w:w="1353" w:type="dxa"/>
            <w:shd w:val="clear" w:color="auto" w:fill="C1E4F5"/>
            <w:tcMar>
              <w:top w:w="120" w:type="dxa"/>
              <w:left w:w="180" w:type="dxa"/>
              <w:bottom w:w="120" w:type="dxa"/>
              <w:right w:w="180" w:type="dxa"/>
            </w:tcMar>
            <w:hideMark/>
          </w:tcPr>
          <w:p w14:paraId="16A86C07" w14:textId="77777777" w:rsidR="00E5633E" w:rsidRPr="0083411E" w:rsidRDefault="00F21F5E" w:rsidP="00E5633E">
            <w:pPr>
              <w:spacing w:before="30" w:after="30"/>
              <w:ind w:left="30" w:right="30"/>
              <w:rPr>
                <w:rFonts w:ascii="Calibri" w:eastAsia="Times New Roman" w:hAnsi="Calibri" w:cs="Calibri"/>
                <w:sz w:val="16"/>
              </w:rPr>
            </w:pPr>
            <w:r w:rsidRPr="0083411E">
              <w:rPr>
                <w:rFonts w:ascii="Calibri" w:eastAsia="Times New Roman" w:hAnsi="Calibri" w:cs="Calibri"/>
                <w:sz w:val="16"/>
              </w:rPr>
              <w:t>Screen 15</w:t>
            </w:r>
          </w:p>
          <w:p w14:paraId="5644F9D8" w14:textId="77777777" w:rsidR="00E5633E" w:rsidRPr="0083411E" w:rsidRDefault="00F21F5E" w:rsidP="00E5633E">
            <w:pPr>
              <w:spacing w:before="100" w:beforeAutospacing="1" w:after="100" w:afterAutospacing="1"/>
              <w:ind w:left="30" w:right="30"/>
              <w:rPr>
                <w:rFonts w:ascii="Calibri" w:eastAsia="Times New Roman" w:hAnsi="Calibri" w:cs="Calibri"/>
                <w:sz w:val="16"/>
              </w:rPr>
            </w:pPr>
            <w:r w:rsidRPr="0083411E">
              <w:rPr>
                <w:rFonts w:ascii="Calibri" w:eastAsia="Times New Roman" w:hAnsi="Calibri" w:cs="Calibri"/>
                <w:sz w:val="16"/>
              </w:rPr>
              <w:t>Question 8: Feedback</w:t>
            </w:r>
          </w:p>
          <w:p w14:paraId="2F31C13D" w14:textId="77777777" w:rsidR="00E5633E" w:rsidRPr="0083411E" w:rsidRDefault="00F21F5E" w:rsidP="00E5633E">
            <w:pPr>
              <w:ind w:left="30" w:right="30"/>
              <w:rPr>
                <w:rFonts w:ascii="Calibri" w:eastAsia="Times New Roman" w:hAnsi="Calibri" w:cs="Calibri"/>
                <w:sz w:val="16"/>
              </w:rPr>
            </w:pPr>
            <w:r w:rsidRPr="0083411E">
              <w:rPr>
                <w:rFonts w:ascii="Calibri" w:eastAsia="Times New Roman" w:hAnsi="Calibri" w:cs="Calibri"/>
                <w:sz w:val="16"/>
              </w:rPr>
              <w:t>87_C_16</w:t>
            </w:r>
          </w:p>
        </w:tc>
        <w:tc>
          <w:tcPr>
            <w:tcW w:w="6000" w:type="dxa"/>
            <w:tcMar>
              <w:top w:w="120" w:type="dxa"/>
              <w:left w:w="180" w:type="dxa"/>
              <w:bottom w:w="120" w:type="dxa"/>
              <w:right w:w="180" w:type="dxa"/>
            </w:tcMar>
            <w:vAlign w:val="center"/>
            <w:hideMark/>
          </w:tcPr>
          <w:p w14:paraId="22CF1EF9" w14:textId="77777777" w:rsidR="00E5633E" w:rsidRPr="0083411E" w:rsidRDefault="00F21F5E" w:rsidP="00E5633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You should never offer, promise, give, or receive anything of value in order to gain an improper business advantage or to obtain or retain business. Irrespective of what competitors do, you must comply with applicable law and Abbott policy, including the requirements in Abbott’s Global Anti-Corruption Policy (GLB-ANTI-CORRUPTION). When in doubt, always consult with Legal or the OEC.</w:t>
            </w:r>
          </w:p>
        </w:tc>
        <w:tc>
          <w:tcPr>
            <w:tcW w:w="6000" w:type="dxa"/>
            <w:vAlign w:val="center"/>
          </w:tcPr>
          <w:p w14:paraId="7EE3F9D0" w14:textId="77777777" w:rsidR="00E5633E"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يجب عليك عدم تقديم أي شيء ذي قيمة، أو الوعد به، أو منحه، أو تلقِّيه للحصول على ميزة تجارية غير ملائمة أو الحصول على أعمال أو الاحتفاظ بها. بغض النظر عمّا يفعله المنافسون، يجب أن تلتزم بالقانون المعمول به وسياسة Abbott، بما في ذلك المتطلبات في سياسة آبوت العالمية لمكافحة الفساد (GLB-ANTI-CORRUPTION). عندما تكون في شك، يمكنك التشاور دائمًا مع قسم الشؤون القانونية أو مكتب الأخلاقيات والامتثال.</w:t>
            </w:r>
          </w:p>
        </w:tc>
      </w:tr>
      <w:tr w:rsidR="00F2044B" w:rsidRPr="0083411E" w14:paraId="35C2E012" w14:textId="77777777" w:rsidTr="0083411E">
        <w:tc>
          <w:tcPr>
            <w:tcW w:w="1353" w:type="dxa"/>
            <w:shd w:val="clear" w:color="auto" w:fill="C1E4F5"/>
            <w:tcMar>
              <w:top w:w="120" w:type="dxa"/>
              <w:left w:w="180" w:type="dxa"/>
              <w:bottom w:w="120" w:type="dxa"/>
              <w:right w:w="180" w:type="dxa"/>
            </w:tcMar>
            <w:hideMark/>
          </w:tcPr>
          <w:p w14:paraId="411D5D7F" w14:textId="77777777" w:rsidR="00E5633E" w:rsidRPr="0083411E" w:rsidRDefault="00F21F5E" w:rsidP="00E5633E">
            <w:pPr>
              <w:spacing w:before="30" w:after="30"/>
              <w:ind w:left="30" w:right="30"/>
              <w:rPr>
                <w:rFonts w:ascii="Calibri" w:eastAsia="Times New Roman" w:hAnsi="Calibri" w:cs="Calibri"/>
                <w:sz w:val="16"/>
              </w:rPr>
            </w:pPr>
            <w:hyperlink r:id="rId168"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1E98B000" w14:textId="77777777" w:rsidR="00E5633E" w:rsidRPr="0083411E" w:rsidRDefault="00F21F5E" w:rsidP="00E5633E">
            <w:pPr>
              <w:ind w:left="30" w:right="30"/>
              <w:rPr>
                <w:rFonts w:ascii="Calibri" w:eastAsia="Times New Roman" w:hAnsi="Calibri" w:cs="Calibri"/>
                <w:sz w:val="16"/>
              </w:rPr>
            </w:pPr>
            <w:hyperlink r:id="rId169" w:tgtFrame="_blank" w:history="1">
              <w:r w:rsidRPr="0083411E">
                <w:rPr>
                  <w:rFonts w:ascii="Calibri" w:eastAsia="Times New Roman" w:hAnsi="Calibri" w:cs="Calibri"/>
                  <w:color w:val="0000FF"/>
                  <w:sz w:val="16"/>
                  <w:u w:val="single"/>
                </w:rPr>
                <w:t>88_C_16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2A4A1D3" w14:textId="77777777" w:rsidR="00E5633E" w:rsidRPr="0083411E" w:rsidRDefault="00F21F5E" w:rsidP="00E5633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[9] Which of the following are examples of items of value that must not be given to win business?</w:t>
            </w:r>
          </w:p>
        </w:tc>
        <w:tc>
          <w:tcPr>
            <w:tcW w:w="6000" w:type="dxa"/>
            <w:vAlign w:val="center"/>
          </w:tcPr>
          <w:p w14:paraId="60E113D6" w14:textId="77777777" w:rsidR="00E5633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9</w:t>
            </w:r>
            <w:r w:rsidRPr="0083411E">
              <w:rPr>
                <w:rFonts w:ascii="Arial" w:eastAsia="Arial" w:hAnsi="Arial" w:cs="Arial"/>
                <w:rtl/>
              </w:rPr>
              <w:t>] أي مما يلي يعد أمثلة على العناصر ذات القيمة التي يجب عدم إعطاؤها للفوز بالأعمال؟</w:t>
            </w:r>
          </w:p>
        </w:tc>
      </w:tr>
      <w:tr w:rsidR="00F2044B" w:rsidRPr="0083411E" w14:paraId="138B602F" w14:textId="77777777" w:rsidTr="0083411E">
        <w:tc>
          <w:tcPr>
            <w:tcW w:w="1353" w:type="dxa"/>
            <w:shd w:val="clear" w:color="auto" w:fill="C1E4F5"/>
            <w:tcMar>
              <w:top w:w="120" w:type="dxa"/>
              <w:left w:w="180" w:type="dxa"/>
              <w:bottom w:w="120" w:type="dxa"/>
              <w:right w:w="180" w:type="dxa"/>
            </w:tcMar>
            <w:hideMark/>
          </w:tcPr>
          <w:p w14:paraId="101AD886" w14:textId="77777777" w:rsidR="00E5633E" w:rsidRPr="0083411E" w:rsidRDefault="00F21F5E" w:rsidP="00E5633E">
            <w:pPr>
              <w:spacing w:before="30" w:after="30"/>
              <w:ind w:left="30" w:right="30"/>
              <w:rPr>
                <w:rFonts w:ascii="Calibri" w:eastAsia="Times New Roman" w:hAnsi="Calibri" w:cs="Calibri"/>
                <w:sz w:val="16"/>
              </w:rPr>
            </w:pPr>
            <w:hyperlink r:id="rId170"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70F1592E" w14:textId="77777777" w:rsidR="00E5633E" w:rsidRPr="0083411E" w:rsidRDefault="00F21F5E" w:rsidP="00E5633E">
            <w:pPr>
              <w:ind w:left="30" w:right="30"/>
              <w:rPr>
                <w:rFonts w:ascii="Calibri" w:eastAsia="Times New Roman" w:hAnsi="Calibri" w:cs="Calibri"/>
                <w:sz w:val="16"/>
              </w:rPr>
            </w:pPr>
            <w:hyperlink r:id="rId171" w:tgtFrame="_blank" w:history="1">
              <w:r w:rsidRPr="0083411E">
                <w:rPr>
                  <w:rFonts w:ascii="Calibri" w:eastAsia="Times New Roman" w:hAnsi="Calibri" w:cs="Calibri"/>
                  <w:color w:val="0000FF"/>
                  <w:sz w:val="16"/>
                  <w:u w:val="single"/>
                </w:rPr>
                <w:t>89_C_16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5F72501" w14:textId="77777777" w:rsidR="00E5633E" w:rsidRPr="0083411E" w:rsidRDefault="00F21F5E" w:rsidP="00E5633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[1] Trips to HCPs and their families to visit spas, casinos or other venues known for entertainment.</w:t>
            </w:r>
          </w:p>
        </w:tc>
        <w:tc>
          <w:tcPr>
            <w:tcW w:w="6000" w:type="dxa"/>
            <w:vAlign w:val="center"/>
          </w:tcPr>
          <w:p w14:paraId="25539BC3" w14:textId="77777777" w:rsidR="00E5633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1</w:t>
            </w:r>
            <w:r w:rsidRPr="0083411E">
              <w:rPr>
                <w:rFonts w:ascii="Arial" w:eastAsia="Arial" w:hAnsi="Arial" w:cs="Arial"/>
                <w:rtl/>
              </w:rPr>
              <w:t>] ترتيب رحلات لاختصاصيي الرعاية الصحية وعائلاتهم لزيارة المنتجعات، أو الكازينوهات، أو أماكن أخرى معروفة بتقديم سبل الترفيه.</w:t>
            </w:r>
          </w:p>
        </w:tc>
      </w:tr>
      <w:tr w:rsidR="00F2044B" w:rsidRPr="0083411E" w14:paraId="3B67F0F6" w14:textId="77777777" w:rsidTr="0083411E">
        <w:tc>
          <w:tcPr>
            <w:tcW w:w="1353" w:type="dxa"/>
            <w:shd w:val="clear" w:color="auto" w:fill="C1E4F5"/>
            <w:tcMar>
              <w:top w:w="120" w:type="dxa"/>
              <w:left w:w="180" w:type="dxa"/>
              <w:bottom w:w="120" w:type="dxa"/>
              <w:right w:w="180" w:type="dxa"/>
            </w:tcMar>
            <w:hideMark/>
          </w:tcPr>
          <w:p w14:paraId="64F5A478" w14:textId="77777777" w:rsidR="00E5633E" w:rsidRPr="0083411E" w:rsidRDefault="00F21F5E" w:rsidP="00E5633E">
            <w:pPr>
              <w:spacing w:before="30" w:after="30"/>
              <w:ind w:left="30" w:right="30"/>
              <w:rPr>
                <w:rFonts w:ascii="Calibri" w:eastAsia="Times New Roman" w:hAnsi="Calibri" w:cs="Calibri"/>
                <w:sz w:val="16"/>
              </w:rPr>
            </w:pPr>
            <w:hyperlink r:id="rId172"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3EB36EAE" w14:textId="77777777" w:rsidR="00E5633E" w:rsidRPr="0083411E" w:rsidRDefault="00F21F5E" w:rsidP="00E5633E">
            <w:pPr>
              <w:ind w:left="30" w:right="30"/>
              <w:rPr>
                <w:rFonts w:ascii="Calibri" w:eastAsia="Times New Roman" w:hAnsi="Calibri" w:cs="Calibri"/>
                <w:sz w:val="16"/>
              </w:rPr>
            </w:pPr>
            <w:hyperlink r:id="rId173" w:tgtFrame="_blank" w:history="1">
              <w:r w:rsidRPr="0083411E">
                <w:rPr>
                  <w:rFonts w:ascii="Calibri" w:eastAsia="Times New Roman" w:hAnsi="Calibri" w:cs="Calibri"/>
                  <w:color w:val="0000FF"/>
                  <w:sz w:val="16"/>
                  <w:u w:val="single"/>
                </w:rPr>
                <w:t>90_C_16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4A9CFF2" w14:textId="77777777" w:rsidR="00E5633E" w:rsidRPr="0083411E" w:rsidRDefault="00F21F5E" w:rsidP="00E5633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[2] Grants for future research or educational projects.</w:t>
            </w:r>
          </w:p>
        </w:tc>
        <w:tc>
          <w:tcPr>
            <w:tcW w:w="6000" w:type="dxa"/>
            <w:vAlign w:val="center"/>
          </w:tcPr>
          <w:p w14:paraId="019B3C60" w14:textId="77777777" w:rsidR="00E5633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2</w:t>
            </w:r>
            <w:r w:rsidRPr="0083411E">
              <w:rPr>
                <w:rFonts w:ascii="Arial" w:eastAsia="Arial" w:hAnsi="Arial" w:cs="Arial"/>
                <w:rtl/>
              </w:rPr>
              <w:t>] تقديم منح للبحوث المستقبلية أو المشاريع التعليمية.</w:t>
            </w:r>
          </w:p>
        </w:tc>
      </w:tr>
      <w:tr w:rsidR="00F2044B" w:rsidRPr="0083411E" w14:paraId="786F802D" w14:textId="77777777" w:rsidTr="0083411E">
        <w:tc>
          <w:tcPr>
            <w:tcW w:w="1353" w:type="dxa"/>
            <w:shd w:val="clear" w:color="auto" w:fill="C1E4F5"/>
            <w:tcMar>
              <w:top w:w="120" w:type="dxa"/>
              <w:left w:w="180" w:type="dxa"/>
              <w:bottom w:w="120" w:type="dxa"/>
              <w:right w:w="180" w:type="dxa"/>
            </w:tcMar>
            <w:hideMark/>
          </w:tcPr>
          <w:p w14:paraId="1D93EF27" w14:textId="77777777" w:rsidR="00E5633E" w:rsidRPr="0083411E" w:rsidRDefault="00F21F5E" w:rsidP="00E5633E">
            <w:pPr>
              <w:spacing w:before="30" w:after="30"/>
              <w:ind w:left="30" w:right="30"/>
              <w:rPr>
                <w:rFonts w:ascii="Calibri" w:eastAsia="Times New Roman" w:hAnsi="Calibri" w:cs="Calibri"/>
                <w:sz w:val="16"/>
              </w:rPr>
            </w:pPr>
            <w:hyperlink r:id="rId174"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4F4A6BAE" w14:textId="77777777" w:rsidR="00E5633E" w:rsidRPr="0083411E" w:rsidRDefault="00F21F5E" w:rsidP="00E5633E">
            <w:pPr>
              <w:ind w:left="30" w:right="30"/>
              <w:rPr>
                <w:rFonts w:ascii="Calibri" w:eastAsia="Times New Roman" w:hAnsi="Calibri" w:cs="Calibri"/>
                <w:sz w:val="16"/>
              </w:rPr>
            </w:pPr>
            <w:hyperlink r:id="rId175" w:tgtFrame="_blank" w:history="1">
              <w:r w:rsidRPr="0083411E">
                <w:rPr>
                  <w:rFonts w:ascii="Calibri" w:eastAsia="Times New Roman" w:hAnsi="Calibri" w:cs="Calibri"/>
                  <w:color w:val="0000FF"/>
                  <w:sz w:val="16"/>
                  <w:u w:val="single"/>
                </w:rPr>
                <w:t>91_C_16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511DB1C" w14:textId="77777777" w:rsidR="00E5633E" w:rsidRPr="0083411E" w:rsidRDefault="00F21F5E" w:rsidP="00E5633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[3] Donations to government officials’ </w:t>
            </w:r>
            <w:proofErr w:type="spellStart"/>
            <w:r w:rsidRPr="0083411E">
              <w:rPr>
                <w:rFonts w:ascii="Calibri" w:eastAsia="Times New Roman" w:hAnsi="Calibri" w:cs="Calibri"/>
              </w:rPr>
              <w:t>favorite</w:t>
            </w:r>
            <w:proofErr w:type="spellEnd"/>
            <w:r w:rsidRPr="0083411E">
              <w:rPr>
                <w:rFonts w:ascii="Calibri" w:eastAsia="Times New Roman" w:hAnsi="Calibri" w:cs="Calibri"/>
              </w:rPr>
              <w:t xml:space="preserve"> charities.</w:t>
            </w:r>
          </w:p>
        </w:tc>
        <w:tc>
          <w:tcPr>
            <w:tcW w:w="6000" w:type="dxa"/>
            <w:vAlign w:val="center"/>
          </w:tcPr>
          <w:p w14:paraId="490FA666" w14:textId="77777777" w:rsidR="00E5633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3</w:t>
            </w:r>
            <w:r w:rsidRPr="0083411E">
              <w:rPr>
                <w:rFonts w:ascii="Arial" w:eastAsia="Arial" w:hAnsi="Arial" w:cs="Arial"/>
                <w:rtl/>
              </w:rPr>
              <w:t>] تقديم تبرعات للجمعيات الخيرية المفضلة لدى المسؤولين الحكوميين.</w:t>
            </w:r>
          </w:p>
        </w:tc>
      </w:tr>
      <w:tr w:rsidR="00F2044B" w:rsidRPr="0083411E" w14:paraId="1FB56D52" w14:textId="77777777" w:rsidTr="0083411E">
        <w:tc>
          <w:tcPr>
            <w:tcW w:w="1353" w:type="dxa"/>
            <w:shd w:val="clear" w:color="auto" w:fill="C1E4F5"/>
            <w:tcMar>
              <w:top w:w="120" w:type="dxa"/>
              <w:left w:w="180" w:type="dxa"/>
              <w:bottom w:w="120" w:type="dxa"/>
              <w:right w:w="180" w:type="dxa"/>
            </w:tcMar>
            <w:hideMark/>
          </w:tcPr>
          <w:p w14:paraId="6895387B" w14:textId="77777777" w:rsidR="00E5633E" w:rsidRPr="0083411E" w:rsidRDefault="00F21F5E" w:rsidP="00E5633E">
            <w:pPr>
              <w:spacing w:before="30" w:after="30"/>
              <w:ind w:left="30" w:right="30"/>
              <w:rPr>
                <w:rFonts w:ascii="Calibri" w:eastAsia="Times New Roman" w:hAnsi="Calibri" w:cs="Calibri"/>
                <w:sz w:val="16"/>
              </w:rPr>
            </w:pPr>
            <w:hyperlink r:id="rId176"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3FA4A385" w14:textId="77777777" w:rsidR="00E5633E" w:rsidRPr="0083411E" w:rsidRDefault="00F21F5E" w:rsidP="00E5633E">
            <w:pPr>
              <w:ind w:left="30" w:right="30"/>
              <w:rPr>
                <w:rFonts w:ascii="Calibri" w:eastAsia="Times New Roman" w:hAnsi="Calibri" w:cs="Calibri"/>
                <w:sz w:val="16"/>
              </w:rPr>
            </w:pPr>
            <w:hyperlink r:id="rId177" w:tgtFrame="_blank" w:history="1">
              <w:r w:rsidRPr="0083411E">
                <w:rPr>
                  <w:rFonts w:ascii="Calibri" w:eastAsia="Times New Roman" w:hAnsi="Calibri" w:cs="Calibri"/>
                  <w:color w:val="0000FF"/>
                  <w:sz w:val="16"/>
                  <w:u w:val="single"/>
                </w:rPr>
                <w:t>92_C_16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A22012E" w14:textId="77777777" w:rsidR="00E5633E" w:rsidRPr="0083411E" w:rsidRDefault="00F21F5E" w:rsidP="00E5633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[4] All of the above.</w:t>
            </w:r>
          </w:p>
          <w:p w14:paraId="75940FB5" w14:textId="77777777" w:rsidR="00E5633E" w:rsidRPr="0083411E" w:rsidRDefault="00F21F5E" w:rsidP="00E5633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Next</w:t>
            </w:r>
          </w:p>
        </w:tc>
        <w:tc>
          <w:tcPr>
            <w:tcW w:w="6000" w:type="dxa"/>
            <w:vAlign w:val="center"/>
          </w:tcPr>
          <w:p w14:paraId="4C2B9654" w14:textId="77777777" w:rsidR="00E5633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4</w:t>
            </w:r>
            <w:r w:rsidRPr="0083411E">
              <w:rPr>
                <w:rFonts w:ascii="Arial" w:eastAsia="Arial" w:hAnsi="Arial" w:cs="Arial"/>
                <w:rtl/>
              </w:rPr>
              <w:t>] كل ما سبق.</w:t>
            </w:r>
          </w:p>
          <w:p w14:paraId="3F32ECDB" w14:textId="77777777" w:rsidR="00E5633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التالي</w:t>
            </w:r>
          </w:p>
        </w:tc>
      </w:tr>
      <w:tr w:rsidR="00F2044B" w:rsidRPr="0083411E" w14:paraId="23F24D69" w14:textId="77777777" w:rsidTr="0083411E">
        <w:tc>
          <w:tcPr>
            <w:tcW w:w="1353" w:type="dxa"/>
            <w:shd w:val="clear" w:color="auto" w:fill="C1E4F5"/>
            <w:tcMar>
              <w:top w:w="120" w:type="dxa"/>
              <w:left w:w="180" w:type="dxa"/>
              <w:bottom w:w="120" w:type="dxa"/>
              <w:right w:w="180" w:type="dxa"/>
            </w:tcMar>
            <w:hideMark/>
          </w:tcPr>
          <w:p w14:paraId="0E2F9B83" w14:textId="77777777" w:rsidR="001C3170" w:rsidRPr="0083411E" w:rsidRDefault="00F21F5E" w:rsidP="001C3170">
            <w:pPr>
              <w:spacing w:before="30" w:after="30"/>
              <w:ind w:left="30" w:right="30"/>
              <w:rPr>
                <w:rFonts w:ascii="Calibri" w:eastAsia="Times New Roman" w:hAnsi="Calibri" w:cs="Calibri"/>
                <w:sz w:val="16"/>
              </w:rPr>
            </w:pPr>
            <w:r w:rsidRPr="0083411E">
              <w:rPr>
                <w:rFonts w:ascii="Calibri" w:eastAsia="Times New Roman" w:hAnsi="Calibri" w:cs="Calibri"/>
                <w:sz w:val="16"/>
              </w:rPr>
              <w:t>Screen 15</w:t>
            </w:r>
          </w:p>
          <w:p w14:paraId="536DB752" w14:textId="77777777" w:rsidR="001C3170" w:rsidRPr="0083411E" w:rsidRDefault="00F21F5E" w:rsidP="001C3170">
            <w:pPr>
              <w:spacing w:before="100" w:beforeAutospacing="1" w:after="100" w:afterAutospacing="1"/>
              <w:ind w:left="30" w:right="30"/>
              <w:rPr>
                <w:rFonts w:ascii="Calibri" w:eastAsia="Times New Roman" w:hAnsi="Calibri" w:cs="Calibri"/>
                <w:sz w:val="16"/>
              </w:rPr>
            </w:pPr>
            <w:r w:rsidRPr="0083411E">
              <w:rPr>
                <w:rFonts w:ascii="Calibri" w:eastAsia="Times New Roman" w:hAnsi="Calibri" w:cs="Calibri"/>
                <w:sz w:val="16"/>
              </w:rPr>
              <w:t>Question 9: Feedback</w:t>
            </w:r>
          </w:p>
          <w:p w14:paraId="331EB09D" w14:textId="77777777" w:rsidR="001C3170" w:rsidRPr="0083411E" w:rsidRDefault="00F21F5E" w:rsidP="001C3170">
            <w:pPr>
              <w:ind w:left="30" w:right="30"/>
              <w:rPr>
                <w:rFonts w:ascii="Calibri" w:eastAsia="Times New Roman" w:hAnsi="Calibri" w:cs="Calibri"/>
                <w:sz w:val="16"/>
              </w:rPr>
            </w:pPr>
            <w:r w:rsidRPr="0083411E">
              <w:rPr>
                <w:rFonts w:ascii="Calibri" w:eastAsia="Times New Roman" w:hAnsi="Calibri" w:cs="Calibri"/>
                <w:sz w:val="16"/>
              </w:rPr>
              <w:t>93_C_16</w:t>
            </w:r>
          </w:p>
        </w:tc>
        <w:tc>
          <w:tcPr>
            <w:tcW w:w="6000" w:type="dxa"/>
            <w:tcMar>
              <w:top w:w="120" w:type="dxa"/>
              <w:left w:w="180" w:type="dxa"/>
              <w:bottom w:w="120" w:type="dxa"/>
              <w:right w:w="180" w:type="dxa"/>
            </w:tcMar>
            <w:vAlign w:val="center"/>
            <w:hideMark/>
          </w:tcPr>
          <w:p w14:paraId="3B6A391F" w14:textId="77777777" w:rsidR="001C3170" w:rsidRPr="0083411E" w:rsidRDefault="00F21F5E" w:rsidP="001C317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Abbott’s standards on bribery and corruption, found in the Global Anti-Corruption Policy (GLB-ANTI-CORRUPTION), are consistent with our commitment to conduct business with honesty, fairness, and integrity. This means offering or giving items of value to win business is never permitted.</w:t>
            </w:r>
          </w:p>
        </w:tc>
        <w:tc>
          <w:tcPr>
            <w:tcW w:w="6000" w:type="dxa"/>
            <w:vAlign w:val="center"/>
          </w:tcPr>
          <w:p w14:paraId="751E3C0A" w14:textId="77777777" w:rsidR="001C3170"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 xml:space="preserve">تتفق معايير </w:t>
            </w:r>
            <w:r w:rsidRPr="0083411E">
              <w:rPr>
                <w:rFonts w:ascii="Arial" w:eastAsia="Arial" w:hAnsi="Arial" w:cs="Arial"/>
              </w:rPr>
              <w:t>Abbott</w:t>
            </w:r>
            <w:r w:rsidRPr="0083411E">
              <w:rPr>
                <w:rFonts w:ascii="Arial" w:eastAsia="Arial" w:hAnsi="Arial" w:cs="Arial"/>
                <w:rtl/>
              </w:rPr>
              <w:t xml:space="preserve"> الخاصة بالرشوة والفساد، الموجودة في السياسة العالمية لمكافحة الفساد (</w:t>
            </w:r>
            <w:r w:rsidRPr="0083411E">
              <w:rPr>
                <w:rFonts w:ascii="Arial" w:eastAsia="Arial" w:hAnsi="Arial" w:cs="Arial"/>
              </w:rPr>
              <w:t>GLB-ANTI-CORRUPTION</w:t>
            </w:r>
            <w:r w:rsidRPr="0083411E">
              <w:rPr>
                <w:rFonts w:ascii="Arial" w:eastAsia="Arial" w:hAnsi="Arial" w:cs="Arial"/>
                <w:rtl/>
              </w:rPr>
              <w:t>)، مع التزامنا بممارسة الأعمال بأمانة، وصدق، ونزاهة.</w:t>
            </w:r>
            <w:r w:rsidRPr="0083411E">
              <w:rPr>
                <w:rFonts w:ascii="Arial" w:eastAsia="Arial" w:hAnsi="Arial" w:cs="Arial"/>
              </w:rPr>
              <w:t xml:space="preserve"> </w:t>
            </w:r>
            <w:r w:rsidRPr="0083411E">
              <w:rPr>
                <w:rFonts w:ascii="Arial" w:eastAsia="Arial" w:hAnsi="Arial" w:cs="Arial"/>
                <w:rtl/>
              </w:rPr>
              <w:t>وهذا يعني عدم السماح بعرض أو إعطاء أشياء ثمينة للفوز بأعمال.</w:t>
            </w:r>
          </w:p>
        </w:tc>
      </w:tr>
      <w:tr w:rsidR="00F2044B" w:rsidRPr="0083411E" w14:paraId="6634CF28" w14:textId="77777777" w:rsidTr="0083411E">
        <w:tc>
          <w:tcPr>
            <w:tcW w:w="1353" w:type="dxa"/>
            <w:shd w:val="clear" w:color="auto" w:fill="C1E4F5"/>
            <w:tcMar>
              <w:top w:w="120" w:type="dxa"/>
              <w:left w:w="180" w:type="dxa"/>
              <w:bottom w:w="120" w:type="dxa"/>
              <w:right w:w="180" w:type="dxa"/>
            </w:tcMar>
            <w:hideMark/>
          </w:tcPr>
          <w:p w14:paraId="21907FB3" w14:textId="77777777" w:rsidR="001C3170" w:rsidRPr="0083411E" w:rsidRDefault="00F21F5E" w:rsidP="001C3170">
            <w:pPr>
              <w:spacing w:before="30" w:after="30"/>
              <w:ind w:left="30" w:right="30"/>
              <w:rPr>
                <w:rFonts w:ascii="Calibri" w:eastAsia="Times New Roman" w:hAnsi="Calibri" w:cs="Calibri"/>
                <w:sz w:val="16"/>
              </w:rPr>
            </w:pPr>
            <w:hyperlink r:id="rId178"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3F7FC59A" w14:textId="77777777" w:rsidR="001C3170" w:rsidRPr="0083411E" w:rsidRDefault="00F21F5E" w:rsidP="001C3170">
            <w:pPr>
              <w:ind w:left="30" w:right="30"/>
              <w:rPr>
                <w:rFonts w:ascii="Calibri" w:eastAsia="Times New Roman" w:hAnsi="Calibri" w:cs="Calibri"/>
                <w:sz w:val="16"/>
              </w:rPr>
            </w:pPr>
            <w:hyperlink r:id="rId179" w:tgtFrame="_blank" w:history="1">
              <w:r w:rsidRPr="0083411E">
                <w:rPr>
                  <w:rFonts w:ascii="Calibri" w:eastAsia="Times New Roman" w:hAnsi="Calibri" w:cs="Calibri"/>
                  <w:color w:val="0000FF"/>
                  <w:sz w:val="16"/>
                  <w:u w:val="single"/>
                </w:rPr>
                <w:t>94_C_16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3CC7B0A" w14:textId="77777777" w:rsidR="001C3170" w:rsidRPr="0083411E" w:rsidRDefault="00F21F5E" w:rsidP="001C317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[10] An HCP that is a key opinion leader asks if you could arrange some support for an education program that he would like to attend in exchange for additional business opportunities for Abbott. Which option is the most appropriate?</w:t>
            </w:r>
          </w:p>
        </w:tc>
        <w:tc>
          <w:tcPr>
            <w:tcW w:w="6000" w:type="dxa"/>
            <w:vAlign w:val="center"/>
          </w:tcPr>
          <w:p w14:paraId="7698FD28" w14:textId="77777777" w:rsidR="001C3170"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10</w:t>
            </w:r>
            <w:r w:rsidRPr="0083411E">
              <w:rPr>
                <w:rFonts w:ascii="Arial" w:eastAsia="Arial" w:hAnsi="Arial" w:cs="Arial"/>
                <w:rtl/>
              </w:rPr>
              <w:t xml:space="preserve">] يسألك أحد اختصاصيّي الرعاية الصحية، وهو شخصية مُؤثّرة في مجاله، عمّا إذا كان بإمكانك ترتيب بعض الدعم لبرنامج تعليمي يرغب في حضوره مقابل فرص عمل إضافية لشركة </w:t>
            </w:r>
            <w:r w:rsidRPr="0083411E">
              <w:rPr>
                <w:rFonts w:ascii="Arial" w:eastAsia="Arial" w:hAnsi="Arial" w:cs="Arial"/>
              </w:rPr>
              <w:t>Abbott</w:t>
            </w:r>
            <w:r w:rsidRPr="0083411E">
              <w:rPr>
                <w:rFonts w:ascii="Arial" w:eastAsia="Arial" w:hAnsi="Arial" w:cs="Arial"/>
                <w:rtl/>
              </w:rPr>
              <w:t>.</w:t>
            </w:r>
            <w:r w:rsidRPr="0083411E">
              <w:rPr>
                <w:rFonts w:ascii="Arial" w:eastAsia="Arial" w:hAnsi="Arial" w:cs="Arial"/>
              </w:rPr>
              <w:t xml:space="preserve"> </w:t>
            </w:r>
            <w:r w:rsidRPr="0083411E">
              <w:rPr>
                <w:rFonts w:ascii="Arial" w:eastAsia="Arial" w:hAnsi="Arial" w:cs="Arial"/>
                <w:rtl/>
              </w:rPr>
              <w:t>ما الخيار الأنسب؟</w:t>
            </w:r>
          </w:p>
        </w:tc>
      </w:tr>
      <w:tr w:rsidR="00F2044B" w:rsidRPr="0083411E" w14:paraId="57EA8BFA" w14:textId="77777777" w:rsidTr="0083411E">
        <w:tc>
          <w:tcPr>
            <w:tcW w:w="1353" w:type="dxa"/>
            <w:shd w:val="clear" w:color="auto" w:fill="C1E4F5"/>
            <w:tcMar>
              <w:top w:w="120" w:type="dxa"/>
              <w:left w:w="180" w:type="dxa"/>
              <w:bottom w:w="120" w:type="dxa"/>
              <w:right w:w="180" w:type="dxa"/>
            </w:tcMar>
            <w:hideMark/>
          </w:tcPr>
          <w:p w14:paraId="12FC1377" w14:textId="77777777" w:rsidR="001C3170" w:rsidRPr="0083411E" w:rsidRDefault="00F21F5E" w:rsidP="001C3170">
            <w:pPr>
              <w:spacing w:before="30" w:after="30"/>
              <w:ind w:left="30" w:right="30"/>
              <w:rPr>
                <w:rFonts w:ascii="Calibri" w:eastAsia="Times New Roman" w:hAnsi="Calibri" w:cs="Calibri"/>
                <w:sz w:val="16"/>
              </w:rPr>
            </w:pPr>
            <w:hyperlink r:id="rId180"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6B837F37" w14:textId="77777777" w:rsidR="001C3170" w:rsidRPr="0083411E" w:rsidRDefault="00F21F5E" w:rsidP="001C3170">
            <w:pPr>
              <w:ind w:left="30" w:right="30"/>
              <w:rPr>
                <w:rFonts w:ascii="Calibri" w:eastAsia="Times New Roman" w:hAnsi="Calibri" w:cs="Calibri"/>
                <w:sz w:val="16"/>
              </w:rPr>
            </w:pPr>
            <w:hyperlink r:id="rId181" w:tgtFrame="_blank" w:history="1">
              <w:r w:rsidRPr="0083411E">
                <w:rPr>
                  <w:rFonts w:ascii="Calibri" w:eastAsia="Times New Roman" w:hAnsi="Calibri" w:cs="Calibri"/>
                  <w:color w:val="0000FF"/>
                  <w:sz w:val="16"/>
                  <w:u w:val="single"/>
                </w:rPr>
                <w:t>95_C_16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EB449A8" w14:textId="77777777" w:rsidR="001C3170" w:rsidRPr="0083411E" w:rsidRDefault="00F21F5E" w:rsidP="001C317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[1] Firmly reject the request on the basis that it violates Abbott’s Anti-corruption Policy.</w:t>
            </w:r>
          </w:p>
        </w:tc>
        <w:tc>
          <w:tcPr>
            <w:tcW w:w="6000" w:type="dxa"/>
            <w:vAlign w:val="center"/>
          </w:tcPr>
          <w:p w14:paraId="557A826E" w14:textId="77777777" w:rsidR="001C3170"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1</w:t>
            </w:r>
            <w:r w:rsidRPr="0083411E">
              <w:rPr>
                <w:rFonts w:ascii="Arial" w:eastAsia="Arial" w:hAnsi="Arial" w:cs="Arial"/>
                <w:rtl/>
              </w:rPr>
              <w:t xml:space="preserve">] ترفض الطلب بشدةٍ لأنه ينتهك سياسة </w:t>
            </w:r>
            <w:r w:rsidRPr="0083411E">
              <w:rPr>
                <w:rFonts w:ascii="Arial" w:eastAsia="Arial" w:hAnsi="Arial" w:cs="Arial"/>
              </w:rPr>
              <w:t>Abbott</w:t>
            </w:r>
            <w:r w:rsidRPr="0083411E">
              <w:rPr>
                <w:rFonts w:ascii="Arial" w:eastAsia="Arial" w:hAnsi="Arial" w:cs="Arial"/>
                <w:rtl/>
              </w:rPr>
              <w:t xml:space="preserve"> لمكافحة الفساد.</w:t>
            </w:r>
          </w:p>
        </w:tc>
      </w:tr>
      <w:tr w:rsidR="00F2044B" w:rsidRPr="0083411E" w14:paraId="61144D8F" w14:textId="77777777" w:rsidTr="0083411E">
        <w:tc>
          <w:tcPr>
            <w:tcW w:w="1353" w:type="dxa"/>
            <w:shd w:val="clear" w:color="auto" w:fill="C1E4F5"/>
            <w:tcMar>
              <w:top w:w="120" w:type="dxa"/>
              <w:left w:w="180" w:type="dxa"/>
              <w:bottom w:w="120" w:type="dxa"/>
              <w:right w:w="180" w:type="dxa"/>
            </w:tcMar>
            <w:hideMark/>
          </w:tcPr>
          <w:p w14:paraId="5C08E3BD" w14:textId="77777777" w:rsidR="001C3170" w:rsidRPr="0083411E" w:rsidRDefault="00F21F5E" w:rsidP="001C3170">
            <w:pPr>
              <w:spacing w:before="30" w:after="30"/>
              <w:ind w:left="30" w:right="30"/>
              <w:rPr>
                <w:rFonts w:ascii="Calibri" w:eastAsia="Times New Roman" w:hAnsi="Calibri" w:cs="Calibri"/>
                <w:sz w:val="16"/>
              </w:rPr>
            </w:pPr>
            <w:hyperlink r:id="rId182"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5C15B568" w14:textId="77777777" w:rsidR="001C3170" w:rsidRPr="0083411E" w:rsidRDefault="00F21F5E" w:rsidP="001C3170">
            <w:pPr>
              <w:ind w:left="30" w:right="30"/>
              <w:rPr>
                <w:rFonts w:ascii="Calibri" w:eastAsia="Times New Roman" w:hAnsi="Calibri" w:cs="Calibri"/>
                <w:sz w:val="16"/>
              </w:rPr>
            </w:pPr>
            <w:hyperlink r:id="rId183" w:tgtFrame="_blank" w:history="1">
              <w:r w:rsidRPr="0083411E">
                <w:rPr>
                  <w:rFonts w:ascii="Calibri" w:eastAsia="Times New Roman" w:hAnsi="Calibri" w:cs="Calibri"/>
                  <w:color w:val="0000FF"/>
                  <w:sz w:val="16"/>
                  <w:u w:val="single"/>
                </w:rPr>
                <w:t>96_C_16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7DD3843" w14:textId="77777777" w:rsidR="001C3170" w:rsidRPr="0083411E" w:rsidRDefault="00F21F5E" w:rsidP="001C317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[2] Tell the HCP that you will ask your manager.</w:t>
            </w:r>
          </w:p>
        </w:tc>
        <w:tc>
          <w:tcPr>
            <w:tcW w:w="6000" w:type="dxa"/>
            <w:vAlign w:val="center"/>
          </w:tcPr>
          <w:p w14:paraId="0CC4483F" w14:textId="77777777" w:rsidR="001C3170"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2</w:t>
            </w:r>
            <w:r w:rsidRPr="0083411E">
              <w:rPr>
                <w:rFonts w:ascii="Arial" w:eastAsia="Arial" w:hAnsi="Arial" w:cs="Arial"/>
                <w:rtl/>
              </w:rPr>
              <w:t>] تبلغ اختصاصي الرعاية الصحية أنك ستسأل مديرك.</w:t>
            </w:r>
          </w:p>
        </w:tc>
      </w:tr>
      <w:tr w:rsidR="00F2044B" w:rsidRPr="0083411E" w14:paraId="2FD5219B" w14:textId="77777777" w:rsidTr="0083411E">
        <w:tc>
          <w:tcPr>
            <w:tcW w:w="1353" w:type="dxa"/>
            <w:shd w:val="clear" w:color="auto" w:fill="C1E4F5"/>
            <w:tcMar>
              <w:top w:w="120" w:type="dxa"/>
              <w:left w:w="180" w:type="dxa"/>
              <w:bottom w:w="120" w:type="dxa"/>
              <w:right w:w="180" w:type="dxa"/>
            </w:tcMar>
            <w:hideMark/>
          </w:tcPr>
          <w:p w14:paraId="62F05B63" w14:textId="77777777" w:rsidR="001C3170" w:rsidRPr="0083411E" w:rsidRDefault="00F21F5E" w:rsidP="001C3170">
            <w:pPr>
              <w:spacing w:before="30" w:after="30"/>
              <w:ind w:left="30" w:right="30"/>
              <w:rPr>
                <w:rFonts w:ascii="Calibri" w:eastAsia="Times New Roman" w:hAnsi="Calibri" w:cs="Calibri"/>
                <w:sz w:val="16"/>
              </w:rPr>
            </w:pPr>
            <w:hyperlink r:id="rId184"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39EEC925" w14:textId="77777777" w:rsidR="001C3170" w:rsidRPr="0083411E" w:rsidRDefault="00F21F5E" w:rsidP="001C3170">
            <w:pPr>
              <w:ind w:left="30" w:right="30"/>
              <w:rPr>
                <w:rFonts w:ascii="Calibri" w:eastAsia="Times New Roman" w:hAnsi="Calibri" w:cs="Calibri"/>
                <w:sz w:val="16"/>
              </w:rPr>
            </w:pPr>
            <w:hyperlink r:id="rId185" w:tgtFrame="_blank" w:history="1">
              <w:r w:rsidRPr="0083411E">
                <w:rPr>
                  <w:rFonts w:ascii="Calibri" w:eastAsia="Times New Roman" w:hAnsi="Calibri" w:cs="Calibri"/>
                  <w:color w:val="0000FF"/>
                  <w:sz w:val="16"/>
                  <w:u w:val="single"/>
                </w:rPr>
                <w:t>97_C_16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8A764AA" w14:textId="77777777" w:rsidR="001C3170" w:rsidRPr="0083411E" w:rsidRDefault="00F21F5E" w:rsidP="001C317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[3] Agree to the request, as the HCP is a key opinion leader with a lot of influence.</w:t>
            </w:r>
          </w:p>
        </w:tc>
        <w:tc>
          <w:tcPr>
            <w:tcW w:w="6000" w:type="dxa"/>
            <w:vAlign w:val="center"/>
          </w:tcPr>
          <w:p w14:paraId="68CD8786" w14:textId="77777777" w:rsidR="001C3170"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3</w:t>
            </w:r>
            <w:r w:rsidRPr="0083411E">
              <w:rPr>
                <w:rFonts w:ascii="Arial" w:eastAsia="Arial" w:hAnsi="Arial" w:cs="Arial"/>
                <w:rtl/>
              </w:rPr>
              <w:t>] توافق على الطلب، حيث إن اختصاصي الرعاية الصحية أحد قادة الرأي الرئيسيين ويتمتع بنفوذ كبير.</w:t>
            </w:r>
          </w:p>
        </w:tc>
      </w:tr>
      <w:tr w:rsidR="00F2044B" w:rsidRPr="0083411E" w14:paraId="4937E5F5" w14:textId="77777777" w:rsidTr="0083411E">
        <w:tc>
          <w:tcPr>
            <w:tcW w:w="1353" w:type="dxa"/>
            <w:shd w:val="clear" w:color="auto" w:fill="C1E4F5"/>
            <w:tcMar>
              <w:top w:w="120" w:type="dxa"/>
              <w:left w:w="180" w:type="dxa"/>
              <w:bottom w:w="120" w:type="dxa"/>
              <w:right w:w="180" w:type="dxa"/>
            </w:tcMar>
            <w:hideMark/>
          </w:tcPr>
          <w:p w14:paraId="1E770FCD" w14:textId="77777777" w:rsidR="001C3170" w:rsidRPr="0083411E" w:rsidRDefault="00F21F5E" w:rsidP="001C3170">
            <w:pPr>
              <w:spacing w:before="30" w:after="30"/>
              <w:ind w:left="30" w:right="30"/>
              <w:rPr>
                <w:rFonts w:ascii="Calibri" w:eastAsia="Times New Roman" w:hAnsi="Calibri" w:cs="Calibri"/>
                <w:sz w:val="16"/>
              </w:rPr>
            </w:pPr>
            <w:hyperlink r:id="rId186" w:tgtFrame="_blank" w:history="1">
              <w:r w:rsidRPr="0083411E">
                <w:rPr>
                  <w:rFonts w:ascii="Calibri" w:eastAsia="Times New Roman" w:hAnsi="Calibri" w:cs="Calibri"/>
                  <w:color w:val="0000FF"/>
                  <w:sz w:val="16"/>
                  <w:u w:val="single"/>
                </w:rPr>
                <w:t>Screen 15</w:t>
              </w:r>
            </w:hyperlink>
            <w:r w:rsidRPr="0083411E">
              <w:rPr>
                <w:rFonts w:ascii="Calibri" w:eastAsia="Times New Roman" w:hAnsi="Calibri" w:cs="Calibri"/>
                <w:sz w:val="16"/>
              </w:rPr>
              <w:t xml:space="preserve"> </w:t>
            </w:r>
          </w:p>
          <w:p w14:paraId="58A5F2CE" w14:textId="77777777" w:rsidR="001C3170" w:rsidRPr="0083411E" w:rsidRDefault="00F21F5E" w:rsidP="001C3170">
            <w:pPr>
              <w:ind w:left="30" w:right="30"/>
              <w:rPr>
                <w:rFonts w:ascii="Calibri" w:eastAsia="Times New Roman" w:hAnsi="Calibri" w:cs="Calibri"/>
                <w:sz w:val="16"/>
              </w:rPr>
            </w:pPr>
            <w:hyperlink r:id="rId187" w:tgtFrame="_blank" w:history="1">
              <w:r w:rsidRPr="0083411E">
                <w:rPr>
                  <w:rFonts w:ascii="Calibri" w:eastAsia="Times New Roman" w:hAnsi="Calibri" w:cs="Calibri"/>
                  <w:color w:val="0000FF"/>
                  <w:sz w:val="16"/>
                  <w:u w:val="single"/>
                </w:rPr>
                <w:t>98_C_16</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1609FAD" w14:textId="77777777" w:rsidR="001C3170" w:rsidRPr="0083411E" w:rsidRDefault="00F21F5E" w:rsidP="001C317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[4] None of the above.</w:t>
            </w:r>
          </w:p>
          <w:p w14:paraId="22DA9DB2" w14:textId="77777777" w:rsidR="001C3170" w:rsidRPr="0083411E" w:rsidRDefault="00F21F5E" w:rsidP="001C317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Submit</w:t>
            </w:r>
          </w:p>
        </w:tc>
        <w:tc>
          <w:tcPr>
            <w:tcW w:w="6000" w:type="dxa"/>
            <w:vAlign w:val="center"/>
          </w:tcPr>
          <w:p w14:paraId="37E0743B" w14:textId="77777777" w:rsidR="001C3170"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w:t>
            </w:r>
            <w:r w:rsidRPr="0083411E">
              <w:rPr>
                <w:rFonts w:ascii="Arial" w:eastAsia="Arial" w:hAnsi="Arial" w:cs="Arial"/>
              </w:rPr>
              <w:t>4</w:t>
            </w:r>
            <w:r w:rsidRPr="0083411E">
              <w:rPr>
                <w:rFonts w:ascii="Arial" w:eastAsia="Arial" w:hAnsi="Arial" w:cs="Arial"/>
                <w:rtl/>
              </w:rPr>
              <w:t>] لا شيء ممّا سبق.</w:t>
            </w:r>
          </w:p>
          <w:p w14:paraId="38D7C89C" w14:textId="77777777" w:rsidR="001C3170"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إرسال</w:t>
            </w:r>
          </w:p>
        </w:tc>
      </w:tr>
      <w:tr w:rsidR="00F2044B" w:rsidRPr="0083411E" w14:paraId="4077D175" w14:textId="77777777" w:rsidTr="0083411E">
        <w:tc>
          <w:tcPr>
            <w:tcW w:w="1353" w:type="dxa"/>
            <w:shd w:val="clear" w:color="auto" w:fill="C1E4F5"/>
            <w:tcMar>
              <w:top w:w="120" w:type="dxa"/>
              <w:left w:w="180" w:type="dxa"/>
              <w:bottom w:w="120" w:type="dxa"/>
              <w:right w:w="180" w:type="dxa"/>
            </w:tcMar>
            <w:hideMark/>
          </w:tcPr>
          <w:p w14:paraId="007DC751" w14:textId="77777777" w:rsidR="00A551B5" w:rsidRPr="0083411E" w:rsidRDefault="00F21F5E" w:rsidP="00A551B5">
            <w:pPr>
              <w:spacing w:before="30" w:after="30"/>
              <w:ind w:left="30" w:right="30"/>
              <w:rPr>
                <w:rFonts w:ascii="Calibri" w:eastAsia="Times New Roman" w:hAnsi="Calibri" w:cs="Calibri"/>
                <w:sz w:val="16"/>
              </w:rPr>
            </w:pPr>
            <w:r w:rsidRPr="0083411E">
              <w:rPr>
                <w:rFonts w:ascii="Calibri" w:eastAsia="Times New Roman" w:hAnsi="Calibri" w:cs="Calibri"/>
                <w:sz w:val="16"/>
              </w:rPr>
              <w:lastRenderedPageBreak/>
              <w:t>Screen 15</w:t>
            </w:r>
          </w:p>
          <w:p w14:paraId="745423B2" w14:textId="77777777" w:rsidR="00A551B5" w:rsidRPr="0083411E" w:rsidRDefault="00F21F5E" w:rsidP="00A551B5">
            <w:pPr>
              <w:spacing w:before="100" w:beforeAutospacing="1" w:after="100" w:afterAutospacing="1"/>
              <w:ind w:left="30" w:right="30"/>
              <w:rPr>
                <w:rFonts w:ascii="Calibri" w:eastAsia="Times New Roman" w:hAnsi="Calibri" w:cs="Calibri"/>
                <w:sz w:val="16"/>
              </w:rPr>
            </w:pPr>
            <w:r w:rsidRPr="0083411E">
              <w:rPr>
                <w:rFonts w:ascii="Calibri" w:eastAsia="Times New Roman" w:hAnsi="Calibri" w:cs="Calibri"/>
                <w:sz w:val="16"/>
              </w:rPr>
              <w:t>Question 10: Feedback</w:t>
            </w:r>
          </w:p>
          <w:p w14:paraId="5AEA697C" w14:textId="77777777" w:rsidR="00A551B5" w:rsidRPr="0083411E" w:rsidRDefault="00F21F5E" w:rsidP="00A551B5">
            <w:pPr>
              <w:ind w:left="30" w:right="30"/>
              <w:rPr>
                <w:rFonts w:ascii="Calibri" w:eastAsia="Times New Roman" w:hAnsi="Calibri" w:cs="Calibri"/>
                <w:sz w:val="16"/>
              </w:rPr>
            </w:pPr>
            <w:r w:rsidRPr="0083411E">
              <w:rPr>
                <w:rFonts w:ascii="Calibri" w:eastAsia="Times New Roman" w:hAnsi="Calibri" w:cs="Calibri"/>
                <w:sz w:val="16"/>
              </w:rPr>
              <w:t>99_C_16</w:t>
            </w:r>
          </w:p>
        </w:tc>
        <w:tc>
          <w:tcPr>
            <w:tcW w:w="6000" w:type="dxa"/>
            <w:tcMar>
              <w:top w:w="120" w:type="dxa"/>
              <w:left w:w="180" w:type="dxa"/>
              <w:bottom w:w="120" w:type="dxa"/>
              <w:right w:w="180" w:type="dxa"/>
            </w:tcMar>
            <w:vAlign w:val="center"/>
            <w:hideMark/>
          </w:tcPr>
          <w:p w14:paraId="6DDDAF28" w14:textId="77777777" w:rsidR="00A551B5" w:rsidRPr="0083411E" w:rsidRDefault="00F21F5E" w:rsidP="00A551B5">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 do not offer or provide anything of value to gain a business advantage, directly or indirectly, in line with anti-bribery principles.</w:t>
            </w:r>
          </w:p>
        </w:tc>
        <w:tc>
          <w:tcPr>
            <w:tcW w:w="6000" w:type="dxa"/>
            <w:vAlign w:val="center"/>
          </w:tcPr>
          <w:p w14:paraId="6C958E0F" w14:textId="77777777" w:rsidR="00A551B5"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نحن لا نُقدّم أو نُوفّر أي شيء ذي قيمة للحصول على ميزة تجارية، بشكل مباشر أو غير مباشر، بما يتماشى مع مبادئ مكافحة الرشوة.</w:t>
            </w:r>
          </w:p>
        </w:tc>
      </w:tr>
      <w:tr w:rsidR="00F2044B" w:rsidRPr="0083411E" w14:paraId="53DFA5B3" w14:textId="77777777" w:rsidTr="0083411E">
        <w:tc>
          <w:tcPr>
            <w:tcW w:w="1353" w:type="dxa"/>
            <w:shd w:val="clear" w:color="auto" w:fill="C1E4F5"/>
            <w:tcMar>
              <w:top w:w="120" w:type="dxa"/>
              <w:left w:w="180" w:type="dxa"/>
              <w:bottom w:w="120" w:type="dxa"/>
              <w:right w:w="180" w:type="dxa"/>
            </w:tcMar>
            <w:hideMark/>
          </w:tcPr>
          <w:p w14:paraId="4FAB40A8" w14:textId="77777777" w:rsidR="003C2A50" w:rsidRPr="0083411E" w:rsidRDefault="00F21F5E" w:rsidP="003C2A50">
            <w:pPr>
              <w:spacing w:before="30" w:after="30"/>
              <w:ind w:left="30" w:right="30"/>
              <w:rPr>
                <w:rFonts w:ascii="Calibri" w:eastAsia="Times New Roman" w:hAnsi="Calibri" w:cs="Calibri"/>
                <w:sz w:val="16"/>
              </w:rPr>
            </w:pPr>
            <w:hyperlink r:id="rId188" w:tgtFrame="_blank" w:history="1">
              <w:r w:rsidRPr="0083411E">
                <w:rPr>
                  <w:rFonts w:ascii="Calibri" w:eastAsia="Times New Roman" w:hAnsi="Calibri" w:cs="Calibri"/>
                  <w:color w:val="0000FF"/>
                  <w:sz w:val="16"/>
                  <w:u w:val="single"/>
                </w:rPr>
                <w:t>Screen 16</w:t>
              </w:r>
            </w:hyperlink>
            <w:r w:rsidRPr="0083411E">
              <w:rPr>
                <w:rFonts w:ascii="Calibri" w:eastAsia="Times New Roman" w:hAnsi="Calibri" w:cs="Calibri"/>
                <w:sz w:val="16"/>
              </w:rPr>
              <w:t xml:space="preserve"> </w:t>
            </w:r>
          </w:p>
          <w:p w14:paraId="77DC4DFC" w14:textId="77777777" w:rsidR="003C2A50" w:rsidRPr="0083411E" w:rsidRDefault="00F21F5E" w:rsidP="003C2A50">
            <w:pPr>
              <w:ind w:left="30" w:right="30"/>
              <w:rPr>
                <w:rFonts w:ascii="Calibri" w:eastAsia="Times New Roman" w:hAnsi="Calibri" w:cs="Calibri"/>
                <w:sz w:val="16"/>
              </w:rPr>
            </w:pPr>
            <w:hyperlink r:id="rId189" w:tgtFrame="_blank" w:history="1">
              <w:r w:rsidRPr="0083411E">
                <w:rPr>
                  <w:rFonts w:ascii="Calibri" w:eastAsia="Times New Roman" w:hAnsi="Calibri" w:cs="Calibri"/>
                  <w:color w:val="0000FF"/>
                  <w:sz w:val="16"/>
                  <w:u w:val="single"/>
                </w:rPr>
                <w:t>100_C_17</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9A8BE65" w14:textId="77777777" w:rsidR="003C2A50" w:rsidRPr="0083411E" w:rsidRDefault="00F21F5E" w:rsidP="003C2A5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No results are available, as you have not completed the Knowledge Check.</w:t>
            </w:r>
          </w:p>
          <w:p w14:paraId="399D20A7" w14:textId="77777777" w:rsidR="003C2A50" w:rsidRPr="0083411E" w:rsidRDefault="00F21F5E" w:rsidP="003C2A5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Congratulations! You have successfully passed the Knowledge Check.</w:t>
            </w:r>
          </w:p>
          <w:p w14:paraId="5BFA7916" w14:textId="77777777" w:rsidR="003C2A50" w:rsidRPr="0083411E" w:rsidRDefault="00F21F5E" w:rsidP="003C2A5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Please review your results below by clicking on each question.</w:t>
            </w:r>
          </w:p>
          <w:p w14:paraId="330439B4" w14:textId="77777777" w:rsidR="003C2A50" w:rsidRPr="0083411E" w:rsidRDefault="00F21F5E" w:rsidP="003C2A5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Once you’re done, click the forward arrow to take a short survey.</w:t>
            </w:r>
          </w:p>
          <w:p w14:paraId="442679C5" w14:textId="77777777" w:rsidR="003C2A50" w:rsidRPr="0083411E" w:rsidRDefault="00F21F5E" w:rsidP="003C2A5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Sorry, you did not pass the Knowledge Check. Take a few minutes to review your results below by clicking on each question.</w:t>
            </w:r>
          </w:p>
          <w:p w14:paraId="131A4A12" w14:textId="77777777" w:rsidR="003C2A50" w:rsidRPr="0083411E" w:rsidRDefault="00F21F5E" w:rsidP="003C2A5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When you are done, click the Retake button.</w:t>
            </w:r>
          </w:p>
        </w:tc>
        <w:tc>
          <w:tcPr>
            <w:tcW w:w="6000" w:type="dxa"/>
            <w:vAlign w:val="center"/>
          </w:tcPr>
          <w:p w14:paraId="72983D4C" w14:textId="77777777" w:rsidR="003C2A50"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لا توجد نتائج متاحة لأنّك لم تستكمل اختبار التحقق من المعرفة.</w:t>
            </w:r>
          </w:p>
          <w:p w14:paraId="5574859E" w14:textId="77777777" w:rsidR="003C2A50"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تهانينا!</w:t>
            </w:r>
            <w:r w:rsidRPr="0083411E">
              <w:rPr>
                <w:rFonts w:ascii="Arial" w:eastAsia="Arial" w:hAnsi="Arial" w:cs="Arial"/>
              </w:rPr>
              <w:t xml:space="preserve"> </w:t>
            </w:r>
            <w:r w:rsidRPr="0083411E">
              <w:rPr>
                <w:rFonts w:ascii="Arial" w:eastAsia="Arial" w:hAnsi="Arial" w:cs="Arial"/>
                <w:rtl/>
              </w:rPr>
              <w:t>لقد نجحت في اجتياز اختبار التحقق من المعرفة.</w:t>
            </w:r>
          </w:p>
          <w:p w14:paraId="7236E5B9" w14:textId="77777777" w:rsidR="003C2A50"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يُرجى مراجعة نتائجك أدناه من خلال النقر على كل سؤال.</w:t>
            </w:r>
          </w:p>
          <w:p w14:paraId="3F17D68E" w14:textId="77777777" w:rsidR="003C2A50"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بمجرد الانتهاء من ذلك، انقر فوق السهم للأمام لإكمال استبيان قصير.</w:t>
            </w:r>
          </w:p>
          <w:p w14:paraId="108ED23E" w14:textId="77777777" w:rsidR="003C2A50"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نأسف لعدم اجتيازك اختبار التحقق من المعرفة.</w:t>
            </w:r>
            <w:r w:rsidRPr="0083411E">
              <w:rPr>
                <w:rFonts w:ascii="Arial" w:eastAsia="Arial" w:hAnsi="Arial" w:cs="Arial"/>
              </w:rPr>
              <w:t xml:space="preserve"> </w:t>
            </w:r>
            <w:r w:rsidRPr="0083411E">
              <w:rPr>
                <w:rFonts w:ascii="Arial" w:eastAsia="Arial" w:hAnsi="Arial" w:cs="Arial"/>
                <w:rtl/>
              </w:rPr>
              <w:t>خذ بضع دقائق في مراجعة نتائجك أدناه من خلال النقر على كل سؤال.</w:t>
            </w:r>
          </w:p>
          <w:p w14:paraId="52244108" w14:textId="77777777" w:rsidR="003C2A50"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عندما تنتهي من ذلك، انقر على زر "إعادة" للتحقق من المعرفة.</w:t>
            </w:r>
          </w:p>
        </w:tc>
      </w:tr>
      <w:tr w:rsidR="00F2044B" w:rsidRPr="0083411E" w14:paraId="5AD84081" w14:textId="77777777" w:rsidTr="0083411E">
        <w:tc>
          <w:tcPr>
            <w:tcW w:w="1353" w:type="dxa"/>
            <w:shd w:val="clear" w:color="auto" w:fill="C1E4F5"/>
            <w:tcMar>
              <w:top w:w="120" w:type="dxa"/>
              <w:left w:w="180" w:type="dxa"/>
              <w:bottom w:w="120" w:type="dxa"/>
              <w:right w:w="180" w:type="dxa"/>
            </w:tcMar>
            <w:hideMark/>
          </w:tcPr>
          <w:p w14:paraId="45E49D0B" w14:textId="77777777" w:rsidR="003C2A50" w:rsidRPr="0083411E" w:rsidRDefault="00F21F5E" w:rsidP="003C2A50">
            <w:pPr>
              <w:spacing w:before="30" w:after="30"/>
              <w:ind w:left="30" w:right="30"/>
              <w:rPr>
                <w:rFonts w:ascii="Calibri" w:eastAsia="Times New Roman" w:hAnsi="Calibri" w:cs="Calibri"/>
                <w:sz w:val="16"/>
              </w:rPr>
            </w:pPr>
            <w:hyperlink r:id="rId190" w:tgtFrame="_blank" w:history="1">
              <w:r w:rsidRPr="0083411E">
                <w:rPr>
                  <w:rFonts w:ascii="Calibri" w:eastAsia="Times New Roman" w:hAnsi="Calibri" w:cs="Calibri"/>
                  <w:color w:val="0000FF"/>
                  <w:sz w:val="16"/>
                  <w:u w:val="single"/>
                </w:rPr>
                <w:t>Screen 17</w:t>
              </w:r>
            </w:hyperlink>
            <w:r w:rsidRPr="0083411E">
              <w:rPr>
                <w:rFonts w:ascii="Calibri" w:eastAsia="Times New Roman" w:hAnsi="Calibri" w:cs="Calibri"/>
                <w:sz w:val="16"/>
              </w:rPr>
              <w:t xml:space="preserve"> </w:t>
            </w:r>
          </w:p>
          <w:p w14:paraId="6E6980BE" w14:textId="77777777" w:rsidR="003C2A50" w:rsidRPr="0083411E" w:rsidRDefault="00F21F5E" w:rsidP="003C2A50">
            <w:pPr>
              <w:ind w:left="30" w:right="30"/>
              <w:rPr>
                <w:rFonts w:ascii="Calibri" w:eastAsia="Times New Roman" w:hAnsi="Calibri" w:cs="Calibri"/>
                <w:sz w:val="16"/>
              </w:rPr>
            </w:pPr>
            <w:hyperlink r:id="rId191" w:tgtFrame="_blank" w:history="1">
              <w:r w:rsidRPr="0083411E">
                <w:rPr>
                  <w:rFonts w:ascii="Calibri" w:eastAsia="Times New Roman" w:hAnsi="Calibri" w:cs="Calibri"/>
                  <w:color w:val="0000FF"/>
                  <w:sz w:val="16"/>
                  <w:u w:val="single"/>
                </w:rPr>
                <w:t>104_C_199</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07CD961" w14:textId="77777777" w:rsidR="003C2A50" w:rsidRPr="0083411E" w:rsidRDefault="00F21F5E" w:rsidP="003C2A5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[3] As a result of this session, I have a better understanding of Abbott's Code of Business Conduct.</w:t>
            </w:r>
          </w:p>
          <w:p w14:paraId="30AC4EDB" w14:textId="77777777" w:rsidR="003C2A50" w:rsidRPr="0083411E" w:rsidRDefault="00F21F5E" w:rsidP="003C2A5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Strongly Disagree</w:t>
            </w:r>
          </w:p>
          <w:p w14:paraId="5D5A019F" w14:textId="77777777" w:rsidR="003C2A50" w:rsidRPr="0083411E" w:rsidRDefault="00F21F5E" w:rsidP="003C2A5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lastRenderedPageBreak/>
              <w:t>Disagree</w:t>
            </w:r>
          </w:p>
          <w:p w14:paraId="60FD1756" w14:textId="77777777" w:rsidR="003C2A50" w:rsidRPr="0083411E" w:rsidRDefault="00F21F5E" w:rsidP="003C2A5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Neutral</w:t>
            </w:r>
          </w:p>
          <w:p w14:paraId="687531A1" w14:textId="77777777" w:rsidR="003C2A50" w:rsidRPr="0083411E" w:rsidRDefault="00F21F5E" w:rsidP="003C2A5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Agree</w:t>
            </w:r>
          </w:p>
          <w:p w14:paraId="72FDE333" w14:textId="77777777" w:rsidR="003C2A50" w:rsidRPr="0083411E" w:rsidRDefault="00F21F5E" w:rsidP="003C2A50">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Strongly Agree</w:t>
            </w:r>
          </w:p>
        </w:tc>
        <w:tc>
          <w:tcPr>
            <w:tcW w:w="6000" w:type="dxa"/>
          </w:tcPr>
          <w:p w14:paraId="11020315" w14:textId="77777777" w:rsidR="006F1CE1" w:rsidRPr="0083411E" w:rsidRDefault="00F21F5E" w:rsidP="006F1CE1">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lastRenderedPageBreak/>
              <w:t>[</w:t>
            </w:r>
            <w:r w:rsidRPr="0083411E">
              <w:rPr>
                <w:rFonts w:ascii="Arial" w:eastAsia="Arial" w:hAnsi="Arial" w:cs="Arial"/>
              </w:rPr>
              <w:t>3</w:t>
            </w:r>
            <w:r w:rsidRPr="0083411E">
              <w:rPr>
                <w:rFonts w:ascii="Arial" w:eastAsia="Arial" w:hAnsi="Arial" w:cs="Arial"/>
                <w:rtl/>
              </w:rPr>
              <w:t xml:space="preserve">] نتيجةً لهذه الجلسة، أصبح لدي فهم أفضل لمدونة قواعد السلوك المهني لشركة </w:t>
            </w:r>
            <w:r w:rsidRPr="0083411E">
              <w:rPr>
                <w:rFonts w:ascii="Arial" w:eastAsia="Arial" w:hAnsi="Arial" w:cs="Arial"/>
              </w:rPr>
              <w:t>Abbott</w:t>
            </w:r>
            <w:r w:rsidRPr="0083411E">
              <w:rPr>
                <w:rFonts w:ascii="Arial" w:eastAsia="Arial" w:hAnsi="Arial" w:cs="Arial"/>
                <w:rtl/>
              </w:rPr>
              <w:t>.</w:t>
            </w:r>
          </w:p>
          <w:p w14:paraId="153CF14E" w14:textId="77777777" w:rsidR="006F1CE1" w:rsidRPr="0083411E" w:rsidRDefault="00F21F5E" w:rsidP="006F1CE1">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أعترض بشدة</w:t>
            </w:r>
          </w:p>
          <w:p w14:paraId="5E020B69" w14:textId="77777777" w:rsidR="006F1CE1" w:rsidRPr="0083411E" w:rsidRDefault="00F21F5E" w:rsidP="006F1CE1">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أعترض</w:t>
            </w:r>
          </w:p>
          <w:p w14:paraId="0F7C9F54" w14:textId="77777777" w:rsidR="006F1CE1" w:rsidRPr="0083411E" w:rsidRDefault="00F21F5E" w:rsidP="006F1CE1">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lastRenderedPageBreak/>
              <w:t>محايد</w:t>
            </w:r>
          </w:p>
          <w:p w14:paraId="3AF9075F" w14:textId="77777777" w:rsidR="006F1CE1" w:rsidRPr="0083411E" w:rsidRDefault="00F21F5E" w:rsidP="006F1CE1">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أوافق</w:t>
            </w:r>
          </w:p>
          <w:p w14:paraId="7E9CA7A4" w14:textId="77777777" w:rsidR="003C2A50" w:rsidRPr="0083411E" w:rsidRDefault="00F21F5E" w:rsidP="006F1CE1">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أوافق بشدة</w:t>
            </w:r>
          </w:p>
        </w:tc>
      </w:tr>
      <w:tr w:rsidR="00F2044B" w:rsidRPr="0083411E" w14:paraId="480D859E" w14:textId="77777777" w:rsidTr="0083411E">
        <w:tc>
          <w:tcPr>
            <w:tcW w:w="1353" w:type="dxa"/>
            <w:shd w:val="clear" w:color="auto" w:fill="C1E4F5"/>
            <w:tcMar>
              <w:top w:w="120" w:type="dxa"/>
              <w:left w:w="180" w:type="dxa"/>
              <w:bottom w:w="120" w:type="dxa"/>
              <w:right w:w="180" w:type="dxa"/>
            </w:tcMar>
            <w:hideMark/>
          </w:tcPr>
          <w:p w14:paraId="352F6D81" w14:textId="77777777" w:rsidR="00764DBF" w:rsidRPr="0083411E" w:rsidRDefault="00F21F5E" w:rsidP="00764DBF">
            <w:pPr>
              <w:spacing w:before="30" w:after="30"/>
              <w:ind w:left="30" w:right="30"/>
              <w:rPr>
                <w:rFonts w:ascii="Calibri" w:eastAsia="Times New Roman" w:hAnsi="Calibri" w:cs="Calibri"/>
                <w:sz w:val="16"/>
              </w:rPr>
            </w:pPr>
            <w:hyperlink r:id="rId192" w:tgtFrame="_blank" w:history="1">
              <w:r w:rsidRPr="0083411E">
                <w:rPr>
                  <w:rFonts w:ascii="Calibri" w:eastAsia="Times New Roman" w:hAnsi="Calibri" w:cs="Calibri"/>
                  <w:color w:val="0000FF"/>
                  <w:sz w:val="16"/>
                  <w:u w:val="single"/>
                </w:rPr>
                <w:t>Screen 18</w:t>
              </w:r>
            </w:hyperlink>
            <w:r w:rsidRPr="0083411E">
              <w:rPr>
                <w:rFonts w:ascii="Calibri" w:eastAsia="Times New Roman" w:hAnsi="Calibri" w:cs="Calibri"/>
                <w:sz w:val="16"/>
              </w:rPr>
              <w:t xml:space="preserve"> </w:t>
            </w:r>
          </w:p>
          <w:p w14:paraId="7788C321" w14:textId="77777777" w:rsidR="00764DBF" w:rsidRPr="0083411E" w:rsidRDefault="00F21F5E" w:rsidP="00764DBF">
            <w:pPr>
              <w:ind w:left="30" w:right="30"/>
              <w:rPr>
                <w:rFonts w:ascii="Calibri" w:eastAsia="Times New Roman" w:hAnsi="Calibri" w:cs="Calibri"/>
                <w:sz w:val="16"/>
              </w:rPr>
            </w:pPr>
            <w:hyperlink r:id="rId193" w:tgtFrame="_blank" w:history="1">
              <w:r w:rsidRPr="0083411E">
                <w:rPr>
                  <w:rFonts w:ascii="Calibri" w:eastAsia="Times New Roman" w:hAnsi="Calibri" w:cs="Calibri"/>
                  <w:color w:val="0000FF"/>
                  <w:sz w:val="16"/>
                  <w:u w:val="single"/>
                </w:rPr>
                <w:t>107_C_200</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4B2BDF3" w14:textId="77777777" w:rsidR="00764DBF" w:rsidRPr="0083411E" w:rsidRDefault="00F21F5E" w:rsidP="00764DBF">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Where to go for Support</w:t>
            </w:r>
          </w:p>
        </w:tc>
        <w:tc>
          <w:tcPr>
            <w:tcW w:w="6000" w:type="dxa"/>
            <w:vAlign w:val="center"/>
          </w:tcPr>
          <w:p w14:paraId="682E01F2" w14:textId="77777777" w:rsidR="00764DBF"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من أين يمكنك الحصول على الدعم</w:t>
            </w:r>
          </w:p>
        </w:tc>
      </w:tr>
      <w:tr w:rsidR="00F2044B" w:rsidRPr="0083411E" w14:paraId="39509FF6" w14:textId="77777777" w:rsidTr="0083411E">
        <w:tc>
          <w:tcPr>
            <w:tcW w:w="1353" w:type="dxa"/>
            <w:shd w:val="clear" w:color="auto" w:fill="C1E4F5"/>
            <w:tcMar>
              <w:top w:w="120" w:type="dxa"/>
              <w:left w:w="180" w:type="dxa"/>
              <w:bottom w:w="120" w:type="dxa"/>
              <w:right w:w="180" w:type="dxa"/>
            </w:tcMar>
            <w:hideMark/>
          </w:tcPr>
          <w:p w14:paraId="49CBDD08" w14:textId="77777777" w:rsidR="00764DBF" w:rsidRPr="0083411E" w:rsidRDefault="00F21F5E" w:rsidP="00764DBF">
            <w:pPr>
              <w:spacing w:before="30" w:after="30"/>
              <w:ind w:left="30" w:right="30"/>
              <w:rPr>
                <w:rFonts w:ascii="Calibri" w:eastAsia="Times New Roman" w:hAnsi="Calibri" w:cs="Calibri"/>
                <w:sz w:val="16"/>
              </w:rPr>
            </w:pPr>
            <w:hyperlink r:id="rId194" w:tgtFrame="_blank" w:history="1">
              <w:r w:rsidRPr="0083411E">
                <w:rPr>
                  <w:rFonts w:ascii="Calibri" w:eastAsia="Times New Roman" w:hAnsi="Calibri" w:cs="Calibri"/>
                  <w:color w:val="0000FF"/>
                  <w:sz w:val="16"/>
                  <w:u w:val="single"/>
                </w:rPr>
                <w:t>Screen 18</w:t>
              </w:r>
            </w:hyperlink>
            <w:r w:rsidRPr="0083411E">
              <w:rPr>
                <w:rFonts w:ascii="Calibri" w:eastAsia="Times New Roman" w:hAnsi="Calibri" w:cs="Calibri"/>
                <w:sz w:val="16"/>
              </w:rPr>
              <w:t xml:space="preserve"> </w:t>
            </w:r>
          </w:p>
          <w:p w14:paraId="2CEB658E" w14:textId="77777777" w:rsidR="00764DBF" w:rsidRPr="0083411E" w:rsidRDefault="00F21F5E" w:rsidP="00764DBF">
            <w:pPr>
              <w:ind w:left="30" w:right="30"/>
              <w:rPr>
                <w:rFonts w:ascii="Calibri" w:eastAsia="Times New Roman" w:hAnsi="Calibri" w:cs="Calibri"/>
                <w:sz w:val="16"/>
              </w:rPr>
            </w:pPr>
            <w:hyperlink r:id="rId195" w:tgtFrame="_blank" w:history="1">
              <w:r w:rsidRPr="0083411E">
                <w:rPr>
                  <w:rFonts w:ascii="Calibri" w:eastAsia="Times New Roman" w:hAnsi="Calibri" w:cs="Calibri"/>
                  <w:color w:val="0000FF"/>
                  <w:sz w:val="16"/>
                  <w:u w:val="single"/>
                </w:rPr>
                <w:t>108_C_200</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DA3D6C5" w14:textId="77777777" w:rsidR="00764DBF" w:rsidRPr="0083411E" w:rsidRDefault="00F21F5E" w:rsidP="00764DBF">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Manager</w:t>
            </w:r>
          </w:p>
          <w:p w14:paraId="717329C4" w14:textId="77777777" w:rsidR="00764DBF" w:rsidRPr="0083411E" w:rsidRDefault="00F21F5E" w:rsidP="00764DBF">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If you have questions about your interactions with those outside of Abbott, the best place to start is with your manager</w:t>
            </w:r>
          </w:p>
        </w:tc>
        <w:tc>
          <w:tcPr>
            <w:tcW w:w="6000" w:type="dxa"/>
            <w:vAlign w:val="center"/>
          </w:tcPr>
          <w:p w14:paraId="6A163B1D" w14:textId="77777777" w:rsidR="00764DBF"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المدير</w:t>
            </w:r>
          </w:p>
          <w:p w14:paraId="71E6AB90" w14:textId="77777777" w:rsidR="00764DBF"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 xml:space="preserve">إذا كانت لديك أسئلة حول تعامُلاتك مع الأشخاص خارج </w:t>
            </w:r>
            <w:r w:rsidRPr="0083411E">
              <w:rPr>
                <w:rFonts w:ascii="Arial" w:eastAsia="Arial" w:hAnsi="Arial" w:cs="Arial"/>
              </w:rPr>
              <w:t>Abbott</w:t>
            </w:r>
            <w:r w:rsidRPr="0083411E">
              <w:rPr>
                <w:rFonts w:ascii="Arial" w:eastAsia="Arial" w:hAnsi="Arial" w:cs="Arial"/>
                <w:rtl/>
              </w:rPr>
              <w:t>، فإن أفضل مكان للبدء هو مع مديرك</w:t>
            </w:r>
          </w:p>
        </w:tc>
      </w:tr>
      <w:tr w:rsidR="00F2044B" w:rsidRPr="0083411E" w14:paraId="0C0ECEAB" w14:textId="77777777" w:rsidTr="0083411E">
        <w:tc>
          <w:tcPr>
            <w:tcW w:w="1353" w:type="dxa"/>
            <w:shd w:val="clear" w:color="auto" w:fill="C1E4F5"/>
            <w:tcMar>
              <w:top w:w="120" w:type="dxa"/>
              <w:left w:w="180" w:type="dxa"/>
              <w:bottom w:w="120" w:type="dxa"/>
              <w:right w:w="180" w:type="dxa"/>
            </w:tcMar>
            <w:hideMark/>
          </w:tcPr>
          <w:p w14:paraId="65156287" w14:textId="77777777" w:rsidR="00764DBF" w:rsidRPr="0083411E" w:rsidRDefault="00F21F5E" w:rsidP="00764DBF">
            <w:pPr>
              <w:spacing w:before="30" w:after="30"/>
              <w:ind w:left="30" w:right="30"/>
              <w:rPr>
                <w:rFonts w:ascii="Calibri" w:eastAsia="Times New Roman" w:hAnsi="Calibri" w:cs="Calibri"/>
                <w:sz w:val="16"/>
              </w:rPr>
            </w:pPr>
            <w:hyperlink r:id="rId196" w:tgtFrame="_blank" w:history="1">
              <w:r w:rsidRPr="0083411E">
                <w:rPr>
                  <w:rFonts w:ascii="Calibri" w:eastAsia="Times New Roman" w:hAnsi="Calibri" w:cs="Calibri"/>
                  <w:color w:val="0000FF"/>
                  <w:sz w:val="16"/>
                  <w:u w:val="single"/>
                </w:rPr>
                <w:t>Screen 18</w:t>
              </w:r>
            </w:hyperlink>
            <w:r w:rsidRPr="0083411E">
              <w:rPr>
                <w:rFonts w:ascii="Calibri" w:eastAsia="Times New Roman" w:hAnsi="Calibri" w:cs="Calibri"/>
                <w:sz w:val="16"/>
              </w:rPr>
              <w:t xml:space="preserve"> </w:t>
            </w:r>
          </w:p>
          <w:p w14:paraId="0071BDCC" w14:textId="77777777" w:rsidR="00764DBF" w:rsidRPr="0083411E" w:rsidRDefault="00F21F5E" w:rsidP="00764DBF">
            <w:pPr>
              <w:ind w:left="30" w:right="30"/>
              <w:rPr>
                <w:rFonts w:ascii="Calibri" w:eastAsia="Times New Roman" w:hAnsi="Calibri" w:cs="Calibri"/>
                <w:sz w:val="16"/>
              </w:rPr>
            </w:pPr>
            <w:hyperlink r:id="rId197" w:tgtFrame="_blank" w:history="1">
              <w:r w:rsidRPr="0083411E">
                <w:rPr>
                  <w:rFonts w:ascii="Calibri" w:eastAsia="Times New Roman" w:hAnsi="Calibri" w:cs="Calibri"/>
                  <w:color w:val="0000FF"/>
                  <w:sz w:val="16"/>
                  <w:u w:val="single"/>
                </w:rPr>
                <w:t>109_C_200</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68AEC0A" w14:textId="77777777" w:rsidR="00764DBF" w:rsidRPr="0083411E" w:rsidRDefault="00F21F5E" w:rsidP="00764DBF">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Written Standards</w:t>
            </w:r>
          </w:p>
          <w:p w14:paraId="3A8E0690" w14:textId="77777777" w:rsidR="00764DBF" w:rsidRPr="0083411E" w:rsidRDefault="00F21F5E" w:rsidP="00764DBF">
            <w:pPr>
              <w:numPr>
                <w:ilvl w:val="0"/>
                <w:numId w:val="4"/>
              </w:numPr>
              <w:spacing w:before="100" w:beforeAutospacing="1" w:after="100" w:afterAutospacing="1"/>
              <w:ind w:left="750" w:right="30"/>
              <w:rPr>
                <w:rFonts w:ascii="Calibri" w:eastAsia="Times New Roman" w:hAnsi="Calibri" w:cs="Calibri"/>
              </w:rPr>
            </w:pPr>
            <w:r w:rsidRPr="0083411E">
              <w:rPr>
                <w:rFonts w:ascii="Calibri" w:eastAsia="Times New Roman" w:hAnsi="Calibri" w:cs="Calibri"/>
              </w:rPr>
              <w:t xml:space="preserve">For our company’s fundamental set of expectations about interactions with others, consult our </w:t>
            </w:r>
            <w:hyperlink r:id="rId198" w:tgtFrame="_blank" w:history="1">
              <w:r w:rsidRPr="0083411E">
                <w:rPr>
                  <w:rFonts w:ascii="Calibri" w:eastAsia="Times New Roman" w:hAnsi="Calibri" w:cs="Calibri"/>
                  <w:color w:val="0000FF"/>
                  <w:u w:val="single"/>
                </w:rPr>
                <w:t>Code of Business Conduct</w:t>
              </w:r>
            </w:hyperlink>
            <w:r w:rsidRPr="0083411E">
              <w:rPr>
                <w:rFonts w:ascii="Calibri" w:eastAsia="Times New Roman" w:hAnsi="Calibri" w:cs="Calibri"/>
              </w:rPr>
              <w:t>.</w:t>
            </w:r>
          </w:p>
          <w:p w14:paraId="759E99DD" w14:textId="77777777" w:rsidR="00764DBF" w:rsidRPr="0083411E" w:rsidRDefault="00F21F5E" w:rsidP="00764DBF">
            <w:pPr>
              <w:numPr>
                <w:ilvl w:val="0"/>
                <w:numId w:val="4"/>
              </w:numPr>
              <w:spacing w:before="100" w:beforeAutospacing="1" w:after="100" w:afterAutospacing="1"/>
              <w:ind w:left="750" w:right="30"/>
              <w:rPr>
                <w:rFonts w:ascii="Calibri" w:eastAsia="Times New Roman" w:hAnsi="Calibri" w:cs="Calibri"/>
              </w:rPr>
            </w:pPr>
            <w:r w:rsidRPr="0083411E">
              <w:rPr>
                <w:rFonts w:ascii="Calibri" w:eastAsia="Times New Roman" w:hAnsi="Calibri" w:cs="Calibri"/>
              </w:rPr>
              <w:t xml:space="preserve">For our corporate policies and procedures applicable companywide, visit the </w:t>
            </w:r>
            <w:hyperlink r:id="rId199" w:tgtFrame="_blank" w:history="1">
              <w:r w:rsidRPr="0083411E">
                <w:rPr>
                  <w:rFonts w:ascii="Calibri" w:eastAsia="Times New Roman" w:hAnsi="Calibri" w:cs="Calibri"/>
                  <w:color w:val="0000FF"/>
                  <w:u w:val="single"/>
                </w:rPr>
                <w:t>Global Policy Portal.</w:t>
              </w:r>
            </w:hyperlink>
          </w:p>
        </w:tc>
        <w:tc>
          <w:tcPr>
            <w:tcW w:w="6000" w:type="dxa"/>
            <w:vAlign w:val="center"/>
          </w:tcPr>
          <w:p w14:paraId="6081A9D2" w14:textId="77777777" w:rsidR="00764DBF"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المعايير المكتوبة</w:t>
            </w:r>
          </w:p>
          <w:p w14:paraId="695CC4EA" w14:textId="77777777" w:rsidR="00AF4AEE" w:rsidRPr="0083411E" w:rsidRDefault="00F21F5E" w:rsidP="008970A2">
            <w:pPr>
              <w:numPr>
                <w:ilvl w:val="0"/>
                <w:numId w:val="4"/>
              </w:numPr>
              <w:bidi/>
              <w:spacing w:before="100" w:beforeAutospacing="1" w:after="100" w:afterAutospacing="1"/>
              <w:ind w:left="750" w:right="30"/>
              <w:rPr>
                <w:rFonts w:ascii="Calibri" w:eastAsia="Times New Roman" w:hAnsi="Calibri" w:cs="Calibri"/>
              </w:rPr>
            </w:pPr>
            <w:r w:rsidRPr="0083411E">
              <w:rPr>
                <w:rFonts w:ascii="Arial" w:eastAsia="Arial" w:hAnsi="Arial" w:cs="Arial"/>
                <w:rtl/>
              </w:rPr>
              <w:t xml:space="preserve">للتعرف على توقعات الشركة الأساسية حول التعاملات مع الآخرين، يُرجى الرجوع إلى </w:t>
            </w:r>
            <w:hyperlink r:id="rId200" w:tgtFrame="_blank" w:history="1">
              <w:r w:rsidRPr="0083411E">
                <w:rPr>
                  <w:rFonts w:ascii="Arial" w:eastAsia="Arial" w:hAnsi="Arial" w:cs="Arial"/>
                  <w:color w:val="0000FF"/>
                  <w:u w:val="single"/>
                  <w:rtl/>
                </w:rPr>
                <w:t>مدونة سلوك الأعمال الخاصة بشركتنا</w:t>
              </w:r>
            </w:hyperlink>
            <w:r w:rsidRPr="0083411E">
              <w:rPr>
                <w:rFonts w:ascii="Arial" w:eastAsia="Arial" w:hAnsi="Arial" w:cs="Arial"/>
              </w:rPr>
              <w:t>.</w:t>
            </w:r>
          </w:p>
          <w:p w14:paraId="26FB26DE" w14:textId="77777777" w:rsidR="00764DBF" w:rsidRPr="0083411E" w:rsidRDefault="00F21F5E" w:rsidP="008970A2">
            <w:pPr>
              <w:numPr>
                <w:ilvl w:val="0"/>
                <w:numId w:val="4"/>
              </w:numPr>
              <w:bidi/>
              <w:spacing w:before="100" w:beforeAutospacing="1" w:after="100" w:afterAutospacing="1"/>
              <w:ind w:left="750" w:right="30"/>
              <w:rPr>
                <w:rFonts w:ascii="Calibri" w:eastAsia="Times New Roman" w:hAnsi="Calibri" w:cs="Calibri"/>
              </w:rPr>
            </w:pPr>
            <w:r w:rsidRPr="0083411E">
              <w:rPr>
                <w:rFonts w:ascii="Arial" w:eastAsia="Arial" w:hAnsi="Arial" w:cs="Arial"/>
                <w:rtl/>
              </w:rPr>
              <w:t xml:space="preserve">للتعرّف على سياسات شركتنا وإجراءاتها المطبّقة في عموم الشركة، قم بزيارة </w:t>
            </w:r>
            <w:hyperlink r:id="rId201" w:tgtFrame="_blank" w:history="1">
              <w:r w:rsidRPr="0083411E">
                <w:rPr>
                  <w:rFonts w:ascii="Arial" w:eastAsia="Arial" w:hAnsi="Arial" w:cs="Arial"/>
                  <w:color w:val="0000FF"/>
                  <w:u w:val="single"/>
                  <w:rtl/>
                </w:rPr>
                <w:t>بوابة السياسة العالميّة.</w:t>
              </w:r>
            </w:hyperlink>
            <w:r w:rsidRPr="0083411E">
              <w:rPr>
                <w:rFonts w:ascii="Arial" w:eastAsia="Arial" w:hAnsi="Arial" w:cs="Arial"/>
              </w:rPr>
              <w:t>.</w:t>
            </w:r>
          </w:p>
        </w:tc>
      </w:tr>
      <w:tr w:rsidR="00F2044B" w:rsidRPr="0083411E" w14:paraId="0EDAAB7A" w14:textId="77777777" w:rsidTr="0083411E">
        <w:tc>
          <w:tcPr>
            <w:tcW w:w="1353" w:type="dxa"/>
            <w:shd w:val="clear" w:color="auto" w:fill="C1E4F5"/>
            <w:tcMar>
              <w:top w:w="120" w:type="dxa"/>
              <w:left w:w="180" w:type="dxa"/>
              <w:bottom w:w="120" w:type="dxa"/>
              <w:right w:w="180" w:type="dxa"/>
            </w:tcMar>
            <w:hideMark/>
          </w:tcPr>
          <w:p w14:paraId="2F1B3C8E" w14:textId="77777777" w:rsidR="00764DBF" w:rsidRPr="0083411E" w:rsidRDefault="00F21F5E" w:rsidP="00764DBF">
            <w:pPr>
              <w:spacing w:before="30" w:after="30"/>
              <w:ind w:left="30" w:right="30"/>
              <w:rPr>
                <w:rFonts w:ascii="Calibri" w:eastAsia="Times New Roman" w:hAnsi="Calibri" w:cs="Calibri"/>
                <w:sz w:val="16"/>
              </w:rPr>
            </w:pPr>
            <w:hyperlink r:id="rId202" w:tgtFrame="_blank" w:history="1">
              <w:r w:rsidRPr="0083411E">
                <w:rPr>
                  <w:rFonts w:ascii="Calibri" w:eastAsia="Times New Roman" w:hAnsi="Calibri" w:cs="Calibri"/>
                  <w:color w:val="0000FF"/>
                  <w:sz w:val="16"/>
                  <w:u w:val="single"/>
                </w:rPr>
                <w:t>Screen 18</w:t>
              </w:r>
            </w:hyperlink>
            <w:r w:rsidRPr="0083411E">
              <w:rPr>
                <w:rFonts w:ascii="Calibri" w:eastAsia="Times New Roman" w:hAnsi="Calibri" w:cs="Calibri"/>
                <w:sz w:val="16"/>
              </w:rPr>
              <w:t xml:space="preserve"> </w:t>
            </w:r>
          </w:p>
          <w:p w14:paraId="42EEE389" w14:textId="77777777" w:rsidR="00764DBF" w:rsidRPr="0083411E" w:rsidRDefault="00F21F5E" w:rsidP="00764DBF">
            <w:pPr>
              <w:ind w:left="30" w:right="30"/>
              <w:rPr>
                <w:rFonts w:ascii="Calibri" w:eastAsia="Times New Roman" w:hAnsi="Calibri" w:cs="Calibri"/>
                <w:sz w:val="16"/>
              </w:rPr>
            </w:pPr>
            <w:hyperlink r:id="rId203" w:tgtFrame="_blank" w:history="1">
              <w:r w:rsidRPr="0083411E">
                <w:rPr>
                  <w:rFonts w:ascii="Calibri" w:eastAsia="Times New Roman" w:hAnsi="Calibri" w:cs="Calibri"/>
                  <w:color w:val="0000FF"/>
                  <w:sz w:val="16"/>
                  <w:u w:val="single"/>
                </w:rPr>
                <w:t>110_C_200</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19BD157" w14:textId="77777777" w:rsidR="00764DBF" w:rsidRPr="0083411E" w:rsidRDefault="00F21F5E" w:rsidP="00764DBF">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Office of Ethics and Compliance (OEC)</w:t>
            </w:r>
          </w:p>
          <w:p w14:paraId="31BAD6E4" w14:textId="77777777" w:rsidR="00764DBF" w:rsidRPr="0083411E" w:rsidRDefault="00F21F5E" w:rsidP="00764DBF">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lastRenderedPageBreak/>
              <w:t>The OEC is a global resource available to address your questions or concerns about our company’s values and standards of conduct.</w:t>
            </w:r>
          </w:p>
          <w:p w14:paraId="67D2ABF6" w14:textId="77777777" w:rsidR="00764DBF" w:rsidRPr="0083411E" w:rsidRDefault="00F21F5E" w:rsidP="00764DBF">
            <w:pPr>
              <w:numPr>
                <w:ilvl w:val="0"/>
                <w:numId w:val="5"/>
              </w:numPr>
              <w:spacing w:before="100" w:beforeAutospacing="1" w:after="100" w:afterAutospacing="1"/>
              <w:ind w:left="750" w:right="30"/>
              <w:rPr>
                <w:rFonts w:ascii="Calibri" w:eastAsia="Times New Roman" w:hAnsi="Calibri" w:cs="Calibri"/>
              </w:rPr>
            </w:pPr>
            <w:r w:rsidRPr="0083411E">
              <w:rPr>
                <w:rFonts w:ascii="Calibri" w:eastAsia="Times New Roman" w:hAnsi="Calibri" w:cs="Calibri"/>
              </w:rPr>
              <w:t xml:space="preserve">Visit the </w:t>
            </w:r>
            <w:hyperlink r:id="rId204" w:tgtFrame="_blank" w:history="1">
              <w:r w:rsidRPr="0083411E">
                <w:rPr>
                  <w:rFonts w:ascii="Calibri" w:eastAsia="Times New Roman" w:hAnsi="Calibri" w:cs="Calibri"/>
                  <w:color w:val="0000FF"/>
                  <w:u w:val="single"/>
                </w:rPr>
                <w:t>OEC webpage</w:t>
              </w:r>
            </w:hyperlink>
            <w:r w:rsidRPr="0083411E">
              <w:rPr>
                <w:rFonts w:ascii="Calibri" w:eastAsia="Times New Roman" w:hAnsi="Calibri" w:cs="Calibri"/>
              </w:rPr>
              <w:t xml:space="preserve"> on Abbott World.</w:t>
            </w:r>
          </w:p>
          <w:p w14:paraId="181BF2FB" w14:textId="77777777" w:rsidR="00764DBF" w:rsidRPr="0083411E" w:rsidRDefault="00F21F5E" w:rsidP="00764DBF">
            <w:pPr>
              <w:numPr>
                <w:ilvl w:val="0"/>
                <w:numId w:val="5"/>
              </w:numPr>
              <w:spacing w:before="100" w:beforeAutospacing="1" w:after="100" w:afterAutospacing="1"/>
              <w:ind w:left="750" w:right="30"/>
              <w:rPr>
                <w:rFonts w:ascii="Calibri" w:eastAsia="Times New Roman" w:hAnsi="Calibri" w:cs="Calibri"/>
              </w:rPr>
            </w:pPr>
            <w:r w:rsidRPr="0083411E">
              <w:rPr>
                <w:rFonts w:ascii="Calibri" w:eastAsia="Times New Roman" w:hAnsi="Calibri" w:cs="Calibri"/>
              </w:rPr>
              <w:t>If you have any concerns about corrupt business activities, either within the company or in your dealings with customers or other third parties, you can report your concerns to the OEC (</w:t>
            </w:r>
            <w:hyperlink r:id="rId205" w:tgtFrame="_blank" w:history="1">
              <w:r w:rsidRPr="0083411E">
                <w:rPr>
                  <w:rFonts w:ascii="Calibri" w:eastAsia="Times New Roman" w:hAnsi="Calibri" w:cs="Calibri"/>
                  <w:color w:val="0000FF"/>
                  <w:u w:val="single"/>
                </w:rPr>
                <w:t>investigations@abbott.com</w:t>
              </w:r>
            </w:hyperlink>
            <w:r w:rsidRPr="0083411E">
              <w:rPr>
                <w:rFonts w:ascii="Calibri" w:eastAsia="Times New Roman" w:hAnsi="Calibri" w:cs="Calibri"/>
              </w:rPr>
              <w:t xml:space="preserve">) or Legal, or call our multilingual </w:t>
            </w:r>
            <w:hyperlink r:id="rId206" w:tgtFrame="_blank" w:history="1">
              <w:proofErr w:type="spellStart"/>
              <w:r w:rsidRPr="0083411E">
                <w:rPr>
                  <w:rFonts w:ascii="Calibri" w:eastAsia="Times New Roman" w:hAnsi="Calibri" w:cs="Calibri"/>
                  <w:color w:val="0000FF"/>
                  <w:u w:val="single"/>
                </w:rPr>
                <w:t>SpeakUp</w:t>
              </w:r>
              <w:proofErr w:type="spellEnd"/>
            </w:hyperlink>
            <w:r w:rsidRPr="0083411E">
              <w:rPr>
                <w:rFonts w:ascii="Calibri" w:eastAsia="Times New Roman" w:hAnsi="Calibri" w:cs="Calibri"/>
              </w:rPr>
              <w:t xml:space="preserve"> available globally 24/7.</w:t>
            </w:r>
          </w:p>
          <w:p w14:paraId="03454F45" w14:textId="77777777" w:rsidR="00764DBF" w:rsidRPr="0083411E" w:rsidRDefault="00F21F5E" w:rsidP="00764DBF">
            <w:pPr>
              <w:numPr>
                <w:ilvl w:val="0"/>
                <w:numId w:val="5"/>
              </w:numPr>
              <w:spacing w:before="100" w:beforeAutospacing="1" w:after="100" w:afterAutospacing="1"/>
              <w:ind w:left="750" w:right="30"/>
              <w:rPr>
                <w:rFonts w:ascii="Calibri" w:eastAsia="Times New Roman" w:hAnsi="Calibri" w:cs="Calibri"/>
              </w:rPr>
            </w:pPr>
            <w:r w:rsidRPr="0083411E">
              <w:rPr>
                <w:rFonts w:ascii="Calibri" w:eastAsia="Times New Roman" w:hAnsi="Calibri" w:cs="Calibri"/>
              </w:rPr>
              <w:t xml:space="preserve">iComply – Visit </w:t>
            </w:r>
            <w:hyperlink r:id="rId207" w:tgtFrame="_blank" w:history="1">
              <w:r w:rsidRPr="0083411E">
                <w:rPr>
                  <w:rFonts w:ascii="Calibri" w:eastAsia="Times New Roman" w:hAnsi="Calibri" w:cs="Calibri"/>
                  <w:color w:val="0000FF"/>
                  <w:u w:val="single"/>
                </w:rPr>
                <w:t>iComply</w:t>
              </w:r>
            </w:hyperlink>
            <w:r w:rsidRPr="0083411E">
              <w:rPr>
                <w:rFonts w:ascii="Calibri" w:eastAsia="Times New Roman" w:hAnsi="Calibri" w:cs="Calibri"/>
              </w:rPr>
              <w:t xml:space="preserve"> to access compliance-related applications and resources geared towards interactions with Healthcare Professionals and Healthcare Organizations, as well as third parties.</w:t>
            </w:r>
          </w:p>
        </w:tc>
        <w:tc>
          <w:tcPr>
            <w:tcW w:w="6000" w:type="dxa"/>
            <w:vAlign w:val="center"/>
          </w:tcPr>
          <w:p w14:paraId="14FEB381" w14:textId="77777777" w:rsidR="00764DBF"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lastRenderedPageBreak/>
              <w:t>مكتب الأخلاقيّات والامتثال (</w:t>
            </w:r>
            <w:r w:rsidRPr="0083411E">
              <w:rPr>
                <w:rFonts w:ascii="Arial" w:eastAsia="Arial" w:hAnsi="Arial" w:cs="Arial"/>
              </w:rPr>
              <w:t>OEC</w:t>
            </w:r>
            <w:r w:rsidRPr="0083411E">
              <w:rPr>
                <w:rFonts w:ascii="Arial" w:eastAsia="Arial" w:hAnsi="Arial" w:cs="Arial"/>
                <w:rtl/>
              </w:rPr>
              <w:t>)</w:t>
            </w:r>
          </w:p>
          <w:p w14:paraId="0A392081" w14:textId="77777777" w:rsidR="00764DBF"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lastRenderedPageBreak/>
              <w:t>إنّ مكتب الأخلاقيّات والامتثال (OEC) هو مورد عالمي متاح لمعالجة أسئلتك أو استفساراتك بشأن قيم الشركة ومعايير السلوك فيها.</w:t>
            </w:r>
          </w:p>
          <w:p w14:paraId="4CA0A7AA" w14:textId="77777777" w:rsidR="00764DBF" w:rsidRPr="0083411E" w:rsidRDefault="00F21F5E" w:rsidP="008970A2">
            <w:pPr>
              <w:numPr>
                <w:ilvl w:val="0"/>
                <w:numId w:val="5"/>
              </w:numPr>
              <w:bidi/>
              <w:spacing w:before="100" w:beforeAutospacing="1" w:after="100" w:afterAutospacing="1"/>
              <w:ind w:left="750" w:right="30"/>
              <w:rPr>
                <w:rFonts w:ascii="Calibri" w:eastAsia="Times New Roman" w:hAnsi="Calibri" w:cs="Calibri"/>
                <w:rtl/>
              </w:rPr>
            </w:pPr>
            <w:r w:rsidRPr="0083411E">
              <w:rPr>
                <w:rFonts w:ascii="Arial" w:eastAsia="Arial" w:hAnsi="Arial" w:cs="Arial"/>
                <w:rtl/>
              </w:rPr>
              <w:t xml:space="preserve">تفضّل بزيارة </w:t>
            </w:r>
            <w:r w:rsidRPr="0083411E">
              <w:rPr>
                <w:rtl/>
              </w:rPr>
              <w:fldChar w:fldCharType="begin"/>
            </w:r>
            <w:r w:rsidRPr="0083411E">
              <w:rPr>
                <w:rtl/>
              </w:rPr>
              <w:instrText xml:space="preserve"> HYPERLINK "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 "_blank" </w:instrText>
            </w:r>
            <w:r w:rsidRPr="0083411E">
              <w:rPr>
                <w:rtl/>
              </w:rPr>
            </w:r>
            <w:r w:rsidRPr="0083411E">
              <w:rPr>
                <w:rtl/>
              </w:rPr>
              <w:fldChar w:fldCharType="separate"/>
            </w:r>
            <w:r w:rsidRPr="0083411E">
              <w:rPr>
                <w:rFonts w:ascii="Arial" w:eastAsia="Arial" w:hAnsi="Arial" w:cs="Arial"/>
                <w:color w:val="0000FF"/>
                <w:u w:val="single"/>
                <w:rtl/>
              </w:rPr>
              <w:t>صفحة ويب موقع مكتب الأخلاقيات والامتثال</w:t>
            </w:r>
            <w:r w:rsidRPr="0083411E">
              <w:rPr>
                <w:rFonts w:ascii="Arial" w:eastAsia="Arial" w:hAnsi="Arial" w:cs="Arial"/>
                <w:color w:val="0000FF"/>
                <w:u w:val="single"/>
                <w:rtl/>
              </w:rPr>
              <w:fldChar w:fldCharType="end"/>
            </w:r>
            <w:r w:rsidRPr="0083411E">
              <w:rPr>
                <w:rFonts w:ascii="Arial" w:eastAsia="Arial" w:hAnsi="Arial" w:cs="Arial"/>
                <w:rtl/>
              </w:rPr>
              <w:t xml:space="preserve"> في Abbott World.</w:t>
            </w:r>
          </w:p>
          <w:p w14:paraId="4A4D0471" w14:textId="77777777" w:rsidR="006E5FE6" w:rsidRPr="0083411E" w:rsidRDefault="00F21F5E" w:rsidP="008970A2">
            <w:pPr>
              <w:numPr>
                <w:ilvl w:val="0"/>
                <w:numId w:val="5"/>
              </w:numPr>
              <w:bidi/>
              <w:spacing w:before="100" w:beforeAutospacing="1" w:after="100" w:afterAutospacing="1"/>
              <w:ind w:left="750" w:right="30"/>
              <w:rPr>
                <w:rFonts w:ascii="Calibri" w:eastAsia="Times New Roman" w:hAnsi="Calibri" w:cs="Calibri"/>
                <w:rtl/>
              </w:rPr>
            </w:pPr>
            <w:r w:rsidRPr="0083411E">
              <w:rPr>
                <w:rFonts w:ascii="Arial" w:eastAsia="Arial" w:hAnsi="Arial" w:cs="Arial"/>
                <w:rtl/>
              </w:rPr>
              <w:t>إذا كانت لديك أيّة مخاوف بشأن أنشطة الأعمال الفاسدة، سواء داخل الشركة أو في تعاملاتك مع العملاء أو الأطراف الثالثة الأخرى، يمكنك الإبلاغ عن قلقك لدى مكتب الأخلاقيات والامتثال (</w:t>
            </w:r>
            <w:r w:rsidRPr="0083411E">
              <w:rPr>
                <w:rtl/>
              </w:rPr>
              <w:fldChar w:fldCharType="begin"/>
            </w:r>
            <w:r w:rsidRPr="0083411E">
              <w:rPr>
                <w:rtl/>
              </w:rPr>
              <w:instrText xml:space="preserve"> HYPERLINK "mailto:investigations@abbott.com" \t "_blank" </w:instrText>
            </w:r>
            <w:r w:rsidRPr="0083411E">
              <w:rPr>
                <w:rtl/>
              </w:rPr>
            </w:r>
            <w:r w:rsidRPr="0083411E">
              <w:rPr>
                <w:rtl/>
              </w:rPr>
              <w:fldChar w:fldCharType="separate"/>
            </w:r>
            <w:r w:rsidRPr="0083411E">
              <w:rPr>
                <w:rFonts w:ascii="Arial" w:eastAsia="Arial" w:hAnsi="Arial" w:cs="Arial"/>
                <w:color w:val="0000FF"/>
                <w:u w:val="single"/>
                <w:rtl/>
              </w:rPr>
              <w:t>investigations@abbott.com</w:t>
            </w:r>
            <w:r w:rsidRPr="0083411E">
              <w:rPr>
                <w:rFonts w:ascii="Arial" w:eastAsia="Arial" w:hAnsi="Arial" w:cs="Arial"/>
                <w:color w:val="0000FF"/>
                <w:u w:val="single"/>
                <w:rtl/>
              </w:rPr>
              <w:fldChar w:fldCharType="end"/>
            </w:r>
            <w:r w:rsidRPr="0083411E">
              <w:rPr>
                <w:rFonts w:ascii="Arial" w:eastAsia="Arial" w:hAnsi="Arial" w:cs="Arial"/>
                <w:rtl/>
              </w:rPr>
              <w:t xml:space="preserve">) أو قسم الشؤون القانونية، أو الاتصال </w:t>
            </w:r>
            <w:r w:rsidRPr="0083411E">
              <w:rPr>
                <w:rtl/>
              </w:rPr>
              <w:fldChar w:fldCharType="begin"/>
            </w:r>
            <w:r w:rsidRPr="0083411E">
              <w:rPr>
                <w:rtl/>
              </w:rPr>
              <w:instrText xml:space="preserve"> HYPERLINK "https://secure.ethicspoint.com/domain/media/en/gui/40393/index.html" \t "_blank" </w:instrText>
            </w:r>
            <w:r w:rsidRPr="0083411E">
              <w:rPr>
                <w:rtl/>
              </w:rPr>
            </w:r>
            <w:r w:rsidRPr="0083411E">
              <w:rPr>
                <w:rtl/>
              </w:rPr>
              <w:fldChar w:fldCharType="separate"/>
            </w:r>
            <w:r w:rsidRPr="0083411E">
              <w:rPr>
                <w:rFonts w:ascii="Arial" w:eastAsia="Arial" w:hAnsi="Arial" w:cs="Arial"/>
                <w:color w:val="0000FF"/>
                <w:rtl/>
              </w:rPr>
              <w:t xml:space="preserve">بخدمة </w:t>
            </w:r>
            <w:r w:rsidRPr="0083411E">
              <w:rPr>
                <w:rFonts w:ascii="Arial" w:eastAsia="Arial" w:hAnsi="Arial" w:cs="Arial"/>
                <w:color w:val="0000FF"/>
                <w:u w:val="single"/>
                <w:rtl/>
              </w:rPr>
              <w:t>SpeakUp</w:t>
            </w:r>
            <w:r w:rsidRPr="0083411E">
              <w:rPr>
                <w:rFonts w:ascii="Arial" w:eastAsia="Arial" w:hAnsi="Arial" w:cs="Arial"/>
                <w:color w:val="0000FF"/>
                <w:u w:val="single"/>
                <w:rtl/>
              </w:rPr>
              <w:fldChar w:fldCharType="end"/>
            </w:r>
            <w:r w:rsidRPr="0083411E">
              <w:rPr>
                <w:rFonts w:ascii="Arial" w:eastAsia="Arial" w:hAnsi="Arial" w:cs="Arial"/>
                <w:rtl/>
              </w:rPr>
              <w:t xml:space="preserve"> متعددة اللغات والمُتاحة عالميًا على مدار الساعة طوال أيام الأسبوع.</w:t>
            </w:r>
          </w:p>
          <w:p w14:paraId="07B03B2C" w14:textId="77777777" w:rsidR="00764DBF" w:rsidRPr="0083411E" w:rsidRDefault="00F21F5E" w:rsidP="008970A2">
            <w:pPr>
              <w:numPr>
                <w:ilvl w:val="0"/>
                <w:numId w:val="5"/>
              </w:numPr>
              <w:bidi/>
              <w:spacing w:before="100" w:beforeAutospacing="1" w:after="100" w:afterAutospacing="1"/>
              <w:ind w:left="750" w:right="30"/>
              <w:rPr>
                <w:rFonts w:ascii="Calibri" w:eastAsia="Times New Roman" w:hAnsi="Calibri" w:cs="Calibri"/>
              </w:rPr>
            </w:pPr>
            <w:r w:rsidRPr="0083411E">
              <w:rPr>
                <w:rFonts w:ascii="Arial" w:eastAsia="Arial" w:hAnsi="Arial" w:cs="Arial"/>
                <w:rtl/>
              </w:rPr>
              <w:t xml:space="preserve">iComply – تفضّل بزيارة </w:t>
            </w:r>
            <w:r w:rsidRPr="0083411E">
              <w:rPr>
                <w:rtl/>
              </w:rPr>
              <w:fldChar w:fldCharType="begin"/>
            </w:r>
            <w:r w:rsidRPr="0083411E">
              <w:rPr>
                <w:rtl/>
              </w:rPr>
              <w:instrText xml:space="preserve"> HYPERLINK "https://icomply.abbott.com/Default.aspx" \t "_blank" </w:instrText>
            </w:r>
            <w:r w:rsidRPr="0083411E">
              <w:rPr>
                <w:rtl/>
              </w:rPr>
            </w:r>
            <w:r w:rsidRPr="0083411E">
              <w:rPr>
                <w:rtl/>
              </w:rPr>
              <w:fldChar w:fldCharType="separate"/>
            </w:r>
            <w:r w:rsidRPr="0083411E">
              <w:rPr>
                <w:rFonts w:ascii="Arial" w:eastAsia="Arial" w:hAnsi="Arial" w:cs="Arial"/>
                <w:color w:val="0000FF"/>
                <w:u w:val="single"/>
                <w:rtl/>
              </w:rPr>
              <w:t>iComply</w:t>
            </w:r>
            <w:r w:rsidRPr="0083411E">
              <w:rPr>
                <w:rFonts w:ascii="Arial" w:eastAsia="Arial" w:hAnsi="Arial" w:cs="Arial"/>
                <w:color w:val="0000FF"/>
                <w:u w:val="single"/>
                <w:rtl/>
              </w:rPr>
              <w:fldChar w:fldCharType="end"/>
            </w:r>
            <w:r w:rsidRPr="0083411E">
              <w:rPr>
                <w:rFonts w:ascii="Arial" w:eastAsia="Arial" w:hAnsi="Arial" w:cs="Arial"/>
                <w:rtl/>
              </w:rPr>
              <w:t xml:space="preserve"> للوصول إلى التطبيقات والموارد المُتعلقة بالامتثال والموجهة للتفاعل مع اختصاصيّي الرعاية الصحية ومؤسسات الرعاية الصحية، بالإضافة إلى الأطراف الثالثة.</w:t>
            </w:r>
          </w:p>
        </w:tc>
      </w:tr>
      <w:tr w:rsidR="00F2044B" w:rsidRPr="0083411E" w14:paraId="14CDA1D6" w14:textId="77777777" w:rsidTr="0083411E">
        <w:tc>
          <w:tcPr>
            <w:tcW w:w="1353" w:type="dxa"/>
            <w:shd w:val="clear" w:color="auto" w:fill="C1E4F5"/>
            <w:tcMar>
              <w:top w:w="120" w:type="dxa"/>
              <w:left w:w="180" w:type="dxa"/>
              <w:bottom w:w="120" w:type="dxa"/>
              <w:right w:w="180" w:type="dxa"/>
            </w:tcMar>
            <w:hideMark/>
          </w:tcPr>
          <w:p w14:paraId="75F12C67" w14:textId="77777777" w:rsidR="00764DBF" w:rsidRPr="0083411E" w:rsidRDefault="00F21F5E" w:rsidP="00764DBF">
            <w:pPr>
              <w:spacing w:before="30" w:after="30"/>
              <w:ind w:left="30" w:right="30"/>
              <w:rPr>
                <w:rFonts w:ascii="Calibri" w:eastAsia="Times New Roman" w:hAnsi="Calibri" w:cs="Calibri"/>
                <w:sz w:val="16"/>
              </w:rPr>
            </w:pPr>
            <w:hyperlink r:id="rId208" w:tgtFrame="_blank" w:history="1">
              <w:r w:rsidRPr="0083411E">
                <w:rPr>
                  <w:rFonts w:ascii="Calibri" w:eastAsia="Times New Roman" w:hAnsi="Calibri" w:cs="Calibri"/>
                  <w:color w:val="0000FF"/>
                  <w:sz w:val="16"/>
                  <w:u w:val="single"/>
                </w:rPr>
                <w:t>Screen 18</w:t>
              </w:r>
            </w:hyperlink>
            <w:r w:rsidRPr="0083411E">
              <w:rPr>
                <w:rFonts w:ascii="Calibri" w:eastAsia="Times New Roman" w:hAnsi="Calibri" w:cs="Calibri"/>
                <w:sz w:val="16"/>
              </w:rPr>
              <w:t xml:space="preserve"> </w:t>
            </w:r>
          </w:p>
          <w:p w14:paraId="40415764" w14:textId="77777777" w:rsidR="00764DBF" w:rsidRPr="0083411E" w:rsidRDefault="00F21F5E" w:rsidP="00764DBF">
            <w:pPr>
              <w:ind w:left="30" w:right="30"/>
              <w:rPr>
                <w:rFonts w:ascii="Calibri" w:eastAsia="Times New Roman" w:hAnsi="Calibri" w:cs="Calibri"/>
                <w:sz w:val="16"/>
              </w:rPr>
            </w:pPr>
            <w:hyperlink r:id="rId209" w:tgtFrame="_blank" w:history="1">
              <w:r w:rsidRPr="0083411E">
                <w:rPr>
                  <w:rFonts w:ascii="Calibri" w:eastAsia="Times New Roman" w:hAnsi="Calibri" w:cs="Calibri"/>
                  <w:color w:val="0000FF"/>
                  <w:sz w:val="16"/>
                  <w:u w:val="single"/>
                </w:rPr>
                <w:t>111_C_200</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5C2676E" w14:textId="77777777" w:rsidR="00764DBF" w:rsidRPr="0083411E" w:rsidRDefault="00F21F5E" w:rsidP="00764DBF">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Human Resources</w:t>
            </w:r>
          </w:p>
          <w:p w14:paraId="2E06A11B" w14:textId="77777777" w:rsidR="00764DBF" w:rsidRPr="0083411E" w:rsidRDefault="00F21F5E" w:rsidP="00764DBF">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For employee-related issues, such as concerns involving management and/or other employees, contact your local </w:t>
            </w:r>
            <w:hyperlink r:id="rId210" w:tgtFrame="_blank" w:history="1">
              <w:r w:rsidRPr="0083411E">
                <w:rPr>
                  <w:rFonts w:ascii="Calibri" w:eastAsia="Times New Roman" w:hAnsi="Calibri" w:cs="Calibri"/>
                  <w:color w:val="0000FF"/>
                  <w:u w:val="single"/>
                </w:rPr>
                <w:t>Human Resources representative</w:t>
              </w:r>
            </w:hyperlink>
            <w:r w:rsidRPr="0083411E">
              <w:rPr>
                <w:rFonts w:ascii="Calibri" w:eastAsia="Times New Roman" w:hAnsi="Calibri" w:cs="Calibri"/>
              </w:rPr>
              <w:t>.</w:t>
            </w:r>
          </w:p>
        </w:tc>
        <w:tc>
          <w:tcPr>
            <w:tcW w:w="6000" w:type="dxa"/>
            <w:vAlign w:val="center"/>
          </w:tcPr>
          <w:p w14:paraId="4F5F60D9" w14:textId="77777777" w:rsidR="00764DBF"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الموارد البشريّة</w:t>
            </w:r>
          </w:p>
          <w:p w14:paraId="19134F15" w14:textId="77777777" w:rsidR="00764DBF"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 xml:space="preserve">ما يخص القضايا المُتعلّقة بالموظّفين، كالمخاوف التي تتضمّن الإدارة و/أو موظّفين آخرين، اتّصل بممثل </w:t>
            </w:r>
            <w:hyperlink r:id="rId211" w:tgtFrame="_blank" w:history="1">
              <w:r w:rsidRPr="0083411E">
                <w:rPr>
                  <w:rFonts w:ascii="Arial" w:eastAsia="Arial" w:hAnsi="Arial" w:cs="Arial"/>
                  <w:color w:val="0000FF"/>
                  <w:u w:val="single"/>
                  <w:rtl/>
                </w:rPr>
                <w:t>الموارد البشريّة</w:t>
              </w:r>
            </w:hyperlink>
            <w:r w:rsidRPr="0083411E">
              <w:rPr>
                <w:rFonts w:ascii="Arial" w:eastAsia="Arial" w:hAnsi="Arial" w:cs="Arial"/>
                <w:rtl/>
              </w:rPr>
              <w:t xml:space="preserve"> المحلي لديكم.</w:t>
            </w:r>
          </w:p>
        </w:tc>
      </w:tr>
      <w:tr w:rsidR="00F2044B" w:rsidRPr="0083411E" w14:paraId="1D182779" w14:textId="77777777" w:rsidTr="0083411E">
        <w:tc>
          <w:tcPr>
            <w:tcW w:w="1353" w:type="dxa"/>
            <w:shd w:val="clear" w:color="auto" w:fill="C1E4F5"/>
            <w:tcMar>
              <w:top w:w="120" w:type="dxa"/>
              <w:left w:w="180" w:type="dxa"/>
              <w:bottom w:w="120" w:type="dxa"/>
              <w:right w:w="180" w:type="dxa"/>
            </w:tcMar>
            <w:hideMark/>
          </w:tcPr>
          <w:p w14:paraId="2FC653FA" w14:textId="77777777" w:rsidR="00764DBF" w:rsidRPr="0083411E" w:rsidRDefault="00F21F5E" w:rsidP="00764DBF">
            <w:pPr>
              <w:spacing w:before="30" w:after="30"/>
              <w:ind w:left="30" w:right="30"/>
              <w:rPr>
                <w:rFonts w:ascii="Calibri" w:eastAsia="Times New Roman" w:hAnsi="Calibri" w:cs="Calibri"/>
                <w:sz w:val="16"/>
              </w:rPr>
            </w:pPr>
            <w:hyperlink r:id="rId212" w:tgtFrame="_blank" w:history="1">
              <w:r w:rsidRPr="0083411E">
                <w:rPr>
                  <w:rFonts w:ascii="Calibri" w:eastAsia="Times New Roman" w:hAnsi="Calibri" w:cs="Calibri"/>
                  <w:color w:val="0000FF"/>
                  <w:sz w:val="16"/>
                  <w:u w:val="single"/>
                </w:rPr>
                <w:t>Screen 18</w:t>
              </w:r>
            </w:hyperlink>
            <w:r w:rsidRPr="0083411E">
              <w:rPr>
                <w:rFonts w:ascii="Calibri" w:eastAsia="Times New Roman" w:hAnsi="Calibri" w:cs="Calibri"/>
                <w:sz w:val="16"/>
              </w:rPr>
              <w:t xml:space="preserve"> </w:t>
            </w:r>
          </w:p>
          <w:p w14:paraId="6690715D" w14:textId="77777777" w:rsidR="00764DBF" w:rsidRPr="0083411E" w:rsidRDefault="00F21F5E" w:rsidP="00764DBF">
            <w:pPr>
              <w:ind w:left="30" w:right="30"/>
              <w:rPr>
                <w:rFonts w:ascii="Calibri" w:eastAsia="Times New Roman" w:hAnsi="Calibri" w:cs="Calibri"/>
                <w:sz w:val="16"/>
              </w:rPr>
            </w:pPr>
            <w:hyperlink r:id="rId213" w:tgtFrame="_blank" w:history="1">
              <w:r w:rsidRPr="0083411E">
                <w:rPr>
                  <w:rFonts w:ascii="Calibri" w:eastAsia="Times New Roman" w:hAnsi="Calibri" w:cs="Calibri"/>
                  <w:color w:val="0000FF"/>
                  <w:sz w:val="16"/>
                  <w:u w:val="single"/>
                </w:rPr>
                <w:t>112_C_200</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E59EAEE" w14:textId="77777777" w:rsidR="00764DBF" w:rsidRPr="0083411E" w:rsidRDefault="00F21F5E" w:rsidP="00764DBF">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Legal Division</w:t>
            </w:r>
          </w:p>
          <w:p w14:paraId="6A9686BF" w14:textId="77777777" w:rsidR="00764DBF" w:rsidRPr="0083411E" w:rsidRDefault="00F21F5E" w:rsidP="00764DBF">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Contact the Legal Division with questions or concerns about legal implications of bribery and corruption.</w:t>
            </w:r>
          </w:p>
          <w:p w14:paraId="2BBC48DF" w14:textId="77777777" w:rsidR="00764DBF" w:rsidRPr="0083411E" w:rsidRDefault="00F21F5E" w:rsidP="00764DBF">
            <w:pPr>
              <w:numPr>
                <w:ilvl w:val="0"/>
                <w:numId w:val="6"/>
              </w:numPr>
              <w:spacing w:before="100" w:beforeAutospacing="1" w:after="100" w:afterAutospacing="1"/>
              <w:ind w:left="750" w:right="30"/>
              <w:rPr>
                <w:rFonts w:ascii="Calibri" w:eastAsia="Times New Roman" w:hAnsi="Calibri" w:cs="Calibri"/>
              </w:rPr>
            </w:pPr>
            <w:r w:rsidRPr="0083411E">
              <w:rPr>
                <w:rFonts w:ascii="Calibri" w:eastAsia="Times New Roman" w:hAnsi="Calibri" w:cs="Calibri"/>
              </w:rPr>
              <w:lastRenderedPageBreak/>
              <w:t>Click here to access the Legal home page on Abbott World.</w:t>
            </w:r>
          </w:p>
        </w:tc>
        <w:tc>
          <w:tcPr>
            <w:tcW w:w="6000" w:type="dxa"/>
            <w:vAlign w:val="center"/>
          </w:tcPr>
          <w:p w14:paraId="714453AC" w14:textId="77777777" w:rsidR="00764DBF"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lastRenderedPageBreak/>
              <w:t>قسم الشؤون القانونية</w:t>
            </w:r>
          </w:p>
          <w:p w14:paraId="654AE452" w14:textId="77777777" w:rsidR="00764DBF"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اتصل بقسم الشؤون القانونية إذا كانت لديك أسئلة أو مخاوف بشأن الآثار القانونية للرشوة والفساد.</w:t>
            </w:r>
          </w:p>
          <w:p w14:paraId="0525FAEE" w14:textId="77777777" w:rsidR="00764DBF" w:rsidRPr="0083411E" w:rsidRDefault="00F21F5E" w:rsidP="008970A2">
            <w:pPr>
              <w:numPr>
                <w:ilvl w:val="0"/>
                <w:numId w:val="6"/>
              </w:numPr>
              <w:bidi/>
              <w:spacing w:before="100" w:beforeAutospacing="1" w:after="100" w:afterAutospacing="1"/>
              <w:ind w:left="750" w:right="30"/>
              <w:rPr>
                <w:rFonts w:ascii="Calibri" w:eastAsia="Times New Roman" w:hAnsi="Calibri" w:cs="Calibri"/>
              </w:rPr>
            </w:pPr>
            <w:r w:rsidRPr="0083411E">
              <w:rPr>
                <w:rFonts w:ascii="Arial" w:eastAsia="Arial" w:hAnsi="Arial" w:cs="Arial"/>
                <w:rtl/>
              </w:rPr>
              <w:lastRenderedPageBreak/>
              <w:t xml:space="preserve">انقر هنا للوصول إلى الصفحة الرئيسية لقسم الشؤون القانونية على </w:t>
            </w:r>
            <w:r w:rsidRPr="0083411E">
              <w:rPr>
                <w:rFonts w:ascii="Arial" w:eastAsia="Arial" w:hAnsi="Arial" w:cs="Arial"/>
              </w:rPr>
              <w:t>Abbott World</w:t>
            </w:r>
            <w:r w:rsidRPr="0083411E">
              <w:rPr>
                <w:rFonts w:ascii="Arial" w:eastAsia="Arial" w:hAnsi="Arial" w:cs="Arial"/>
                <w:rtl/>
              </w:rPr>
              <w:t>.</w:t>
            </w:r>
          </w:p>
        </w:tc>
      </w:tr>
      <w:tr w:rsidR="00F2044B" w:rsidRPr="0083411E" w14:paraId="08BF90F7" w14:textId="77777777" w:rsidTr="00596812">
        <w:tc>
          <w:tcPr>
            <w:tcW w:w="1353" w:type="dxa"/>
            <w:shd w:val="clear" w:color="auto" w:fill="C1E4F5"/>
            <w:tcMar>
              <w:top w:w="120" w:type="dxa"/>
              <w:left w:w="180" w:type="dxa"/>
              <w:bottom w:w="120" w:type="dxa"/>
              <w:right w:w="180" w:type="dxa"/>
            </w:tcMar>
            <w:hideMark/>
          </w:tcPr>
          <w:p w14:paraId="42AF0A79" w14:textId="77777777" w:rsidR="00764DBF" w:rsidRPr="0083411E" w:rsidRDefault="00F21F5E" w:rsidP="00764DBF">
            <w:pPr>
              <w:spacing w:before="30" w:after="30"/>
              <w:ind w:left="30" w:right="30"/>
              <w:rPr>
                <w:rFonts w:ascii="Calibri" w:eastAsia="Times New Roman" w:hAnsi="Calibri" w:cs="Calibri"/>
                <w:sz w:val="16"/>
              </w:rPr>
            </w:pPr>
            <w:hyperlink r:id="rId214" w:tgtFrame="_blank" w:history="1">
              <w:r w:rsidRPr="0083411E">
                <w:rPr>
                  <w:rFonts w:ascii="Calibri" w:eastAsia="Times New Roman" w:hAnsi="Calibri" w:cs="Calibri"/>
                  <w:color w:val="0000FF"/>
                  <w:sz w:val="16"/>
                  <w:u w:val="single"/>
                </w:rPr>
                <w:t>Screen 18</w:t>
              </w:r>
            </w:hyperlink>
            <w:r w:rsidRPr="0083411E">
              <w:rPr>
                <w:rFonts w:ascii="Calibri" w:eastAsia="Times New Roman" w:hAnsi="Calibri" w:cs="Calibri"/>
                <w:sz w:val="16"/>
              </w:rPr>
              <w:t xml:space="preserve"> </w:t>
            </w:r>
          </w:p>
          <w:p w14:paraId="5031A2AA" w14:textId="77777777" w:rsidR="00764DBF" w:rsidRPr="0083411E" w:rsidRDefault="00F21F5E" w:rsidP="00764DBF">
            <w:pPr>
              <w:ind w:left="30" w:right="30"/>
              <w:rPr>
                <w:rFonts w:ascii="Calibri" w:eastAsia="Times New Roman" w:hAnsi="Calibri" w:cs="Calibri"/>
                <w:sz w:val="16"/>
              </w:rPr>
            </w:pPr>
            <w:hyperlink r:id="rId215" w:tgtFrame="_blank" w:history="1">
              <w:r w:rsidRPr="0083411E">
                <w:rPr>
                  <w:rFonts w:ascii="Calibri" w:eastAsia="Times New Roman" w:hAnsi="Calibri" w:cs="Calibri"/>
                  <w:color w:val="0000FF"/>
                  <w:sz w:val="16"/>
                  <w:u w:val="single"/>
                </w:rPr>
                <w:t>113_C_200</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B3A4461" w14:textId="77777777" w:rsidR="00764DBF"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OTHER RESOURCES</w:t>
            </w:r>
          </w:p>
          <w:p w14:paraId="255DF0F1" w14:textId="77777777" w:rsidR="00764DBF"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There are many other resources available to you:</w:t>
            </w:r>
          </w:p>
          <w:p w14:paraId="1FF10DC4" w14:textId="77777777" w:rsidR="00764DBF"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Finance – If your question is about accounting or finance, contact your local Finance department.</w:t>
            </w:r>
          </w:p>
          <w:p w14:paraId="7DA9E53A" w14:textId="77777777" w:rsidR="00764DBF"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Corporate Audit – If you have specific concerns regarding accounting, internal accounting controls, or auditing matters, promptly report them to Corporate Audit or the OEC.</w:t>
            </w:r>
          </w:p>
          <w:p w14:paraId="79CBD7C8" w14:textId="77777777" w:rsidR="00764DBF"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Abbott Quality and Regulatory – If you have questions about the quality and safety of our products, contact your local Quality or Regulatory department.</w:t>
            </w:r>
          </w:p>
          <w:p w14:paraId="1C21FB49" w14:textId="77777777" w:rsidR="00764DBF"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Global Environment, Health, and Safety – Contact a Global Environment, Health, and Safety representative if you have questions about a physical site and potential dangers.</w:t>
            </w:r>
          </w:p>
          <w:p w14:paraId="5EB1DB16" w14:textId="77777777" w:rsidR="00764DBF" w:rsidRPr="0083411E" w:rsidRDefault="00F21F5E" w:rsidP="00596812">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Global Procurement – If you have questions about supplier relations, contact Global Procurement.</w:t>
            </w:r>
          </w:p>
        </w:tc>
        <w:tc>
          <w:tcPr>
            <w:tcW w:w="6000" w:type="dxa"/>
          </w:tcPr>
          <w:p w14:paraId="682EC457" w14:textId="77777777" w:rsidR="00764DBF" w:rsidRPr="0083411E" w:rsidRDefault="00F21F5E" w:rsidP="0059681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الموارد الأخرى</w:t>
            </w:r>
          </w:p>
          <w:p w14:paraId="652F2647" w14:textId="77777777" w:rsidR="00764DBF" w:rsidRPr="0083411E" w:rsidRDefault="00F21F5E" w:rsidP="0059681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يوجد العديد من الموارد الأخرى المتاحة لك:</w:t>
            </w:r>
          </w:p>
          <w:p w14:paraId="5CDC687A" w14:textId="77777777" w:rsidR="00764DBF" w:rsidRPr="0083411E" w:rsidRDefault="00F21F5E" w:rsidP="0059681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الماليّة – إذا كان لديك سؤال بخصوص المحاسبة أو الماليّة، اتّصل بالدائرة الماليّة المحليّة لديك.</w:t>
            </w:r>
          </w:p>
          <w:p w14:paraId="0EA105BC" w14:textId="77777777" w:rsidR="00764DBF" w:rsidRPr="0083411E" w:rsidRDefault="00F21F5E" w:rsidP="0059681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تدقيق الشركة – إذا كان لديك مخاوف ما بخصوص المحاسبة، ضوابط المحاسبة الداخليّة، أو قضايا التدقيق المحاسبي، فعليك بالإبلاغ عنها على الفور إلى تدقيق الشركة أو مكتب الأخلاقيّات والامتثال (</w:t>
            </w:r>
            <w:r w:rsidRPr="0083411E">
              <w:rPr>
                <w:rFonts w:ascii="Arial" w:eastAsia="Arial" w:hAnsi="Arial" w:cs="Arial"/>
              </w:rPr>
              <w:t>OEC</w:t>
            </w:r>
            <w:r w:rsidRPr="0083411E">
              <w:rPr>
                <w:rFonts w:ascii="Arial" w:eastAsia="Arial" w:hAnsi="Arial" w:cs="Arial"/>
                <w:rtl/>
              </w:rPr>
              <w:t>).</w:t>
            </w:r>
          </w:p>
          <w:p w14:paraId="5265C8F9" w14:textId="77777777" w:rsidR="00764DBF" w:rsidRPr="0083411E" w:rsidRDefault="00F21F5E" w:rsidP="0059681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 xml:space="preserve">الجودة والتنظيم في </w:t>
            </w:r>
            <w:r w:rsidRPr="0083411E">
              <w:rPr>
                <w:rFonts w:ascii="Arial" w:eastAsia="Arial" w:hAnsi="Arial" w:cs="Arial"/>
              </w:rPr>
              <w:t>Abbott</w:t>
            </w:r>
            <w:r w:rsidRPr="0083411E">
              <w:rPr>
                <w:rFonts w:ascii="Arial" w:eastAsia="Arial" w:hAnsi="Arial" w:cs="Arial"/>
                <w:rtl/>
              </w:rPr>
              <w:t xml:space="preserve"> - إذا كان لديك أسئلة بخصوص جودة وسلامة منتجاتنا، اتّصل بدائرة الجودة أو التنظيم المحليّة لديك.</w:t>
            </w:r>
          </w:p>
          <w:p w14:paraId="25DBE3D5" w14:textId="77777777" w:rsidR="00764DBF" w:rsidRPr="0083411E" w:rsidRDefault="00F21F5E" w:rsidP="0059681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البيئة، والصحّة، والسلامة العالميّة - اتّصل بمُمثّل البيئة، والصحّة، والسلامة المحلّي لديك إذا كانت لديك أسئلة عن موقع فعلي ومخاطر محتملة.</w:t>
            </w:r>
          </w:p>
          <w:p w14:paraId="7FC02104" w14:textId="77777777" w:rsidR="00764DBF" w:rsidRPr="0083411E" w:rsidRDefault="00F21F5E" w:rsidP="0059681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المشتريات الشاملة – إذا كانت لديك أسئلةٌ عن العلاقات بالمُورّدين، فاتصل بقسم المشتريات الشاملة.</w:t>
            </w:r>
          </w:p>
        </w:tc>
      </w:tr>
      <w:tr w:rsidR="00F2044B" w:rsidRPr="0083411E" w14:paraId="0772D661" w14:textId="77777777" w:rsidTr="0083411E">
        <w:tc>
          <w:tcPr>
            <w:tcW w:w="1353" w:type="dxa"/>
            <w:shd w:val="clear" w:color="auto" w:fill="C1E4F5"/>
            <w:tcMar>
              <w:top w:w="120" w:type="dxa"/>
              <w:left w:w="180" w:type="dxa"/>
              <w:bottom w:w="120" w:type="dxa"/>
              <w:right w:w="180" w:type="dxa"/>
            </w:tcMar>
            <w:hideMark/>
          </w:tcPr>
          <w:p w14:paraId="3829069C" w14:textId="77777777" w:rsidR="00764DBF" w:rsidRPr="0083411E" w:rsidRDefault="00F21F5E" w:rsidP="00764DBF">
            <w:pPr>
              <w:spacing w:before="30" w:after="30"/>
              <w:ind w:left="30" w:right="30"/>
              <w:rPr>
                <w:rFonts w:ascii="Calibri" w:eastAsia="Times New Roman" w:hAnsi="Calibri" w:cs="Calibri"/>
                <w:sz w:val="16"/>
              </w:rPr>
            </w:pPr>
            <w:hyperlink r:id="rId216" w:tgtFrame="_blank" w:history="1">
              <w:r w:rsidRPr="0083411E">
                <w:rPr>
                  <w:rFonts w:ascii="Calibri" w:eastAsia="Times New Roman" w:hAnsi="Calibri" w:cs="Calibri"/>
                  <w:color w:val="0000FF"/>
                  <w:sz w:val="16"/>
                  <w:u w:val="single"/>
                </w:rPr>
                <w:t>Screen 18</w:t>
              </w:r>
            </w:hyperlink>
            <w:r w:rsidRPr="0083411E">
              <w:rPr>
                <w:rFonts w:ascii="Calibri" w:eastAsia="Times New Roman" w:hAnsi="Calibri" w:cs="Calibri"/>
                <w:sz w:val="16"/>
              </w:rPr>
              <w:t xml:space="preserve"> </w:t>
            </w:r>
          </w:p>
          <w:p w14:paraId="18EF4EF7" w14:textId="77777777" w:rsidR="00764DBF" w:rsidRPr="0083411E" w:rsidRDefault="00F21F5E" w:rsidP="00764DBF">
            <w:pPr>
              <w:ind w:left="30" w:right="30"/>
              <w:rPr>
                <w:rFonts w:ascii="Calibri" w:eastAsia="Times New Roman" w:hAnsi="Calibri" w:cs="Calibri"/>
                <w:sz w:val="16"/>
              </w:rPr>
            </w:pPr>
            <w:hyperlink r:id="rId217" w:tgtFrame="_blank" w:history="1">
              <w:r w:rsidRPr="0083411E">
                <w:rPr>
                  <w:rFonts w:ascii="Calibri" w:eastAsia="Times New Roman" w:hAnsi="Calibri" w:cs="Calibri"/>
                  <w:color w:val="0000FF"/>
                  <w:sz w:val="16"/>
                  <w:u w:val="single"/>
                </w:rPr>
                <w:t>114_C_200</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FB5075D" w14:textId="77777777" w:rsidR="00764DBF" w:rsidRPr="0083411E" w:rsidRDefault="00F21F5E" w:rsidP="00764DBF">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Course Resources</w:t>
            </w:r>
          </w:p>
          <w:p w14:paraId="4EE84603" w14:textId="77777777" w:rsidR="00764DBF" w:rsidRPr="0083411E" w:rsidRDefault="00F21F5E" w:rsidP="00764DBF">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lastRenderedPageBreak/>
              <w:t>Transcript</w:t>
            </w:r>
          </w:p>
          <w:p w14:paraId="3FD2C904" w14:textId="4B3908A0" w:rsidR="00764DBF" w:rsidRPr="0083411E" w:rsidRDefault="00F21F5E" w:rsidP="00764DBF">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Click </w:t>
            </w:r>
            <w:hyperlink r:id="rId218" w:tgtFrame="_blank" w:history="1">
              <w:r w:rsidRPr="0083411E">
                <w:rPr>
                  <w:rFonts w:ascii="Calibri" w:eastAsia="Times New Roman" w:hAnsi="Calibri" w:cs="Calibri"/>
                  <w:color w:val="0000FF"/>
                  <w:u w:val="single"/>
                </w:rPr>
                <w:t>here</w:t>
              </w:r>
            </w:hyperlink>
            <w:r w:rsidRPr="0083411E">
              <w:rPr>
                <w:rFonts w:ascii="Calibri" w:eastAsia="Times New Roman" w:hAnsi="Calibri" w:cs="Calibri"/>
              </w:rPr>
              <w:t xml:space="preserve"> for a full transcript of the course</w:t>
            </w:r>
          </w:p>
        </w:tc>
        <w:tc>
          <w:tcPr>
            <w:tcW w:w="6000" w:type="dxa"/>
            <w:vAlign w:val="center"/>
          </w:tcPr>
          <w:p w14:paraId="147675D3" w14:textId="77777777" w:rsidR="00764DBF"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lastRenderedPageBreak/>
              <w:t>موارد الدورة التدريبية</w:t>
            </w:r>
          </w:p>
          <w:p w14:paraId="1F92CB30" w14:textId="77777777" w:rsidR="00764DBF" w:rsidRPr="0083411E" w:rsidRDefault="00F21F5E" w:rsidP="008970A2">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lastRenderedPageBreak/>
              <w:t>النص</w:t>
            </w:r>
          </w:p>
          <w:p w14:paraId="5D89B85E" w14:textId="1D1A1763" w:rsidR="00764DBF"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 xml:space="preserve">انقر </w:t>
            </w:r>
            <w:r w:rsidRPr="0083411E">
              <w:rPr>
                <w:rtl/>
              </w:rPr>
              <w:fldChar w:fldCharType="begin"/>
            </w:r>
            <w:r w:rsidR="00596812">
              <w:rPr>
                <w:rtl/>
              </w:rPr>
              <w:instrText>HYPERLINK "https://rusnakassociates.com/content/AbbottCOBCCourse/courses/EN-US/course/reference/Transcript.pdf" \t "_blank"</w:instrText>
            </w:r>
            <w:r w:rsidRPr="0083411E">
              <w:rPr>
                <w:rtl/>
              </w:rPr>
            </w:r>
            <w:r w:rsidRPr="0083411E">
              <w:rPr>
                <w:rtl/>
              </w:rPr>
              <w:fldChar w:fldCharType="separate"/>
            </w:r>
            <w:r w:rsidRPr="0083411E">
              <w:rPr>
                <w:rFonts w:ascii="Arial" w:eastAsia="Arial" w:hAnsi="Arial" w:cs="Arial"/>
                <w:color w:val="0000FF"/>
                <w:u w:val="single"/>
                <w:rtl/>
              </w:rPr>
              <w:t>هنا</w:t>
            </w:r>
            <w:r w:rsidRPr="0083411E">
              <w:rPr>
                <w:rFonts w:ascii="Arial" w:eastAsia="Arial" w:hAnsi="Arial" w:cs="Arial"/>
                <w:color w:val="0000FF"/>
                <w:u w:val="single"/>
                <w:rtl/>
              </w:rPr>
              <w:fldChar w:fldCharType="end"/>
            </w:r>
            <w:r w:rsidRPr="0083411E">
              <w:rPr>
                <w:rFonts w:ascii="Arial" w:eastAsia="Arial" w:hAnsi="Arial" w:cs="Arial"/>
                <w:rtl/>
              </w:rPr>
              <w:t xml:space="preserve"> للحصول على نسخة كاملة من الدورة التدريبية</w:t>
            </w:r>
          </w:p>
        </w:tc>
      </w:tr>
      <w:tr w:rsidR="00F2044B" w:rsidRPr="0083411E" w14:paraId="1241E619" w14:textId="77777777" w:rsidTr="0083411E">
        <w:tc>
          <w:tcPr>
            <w:tcW w:w="1353" w:type="dxa"/>
            <w:shd w:val="clear" w:color="auto" w:fill="C1E4F5"/>
            <w:tcMar>
              <w:top w:w="120" w:type="dxa"/>
              <w:left w:w="180" w:type="dxa"/>
              <w:bottom w:w="120" w:type="dxa"/>
              <w:right w:w="180" w:type="dxa"/>
            </w:tcMar>
            <w:hideMark/>
          </w:tcPr>
          <w:p w14:paraId="5B96EDC0"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lastRenderedPageBreak/>
              <w:t>115_toc_1</w:t>
            </w:r>
          </w:p>
        </w:tc>
        <w:tc>
          <w:tcPr>
            <w:tcW w:w="6000" w:type="dxa"/>
            <w:tcMar>
              <w:top w:w="120" w:type="dxa"/>
              <w:left w:w="180" w:type="dxa"/>
              <w:bottom w:w="120" w:type="dxa"/>
              <w:right w:w="180" w:type="dxa"/>
            </w:tcMar>
            <w:vAlign w:val="center"/>
            <w:hideMark/>
          </w:tcPr>
          <w:p w14:paraId="482BC687"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Welcome</w:t>
            </w:r>
          </w:p>
        </w:tc>
        <w:tc>
          <w:tcPr>
            <w:tcW w:w="6000" w:type="dxa"/>
            <w:vAlign w:val="center"/>
          </w:tcPr>
          <w:p w14:paraId="526BF279"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ترحيب</w:t>
            </w:r>
          </w:p>
        </w:tc>
      </w:tr>
      <w:tr w:rsidR="00F2044B" w:rsidRPr="0083411E" w14:paraId="65995BB8" w14:textId="77777777" w:rsidTr="0083411E">
        <w:tc>
          <w:tcPr>
            <w:tcW w:w="1353" w:type="dxa"/>
            <w:shd w:val="clear" w:color="auto" w:fill="C1E4F5"/>
            <w:tcMar>
              <w:top w:w="120" w:type="dxa"/>
              <w:left w:w="180" w:type="dxa"/>
              <w:bottom w:w="120" w:type="dxa"/>
              <w:right w:w="180" w:type="dxa"/>
            </w:tcMar>
            <w:hideMark/>
          </w:tcPr>
          <w:p w14:paraId="05251445"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116_toc_2</w:t>
            </w:r>
          </w:p>
        </w:tc>
        <w:tc>
          <w:tcPr>
            <w:tcW w:w="6000" w:type="dxa"/>
            <w:tcMar>
              <w:top w:w="120" w:type="dxa"/>
              <w:left w:w="180" w:type="dxa"/>
              <w:bottom w:w="120" w:type="dxa"/>
              <w:right w:w="180" w:type="dxa"/>
            </w:tcMar>
            <w:vAlign w:val="center"/>
            <w:hideMark/>
          </w:tcPr>
          <w:p w14:paraId="7A873D9B"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Code of Business Conduct</w:t>
            </w:r>
          </w:p>
        </w:tc>
        <w:tc>
          <w:tcPr>
            <w:tcW w:w="6000" w:type="dxa"/>
            <w:vAlign w:val="center"/>
          </w:tcPr>
          <w:p w14:paraId="31535966"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مدوّنة سلوك الأعمال</w:t>
            </w:r>
          </w:p>
        </w:tc>
      </w:tr>
      <w:tr w:rsidR="00F2044B" w:rsidRPr="0083411E" w14:paraId="7CC000E9" w14:textId="77777777" w:rsidTr="0083411E">
        <w:tc>
          <w:tcPr>
            <w:tcW w:w="1353" w:type="dxa"/>
            <w:shd w:val="clear" w:color="auto" w:fill="C1E4F5"/>
            <w:tcMar>
              <w:top w:w="120" w:type="dxa"/>
              <w:left w:w="180" w:type="dxa"/>
              <w:bottom w:w="120" w:type="dxa"/>
              <w:right w:w="180" w:type="dxa"/>
            </w:tcMar>
            <w:hideMark/>
          </w:tcPr>
          <w:p w14:paraId="47608E7D"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117_toc_3</w:t>
            </w:r>
          </w:p>
        </w:tc>
        <w:tc>
          <w:tcPr>
            <w:tcW w:w="6000" w:type="dxa"/>
            <w:tcMar>
              <w:top w:w="120" w:type="dxa"/>
              <w:left w:w="180" w:type="dxa"/>
              <w:bottom w:w="120" w:type="dxa"/>
              <w:right w:w="180" w:type="dxa"/>
            </w:tcMar>
            <w:vAlign w:val="center"/>
            <w:hideMark/>
          </w:tcPr>
          <w:p w14:paraId="5E4739C9"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Our Philosophy</w:t>
            </w:r>
          </w:p>
        </w:tc>
        <w:tc>
          <w:tcPr>
            <w:tcW w:w="6000" w:type="dxa"/>
            <w:vAlign w:val="center"/>
          </w:tcPr>
          <w:p w14:paraId="6D80AED5"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فلسفة الشركة</w:t>
            </w:r>
          </w:p>
        </w:tc>
      </w:tr>
      <w:tr w:rsidR="00F2044B" w:rsidRPr="0083411E" w14:paraId="6379796C" w14:textId="77777777" w:rsidTr="0083411E">
        <w:tc>
          <w:tcPr>
            <w:tcW w:w="1353" w:type="dxa"/>
            <w:shd w:val="clear" w:color="auto" w:fill="C1E4F5"/>
            <w:tcMar>
              <w:top w:w="120" w:type="dxa"/>
              <w:left w:w="180" w:type="dxa"/>
              <w:bottom w:w="120" w:type="dxa"/>
              <w:right w:w="180" w:type="dxa"/>
            </w:tcMar>
            <w:hideMark/>
          </w:tcPr>
          <w:p w14:paraId="6CEFDB42"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118_toc_4</w:t>
            </w:r>
          </w:p>
        </w:tc>
        <w:tc>
          <w:tcPr>
            <w:tcW w:w="6000" w:type="dxa"/>
            <w:tcMar>
              <w:top w:w="120" w:type="dxa"/>
              <w:left w:w="180" w:type="dxa"/>
              <w:bottom w:w="120" w:type="dxa"/>
              <w:right w:w="180" w:type="dxa"/>
            </w:tcMar>
            <w:vAlign w:val="center"/>
            <w:hideMark/>
          </w:tcPr>
          <w:p w14:paraId="48BB737A"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Objectives</w:t>
            </w:r>
          </w:p>
        </w:tc>
        <w:tc>
          <w:tcPr>
            <w:tcW w:w="6000" w:type="dxa"/>
            <w:vAlign w:val="center"/>
          </w:tcPr>
          <w:p w14:paraId="5A49FCF0"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الأهداف</w:t>
            </w:r>
          </w:p>
        </w:tc>
      </w:tr>
      <w:tr w:rsidR="00F2044B" w:rsidRPr="0083411E" w14:paraId="4755EB43" w14:textId="77777777" w:rsidTr="0083411E">
        <w:tc>
          <w:tcPr>
            <w:tcW w:w="1353" w:type="dxa"/>
            <w:shd w:val="clear" w:color="auto" w:fill="C1E4F5"/>
            <w:tcMar>
              <w:top w:w="120" w:type="dxa"/>
              <w:left w:w="180" w:type="dxa"/>
              <w:bottom w:w="120" w:type="dxa"/>
              <w:right w:w="180" w:type="dxa"/>
            </w:tcMar>
            <w:hideMark/>
          </w:tcPr>
          <w:p w14:paraId="46341633"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119_toc_5</w:t>
            </w:r>
          </w:p>
        </w:tc>
        <w:tc>
          <w:tcPr>
            <w:tcW w:w="6000" w:type="dxa"/>
            <w:tcMar>
              <w:top w:w="120" w:type="dxa"/>
              <w:left w:w="180" w:type="dxa"/>
              <w:bottom w:w="120" w:type="dxa"/>
              <w:right w:w="180" w:type="dxa"/>
            </w:tcMar>
            <w:vAlign w:val="center"/>
            <w:hideMark/>
          </w:tcPr>
          <w:p w14:paraId="574486EE"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Table of Contents</w:t>
            </w:r>
          </w:p>
        </w:tc>
        <w:tc>
          <w:tcPr>
            <w:tcW w:w="6000" w:type="dxa"/>
            <w:vAlign w:val="center"/>
          </w:tcPr>
          <w:p w14:paraId="7AF94195"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جدول المحتويات</w:t>
            </w:r>
          </w:p>
        </w:tc>
      </w:tr>
      <w:tr w:rsidR="00F2044B" w:rsidRPr="0083411E" w14:paraId="2C6C039C" w14:textId="77777777" w:rsidTr="0083411E">
        <w:tc>
          <w:tcPr>
            <w:tcW w:w="1353" w:type="dxa"/>
            <w:shd w:val="clear" w:color="auto" w:fill="C1E4F5"/>
            <w:tcMar>
              <w:top w:w="120" w:type="dxa"/>
              <w:left w:w="180" w:type="dxa"/>
              <w:bottom w:w="120" w:type="dxa"/>
              <w:right w:w="180" w:type="dxa"/>
            </w:tcMar>
            <w:hideMark/>
          </w:tcPr>
          <w:p w14:paraId="462F462D"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120_toc_6</w:t>
            </w:r>
          </w:p>
        </w:tc>
        <w:tc>
          <w:tcPr>
            <w:tcW w:w="6000" w:type="dxa"/>
            <w:tcMar>
              <w:top w:w="120" w:type="dxa"/>
              <w:left w:w="180" w:type="dxa"/>
              <w:bottom w:w="120" w:type="dxa"/>
              <w:right w:w="180" w:type="dxa"/>
            </w:tcMar>
            <w:vAlign w:val="center"/>
            <w:hideMark/>
          </w:tcPr>
          <w:p w14:paraId="1EA40836"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The Importance of Abbott’s Code of Business Conduct </w:t>
            </w:r>
          </w:p>
        </w:tc>
        <w:tc>
          <w:tcPr>
            <w:tcW w:w="6000" w:type="dxa"/>
            <w:vAlign w:val="center"/>
          </w:tcPr>
          <w:p w14:paraId="15DBCD9F"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 xml:space="preserve">أهمية مدونة قواعد السلوك المهني لشركة </w:t>
            </w:r>
            <w:r w:rsidRPr="0083411E">
              <w:rPr>
                <w:rFonts w:ascii="Arial" w:eastAsia="Arial" w:hAnsi="Arial" w:cs="Arial"/>
              </w:rPr>
              <w:t xml:space="preserve">Abbott </w:t>
            </w:r>
          </w:p>
        </w:tc>
      </w:tr>
      <w:tr w:rsidR="00F2044B" w:rsidRPr="0083411E" w14:paraId="60FEE71A" w14:textId="77777777" w:rsidTr="0083411E">
        <w:tc>
          <w:tcPr>
            <w:tcW w:w="1353" w:type="dxa"/>
            <w:shd w:val="clear" w:color="auto" w:fill="C1E4F5"/>
            <w:tcMar>
              <w:top w:w="120" w:type="dxa"/>
              <w:left w:w="180" w:type="dxa"/>
              <w:bottom w:w="120" w:type="dxa"/>
              <w:right w:w="180" w:type="dxa"/>
            </w:tcMar>
            <w:hideMark/>
          </w:tcPr>
          <w:p w14:paraId="46D35003"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121_toc_7</w:t>
            </w:r>
          </w:p>
        </w:tc>
        <w:tc>
          <w:tcPr>
            <w:tcW w:w="6000" w:type="dxa"/>
            <w:tcMar>
              <w:top w:w="120" w:type="dxa"/>
              <w:left w:w="180" w:type="dxa"/>
              <w:bottom w:w="120" w:type="dxa"/>
              <w:right w:w="180" w:type="dxa"/>
            </w:tcMar>
            <w:vAlign w:val="center"/>
            <w:hideMark/>
          </w:tcPr>
          <w:p w14:paraId="33B162D9"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Our Everyday Commitments</w:t>
            </w:r>
          </w:p>
        </w:tc>
        <w:tc>
          <w:tcPr>
            <w:tcW w:w="6000" w:type="dxa"/>
            <w:vAlign w:val="center"/>
          </w:tcPr>
          <w:p w14:paraId="3729FDEB"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التزاماتنا اليومية</w:t>
            </w:r>
          </w:p>
        </w:tc>
      </w:tr>
      <w:tr w:rsidR="00F2044B" w:rsidRPr="0083411E" w14:paraId="3EB3C7B1" w14:textId="77777777" w:rsidTr="0083411E">
        <w:tc>
          <w:tcPr>
            <w:tcW w:w="1353" w:type="dxa"/>
            <w:shd w:val="clear" w:color="auto" w:fill="C1E4F5"/>
            <w:tcMar>
              <w:top w:w="120" w:type="dxa"/>
              <w:left w:w="180" w:type="dxa"/>
              <w:bottom w:w="120" w:type="dxa"/>
              <w:right w:w="180" w:type="dxa"/>
            </w:tcMar>
            <w:hideMark/>
          </w:tcPr>
          <w:p w14:paraId="2DF4BC45"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122_toc_8</w:t>
            </w:r>
          </w:p>
        </w:tc>
        <w:tc>
          <w:tcPr>
            <w:tcW w:w="6000" w:type="dxa"/>
            <w:tcMar>
              <w:top w:w="120" w:type="dxa"/>
              <w:left w:w="180" w:type="dxa"/>
              <w:bottom w:w="120" w:type="dxa"/>
              <w:right w:w="180" w:type="dxa"/>
            </w:tcMar>
            <w:vAlign w:val="center"/>
            <w:hideMark/>
          </w:tcPr>
          <w:p w14:paraId="20E76528"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The Importance of the Code to Our Business</w:t>
            </w:r>
          </w:p>
        </w:tc>
        <w:tc>
          <w:tcPr>
            <w:tcW w:w="6000" w:type="dxa"/>
            <w:vAlign w:val="center"/>
          </w:tcPr>
          <w:p w14:paraId="68206AF2"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أهمية المدونة بالنسبة لأعمالنا</w:t>
            </w:r>
          </w:p>
        </w:tc>
      </w:tr>
      <w:tr w:rsidR="00F2044B" w:rsidRPr="0083411E" w14:paraId="53C0C9F0" w14:textId="77777777" w:rsidTr="0083411E">
        <w:tc>
          <w:tcPr>
            <w:tcW w:w="1353" w:type="dxa"/>
            <w:shd w:val="clear" w:color="auto" w:fill="C1E4F5"/>
            <w:tcMar>
              <w:top w:w="120" w:type="dxa"/>
              <w:left w:w="180" w:type="dxa"/>
              <w:bottom w:w="120" w:type="dxa"/>
              <w:right w:w="180" w:type="dxa"/>
            </w:tcMar>
            <w:hideMark/>
          </w:tcPr>
          <w:p w14:paraId="12009BDC"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123_toc_9</w:t>
            </w:r>
          </w:p>
        </w:tc>
        <w:tc>
          <w:tcPr>
            <w:tcW w:w="6000" w:type="dxa"/>
            <w:tcMar>
              <w:top w:w="120" w:type="dxa"/>
              <w:left w:w="180" w:type="dxa"/>
              <w:bottom w:w="120" w:type="dxa"/>
              <w:right w:w="180" w:type="dxa"/>
            </w:tcMar>
            <w:vAlign w:val="center"/>
            <w:hideMark/>
          </w:tcPr>
          <w:p w14:paraId="3C67F022"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Our Code</w:t>
            </w:r>
          </w:p>
        </w:tc>
        <w:tc>
          <w:tcPr>
            <w:tcW w:w="6000" w:type="dxa"/>
            <w:vAlign w:val="center"/>
          </w:tcPr>
          <w:p w14:paraId="7A741E71"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مدوّنتنا</w:t>
            </w:r>
          </w:p>
        </w:tc>
      </w:tr>
      <w:tr w:rsidR="00F2044B" w:rsidRPr="0083411E" w14:paraId="0E50870D" w14:textId="77777777" w:rsidTr="0083411E">
        <w:tc>
          <w:tcPr>
            <w:tcW w:w="1353" w:type="dxa"/>
            <w:shd w:val="clear" w:color="auto" w:fill="C1E4F5"/>
            <w:tcMar>
              <w:top w:w="120" w:type="dxa"/>
              <w:left w:w="180" w:type="dxa"/>
              <w:bottom w:w="120" w:type="dxa"/>
              <w:right w:w="180" w:type="dxa"/>
            </w:tcMar>
            <w:hideMark/>
          </w:tcPr>
          <w:p w14:paraId="260FE3D1"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124_toc_10</w:t>
            </w:r>
          </w:p>
        </w:tc>
        <w:tc>
          <w:tcPr>
            <w:tcW w:w="6000" w:type="dxa"/>
            <w:tcMar>
              <w:top w:w="120" w:type="dxa"/>
              <w:left w:w="180" w:type="dxa"/>
              <w:bottom w:w="120" w:type="dxa"/>
              <w:right w:w="180" w:type="dxa"/>
            </w:tcMar>
            <w:vAlign w:val="center"/>
            <w:hideMark/>
          </w:tcPr>
          <w:p w14:paraId="4AA3846B"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Overview</w:t>
            </w:r>
          </w:p>
        </w:tc>
        <w:tc>
          <w:tcPr>
            <w:tcW w:w="6000" w:type="dxa"/>
            <w:vAlign w:val="center"/>
          </w:tcPr>
          <w:p w14:paraId="7E1BDF40"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إطلالة عامة</w:t>
            </w:r>
          </w:p>
        </w:tc>
      </w:tr>
      <w:tr w:rsidR="00F2044B" w:rsidRPr="0083411E" w14:paraId="720D2ED4" w14:textId="77777777" w:rsidTr="0083411E">
        <w:tc>
          <w:tcPr>
            <w:tcW w:w="1353" w:type="dxa"/>
            <w:shd w:val="clear" w:color="auto" w:fill="C1E4F5"/>
            <w:tcMar>
              <w:top w:w="120" w:type="dxa"/>
              <w:left w:w="180" w:type="dxa"/>
              <w:bottom w:w="120" w:type="dxa"/>
              <w:right w:w="180" w:type="dxa"/>
            </w:tcMar>
            <w:hideMark/>
          </w:tcPr>
          <w:p w14:paraId="4259A74F"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125_toc_11</w:t>
            </w:r>
          </w:p>
        </w:tc>
        <w:tc>
          <w:tcPr>
            <w:tcW w:w="6000" w:type="dxa"/>
            <w:tcMar>
              <w:top w:w="120" w:type="dxa"/>
              <w:left w:w="180" w:type="dxa"/>
              <w:bottom w:w="120" w:type="dxa"/>
              <w:right w:w="180" w:type="dxa"/>
            </w:tcMar>
            <w:vAlign w:val="center"/>
            <w:hideMark/>
          </w:tcPr>
          <w:p w14:paraId="04745446"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Our </w:t>
            </w:r>
            <w:proofErr w:type="gramStart"/>
            <w:r w:rsidRPr="0083411E">
              <w:rPr>
                <w:rFonts w:ascii="Calibri" w:eastAsia="Times New Roman" w:hAnsi="Calibri" w:cs="Calibri"/>
              </w:rPr>
              <w:t>Customers</w:t>
            </w:r>
            <w:proofErr w:type="gramEnd"/>
          </w:p>
        </w:tc>
        <w:tc>
          <w:tcPr>
            <w:tcW w:w="6000" w:type="dxa"/>
            <w:vAlign w:val="center"/>
          </w:tcPr>
          <w:p w14:paraId="7DD1BB59"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عملاؤنا</w:t>
            </w:r>
          </w:p>
        </w:tc>
      </w:tr>
      <w:tr w:rsidR="00F2044B" w:rsidRPr="0083411E" w14:paraId="77AE9380" w14:textId="77777777" w:rsidTr="0083411E">
        <w:tc>
          <w:tcPr>
            <w:tcW w:w="1353" w:type="dxa"/>
            <w:shd w:val="clear" w:color="auto" w:fill="C1E4F5"/>
            <w:tcMar>
              <w:top w:w="120" w:type="dxa"/>
              <w:left w:w="180" w:type="dxa"/>
              <w:bottom w:w="120" w:type="dxa"/>
              <w:right w:w="180" w:type="dxa"/>
            </w:tcMar>
            <w:hideMark/>
          </w:tcPr>
          <w:p w14:paraId="7ECA71A0"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126_toc_12</w:t>
            </w:r>
          </w:p>
        </w:tc>
        <w:tc>
          <w:tcPr>
            <w:tcW w:w="6000" w:type="dxa"/>
            <w:tcMar>
              <w:top w:w="120" w:type="dxa"/>
              <w:left w:w="180" w:type="dxa"/>
              <w:bottom w:w="120" w:type="dxa"/>
              <w:right w:w="180" w:type="dxa"/>
            </w:tcMar>
            <w:vAlign w:val="center"/>
            <w:hideMark/>
          </w:tcPr>
          <w:p w14:paraId="3775F5A5"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Our Products</w:t>
            </w:r>
          </w:p>
        </w:tc>
        <w:tc>
          <w:tcPr>
            <w:tcW w:w="6000" w:type="dxa"/>
            <w:vAlign w:val="center"/>
          </w:tcPr>
          <w:p w14:paraId="435D91C9"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منتجاتنا</w:t>
            </w:r>
          </w:p>
        </w:tc>
      </w:tr>
      <w:tr w:rsidR="00F2044B" w:rsidRPr="0083411E" w14:paraId="7A8067A9" w14:textId="77777777" w:rsidTr="0083411E">
        <w:tc>
          <w:tcPr>
            <w:tcW w:w="1353" w:type="dxa"/>
            <w:shd w:val="clear" w:color="auto" w:fill="C1E4F5"/>
            <w:tcMar>
              <w:top w:w="120" w:type="dxa"/>
              <w:left w:w="180" w:type="dxa"/>
              <w:bottom w:w="120" w:type="dxa"/>
              <w:right w:w="180" w:type="dxa"/>
            </w:tcMar>
            <w:hideMark/>
          </w:tcPr>
          <w:p w14:paraId="7F5D7A46"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127_toc_13</w:t>
            </w:r>
          </w:p>
        </w:tc>
        <w:tc>
          <w:tcPr>
            <w:tcW w:w="6000" w:type="dxa"/>
            <w:tcMar>
              <w:top w:w="120" w:type="dxa"/>
              <w:left w:w="180" w:type="dxa"/>
              <w:bottom w:w="120" w:type="dxa"/>
              <w:right w:w="180" w:type="dxa"/>
            </w:tcMar>
            <w:vAlign w:val="center"/>
            <w:hideMark/>
          </w:tcPr>
          <w:p w14:paraId="4028DB79"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Advancing Science</w:t>
            </w:r>
          </w:p>
        </w:tc>
        <w:tc>
          <w:tcPr>
            <w:tcW w:w="6000" w:type="dxa"/>
            <w:vAlign w:val="center"/>
          </w:tcPr>
          <w:p w14:paraId="7A787729"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العلوم السبّاقة</w:t>
            </w:r>
          </w:p>
        </w:tc>
      </w:tr>
      <w:tr w:rsidR="00F2044B" w:rsidRPr="0083411E" w14:paraId="3D28346B" w14:textId="77777777" w:rsidTr="0083411E">
        <w:tc>
          <w:tcPr>
            <w:tcW w:w="1353" w:type="dxa"/>
            <w:shd w:val="clear" w:color="auto" w:fill="C1E4F5"/>
            <w:tcMar>
              <w:top w:w="120" w:type="dxa"/>
              <w:left w:w="180" w:type="dxa"/>
              <w:bottom w:w="120" w:type="dxa"/>
              <w:right w:w="180" w:type="dxa"/>
            </w:tcMar>
            <w:hideMark/>
          </w:tcPr>
          <w:p w14:paraId="2B15C3B2"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128_toc_14</w:t>
            </w:r>
          </w:p>
        </w:tc>
        <w:tc>
          <w:tcPr>
            <w:tcW w:w="6000" w:type="dxa"/>
            <w:tcMar>
              <w:top w:w="120" w:type="dxa"/>
              <w:left w:w="180" w:type="dxa"/>
              <w:bottom w:w="120" w:type="dxa"/>
              <w:right w:w="180" w:type="dxa"/>
            </w:tcMar>
            <w:vAlign w:val="center"/>
            <w:hideMark/>
          </w:tcPr>
          <w:p w14:paraId="7D013C88"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Our People</w:t>
            </w:r>
          </w:p>
        </w:tc>
        <w:tc>
          <w:tcPr>
            <w:tcW w:w="6000" w:type="dxa"/>
            <w:vAlign w:val="center"/>
          </w:tcPr>
          <w:p w14:paraId="337C2871"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أفرادنا</w:t>
            </w:r>
          </w:p>
        </w:tc>
      </w:tr>
      <w:tr w:rsidR="00F2044B" w:rsidRPr="0083411E" w14:paraId="5E8A649E" w14:textId="77777777" w:rsidTr="0083411E">
        <w:tc>
          <w:tcPr>
            <w:tcW w:w="1353" w:type="dxa"/>
            <w:shd w:val="clear" w:color="auto" w:fill="C1E4F5"/>
            <w:tcMar>
              <w:top w:w="120" w:type="dxa"/>
              <w:left w:w="180" w:type="dxa"/>
              <w:bottom w:w="120" w:type="dxa"/>
              <w:right w:w="180" w:type="dxa"/>
            </w:tcMar>
            <w:hideMark/>
          </w:tcPr>
          <w:p w14:paraId="4A6FBDA5"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lastRenderedPageBreak/>
              <w:t>129_toc_15</w:t>
            </w:r>
          </w:p>
        </w:tc>
        <w:tc>
          <w:tcPr>
            <w:tcW w:w="6000" w:type="dxa"/>
            <w:tcMar>
              <w:top w:w="120" w:type="dxa"/>
              <w:left w:w="180" w:type="dxa"/>
              <w:bottom w:w="120" w:type="dxa"/>
              <w:right w:w="180" w:type="dxa"/>
            </w:tcMar>
            <w:vAlign w:val="center"/>
            <w:hideMark/>
          </w:tcPr>
          <w:p w14:paraId="3BCB3570"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Our </w:t>
            </w:r>
            <w:proofErr w:type="gramStart"/>
            <w:r w:rsidRPr="0083411E">
              <w:rPr>
                <w:rFonts w:ascii="Calibri" w:eastAsia="Times New Roman" w:hAnsi="Calibri" w:cs="Calibri"/>
              </w:rPr>
              <w:t>Communities</w:t>
            </w:r>
            <w:proofErr w:type="gramEnd"/>
          </w:p>
        </w:tc>
        <w:tc>
          <w:tcPr>
            <w:tcW w:w="6000" w:type="dxa"/>
            <w:vAlign w:val="center"/>
          </w:tcPr>
          <w:p w14:paraId="7DCDE300"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مجتمعاتنا</w:t>
            </w:r>
          </w:p>
        </w:tc>
      </w:tr>
      <w:tr w:rsidR="00F2044B" w:rsidRPr="0083411E" w14:paraId="7D56F895" w14:textId="77777777" w:rsidTr="0083411E">
        <w:tc>
          <w:tcPr>
            <w:tcW w:w="1353" w:type="dxa"/>
            <w:shd w:val="clear" w:color="auto" w:fill="C1E4F5"/>
            <w:tcMar>
              <w:top w:w="120" w:type="dxa"/>
              <w:left w:w="180" w:type="dxa"/>
              <w:bottom w:w="120" w:type="dxa"/>
              <w:right w:w="180" w:type="dxa"/>
            </w:tcMar>
            <w:hideMark/>
          </w:tcPr>
          <w:p w14:paraId="7E42F7B5"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130_toc_16</w:t>
            </w:r>
          </w:p>
        </w:tc>
        <w:tc>
          <w:tcPr>
            <w:tcW w:w="6000" w:type="dxa"/>
            <w:tcMar>
              <w:top w:w="120" w:type="dxa"/>
              <w:left w:w="180" w:type="dxa"/>
              <w:bottom w:w="120" w:type="dxa"/>
              <w:right w:w="180" w:type="dxa"/>
            </w:tcMar>
            <w:vAlign w:val="center"/>
            <w:hideMark/>
          </w:tcPr>
          <w:p w14:paraId="6A25D3B0"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How we Operate</w:t>
            </w:r>
          </w:p>
        </w:tc>
        <w:tc>
          <w:tcPr>
            <w:tcW w:w="6000" w:type="dxa"/>
            <w:vAlign w:val="center"/>
          </w:tcPr>
          <w:p w14:paraId="4836E75F"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طريقة عملنا</w:t>
            </w:r>
          </w:p>
        </w:tc>
      </w:tr>
      <w:tr w:rsidR="00F2044B" w:rsidRPr="0083411E" w14:paraId="24EB9AE5" w14:textId="77777777" w:rsidTr="0083411E">
        <w:tc>
          <w:tcPr>
            <w:tcW w:w="1353" w:type="dxa"/>
            <w:shd w:val="clear" w:color="auto" w:fill="C1E4F5"/>
            <w:tcMar>
              <w:top w:w="120" w:type="dxa"/>
              <w:left w:w="180" w:type="dxa"/>
              <w:bottom w:w="120" w:type="dxa"/>
              <w:right w:w="180" w:type="dxa"/>
            </w:tcMar>
            <w:hideMark/>
          </w:tcPr>
          <w:p w14:paraId="0C8B5A80"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131_toc_17</w:t>
            </w:r>
          </w:p>
        </w:tc>
        <w:tc>
          <w:tcPr>
            <w:tcW w:w="6000" w:type="dxa"/>
            <w:tcMar>
              <w:top w:w="120" w:type="dxa"/>
              <w:left w:w="180" w:type="dxa"/>
              <w:bottom w:w="120" w:type="dxa"/>
              <w:right w:w="180" w:type="dxa"/>
            </w:tcMar>
            <w:vAlign w:val="center"/>
            <w:hideMark/>
          </w:tcPr>
          <w:p w14:paraId="591BA967"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Your Commitment </w:t>
            </w:r>
          </w:p>
        </w:tc>
        <w:tc>
          <w:tcPr>
            <w:tcW w:w="6000" w:type="dxa"/>
            <w:vAlign w:val="center"/>
          </w:tcPr>
          <w:p w14:paraId="153ECA82"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التزامك</w:t>
            </w:r>
            <w:r w:rsidRPr="0083411E">
              <w:rPr>
                <w:rFonts w:ascii="Arial" w:eastAsia="Arial" w:hAnsi="Arial" w:cs="Arial"/>
              </w:rPr>
              <w:t xml:space="preserve"> </w:t>
            </w:r>
          </w:p>
        </w:tc>
      </w:tr>
      <w:tr w:rsidR="00F2044B" w:rsidRPr="0083411E" w14:paraId="61D327B4" w14:textId="77777777" w:rsidTr="0083411E">
        <w:tc>
          <w:tcPr>
            <w:tcW w:w="1353" w:type="dxa"/>
            <w:shd w:val="clear" w:color="auto" w:fill="C1E4F5"/>
            <w:tcMar>
              <w:top w:w="120" w:type="dxa"/>
              <w:left w:w="180" w:type="dxa"/>
              <w:bottom w:w="120" w:type="dxa"/>
              <w:right w:w="180" w:type="dxa"/>
            </w:tcMar>
            <w:hideMark/>
          </w:tcPr>
          <w:p w14:paraId="7DA20979"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132_toc_18</w:t>
            </w:r>
          </w:p>
        </w:tc>
        <w:tc>
          <w:tcPr>
            <w:tcW w:w="6000" w:type="dxa"/>
            <w:tcMar>
              <w:top w:w="120" w:type="dxa"/>
              <w:left w:w="180" w:type="dxa"/>
              <w:bottom w:w="120" w:type="dxa"/>
              <w:right w:w="180" w:type="dxa"/>
            </w:tcMar>
            <w:vAlign w:val="center"/>
            <w:hideMark/>
          </w:tcPr>
          <w:p w14:paraId="4C524F55"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Your Commitment</w:t>
            </w:r>
          </w:p>
        </w:tc>
        <w:tc>
          <w:tcPr>
            <w:tcW w:w="6000" w:type="dxa"/>
            <w:vAlign w:val="center"/>
          </w:tcPr>
          <w:p w14:paraId="0CBA4AC5"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التزامك</w:t>
            </w:r>
          </w:p>
        </w:tc>
      </w:tr>
      <w:tr w:rsidR="00F2044B" w:rsidRPr="0083411E" w14:paraId="3CA2BCC8" w14:textId="77777777" w:rsidTr="0083411E">
        <w:tc>
          <w:tcPr>
            <w:tcW w:w="1353" w:type="dxa"/>
            <w:shd w:val="clear" w:color="auto" w:fill="C1E4F5"/>
            <w:tcMar>
              <w:top w:w="120" w:type="dxa"/>
              <w:left w:w="180" w:type="dxa"/>
              <w:bottom w:w="120" w:type="dxa"/>
              <w:right w:w="180" w:type="dxa"/>
            </w:tcMar>
            <w:hideMark/>
          </w:tcPr>
          <w:p w14:paraId="7CA710CF"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133_toc_19</w:t>
            </w:r>
          </w:p>
        </w:tc>
        <w:tc>
          <w:tcPr>
            <w:tcW w:w="6000" w:type="dxa"/>
            <w:tcMar>
              <w:top w:w="120" w:type="dxa"/>
              <w:left w:w="180" w:type="dxa"/>
              <w:bottom w:w="120" w:type="dxa"/>
              <w:right w:w="180" w:type="dxa"/>
            </w:tcMar>
            <w:vAlign w:val="center"/>
            <w:hideMark/>
          </w:tcPr>
          <w:p w14:paraId="303CCF09"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Knowledge Check</w:t>
            </w:r>
          </w:p>
        </w:tc>
        <w:tc>
          <w:tcPr>
            <w:tcW w:w="6000" w:type="dxa"/>
            <w:vAlign w:val="center"/>
          </w:tcPr>
          <w:p w14:paraId="27DF4D3C"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التحقق من المعرفة</w:t>
            </w:r>
          </w:p>
        </w:tc>
      </w:tr>
      <w:tr w:rsidR="00F2044B" w:rsidRPr="0083411E" w14:paraId="749347FC" w14:textId="77777777" w:rsidTr="0083411E">
        <w:tc>
          <w:tcPr>
            <w:tcW w:w="1353" w:type="dxa"/>
            <w:shd w:val="clear" w:color="auto" w:fill="C1E4F5"/>
            <w:tcMar>
              <w:top w:w="120" w:type="dxa"/>
              <w:left w:w="180" w:type="dxa"/>
              <w:bottom w:w="120" w:type="dxa"/>
              <w:right w:w="180" w:type="dxa"/>
            </w:tcMar>
            <w:hideMark/>
          </w:tcPr>
          <w:p w14:paraId="4A311128"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134_toc_20</w:t>
            </w:r>
          </w:p>
        </w:tc>
        <w:tc>
          <w:tcPr>
            <w:tcW w:w="6000" w:type="dxa"/>
            <w:tcMar>
              <w:top w:w="120" w:type="dxa"/>
              <w:left w:w="180" w:type="dxa"/>
              <w:bottom w:w="120" w:type="dxa"/>
              <w:right w:w="180" w:type="dxa"/>
            </w:tcMar>
            <w:vAlign w:val="center"/>
            <w:hideMark/>
          </w:tcPr>
          <w:p w14:paraId="576C16D4"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Introduction</w:t>
            </w:r>
          </w:p>
        </w:tc>
        <w:tc>
          <w:tcPr>
            <w:tcW w:w="6000" w:type="dxa"/>
            <w:vAlign w:val="center"/>
          </w:tcPr>
          <w:p w14:paraId="68B4A10C"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مقدّمة</w:t>
            </w:r>
          </w:p>
        </w:tc>
      </w:tr>
      <w:tr w:rsidR="00F2044B" w:rsidRPr="0083411E" w14:paraId="6C410C66" w14:textId="77777777" w:rsidTr="0083411E">
        <w:tc>
          <w:tcPr>
            <w:tcW w:w="1353" w:type="dxa"/>
            <w:shd w:val="clear" w:color="auto" w:fill="C1E4F5"/>
            <w:tcMar>
              <w:top w:w="120" w:type="dxa"/>
              <w:left w:w="180" w:type="dxa"/>
              <w:bottom w:w="120" w:type="dxa"/>
              <w:right w:w="180" w:type="dxa"/>
            </w:tcMar>
            <w:hideMark/>
          </w:tcPr>
          <w:p w14:paraId="513D8DB3"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135_toc_21</w:t>
            </w:r>
          </w:p>
        </w:tc>
        <w:tc>
          <w:tcPr>
            <w:tcW w:w="6000" w:type="dxa"/>
            <w:tcMar>
              <w:top w:w="120" w:type="dxa"/>
              <w:left w:w="180" w:type="dxa"/>
              <w:bottom w:w="120" w:type="dxa"/>
              <w:right w:w="180" w:type="dxa"/>
            </w:tcMar>
            <w:vAlign w:val="center"/>
            <w:hideMark/>
          </w:tcPr>
          <w:p w14:paraId="4171EF4F"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Assessment</w:t>
            </w:r>
          </w:p>
        </w:tc>
        <w:tc>
          <w:tcPr>
            <w:tcW w:w="6000" w:type="dxa"/>
            <w:vAlign w:val="center"/>
          </w:tcPr>
          <w:p w14:paraId="4AF67706"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التقييم</w:t>
            </w:r>
          </w:p>
        </w:tc>
      </w:tr>
      <w:tr w:rsidR="00F2044B" w:rsidRPr="0083411E" w14:paraId="5FD0422B" w14:textId="77777777" w:rsidTr="0083411E">
        <w:tc>
          <w:tcPr>
            <w:tcW w:w="1353" w:type="dxa"/>
            <w:shd w:val="clear" w:color="auto" w:fill="C1E4F5"/>
            <w:tcMar>
              <w:top w:w="120" w:type="dxa"/>
              <w:left w:w="180" w:type="dxa"/>
              <w:bottom w:w="120" w:type="dxa"/>
              <w:right w:w="180" w:type="dxa"/>
            </w:tcMar>
            <w:hideMark/>
          </w:tcPr>
          <w:p w14:paraId="1685A27D"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136_toc_22</w:t>
            </w:r>
          </w:p>
        </w:tc>
        <w:tc>
          <w:tcPr>
            <w:tcW w:w="6000" w:type="dxa"/>
            <w:tcMar>
              <w:top w:w="120" w:type="dxa"/>
              <w:left w:w="180" w:type="dxa"/>
              <w:bottom w:w="120" w:type="dxa"/>
              <w:right w:w="180" w:type="dxa"/>
            </w:tcMar>
            <w:vAlign w:val="center"/>
            <w:hideMark/>
          </w:tcPr>
          <w:p w14:paraId="1FB74B96"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Feedback</w:t>
            </w:r>
          </w:p>
        </w:tc>
        <w:tc>
          <w:tcPr>
            <w:tcW w:w="6000" w:type="dxa"/>
            <w:vAlign w:val="center"/>
          </w:tcPr>
          <w:p w14:paraId="55DB797B"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رأيك</w:t>
            </w:r>
          </w:p>
        </w:tc>
      </w:tr>
      <w:tr w:rsidR="00F2044B" w:rsidRPr="0083411E" w14:paraId="40CB9BF9" w14:textId="77777777" w:rsidTr="0083411E">
        <w:tc>
          <w:tcPr>
            <w:tcW w:w="1353" w:type="dxa"/>
            <w:shd w:val="clear" w:color="auto" w:fill="C1E4F5"/>
            <w:tcMar>
              <w:top w:w="120" w:type="dxa"/>
              <w:left w:w="180" w:type="dxa"/>
              <w:bottom w:w="120" w:type="dxa"/>
              <w:right w:w="180" w:type="dxa"/>
            </w:tcMar>
            <w:hideMark/>
          </w:tcPr>
          <w:p w14:paraId="53874755"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137_toc_23</w:t>
            </w:r>
          </w:p>
        </w:tc>
        <w:tc>
          <w:tcPr>
            <w:tcW w:w="6000" w:type="dxa"/>
            <w:tcMar>
              <w:top w:w="120" w:type="dxa"/>
              <w:left w:w="180" w:type="dxa"/>
              <w:bottom w:w="120" w:type="dxa"/>
              <w:right w:w="180" w:type="dxa"/>
            </w:tcMar>
            <w:vAlign w:val="center"/>
            <w:hideMark/>
          </w:tcPr>
          <w:p w14:paraId="07C86E4F"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Survey</w:t>
            </w:r>
          </w:p>
        </w:tc>
        <w:tc>
          <w:tcPr>
            <w:tcW w:w="6000" w:type="dxa"/>
            <w:vAlign w:val="center"/>
          </w:tcPr>
          <w:p w14:paraId="2F3C8BCA"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الاستبيان</w:t>
            </w:r>
          </w:p>
        </w:tc>
      </w:tr>
      <w:tr w:rsidR="00F2044B" w:rsidRPr="0083411E" w14:paraId="68002D29" w14:textId="77777777" w:rsidTr="0083411E">
        <w:tc>
          <w:tcPr>
            <w:tcW w:w="1353" w:type="dxa"/>
            <w:shd w:val="clear" w:color="auto" w:fill="C1E4F5"/>
            <w:tcMar>
              <w:top w:w="120" w:type="dxa"/>
              <w:left w:w="180" w:type="dxa"/>
              <w:bottom w:w="120" w:type="dxa"/>
              <w:right w:w="180" w:type="dxa"/>
            </w:tcMar>
            <w:hideMark/>
          </w:tcPr>
          <w:p w14:paraId="5E2B8642"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138_string_1</w:t>
            </w:r>
          </w:p>
        </w:tc>
        <w:tc>
          <w:tcPr>
            <w:tcW w:w="6000" w:type="dxa"/>
            <w:tcMar>
              <w:top w:w="120" w:type="dxa"/>
              <w:left w:w="180" w:type="dxa"/>
              <w:bottom w:w="120" w:type="dxa"/>
              <w:right w:w="180" w:type="dxa"/>
            </w:tcMar>
            <w:vAlign w:val="center"/>
            <w:hideMark/>
          </w:tcPr>
          <w:p w14:paraId="46CA73E8"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vAlign w:val="center"/>
          </w:tcPr>
          <w:p w14:paraId="5FCD74A1"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 xml:space="preserve">لا يمكن للدورة الاتّصال بـ </w:t>
            </w:r>
            <w:r w:rsidRPr="0083411E">
              <w:rPr>
                <w:rFonts w:ascii="Arial" w:eastAsia="Arial" w:hAnsi="Arial" w:cs="Arial"/>
              </w:rPr>
              <w:t>LMS</w:t>
            </w:r>
            <w:r w:rsidRPr="0083411E">
              <w:rPr>
                <w:rFonts w:ascii="Arial" w:eastAsia="Arial" w:hAnsi="Arial" w:cs="Arial"/>
                <w:rtl/>
              </w:rPr>
              <w:t>.</w:t>
            </w:r>
            <w:r w:rsidRPr="0083411E">
              <w:rPr>
                <w:rFonts w:ascii="Arial" w:eastAsia="Arial" w:hAnsi="Arial" w:cs="Arial"/>
              </w:rPr>
              <w:t xml:space="preserve"> </w:t>
            </w:r>
            <w:r w:rsidRPr="0083411E">
              <w:rPr>
                <w:rFonts w:ascii="Arial" w:eastAsia="Arial" w:hAnsi="Arial" w:cs="Arial"/>
                <w:rtl/>
              </w:rPr>
              <w:t>انقر على 'موافق' للمواصلة ومراجعة الدورة التدريبية.</w:t>
            </w:r>
            <w:r w:rsidRPr="0083411E">
              <w:rPr>
                <w:rFonts w:ascii="Arial" w:eastAsia="Arial" w:hAnsi="Arial" w:cs="Arial"/>
              </w:rPr>
              <w:t xml:space="preserve"> </w:t>
            </w:r>
            <w:r w:rsidRPr="0083411E">
              <w:rPr>
                <w:rFonts w:ascii="Arial" w:eastAsia="Arial" w:hAnsi="Arial" w:cs="Arial"/>
                <w:rtl/>
              </w:rPr>
              <w:t>انتبه إلى أنّ شهادة الدورة قد لا تتوفّر.</w:t>
            </w:r>
            <w:r w:rsidRPr="0083411E">
              <w:rPr>
                <w:rFonts w:ascii="Arial" w:eastAsia="Arial" w:hAnsi="Arial" w:cs="Arial"/>
              </w:rPr>
              <w:t xml:space="preserve"> </w:t>
            </w:r>
            <w:r w:rsidRPr="0083411E">
              <w:rPr>
                <w:rFonts w:ascii="Arial" w:eastAsia="Arial" w:hAnsi="Arial" w:cs="Arial"/>
                <w:rtl/>
              </w:rPr>
              <w:t>انقر على 'إلغاء' للخروج</w:t>
            </w:r>
            <w:r w:rsidRPr="0083411E">
              <w:rPr>
                <w:rFonts w:ascii="Arial" w:eastAsia="Arial" w:hAnsi="Arial" w:cs="Arial"/>
              </w:rPr>
              <w:t xml:space="preserve"> </w:t>
            </w:r>
          </w:p>
        </w:tc>
      </w:tr>
      <w:tr w:rsidR="00F2044B" w:rsidRPr="0083411E" w14:paraId="09877057" w14:textId="77777777" w:rsidTr="0083411E">
        <w:tc>
          <w:tcPr>
            <w:tcW w:w="1353" w:type="dxa"/>
            <w:shd w:val="clear" w:color="auto" w:fill="C1E4F5"/>
            <w:tcMar>
              <w:top w:w="120" w:type="dxa"/>
              <w:left w:w="180" w:type="dxa"/>
              <w:bottom w:w="120" w:type="dxa"/>
              <w:right w:w="180" w:type="dxa"/>
            </w:tcMar>
            <w:hideMark/>
          </w:tcPr>
          <w:p w14:paraId="69D17494"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139_string_2</w:t>
            </w:r>
          </w:p>
        </w:tc>
        <w:tc>
          <w:tcPr>
            <w:tcW w:w="6000" w:type="dxa"/>
            <w:tcMar>
              <w:top w:w="120" w:type="dxa"/>
              <w:left w:w="180" w:type="dxa"/>
              <w:bottom w:w="120" w:type="dxa"/>
              <w:right w:w="180" w:type="dxa"/>
            </w:tcMar>
            <w:vAlign w:val="center"/>
            <w:hideMark/>
          </w:tcPr>
          <w:p w14:paraId="2372472E"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All questions remain unanswered</w:t>
            </w:r>
          </w:p>
        </w:tc>
        <w:tc>
          <w:tcPr>
            <w:tcW w:w="6000" w:type="dxa"/>
            <w:vAlign w:val="center"/>
          </w:tcPr>
          <w:p w14:paraId="72217B63"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ستظل بقيّة الأسئلة غير مُجاب عليها</w:t>
            </w:r>
          </w:p>
        </w:tc>
      </w:tr>
      <w:tr w:rsidR="00F2044B" w:rsidRPr="0083411E" w14:paraId="020EC36E" w14:textId="77777777" w:rsidTr="0083411E">
        <w:tc>
          <w:tcPr>
            <w:tcW w:w="1353" w:type="dxa"/>
            <w:shd w:val="clear" w:color="auto" w:fill="C1E4F5"/>
            <w:tcMar>
              <w:top w:w="120" w:type="dxa"/>
              <w:left w:w="180" w:type="dxa"/>
              <w:bottom w:w="120" w:type="dxa"/>
              <w:right w:w="180" w:type="dxa"/>
            </w:tcMar>
            <w:hideMark/>
          </w:tcPr>
          <w:p w14:paraId="2BED7852"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140_string_3</w:t>
            </w:r>
          </w:p>
        </w:tc>
        <w:tc>
          <w:tcPr>
            <w:tcW w:w="6000" w:type="dxa"/>
            <w:tcMar>
              <w:top w:w="120" w:type="dxa"/>
              <w:left w:w="180" w:type="dxa"/>
              <w:bottom w:w="120" w:type="dxa"/>
              <w:right w:w="180" w:type="dxa"/>
            </w:tcMar>
            <w:vAlign w:val="center"/>
            <w:hideMark/>
          </w:tcPr>
          <w:p w14:paraId="502DBCE7"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Questions</w:t>
            </w:r>
          </w:p>
        </w:tc>
        <w:tc>
          <w:tcPr>
            <w:tcW w:w="6000" w:type="dxa"/>
            <w:vAlign w:val="center"/>
          </w:tcPr>
          <w:p w14:paraId="05B4BEF7"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أسئلة</w:t>
            </w:r>
          </w:p>
        </w:tc>
      </w:tr>
      <w:tr w:rsidR="00F2044B" w:rsidRPr="0083411E" w14:paraId="1F3509E2" w14:textId="77777777" w:rsidTr="0083411E">
        <w:tc>
          <w:tcPr>
            <w:tcW w:w="1353" w:type="dxa"/>
            <w:shd w:val="clear" w:color="auto" w:fill="C1E4F5"/>
            <w:tcMar>
              <w:top w:w="120" w:type="dxa"/>
              <w:left w:w="180" w:type="dxa"/>
              <w:bottom w:w="120" w:type="dxa"/>
              <w:right w:w="180" w:type="dxa"/>
            </w:tcMar>
            <w:hideMark/>
          </w:tcPr>
          <w:p w14:paraId="0B6C0132"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141_string_4</w:t>
            </w:r>
          </w:p>
        </w:tc>
        <w:tc>
          <w:tcPr>
            <w:tcW w:w="6000" w:type="dxa"/>
            <w:tcMar>
              <w:top w:w="120" w:type="dxa"/>
              <w:left w:w="180" w:type="dxa"/>
              <w:bottom w:w="120" w:type="dxa"/>
              <w:right w:w="180" w:type="dxa"/>
            </w:tcMar>
            <w:vAlign w:val="center"/>
            <w:hideMark/>
          </w:tcPr>
          <w:p w14:paraId="4976916A"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Question</w:t>
            </w:r>
          </w:p>
        </w:tc>
        <w:tc>
          <w:tcPr>
            <w:tcW w:w="6000" w:type="dxa"/>
            <w:vAlign w:val="center"/>
          </w:tcPr>
          <w:p w14:paraId="64B56D75"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سؤال</w:t>
            </w:r>
          </w:p>
        </w:tc>
      </w:tr>
      <w:tr w:rsidR="00F2044B" w:rsidRPr="0083411E" w14:paraId="48991F20" w14:textId="77777777" w:rsidTr="0083411E">
        <w:tc>
          <w:tcPr>
            <w:tcW w:w="1353" w:type="dxa"/>
            <w:shd w:val="clear" w:color="auto" w:fill="C1E4F5"/>
            <w:tcMar>
              <w:top w:w="120" w:type="dxa"/>
              <w:left w:w="180" w:type="dxa"/>
              <w:bottom w:w="120" w:type="dxa"/>
              <w:right w:w="180" w:type="dxa"/>
            </w:tcMar>
            <w:hideMark/>
          </w:tcPr>
          <w:p w14:paraId="50C8D78D"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142_string_5</w:t>
            </w:r>
          </w:p>
        </w:tc>
        <w:tc>
          <w:tcPr>
            <w:tcW w:w="6000" w:type="dxa"/>
            <w:tcMar>
              <w:top w:w="120" w:type="dxa"/>
              <w:left w:w="180" w:type="dxa"/>
              <w:bottom w:w="120" w:type="dxa"/>
              <w:right w:w="180" w:type="dxa"/>
            </w:tcMar>
            <w:vAlign w:val="center"/>
            <w:hideMark/>
          </w:tcPr>
          <w:p w14:paraId="44021BC2"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not answered</w:t>
            </w:r>
          </w:p>
        </w:tc>
        <w:tc>
          <w:tcPr>
            <w:tcW w:w="6000" w:type="dxa"/>
            <w:vAlign w:val="center"/>
          </w:tcPr>
          <w:p w14:paraId="1FEFABA8"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غير مُجاب عليه</w:t>
            </w:r>
          </w:p>
        </w:tc>
      </w:tr>
      <w:tr w:rsidR="00F2044B" w:rsidRPr="0083411E" w14:paraId="426D3B8C" w14:textId="77777777" w:rsidTr="0083411E">
        <w:tc>
          <w:tcPr>
            <w:tcW w:w="1353" w:type="dxa"/>
            <w:shd w:val="clear" w:color="auto" w:fill="C1E4F5"/>
            <w:tcMar>
              <w:top w:w="120" w:type="dxa"/>
              <w:left w:w="180" w:type="dxa"/>
              <w:bottom w:w="120" w:type="dxa"/>
              <w:right w:w="180" w:type="dxa"/>
            </w:tcMar>
            <w:hideMark/>
          </w:tcPr>
          <w:p w14:paraId="354BF953"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143_string_6</w:t>
            </w:r>
          </w:p>
        </w:tc>
        <w:tc>
          <w:tcPr>
            <w:tcW w:w="6000" w:type="dxa"/>
            <w:tcMar>
              <w:top w:w="120" w:type="dxa"/>
              <w:left w:w="180" w:type="dxa"/>
              <w:bottom w:w="120" w:type="dxa"/>
              <w:right w:w="180" w:type="dxa"/>
            </w:tcMar>
            <w:vAlign w:val="center"/>
            <w:hideMark/>
          </w:tcPr>
          <w:p w14:paraId="3EA8B1CE"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That's correct!</w:t>
            </w:r>
          </w:p>
        </w:tc>
        <w:tc>
          <w:tcPr>
            <w:tcW w:w="6000" w:type="dxa"/>
            <w:vAlign w:val="center"/>
          </w:tcPr>
          <w:p w14:paraId="68B9FEB4"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هذا صحيح!</w:t>
            </w:r>
          </w:p>
        </w:tc>
      </w:tr>
      <w:tr w:rsidR="00F2044B" w:rsidRPr="0083411E" w14:paraId="6930D3BC" w14:textId="77777777" w:rsidTr="0083411E">
        <w:tc>
          <w:tcPr>
            <w:tcW w:w="1353" w:type="dxa"/>
            <w:shd w:val="clear" w:color="auto" w:fill="C1E4F5"/>
            <w:tcMar>
              <w:top w:w="120" w:type="dxa"/>
              <w:left w:w="180" w:type="dxa"/>
              <w:bottom w:w="120" w:type="dxa"/>
              <w:right w:w="180" w:type="dxa"/>
            </w:tcMar>
            <w:hideMark/>
          </w:tcPr>
          <w:p w14:paraId="739242DF"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lastRenderedPageBreak/>
              <w:t>144_string_7</w:t>
            </w:r>
          </w:p>
        </w:tc>
        <w:tc>
          <w:tcPr>
            <w:tcW w:w="6000" w:type="dxa"/>
            <w:tcMar>
              <w:top w:w="120" w:type="dxa"/>
              <w:left w:w="180" w:type="dxa"/>
              <w:bottom w:w="120" w:type="dxa"/>
              <w:right w:w="180" w:type="dxa"/>
            </w:tcMar>
            <w:vAlign w:val="center"/>
            <w:hideMark/>
          </w:tcPr>
          <w:p w14:paraId="4D1C5D1F"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That's not correct!</w:t>
            </w:r>
          </w:p>
        </w:tc>
        <w:tc>
          <w:tcPr>
            <w:tcW w:w="6000" w:type="dxa"/>
            <w:vAlign w:val="center"/>
          </w:tcPr>
          <w:p w14:paraId="542D4EB2"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هذا غير صحيح!</w:t>
            </w:r>
          </w:p>
        </w:tc>
      </w:tr>
      <w:tr w:rsidR="00F2044B" w:rsidRPr="0083411E" w14:paraId="0B0DCCD8" w14:textId="77777777" w:rsidTr="0083411E">
        <w:tc>
          <w:tcPr>
            <w:tcW w:w="1353" w:type="dxa"/>
            <w:shd w:val="clear" w:color="auto" w:fill="C1E4F5"/>
            <w:tcMar>
              <w:top w:w="120" w:type="dxa"/>
              <w:left w:w="180" w:type="dxa"/>
              <w:bottom w:w="120" w:type="dxa"/>
              <w:right w:w="180" w:type="dxa"/>
            </w:tcMar>
            <w:hideMark/>
          </w:tcPr>
          <w:p w14:paraId="1137C1AB"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145_string_8</w:t>
            </w:r>
          </w:p>
        </w:tc>
        <w:tc>
          <w:tcPr>
            <w:tcW w:w="6000" w:type="dxa"/>
            <w:tcMar>
              <w:top w:w="120" w:type="dxa"/>
              <w:left w:w="180" w:type="dxa"/>
              <w:bottom w:w="120" w:type="dxa"/>
              <w:right w:w="180" w:type="dxa"/>
            </w:tcMar>
            <w:vAlign w:val="center"/>
            <w:hideMark/>
          </w:tcPr>
          <w:p w14:paraId="230D85F4"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Feedback: </w:t>
            </w:r>
          </w:p>
        </w:tc>
        <w:tc>
          <w:tcPr>
            <w:tcW w:w="6000" w:type="dxa"/>
            <w:vAlign w:val="center"/>
          </w:tcPr>
          <w:p w14:paraId="58D8AA65"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رأيك:</w:t>
            </w:r>
            <w:r w:rsidRPr="0083411E">
              <w:rPr>
                <w:rFonts w:ascii="Arial" w:eastAsia="Arial" w:hAnsi="Arial" w:cs="Arial"/>
              </w:rPr>
              <w:t xml:space="preserve"> </w:t>
            </w:r>
          </w:p>
        </w:tc>
      </w:tr>
      <w:tr w:rsidR="00F2044B" w:rsidRPr="0083411E" w14:paraId="75364334" w14:textId="77777777" w:rsidTr="0083411E">
        <w:tc>
          <w:tcPr>
            <w:tcW w:w="1353" w:type="dxa"/>
            <w:shd w:val="clear" w:color="auto" w:fill="C1E4F5"/>
            <w:tcMar>
              <w:top w:w="120" w:type="dxa"/>
              <w:left w:w="180" w:type="dxa"/>
              <w:bottom w:w="120" w:type="dxa"/>
              <w:right w:w="180" w:type="dxa"/>
            </w:tcMar>
            <w:hideMark/>
          </w:tcPr>
          <w:p w14:paraId="2B784061"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146_string_9</w:t>
            </w:r>
          </w:p>
        </w:tc>
        <w:tc>
          <w:tcPr>
            <w:tcW w:w="6000" w:type="dxa"/>
            <w:tcMar>
              <w:top w:w="120" w:type="dxa"/>
              <w:left w:w="180" w:type="dxa"/>
              <w:bottom w:w="120" w:type="dxa"/>
              <w:right w:w="180" w:type="dxa"/>
            </w:tcMar>
            <w:vAlign w:val="center"/>
            <w:hideMark/>
          </w:tcPr>
          <w:p w14:paraId="3F4A8EC6"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Code of Business Conduct</w:t>
            </w:r>
          </w:p>
        </w:tc>
        <w:tc>
          <w:tcPr>
            <w:tcW w:w="6000" w:type="dxa"/>
            <w:vAlign w:val="center"/>
          </w:tcPr>
          <w:p w14:paraId="2A540AFD"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مدوّنة سلوك الأعمال</w:t>
            </w:r>
          </w:p>
        </w:tc>
      </w:tr>
      <w:tr w:rsidR="00F2044B" w:rsidRPr="0083411E" w14:paraId="4B50353B" w14:textId="77777777" w:rsidTr="0083411E">
        <w:tc>
          <w:tcPr>
            <w:tcW w:w="1353" w:type="dxa"/>
            <w:shd w:val="clear" w:color="auto" w:fill="C1E4F5"/>
            <w:tcMar>
              <w:top w:w="120" w:type="dxa"/>
              <w:left w:w="180" w:type="dxa"/>
              <w:bottom w:w="120" w:type="dxa"/>
              <w:right w:w="180" w:type="dxa"/>
            </w:tcMar>
            <w:hideMark/>
          </w:tcPr>
          <w:p w14:paraId="3DBD240B"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147_string_10</w:t>
            </w:r>
          </w:p>
        </w:tc>
        <w:tc>
          <w:tcPr>
            <w:tcW w:w="6000" w:type="dxa"/>
            <w:tcMar>
              <w:top w:w="120" w:type="dxa"/>
              <w:left w:w="180" w:type="dxa"/>
              <w:bottom w:w="120" w:type="dxa"/>
              <w:right w:w="180" w:type="dxa"/>
            </w:tcMar>
            <w:vAlign w:val="center"/>
            <w:hideMark/>
          </w:tcPr>
          <w:p w14:paraId="1C1C811B"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Knowledge Check</w:t>
            </w:r>
          </w:p>
        </w:tc>
        <w:tc>
          <w:tcPr>
            <w:tcW w:w="6000" w:type="dxa"/>
            <w:vAlign w:val="center"/>
          </w:tcPr>
          <w:p w14:paraId="0C91AAC0"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التحقق من المعرفة</w:t>
            </w:r>
          </w:p>
        </w:tc>
      </w:tr>
      <w:tr w:rsidR="00F2044B" w:rsidRPr="0083411E" w14:paraId="46A5B188" w14:textId="77777777" w:rsidTr="0083411E">
        <w:tc>
          <w:tcPr>
            <w:tcW w:w="1353" w:type="dxa"/>
            <w:shd w:val="clear" w:color="auto" w:fill="C1E4F5"/>
            <w:tcMar>
              <w:top w:w="120" w:type="dxa"/>
              <w:left w:w="180" w:type="dxa"/>
              <w:bottom w:w="120" w:type="dxa"/>
              <w:right w:w="180" w:type="dxa"/>
            </w:tcMar>
            <w:hideMark/>
          </w:tcPr>
          <w:p w14:paraId="5F16FC16"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148_string_11</w:t>
            </w:r>
          </w:p>
        </w:tc>
        <w:tc>
          <w:tcPr>
            <w:tcW w:w="6000" w:type="dxa"/>
            <w:tcMar>
              <w:top w:w="120" w:type="dxa"/>
              <w:left w:w="180" w:type="dxa"/>
              <w:bottom w:w="120" w:type="dxa"/>
              <w:right w:w="180" w:type="dxa"/>
            </w:tcMar>
            <w:vAlign w:val="center"/>
            <w:hideMark/>
          </w:tcPr>
          <w:p w14:paraId="0FD1C82A"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Submit</w:t>
            </w:r>
          </w:p>
        </w:tc>
        <w:tc>
          <w:tcPr>
            <w:tcW w:w="6000" w:type="dxa"/>
            <w:vAlign w:val="center"/>
          </w:tcPr>
          <w:p w14:paraId="7DF8A382"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إرسال</w:t>
            </w:r>
          </w:p>
        </w:tc>
      </w:tr>
      <w:tr w:rsidR="00F2044B" w:rsidRPr="0083411E" w14:paraId="00E77448" w14:textId="77777777" w:rsidTr="0083411E">
        <w:tc>
          <w:tcPr>
            <w:tcW w:w="1353" w:type="dxa"/>
            <w:shd w:val="clear" w:color="auto" w:fill="C1E4F5"/>
            <w:tcMar>
              <w:top w:w="120" w:type="dxa"/>
              <w:left w:w="180" w:type="dxa"/>
              <w:bottom w:w="120" w:type="dxa"/>
              <w:right w:w="180" w:type="dxa"/>
            </w:tcMar>
            <w:hideMark/>
          </w:tcPr>
          <w:p w14:paraId="5D987942" w14:textId="77777777" w:rsidR="00315D6E" w:rsidRPr="0083411E" w:rsidRDefault="00F21F5E" w:rsidP="00315D6E">
            <w:pPr>
              <w:spacing w:before="30" w:after="30"/>
              <w:ind w:left="30" w:right="30"/>
              <w:rPr>
                <w:rFonts w:ascii="Calibri" w:eastAsia="Times New Roman" w:hAnsi="Calibri" w:cs="Calibri"/>
                <w:sz w:val="16"/>
              </w:rPr>
            </w:pPr>
            <w:r w:rsidRPr="0083411E">
              <w:rPr>
                <w:rFonts w:ascii="Calibri" w:eastAsia="Times New Roman" w:hAnsi="Calibri" w:cs="Calibri"/>
                <w:sz w:val="16"/>
              </w:rPr>
              <w:t>149_string_12</w:t>
            </w:r>
          </w:p>
        </w:tc>
        <w:tc>
          <w:tcPr>
            <w:tcW w:w="6000" w:type="dxa"/>
            <w:tcMar>
              <w:top w:w="120" w:type="dxa"/>
              <w:left w:w="180" w:type="dxa"/>
              <w:bottom w:w="120" w:type="dxa"/>
              <w:right w:w="180" w:type="dxa"/>
            </w:tcMar>
            <w:vAlign w:val="center"/>
            <w:hideMark/>
          </w:tcPr>
          <w:p w14:paraId="3D70C46D" w14:textId="77777777" w:rsidR="00315D6E" w:rsidRPr="0083411E" w:rsidRDefault="00F21F5E" w:rsidP="00315D6E">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Retake</w:t>
            </w:r>
          </w:p>
        </w:tc>
        <w:tc>
          <w:tcPr>
            <w:tcW w:w="6000" w:type="dxa"/>
            <w:vAlign w:val="center"/>
          </w:tcPr>
          <w:p w14:paraId="2A2C4F35" w14:textId="77777777" w:rsidR="00315D6E"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إعادة</w:t>
            </w:r>
          </w:p>
        </w:tc>
      </w:tr>
      <w:tr w:rsidR="00F2044B" w:rsidRPr="0083411E" w14:paraId="2D777F2B" w14:textId="77777777" w:rsidTr="0083411E">
        <w:tc>
          <w:tcPr>
            <w:tcW w:w="1353" w:type="dxa"/>
            <w:shd w:val="clear" w:color="auto" w:fill="C1E4F5"/>
            <w:tcMar>
              <w:top w:w="120" w:type="dxa"/>
              <w:left w:w="180" w:type="dxa"/>
              <w:bottom w:w="120" w:type="dxa"/>
              <w:right w:w="180" w:type="dxa"/>
            </w:tcMar>
            <w:hideMark/>
          </w:tcPr>
          <w:p w14:paraId="4A64A155" w14:textId="77777777" w:rsidR="005B5C04" w:rsidRPr="0083411E" w:rsidRDefault="00F21F5E" w:rsidP="005B5C04">
            <w:pPr>
              <w:spacing w:before="30" w:after="30"/>
              <w:ind w:left="30" w:right="30"/>
              <w:rPr>
                <w:rFonts w:ascii="Calibri" w:eastAsia="Times New Roman" w:hAnsi="Calibri" w:cs="Calibri"/>
                <w:sz w:val="16"/>
              </w:rPr>
            </w:pPr>
            <w:r w:rsidRPr="0083411E">
              <w:rPr>
                <w:rFonts w:ascii="Calibri" w:eastAsia="Times New Roman" w:hAnsi="Calibri" w:cs="Calibri"/>
                <w:sz w:val="16"/>
              </w:rPr>
              <w:t>150_string_13</w:t>
            </w:r>
          </w:p>
        </w:tc>
        <w:tc>
          <w:tcPr>
            <w:tcW w:w="6000" w:type="dxa"/>
            <w:tcMar>
              <w:top w:w="120" w:type="dxa"/>
              <w:left w:w="180" w:type="dxa"/>
              <w:bottom w:w="120" w:type="dxa"/>
              <w:right w:w="180" w:type="dxa"/>
            </w:tcMar>
            <w:vAlign w:val="center"/>
            <w:hideMark/>
          </w:tcPr>
          <w:p w14:paraId="118E160C" w14:textId="77777777" w:rsidR="005B5C04" w:rsidRPr="0083411E" w:rsidRDefault="00F21F5E" w:rsidP="005B5C04">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Course Description: Our Code of Business Conduct is a critically important document that describes our company’s expectations of every employee as we represent Abbott in our daily work. It provides a foundation for our responsibilities and </w:t>
            </w:r>
            <w:proofErr w:type="spellStart"/>
            <w:r w:rsidRPr="0083411E">
              <w:rPr>
                <w:rFonts w:ascii="Calibri" w:eastAsia="Times New Roman" w:hAnsi="Calibri" w:cs="Calibri"/>
              </w:rPr>
              <w:t>behaviors</w:t>
            </w:r>
            <w:proofErr w:type="spellEnd"/>
            <w:r w:rsidRPr="0083411E">
              <w:rPr>
                <w:rFonts w:ascii="Calibri" w:eastAsia="Times New Roman" w:hAnsi="Calibri" w:cs="Calibri"/>
              </w:rPr>
              <w:t xml:space="preserve"> that will help us make the best choices for Abbott, for ourselves, and for the many people we serve. This course provides a </w:t>
            </w:r>
            <w:proofErr w:type="gramStart"/>
            <w:r w:rsidRPr="0083411E">
              <w:rPr>
                <w:rFonts w:ascii="Calibri" w:eastAsia="Times New Roman" w:hAnsi="Calibri" w:cs="Calibri"/>
              </w:rPr>
              <w:t>high level</w:t>
            </w:r>
            <w:proofErr w:type="gramEnd"/>
            <w:r w:rsidRPr="0083411E">
              <w:rPr>
                <w:rFonts w:ascii="Calibri" w:eastAsia="Times New Roman" w:hAnsi="Calibri" w:cs="Calibri"/>
              </w:rPr>
              <w:t xml:space="preserve"> overview of the Code, outlines our company's expectations and your obligations, and provides practical advice on what to do when the best path forward is hard to determine. The course will take 35-45 minutes to complete.</w:t>
            </w:r>
          </w:p>
        </w:tc>
        <w:tc>
          <w:tcPr>
            <w:tcW w:w="6000" w:type="dxa"/>
            <w:vAlign w:val="center"/>
          </w:tcPr>
          <w:p w14:paraId="12F072F9" w14:textId="77777777" w:rsidR="005B5C04"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وصف الدورة التدريبية:</w:t>
            </w:r>
            <w:r w:rsidRPr="0083411E">
              <w:rPr>
                <w:rFonts w:ascii="Arial" w:eastAsia="Arial" w:hAnsi="Arial" w:cs="Arial"/>
              </w:rPr>
              <w:t xml:space="preserve"> </w:t>
            </w:r>
            <w:r w:rsidRPr="0083411E">
              <w:rPr>
                <w:rFonts w:ascii="Arial" w:eastAsia="Arial" w:hAnsi="Arial" w:cs="Arial"/>
                <w:rtl/>
              </w:rPr>
              <w:t xml:space="preserve">تُعد مدونة قواعد السلوك المهني لدينا وثيقة بالغة الأهمية تصف توقعات شركتنا من كل موظف، حيث إننا نُمثل شركة </w:t>
            </w:r>
            <w:r w:rsidRPr="0083411E">
              <w:rPr>
                <w:rFonts w:ascii="Arial" w:eastAsia="Arial" w:hAnsi="Arial" w:cs="Arial"/>
              </w:rPr>
              <w:t>Abbott</w:t>
            </w:r>
            <w:r w:rsidRPr="0083411E">
              <w:rPr>
                <w:rFonts w:ascii="Arial" w:eastAsia="Arial" w:hAnsi="Arial" w:cs="Arial"/>
                <w:rtl/>
              </w:rPr>
              <w:t xml:space="preserve"> في عملنا اليومي.</w:t>
            </w:r>
            <w:r w:rsidRPr="0083411E">
              <w:rPr>
                <w:rFonts w:ascii="Arial" w:eastAsia="Arial" w:hAnsi="Arial" w:cs="Arial"/>
              </w:rPr>
              <w:t xml:space="preserve"> </w:t>
            </w:r>
            <w:r w:rsidRPr="0083411E">
              <w:rPr>
                <w:rFonts w:ascii="Arial" w:eastAsia="Arial" w:hAnsi="Arial" w:cs="Arial"/>
                <w:rtl/>
              </w:rPr>
              <w:t xml:space="preserve">إنها تُوفّر أساسًا لمسؤولياتنا وسلوكياتنا التي ستُساعدنا على اتّخاذ أفضل الخيارات لشركة </w:t>
            </w:r>
            <w:r w:rsidRPr="0083411E">
              <w:rPr>
                <w:rFonts w:ascii="Arial" w:eastAsia="Arial" w:hAnsi="Arial" w:cs="Arial"/>
              </w:rPr>
              <w:t>Abbott</w:t>
            </w:r>
            <w:r w:rsidRPr="0083411E">
              <w:rPr>
                <w:rFonts w:ascii="Arial" w:eastAsia="Arial" w:hAnsi="Arial" w:cs="Arial"/>
                <w:rtl/>
              </w:rPr>
              <w:t>، ولأنفسنا، وللعديد من الأشخاص الذين نخدمهم.</w:t>
            </w:r>
            <w:r w:rsidRPr="0083411E">
              <w:rPr>
                <w:rFonts w:ascii="Arial" w:eastAsia="Arial" w:hAnsi="Arial" w:cs="Arial"/>
              </w:rPr>
              <w:t xml:space="preserve"> </w:t>
            </w:r>
            <w:r w:rsidRPr="0083411E">
              <w:rPr>
                <w:rFonts w:ascii="Arial" w:eastAsia="Arial" w:hAnsi="Arial" w:cs="Arial"/>
                <w:rtl/>
              </w:rPr>
              <w:t>يُقدّم هذا البرنامج نظرة عامة عالية المستوى على المدونة، ويُحدّد توقعات شركتنا والتزاماتك، ويُقدّم نصائح عملية حول ما يجب فعله عندما يصعُب تحديد أفضل مسار للمُضي قدمًا.</w:t>
            </w:r>
            <w:r w:rsidRPr="0083411E">
              <w:rPr>
                <w:rFonts w:ascii="Arial" w:eastAsia="Arial" w:hAnsi="Arial" w:cs="Arial"/>
              </w:rPr>
              <w:t xml:space="preserve"> </w:t>
            </w:r>
            <w:r w:rsidRPr="0083411E">
              <w:rPr>
                <w:rFonts w:ascii="Arial" w:eastAsia="Arial" w:hAnsi="Arial" w:cs="Arial"/>
                <w:rtl/>
              </w:rPr>
              <w:t xml:space="preserve">سوف يستغرق إكمال هذه الدورة ما بين </w:t>
            </w:r>
            <w:r w:rsidRPr="0083411E">
              <w:rPr>
                <w:rFonts w:ascii="Arial" w:eastAsia="Arial" w:hAnsi="Arial" w:cs="Arial"/>
              </w:rPr>
              <w:t>35</w:t>
            </w:r>
            <w:r w:rsidRPr="0083411E">
              <w:rPr>
                <w:rFonts w:ascii="Arial" w:eastAsia="Arial" w:hAnsi="Arial" w:cs="Arial"/>
                <w:rtl/>
              </w:rPr>
              <w:t xml:space="preserve"> و</w:t>
            </w:r>
            <w:r w:rsidRPr="0083411E">
              <w:rPr>
                <w:rFonts w:ascii="Arial" w:eastAsia="Arial" w:hAnsi="Arial" w:cs="Arial"/>
              </w:rPr>
              <w:t>45</w:t>
            </w:r>
            <w:r w:rsidRPr="0083411E">
              <w:rPr>
                <w:rFonts w:ascii="Arial" w:eastAsia="Arial" w:hAnsi="Arial" w:cs="Arial"/>
                <w:rtl/>
              </w:rPr>
              <w:t xml:space="preserve"> دقيقة من وقتك.</w:t>
            </w:r>
          </w:p>
        </w:tc>
      </w:tr>
      <w:tr w:rsidR="00F2044B" w:rsidRPr="0083411E" w14:paraId="5DF1B6D6" w14:textId="77777777" w:rsidTr="0083411E">
        <w:tc>
          <w:tcPr>
            <w:tcW w:w="1353" w:type="dxa"/>
            <w:shd w:val="clear" w:color="auto" w:fill="C1E4F5"/>
            <w:tcMar>
              <w:top w:w="120" w:type="dxa"/>
              <w:left w:w="180" w:type="dxa"/>
              <w:bottom w:w="120" w:type="dxa"/>
              <w:right w:w="180" w:type="dxa"/>
            </w:tcMar>
            <w:hideMark/>
          </w:tcPr>
          <w:p w14:paraId="5C565DC0" w14:textId="77777777" w:rsidR="005B5C04" w:rsidRPr="0083411E" w:rsidRDefault="00F21F5E" w:rsidP="005B5C04">
            <w:pPr>
              <w:spacing w:before="30" w:after="30"/>
              <w:ind w:left="30" w:right="30"/>
              <w:rPr>
                <w:rFonts w:ascii="Calibri" w:eastAsia="Times New Roman" w:hAnsi="Calibri" w:cs="Calibri"/>
                <w:sz w:val="16"/>
              </w:rPr>
            </w:pPr>
            <w:r w:rsidRPr="0083411E">
              <w:rPr>
                <w:rFonts w:ascii="Calibri" w:eastAsia="Times New Roman" w:hAnsi="Calibri" w:cs="Calibri"/>
                <w:sz w:val="16"/>
              </w:rPr>
              <w:t>151_string_14</w:t>
            </w:r>
          </w:p>
        </w:tc>
        <w:tc>
          <w:tcPr>
            <w:tcW w:w="6000" w:type="dxa"/>
            <w:tcMar>
              <w:top w:w="120" w:type="dxa"/>
              <w:left w:w="180" w:type="dxa"/>
              <w:bottom w:w="120" w:type="dxa"/>
              <w:right w:w="180" w:type="dxa"/>
            </w:tcMar>
            <w:vAlign w:val="center"/>
            <w:hideMark/>
          </w:tcPr>
          <w:p w14:paraId="78577360" w14:textId="77777777" w:rsidR="005B5C04" w:rsidRPr="0083411E" w:rsidRDefault="00F21F5E" w:rsidP="005B5C04">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Menu</w:t>
            </w:r>
          </w:p>
        </w:tc>
        <w:tc>
          <w:tcPr>
            <w:tcW w:w="6000" w:type="dxa"/>
            <w:vAlign w:val="center"/>
          </w:tcPr>
          <w:p w14:paraId="4DF227E7" w14:textId="77777777" w:rsidR="005B5C04"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القائمة</w:t>
            </w:r>
          </w:p>
        </w:tc>
      </w:tr>
      <w:tr w:rsidR="00F2044B" w:rsidRPr="0083411E" w14:paraId="64B7B3F8" w14:textId="77777777" w:rsidTr="0083411E">
        <w:tc>
          <w:tcPr>
            <w:tcW w:w="1353" w:type="dxa"/>
            <w:shd w:val="clear" w:color="auto" w:fill="C1E4F5"/>
            <w:tcMar>
              <w:top w:w="120" w:type="dxa"/>
              <w:left w:w="180" w:type="dxa"/>
              <w:bottom w:w="120" w:type="dxa"/>
              <w:right w:w="180" w:type="dxa"/>
            </w:tcMar>
            <w:hideMark/>
          </w:tcPr>
          <w:p w14:paraId="1D001B7E" w14:textId="77777777" w:rsidR="005B5C04" w:rsidRPr="0083411E" w:rsidRDefault="00F21F5E" w:rsidP="005B5C04">
            <w:pPr>
              <w:spacing w:before="30" w:after="30"/>
              <w:ind w:left="30" w:right="30"/>
              <w:rPr>
                <w:rFonts w:ascii="Calibri" w:eastAsia="Times New Roman" w:hAnsi="Calibri" w:cs="Calibri"/>
                <w:sz w:val="16"/>
              </w:rPr>
            </w:pPr>
            <w:r w:rsidRPr="0083411E">
              <w:rPr>
                <w:rFonts w:ascii="Calibri" w:eastAsia="Times New Roman" w:hAnsi="Calibri" w:cs="Calibri"/>
                <w:sz w:val="16"/>
              </w:rPr>
              <w:t>152_string_15</w:t>
            </w:r>
          </w:p>
        </w:tc>
        <w:tc>
          <w:tcPr>
            <w:tcW w:w="6000" w:type="dxa"/>
            <w:tcMar>
              <w:top w:w="120" w:type="dxa"/>
              <w:left w:w="180" w:type="dxa"/>
              <w:bottom w:w="120" w:type="dxa"/>
              <w:right w:w="180" w:type="dxa"/>
            </w:tcMar>
            <w:vAlign w:val="center"/>
            <w:hideMark/>
          </w:tcPr>
          <w:p w14:paraId="282B6BE5" w14:textId="77777777" w:rsidR="005B5C04" w:rsidRPr="0083411E" w:rsidRDefault="00F21F5E" w:rsidP="005B5C04">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Resources</w:t>
            </w:r>
          </w:p>
        </w:tc>
        <w:tc>
          <w:tcPr>
            <w:tcW w:w="6000" w:type="dxa"/>
            <w:vAlign w:val="center"/>
          </w:tcPr>
          <w:p w14:paraId="24D6EFBC" w14:textId="77777777" w:rsidR="005B5C04"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الموارد</w:t>
            </w:r>
          </w:p>
        </w:tc>
      </w:tr>
      <w:tr w:rsidR="00F2044B" w:rsidRPr="0083411E" w14:paraId="790B421E" w14:textId="77777777" w:rsidTr="0083411E">
        <w:tc>
          <w:tcPr>
            <w:tcW w:w="1353" w:type="dxa"/>
            <w:shd w:val="clear" w:color="auto" w:fill="C1E4F5"/>
            <w:tcMar>
              <w:top w:w="120" w:type="dxa"/>
              <w:left w:w="180" w:type="dxa"/>
              <w:bottom w:w="120" w:type="dxa"/>
              <w:right w:w="180" w:type="dxa"/>
            </w:tcMar>
            <w:hideMark/>
          </w:tcPr>
          <w:p w14:paraId="76802588" w14:textId="77777777" w:rsidR="005B5C04" w:rsidRPr="0083411E" w:rsidRDefault="00F21F5E" w:rsidP="005B5C04">
            <w:pPr>
              <w:spacing w:before="30" w:after="30"/>
              <w:ind w:left="30" w:right="30"/>
              <w:rPr>
                <w:rFonts w:ascii="Calibri" w:eastAsia="Times New Roman" w:hAnsi="Calibri" w:cs="Calibri"/>
                <w:sz w:val="16"/>
              </w:rPr>
            </w:pPr>
            <w:r w:rsidRPr="0083411E">
              <w:rPr>
                <w:rFonts w:ascii="Calibri" w:eastAsia="Times New Roman" w:hAnsi="Calibri" w:cs="Calibri"/>
                <w:sz w:val="16"/>
              </w:rPr>
              <w:t>153_string_16</w:t>
            </w:r>
          </w:p>
        </w:tc>
        <w:tc>
          <w:tcPr>
            <w:tcW w:w="6000" w:type="dxa"/>
            <w:tcMar>
              <w:top w:w="120" w:type="dxa"/>
              <w:left w:w="180" w:type="dxa"/>
              <w:bottom w:w="120" w:type="dxa"/>
              <w:right w:w="180" w:type="dxa"/>
            </w:tcMar>
            <w:vAlign w:val="center"/>
            <w:hideMark/>
          </w:tcPr>
          <w:p w14:paraId="2D2CB696" w14:textId="77777777" w:rsidR="005B5C04" w:rsidRPr="0083411E" w:rsidRDefault="00F21F5E" w:rsidP="005B5C04">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Reference Material</w:t>
            </w:r>
          </w:p>
        </w:tc>
        <w:tc>
          <w:tcPr>
            <w:tcW w:w="6000" w:type="dxa"/>
            <w:vAlign w:val="center"/>
          </w:tcPr>
          <w:p w14:paraId="27656CCA" w14:textId="77777777" w:rsidR="005B5C04"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مواد مرجعيّة</w:t>
            </w:r>
          </w:p>
        </w:tc>
      </w:tr>
      <w:tr w:rsidR="00F2044B" w:rsidRPr="0083411E" w14:paraId="21BA4C83" w14:textId="77777777" w:rsidTr="0083411E">
        <w:tc>
          <w:tcPr>
            <w:tcW w:w="1353" w:type="dxa"/>
            <w:shd w:val="clear" w:color="auto" w:fill="C1E4F5"/>
            <w:tcMar>
              <w:top w:w="120" w:type="dxa"/>
              <w:left w:w="180" w:type="dxa"/>
              <w:bottom w:w="120" w:type="dxa"/>
              <w:right w:w="180" w:type="dxa"/>
            </w:tcMar>
            <w:hideMark/>
          </w:tcPr>
          <w:p w14:paraId="3FF476B4" w14:textId="77777777" w:rsidR="005B5C04" w:rsidRPr="0083411E" w:rsidRDefault="00F21F5E" w:rsidP="005B5C04">
            <w:pPr>
              <w:spacing w:before="30" w:after="30"/>
              <w:ind w:left="30" w:right="30"/>
              <w:rPr>
                <w:rFonts w:ascii="Calibri" w:eastAsia="Times New Roman" w:hAnsi="Calibri" w:cs="Calibri"/>
                <w:sz w:val="16"/>
              </w:rPr>
            </w:pPr>
            <w:r w:rsidRPr="0083411E">
              <w:rPr>
                <w:rFonts w:ascii="Calibri" w:eastAsia="Times New Roman" w:hAnsi="Calibri" w:cs="Calibri"/>
                <w:sz w:val="16"/>
              </w:rPr>
              <w:lastRenderedPageBreak/>
              <w:t>154_string_17</w:t>
            </w:r>
          </w:p>
        </w:tc>
        <w:tc>
          <w:tcPr>
            <w:tcW w:w="6000" w:type="dxa"/>
            <w:tcMar>
              <w:top w:w="120" w:type="dxa"/>
              <w:left w:w="180" w:type="dxa"/>
              <w:bottom w:w="120" w:type="dxa"/>
              <w:right w:w="180" w:type="dxa"/>
            </w:tcMar>
            <w:vAlign w:val="center"/>
            <w:hideMark/>
          </w:tcPr>
          <w:p w14:paraId="207AB055" w14:textId="77777777" w:rsidR="005B5C04" w:rsidRPr="0083411E" w:rsidRDefault="00F21F5E" w:rsidP="005B5C04">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Audio</w:t>
            </w:r>
          </w:p>
        </w:tc>
        <w:tc>
          <w:tcPr>
            <w:tcW w:w="6000" w:type="dxa"/>
            <w:vAlign w:val="center"/>
          </w:tcPr>
          <w:p w14:paraId="1DCB77A9" w14:textId="77777777" w:rsidR="005B5C04"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صوت</w:t>
            </w:r>
          </w:p>
        </w:tc>
      </w:tr>
      <w:tr w:rsidR="00F2044B" w:rsidRPr="0083411E" w14:paraId="5A7C5C3B" w14:textId="77777777" w:rsidTr="0083411E">
        <w:tc>
          <w:tcPr>
            <w:tcW w:w="1353" w:type="dxa"/>
            <w:shd w:val="clear" w:color="auto" w:fill="C1E4F5"/>
            <w:tcMar>
              <w:top w:w="120" w:type="dxa"/>
              <w:left w:w="180" w:type="dxa"/>
              <w:bottom w:w="120" w:type="dxa"/>
              <w:right w:w="180" w:type="dxa"/>
            </w:tcMar>
            <w:hideMark/>
          </w:tcPr>
          <w:p w14:paraId="03160753" w14:textId="77777777" w:rsidR="005B5C04" w:rsidRPr="0083411E" w:rsidRDefault="00F21F5E" w:rsidP="005B5C04">
            <w:pPr>
              <w:spacing w:before="30" w:after="30"/>
              <w:ind w:left="30" w:right="30"/>
              <w:rPr>
                <w:rFonts w:ascii="Calibri" w:eastAsia="Times New Roman" w:hAnsi="Calibri" w:cs="Calibri"/>
                <w:sz w:val="16"/>
              </w:rPr>
            </w:pPr>
            <w:r w:rsidRPr="0083411E">
              <w:rPr>
                <w:rFonts w:ascii="Calibri" w:eastAsia="Times New Roman" w:hAnsi="Calibri" w:cs="Calibri"/>
                <w:sz w:val="16"/>
              </w:rPr>
              <w:t>155_string_18</w:t>
            </w:r>
          </w:p>
        </w:tc>
        <w:tc>
          <w:tcPr>
            <w:tcW w:w="6000" w:type="dxa"/>
            <w:tcMar>
              <w:top w:w="120" w:type="dxa"/>
              <w:left w:w="180" w:type="dxa"/>
              <w:bottom w:w="120" w:type="dxa"/>
              <w:right w:w="180" w:type="dxa"/>
            </w:tcMar>
            <w:vAlign w:val="center"/>
            <w:hideMark/>
          </w:tcPr>
          <w:p w14:paraId="7F23A46F" w14:textId="77777777" w:rsidR="005B5C04" w:rsidRPr="0083411E" w:rsidRDefault="00F21F5E" w:rsidP="005B5C04">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Exit</w:t>
            </w:r>
          </w:p>
        </w:tc>
        <w:tc>
          <w:tcPr>
            <w:tcW w:w="6000" w:type="dxa"/>
            <w:vAlign w:val="center"/>
          </w:tcPr>
          <w:p w14:paraId="156839C1" w14:textId="77777777" w:rsidR="005B5C04"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خروج</w:t>
            </w:r>
          </w:p>
        </w:tc>
      </w:tr>
      <w:tr w:rsidR="00F2044B" w:rsidRPr="0083411E" w14:paraId="3056CE7C" w14:textId="77777777" w:rsidTr="0083411E">
        <w:tc>
          <w:tcPr>
            <w:tcW w:w="1353" w:type="dxa"/>
            <w:shd w:val="clear" w:color="auto" w:fill="C1E4F5"/>
            <w:tcMar>
              <w:top w:w="120" w:type="dxa"/>
              <w:left w:w="180" w:type="dxa"/>
              <w:bottom w:w="120" w:type="dxa"/>
              <w:right w:w="180" w:type="dxa"/>
            </w:tcMar>
            <w:hideMark/>
          </w:tcPr>
          <w:p w14:paraId="6FEB2955" w14:textId="77777777" w:rsidR="005B5C04" w:rsidRPr="0083411E" w:rsidRDefault="00F21F5E" w:rsidP="005B5C04">
            <w:pPr>
              <w:spacing w:before="30" w:after="30"/>
              <w:ind w:left="30" w:right="30"/>
              <w:rPr>
                <w:rFonts w:ascii="Calibri" w:eastAsia="Times New Roman" w:hAnsi="Calibri" w:cs="Calibri"/>
                <w:sz w:val="16"/>
              </w:rPr>
            </w:pPr>
            <w:r w:rsidRPr="0083411E">
              <w:rPr>
                <w:rFonts w:ascii="Calibri" w:eastAsia="Times New Roman" w:hAnsi="Calibri" w:cs="Calibri"/>
                <w:sz w:val="16"/>
              </w:rPr>
              <w:t>156_string_19</w:t>
            </w:r>
          </w:p>
        </w:tc>
        <w:tc>
          <w:tcPr>
            <w:tcW w:w="6000" w:type="dxa"/>
            <w:tcMar>
              <w:top w:w="120" w:type="dxa"/>
              <w:left w:w="180" w:type="dxa"/>
              <w:bottom w:w="120" w:type="dxa"/>
              <w:right w:w="180" w:type="dxa"/>
            </w:tcMar>
            <w:vAlign w:val="center"/>
            <w:hideMark/>
          </w:tcPr>
          <w:p w14:paraId="2B9DA348" w14:textId="77777777" w:rsidR="005B5C04" w:rsidRPr="0083411E" w:rsidRDefault="00F21F5E" w:rsidP="005B5C04">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Close</w:t>
            </w:r>
          </w:p>
        </w:tc>
        <w:tc>
          <w:tcPr>
            <w:tcW w:w="6000" w:type="dxa"/>
            <w:vAlign w:val="center"/>
          </w:tcPr>
          <w:p w14:paraId="598DCF4E" w14:textId="77777777" w:rsidR="005B5C04"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إغلاق</w:t>
            </w:r>
          </w:p>
        </w:tc>
      </w:tr>
      <w:tr w:rsidR="00F2044B" w:rsidRPr="0083411E" w14:paraId="6C8431AC" w14:textId="77777777" w:rsidTr="0083411E">
        <w:tc>
          <w:tcPr>
            <w:tcW w:w="1353" w:type="dxa"/>
            <w:shd w:val="clear" w:color="auto" w:fill="C1E4F5"/>
            <w:tcMar>
              <w:top w:w="120" w:type="dxa"/>
              <w:left w:w="180" w:type="dxa"/>
              <w:bottom w:w="120" w:type="dxa"/>
              <w:right w:w="180" w:type="dxa"/>
            </w:tcMar>
            <w:hideMark/>
          </w:tcPr>
          <w:p w14:paraId="0D3C3B26" w14:textId="77777777" w:rsidR="005B5C04" w:rsidRPr="0083411E" w:rsidRDefault="00F21F5E" w:rsidP="005B5C04">
            <w:pPr>
              <w:spacing w:before="30" w:after="30"/>
              <w:ind w:left="30" w:right="30"/>
              <w:rPr>
                <w:rFonts w:ascii="Calibri" w:eastAsia="Times New Roman" w:hAnsi="Calibri" w:cs="Calibri"/>
                <w:sz w:val="16"/>
              </w:rPr>
            </w:pPr>
            <w:r w:rsidRPr="0083411E">
              <w:rPr>
                <w:rFonts w:ascii="Calibri" w:eastAsia="Times New Roman" w:hAnsi="Calibri" w:cs="Calibri"/>
                <w:sz w:val="16"/>
              </w:rPr>
              <w:t>157_string_20</w:t>
            </w:r>
          </w:p>
        </w:tc>
        <w:tc>
          <w:tcPr>
            <w:tcW w:w="6000" w:type="dxa"/>
            <w:tcMar>
              <w:top w:w="120" w:type="dxa"/>
              <w:left w:w="180" w:type="dxa"/>
              <w:bottom w:w="120" w:type="dxa"/>
              <w:right w:w="180" w:type="dxa"/>
            </w:tcMar>
            <w:vAlign w:val="center"/>
            <w:hideMark/>
          </w:tcPr>
          <w:p w14:paraId="5AB5DAF3" w14:textId="77777777" w:rsidR="005B5C04" w:rsidRPr="0083411E" w:rsidRDefault="00F21F5E" w:rsidP="005B5C04">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Comment</w:t>
            </w:r>
            <w:r w:rsidR="00F5122E" w:rsidRPr="0083411E">
              <w:rPr>
                <w:rFonts w:ascii="Calibri" w:eastAsia="Times New Roman" w:hAnsi="Calibri" w:cs="Calibri"/>
              </w:rPr>
              <w:t>…</w:t>
            </w:r>
          </w:p>
        </w:tc>
        <w:tc>
          <w:tcPr>
            <w:tcW w:w="6000" w:type="dxa"/>
            <w:vAlign w:val="center"/>
          </w:tcPr>
          <w:p w14:paraId="0D9D7452" w14:textId="77777777" w:rsidR="005B5C04"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تعليق…</w:t>
            </w:r>
          </w:p>
        </w:tc>
      </w:tr>
      <w:tr w:rsidR="00F2044B" w:rsidRPr="0083411E" w14:paraId="25F47AEB" w14:textId="77777777" w:rsidTr="0083411E">
        <w:tc>
          <w:tcPr>
            <w:tcW w:w="1353" w:type="dxa"/>
            <w:shd w:val="clear" w:color="auto" w:fill="C1E4F5"/>
            <w:tcMar>
              <w:top w:w="120" w:type="dxa"/>
              <w:left w:w="180" w:type="dxa"/>
              <w:bottom w:w="120" w:type="dxa"/>
              <w:right w:w="180" w:type="dxa"/>
            </w:tcMar>
          </w:tcPr>
          <w:p w14:paraId="2672830E" w14:textId="77777777" w:rsidR="005B5C04" w:rsidRPr="0083411E" w:rsidRDefault="00F21F5E" w:rsidP="005B5C04">
            <w:pPr>
              <w:spacing w:before="30" w:after="30"/>
              <w:ind w:left="30" w:right="30"/>
              <w:rPr>
                <w:rFonts w:ascii="Calibri" w:eastAsia="Times New Roman" w:hAnsi="Calibri" w:cs="Calibri"/>
                <w:sz w:val="16"/>
              </w:rPr>
            </w:pPr>
            <w:r w:rsidRPr="0083411E">
              <w:rPr>
                <w:rFonts w:ascii="Calibri" w:eastAsia="Times New Roman" w:hAnsi="Calibri" w:cs="Calibri"/>
                <w:sz w:val="16"/>
              </w:rPr>
              <w:t>FB_01</w:t>
            </w:r>
          </w:p>
        </w:tc>
        <w:tc>
          <w:tcPr>
            <w:tcW w:w="6000" w:type="dxa"/>
            <w:tcMar>
              <w:top w:w="120" w:type="dxa"/>
              <w:left w:w="180" w:type="dxa"/>
              <w:bottom w:w="120" w:type="dxa"/>
              <w:right w:w="180" w:type="dxa"/>
            </w:tcMar>
            <w:vAlign w:val="center"/>
          </w:tcPr>
          <w:p w14:paraId="121A7566" w14:textId="77777777" w:rsidR="005B5C04" w:rsidRPr="0083411E" w:rsidRDefault="00F21F5E" w:rsidP="005B5C04">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You must view all content before moving forward.</w:t>
            </w:r>
          </w:p>
        </w:tc>
        <w:tc>
          <w:tcPr>
            <w:tcW w:w="6000" w:type="dxa"/>
            <w:vAlign w:val="center"/>
          </w:tcPr>
          <w:p w14:paraId="1C167E35" w14:textId="77777777" w:rsidR="005B5C04" w:rsidRPr="0083411E" w:rsidRDefault="00F21F5E" w:rsidP="008970A2">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يجب عليك عرض كل المحتوى قبل المتابعة.</w:t>
            </w:r>
          </w:p>
        </w:tc>
      </w:tr>
    </w:tbl>
    <w:p w14:paraId="2F1C3DAC" w14:textId="77777777" w:rsidR="00840375" w:rsidRPr="0083411E" w:rsidRDefault="00840375"/>
    <w:p w14:paraId="6976C114" w14:textId="77777777" w:rsidR="002C1E64" w:rsidRPr="0083411E" w:rsidRDefault="002C1E64">
      <w:pPr>
        <w:rPr>
          <w:rFonts w:eastAsia="Times New Roman"/>
        </w:rPr>
      </w:pPr>
    </w:p>
    <w:p w14:paraId="0BDA150E" w14:textId="77777777" w:rsidR="00F44929" w:rsidRPr="0083411E" w:rsidRDefault="00F44929">
      <w:pPr>
        <w:rPr>
          <w:rFonts w:eastAsia="Times New Roman"/>
        </w:rPr>
      </w:pPr>
    </w:p>
    <w:p w14:paraId="48666612" w14:textId="77777777" w:rsidR="003E2E74" w:rsidRPr="0083411E" w:rsidRDefault="00F21F5E">
      <w:pPr>
        <w:rPr>
          <w:rFonts w:ascii="Calibri Light" w:hAnsi="Calibri Light" w:cs="Calibri Light"/>
          <w:smallCaps/>
          <w:color w:val="0F243E"/>
          <w:sz w:val="48"/>
          <w:szCs w:val="48"/>
        </w:rPr>
      </w:pPr>
      <w:r w:rsidRPr="0083411E">
        <w:rPr>
          <w:rFonts w:ascii="Calibri Light" w:hAnsi="Calibri Light" w:cs="Calibri Light"/>
          <w:smallCaps/>
          <w:color w:val="0F243E"/>
          <w:sz w:val="48"/>
          <w:szCs w:val="48"/>
        </w:rPr>
        <w:br w:type="page"/>
      </w:r>
    </w:p>
    <w:p w14:paraId="1B668BEB" w14:textId="77777777" w:rsidR="00F44929" w:rsidRPr="0083411E" w:rsidRDefault="00F21F5E" w:rsidP="00F44929">
      <w:pPr>
        <w:ind w:left="-1134"/>
        <w:rPr>
          <w:rFonts w:ascii="Calibri Light" w:hAnsi="Calibri Light" w:cs="Calibri Light"/>
          <w:smallCaps/>
          <w:color w:val="0F243E"/>
          <w:sz w:val="72"/>
          <w:szCs w:val="72"/>
        </w:rPr>
      </w:pPr>
      <w:r w:rsidRPr="0083411E">
        <w:rPr>
          <w:rFonts w:ascii="Calibri Light" w:hAnsi="Calibri Light" w:cs="Calibri Light"/>
          <w:smallCaps/>
          <w:color w:val="0F243E"/>
          <w:sz w:val="48"/>
          <w:szCs w:val="48"/>
        </w:rPr>
        <w:lastRenderedPageBreak/>
        <w:t xml:space="preserve">         </w:t>
      </w:r>
      <w:r w:rsidRPr="0083411E">
        <w:rPr>
          <w:rFonts w:ascii="Calibri Light" w:hAnsi="Calibri Light" w:cs="Calibri Light"/>
          <w:smallCaps/>
          <w:color w:val="0F243E"/>
          <w:sz w:val="72"/>
          <w:szCs w:val="72"/>
        </w:rPr>
        <w:t xml:space="preserve">Interactions with Competitors </w:t>
      </w:r>
    </w:p>
    <w:p w14:paraId="481285DF" w14:textId="77777777" w:rsidR="00F44929" w:rsidRPr="0083411E" w:rsidRDefault="00F44929">
      <w:pPr>
        <w:rPr>
          <w:rFonts w:eastAsia="Times New Roman"/>
        </w:rPr>
      </w:pPr>
    </w:p>
    <w:p w14:paraId="09A68B24" w14:textId="77777777" w:rsidR="00F44929" w:rsidRPr="0083411E" w:rsidRDefault="00F44929">
      <w:pPr>
        <w:rPr>
          <w:rFonts w:eastAsia="Times New Roman"/>
        </w:rPr>
      </w:pPr>
    </w:p>
    <w:p w14:paraId="5534905C" w14:textId="77777777" w:rsidR="00F44929" w:rsidRPr="0083411E" w:rsidRDefault="00F44929">
      <w:pPr>
        <w:rPr>
          <w:rFonts w:eastAsia="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3"/>
        <w:gridCol w:w="6000"/>
        <w:gridCol w:w="6000"/>
      </w:tblGrid>
      <w:tr w:rsidR="00F2044B" w:rsidRPr="0083411E" w14:paraId="65AD6834" w14:textId="77777777" w:rsidTr="000A2928">
        <w:tc>
          <w:tcPr>
            <w:tcW w:w="1353" w:type="dxa"/>
            <w:shd w:val="clear" w:color="auto" w:fill="F1A983" w:themeFill="accent2" w:themeFillTint="99"/>
            <w:tcMar>
              <w:top w:w="120" w:type="dxa"/>
              <w:left w:w="180" w:type="dxa"/>
              <w:bottom w:w="120" w:type="dxa"/>
              <w:right w:w="180" w:type="dxa"/>
            </w:tcMar>
          </w:tcPr>
          <w:p w14:paraId="5C9300AC" w14:textId="77777777" w:rsidR="009E03B7" w:rsidRPr="0083411E" w:rsidRDefault="00F21F5E" w:rsidP="000A2928">
            <w:pPr>
              <w:spacing w:before="30" w:after="30"/>
              <w:ind w:left="30" w:right="30"/>
              <w:rPr>
                <w:rFonts w:eastAsia="Times New Roman"/>
              </w:rPr>
            </w:pPr>
            <w:r w:rsidRPr="0083411E">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0E8DABDE" w14:textId="77777777" w:rsidR="009E03B7" w:rsidRPr="0083411E" w:rsidRDefault="00F21F5E" w:rsidP="000A2928">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Source</w:t>
            </w:r>
          </w:p>
        </w:tc>
        <w:tc>
          <w:tcPr>
            <w:tcW w:w="6000" w:type="dxa"/>
            <w:shd w:val="clear" w:color="auto" w:fill="F1A983" w:themeFill="accent2" w:themeFillTint="99"/>
          </w:tcPr>
          <w:p w14:paraId="6C070DE8" w14:textId="77777777" w:rsidR="009E03B7" w:rsidRPr="0083411E" w:rsidRDefault="00F21F5E" w:rsidP="000A2928">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Target</w:t>
            </w:r>
          </w:p>
        </w:tc>
      </w:tr>
      <w:tr w:rsidR="00F2044B" w:rsidRPr="0083411E" w14:paraId="6299AE9C" w14:textId="77777777" w:rsidTr="007166A0">
        <w:tc>
          <w:tcPr>
            <w:tcW w:w="1353" w:type="dxa"/>
            <w:shd w:val="clear" w:color="auto" w:fill="C1E4F5"/>
            <w:tcMar>
              <w:top w:w="120" w:type="dxa"/>
              <w:left w:w="180" w:type="dxa"/>
              <w:bottom w:w="120" w:type="dxa"/>
              <w:right w:w="180" w:type="dxa"/>
            </w:tcMar>
            <w:hideMark/>
          </w:tcPr>
          <w:p w14:paraId="48837486" w14:textId="77777777" w:rsidR="000B4F03" w:rsidRPr="0083411E" w:rsidRDefault="00F21F5E" w:rsidP="000B4F03">
            <w:pPr>
              <w:spacing w:before="30" w:after="30"/>
              <w:ind w:left="30" w:right="30"/>
              <w:rPr>
                <w:rFonts w:ascii="Calibri" w:eastAsia="Times New Roman" w:hAnsi="Calibri" w:cs="Calibri"/>
                <w:sz w:val="16"/>
              </w:rPr>
            </w:pPr>
            <w:hyperlink r:id="rId219" w:tgtFrame="_blank" w:history="1">
              <w:r w:rsidRPr="0083411E">
                <w:rPr>
                  <w:rFonts w:ascii="Calibri" w:eastAsia="Times New Roman" w:hAnsi="Calibri" w:cs="Calibri"/>
                  <w:color w:val="0000FF"/>
                  <w:sz w:val="16"/>
                  <w:u w:val="single"/>
                </w:rPr>
                <w:t>Screen 1</w:t>
              </w:r>
            </w:hyperlink>
            <w:r w:rsidRPr="0083411E">
              <w:rPr>
                <w:rFonts w:ascii="Calibri" w:eastAsia="Times New Roman" w:hAnsi="Calibri" w:cs="Calibri"/>
                <w:sz w:val="16"/>
              </w:rPr>
              <w:t xml:space="preserve"> </w:t>
            </w:r>
          </w:p>
          <w:p w14:paraId="761A0627" w14:textId="77777777" w:rsidR="000B4F03" w:rsidRPr="0083411E" w:rsidRDefault="00F21F5E" w:rsidP="000B4F03">
            <w:pPr>
              <w:ind w:left="30" w:right="30"/>
              <w:rPr>
                <w:rFonts w:ascii="Calibri" w:eastAsia="Times New Roman" w:hAnsi="Calibri" w:cs="Calibri"/>
                <w:sz w:val="16"/>
              </w:rPr>
            </w:pPr>
            <w:hyperlink r:id="rId220" w:tgtFrame="_blank" w:history="1">
              <w:r w:rsidRPr="0083411E">
                <w:rPr>
                  <w:rFonts w:ascii="Calibri" w:eastAsia="Times New Roman" w:hAnsi="Calibri" w:cs="Calibri"/>
                  <w:color w:val="0000FF"/>
                  <w:sz w:val="16"/>
                  <w:u w:val="single"/>
                </w:rPr>
                <w:t>2_C_2</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F6AFF53" w14:textId="77777777" w:rsidR="000B4F03" w:rsidRPr="0083411E" w:rsidRDefault="00F21F5E" w:rsidP="000B4F0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Fair competition benefits everyone, from businesses to consumers to the economy as a whole. Fair competition results in dynamic markets, leading to increased productivity and better value for consumers.</w:t>
            </w:r>
          </w:p>
        </w:tc>
        <w:tc>
          <w:tcPr>
            <w:tcW w:w="6000" w:type="dxa"/>
            <w:vAlign w:val="center"/>
          </w:tcPr>
          <w:p w14:paraId="26D2086B" w14:textId="77777777" w:rsidR="000B4F03" w:rsidRPr="0083411E" w:rsidRDefault="00F21F5E" w:rsidP="000B4F03">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تعود المنافسة العادلة بالفائدة على الجميع، من الشركات إلى المُستهلكين إلى الاقتصاد ككل.</w:t>
            </w:r>
            <w:r w:rsidRPr="0083411E">
              <w:rPr>
                <w:rFonts w:ascii="Arial" w:eastAsia="Arial" w:hAnsi="Arial" w:cs="Arial"/>
              </w:rPr>
              <w:t xml:space="preserve"> </w:t>
            </w:r>
            <w:r w:rsidRPr="0083411E">
              <w:rPr>
                <w:rFonts w:ascii="Arial" w:eastAsia="Arial" w:hAnsi="Arial" w:cs="Arial"/>
                <w:rtl/>
              </w:rPr>
              <w:t>تُؤدّي المنافسة العادلة إلى أسواق ديناميكية، ممّا يؤدي إلى زيادة الإنتاجية وتحسين القيمة للمُستهلكين.</w:t>
            </w:r>
          </w:p>
        </w:tc>
      </w:tr>
      <w:tr w:rsidR="00F2044B" w:rsidRPr="0083411E" w14:paraId="06824596" w14:textId="77777777" w:rsidTr="007166A0">
        <w:tc>
          <w:tcPr>
            <w:tcW w:w="1353" w:type="dxa"/>
            <w:shd w:val="clear" w:color="auto" w:fill="C1E4F5"/>
            <w:tcMar>
              <w:top w:w="120" w:type="dxa"/>
              <w:left w:w="180" w:type="dxa"/>
              <w:bottom w:w="120" w:type="dxa"/>
              <w:right w:w="180" w:type="dxa"/>
            </w:tcMar>
            <w:hideMark/>
          </w:tcPr>
          <w:p w14:paraId="3CCC8A49" w14:textId="77777777" w:rsidR="000B4F03" w:rsidRPr="0083411E" w:rsidRDefault="00F21F5E" w:rsidP="000B4F03">
            <w:pPr>
              <w:spacing w:before="30" w:after="30"/>
              <w:ind w:left="30" w:right="30"/>
              <w:rPr>
                <w:rFonts w:ascii="Calibri" w:eastAsia="Times New Roman" w:hAnsi="Calibri" w:cs="Calibri"/>
                <w:sz w:val="16"/>
              </w:rPr>
            </w:pPr>
            <w:hyperlink r:id="rId221" w:tgtFrame="_blank" w:history="1">
              <w:r w:rsidRPr="0083411E">
                <w:rPr>
                  <w:rFonts w:ascii="Calibri" w:eastAsia="Times New Roman" w:hAnsi="Calibri" w:cs="Calibri"/>
                  <w:color w:val="0000FF"/>
                  <w:sz w:val="16"/>
                  <w:u w:val="single"/>
                </w:rPr>
                <w:t>Screen 10</w:t>
              </w:r>
            </w:hyperlink>
            <w:r w:rsidRPr="0083411E">
              <w:rPr>
                <w:rFonts w:ascii="Calibri" w:eastAsia="Times New Roman" w:hAnsi="Calibri" w:cs="Calibri"/>
                <w:sz w:val="16"/>
              </w:rPr>
              <w:t xml:space="preserve"> </w:t>
            </w:r>
          </w:p>
          <w:p w14:paraId="0DE1F6C7" w14:textId="77777777" w:rsidR="000B4F03" w:rsidRPr="0083411E" w:rsidRDefault="00F21F5E" w:rsidP="000B4F03">
            <w:pPr>
              <w:ind w:left="30" w:right="30"/>
              <w:rPr>
                <w:rFonts w:ascii="Calibri" w:eastAsia="Times New Roman" w:hAnsi="Calibri" w:cs="Calibri"/>
                <w:sz w:val="16"/>
              </w:rPr>
            </w:pPr>
            <w:hyperlink r:id="rId222" w:tgtFrame="_blank" w:history="1">
              <w:r w:rsidRPr="0083411E">
                <w:rPr>
                  <w:rFonts w:ascii="Calibri" w:eastAsia="Times New Roman" w:hAnsi="Calibri" w:cs="Calibri"/>
                  <w:color w:val="0000FF"/>
                  <w:sz w:val="16"/>
                  <w:u w:val="single"/>
                </w:rPr>
                <w:t>17_C_11</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0C4E51E" w14:textId="77777777" w:rsidR="000B4F03" w:rsidRPr="0083411E" w:rsidRDefault="00F21F5E" w:rsidP="000B4F0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An Abbott distributor can be considered a competitor if we are submitting separate bids in connection with a tender.</w:t>
            </w:r>
          </w:p>
        </w:tc>
        <w:tc>
          <w:tcPr>
            <w:tcW w:w="6000" w:type="dxa"/>
            <w:vAlign w:val="center"/>
          </w:tcPr>
          <w:p w14:paraId="0C968BEA" w14:textId="77777777" w:rsidR="000B4F03" w:rsidRPr="0083411E" w:rsidRDefault="00F21F5E" w:rsidP="000B4F03">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 xml:space="preserve">يمكن اعتبار مُوزّع </w:t>
            </w:r>
            <w:r w:rsidRPr="0083411E">
              <w:rPr>
                <w:rFonts w:ascii="Arial" w:eastAsia="Arial" w:hAnsi="Arial" w:cs="Arial"/>
              </w:rPr>
              <w:t>Abbott</w:t>
            </w:r>
            <w:r w:rsidRPr="0083411E">
              <w:rPr>
                <w:rFonts w:ascii="Arial" w:eastAsia="Arial" w:hAnsi="Arial" w:cs="Arial"/>
                <w:rtl/>
              </w:rPr>
              <w:t xml:space="preserve"> مُنافسًا إذا كُنّا نُقدّم عطاءات منفصلة في إطار مناقصة.</w:t>
            </w:r>
          </w:p>
        </w:tc>
      </w:tr>
      <w:tr w:rsidR="00F2044B" w:rsidRPr="0083411E" w14:paraId="52FAD02E" w14:textId="77777777" w:rsidTr="007166A0">
        <w:tc>
          <w:tcPr>
            <w:tcW w:w="1353" w:type="dxa"/>
            <w:shd w:val="clear" w:color="auto" w:fill="C1E4F5"/>
            <w:tcMar>
              <w:top w:w="120" w:type="dxa"/>
              <w:left w:w="180" w:type="dxa"/>
              <w:bottom w:w="120" w:type="dxa"/>
              <w:right w:w="180" w:type="dxa"/>
            </w:tcMar>
            <w:hideMark/>
          </w:tcPr>
          <w:p w14:paraId="4EB43A19" w14:textId="77777777" w:rsidR="000B4F03" w:rsidRPr="0083411E" w:rsidRDefault="00F21F5E" w:rsidP="000B4F03">
            <w:pPr>
              <w:spacing w:before="30" w:after="30"/>
              <w:ind w:left="30" w:right="30"/>
              <w:rPr>
                <w:rFonts w:ascii="Calibri" w:eastAsia="Times New Roman" w:hAnsi="Calibri" w:cs="Calibri"/>
                <w:sz w:val="16"/>
              </w:rPr>
            </w:pPr>
            <w:hyperlink r:id="rId223" w:tgtFrame="_blank" w:history="1">
              <w:r w:rsidRPr="0083411E">
                <w:rPr>
                  <w:rFonts w:ascii="Calibri" w:eastAsia="Times New Roman" w:hAnsi="Calibri" w:cs="Calibri"/>
                  <w:color w:val="0000FF"/>
                  <w:sz w:val="16"/>
                  <w:u w:val="single"/>
                </w:rPr>
                <w:t>Screen 10</w:t>
              </w:r>
            </w:hyperlink>
            <w:r w:rsidRPr="0083411E">
              <w:rPr>
                <w:rFonts w:ascii="Calibri" w:eastAsia="Times New Roman" w:hAnsi="Calibri" w:cs="Calibri"/>
                <w:sz w:val="16"/>
              </w:rPr>
              <w:t xml:space="preserve"> </w:t>
            </w:r>
          </w:p>
          <w:p w14:paraId="7325AA2B" w14:textId="77777777" w:rsidR="000B4F03" w:rsidRPr="0083411E" w:rsidRDefault="00F21F5E" w:rsidP="000B4F03">
            <w:pPr>
              <w:ind w:left="30" w:right="30"/>
              <w:rPr>
                <w:rFonts w:ascii="Calibri" w:eastAsia="Times New Roman" w:hAnsi="Calibri" w:cs="Calibri"/>
                <w:sz w:val="16"/>
              </w:rPr>
            </w:pPr>
            <w:hyperlink r:id="rId224" w:tgtFrame="_blank" w:history="1">
              <w:r w:rsidRPr="0083411E">
                <w:rPr>
                  <w:rFonts w:ascii="Calibri" w:eastAsia="Times New Roman" w:hAnsi="Calibri" w:cs="Calibri"/>
                  <w:color w:val="0000FF"/>
                  <w:sz w:val="16"/>
                  <w:u w:val="single"/>
                </w:rPr>
                <w:t>18_C_11</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6FE32B4" w14:textId="77777777" w:rsidR="000B4F03" w:rsidRPr="0083411E" w:rsidRDefault="00F21F5E" w:rsidP="000B4F0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If someone begins to discuss these matters, take immediate action. End your involvement in the meeting and ask that your objections be recorded in any meeting minutes. Leave and make a loud, dramatic gesture as you depart, so others remember your departure from the prohibited discussion.</w:t>
            </w:r>
          </w:p>
        </w:tc>
        <w:tc>
          <w:tcPr>
            <w:tcW w:w="6000" w:type="dxa"/>
            <w:vAlign w:val="center"/>
          </w:tcPr>
          <w:p w14:paraId="60EBD943" w14:textId="77777777" w:rsidR="000B4F03" w:rsidRPr="0083411E" w:rsidRDefault="00F21F5E" w:rsidP="000B4F03">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إذا بدأ شخص ما في مناقشة هذه الأمور، فاتخذ إجراءً فوريًا.</w:t>
            </w:r>
            <w:r w:rsidRPr="0083411E">
              <w:rPr>
                <w:rFonts w:ascii="Arial" w:eastAsia="Arial" w:hAnsi="Arial" w:cs="Arial"/>
              </w:rPr>
              <w:t xml:space="preserve"> </w:t>
            </w:r>
            <w:r w:rsidRPr="0083411E">
              <w:rPr>
                <w:rFonts w:ascii="Arial" w:eastAsia="Arial" w:hAnsi="Arial" w:cs="Arial"/>
                <w:rtl/>
              </w:rPr>
              <w:t>أنهِ مُشاركتك في الاجتماع واطلب أن يتم تسجيل اعتراضاتك في محضر الاجتماع.</w:t>
            </w:r>
            <w:r w:rsidRPr="0083411E">
              <w:rPr>
                <w:rFonts w:ascii="Arial" w:eastAsia="Arial" w:hAnsi="Arial" w:cs="Arial"/>
              </w:rPr>
              <w:t xml:space="preserve"> </w:t>
            </w:r>
            <w:r w:rsidRPr="0083411E">
              <w:rPr>
                <w:rFonts w:ascii="Arial" w:eastAsia="Arial" w:hAnsi="Arial" w:cs="Arial"/>
                <w:rtl/>
              </w:rPr>
              <w:t>غادر واعطِ إشارة واضحة بصوت عالٍ وأداءٍ دراماتيكي عند مغادرتك، حتى يتذكر الآخرون انسحابك من المناقشة المحظورة.</w:t>
            </w:r>
          </w:p>
        </w:tc>
      </w:tr>
      <w:tr w:rsidR="00F2044B" w:rsidRPr="0083411E" w14:paraId="2D5D68DF" w14:textId="77777777" w:rsidTr="007166A0">
        <w:tc>
          <w:tcPr>
            <w:tcW w:w="1353" w:type="dxa"/>
            <w:shd w:val="clear" w:color="auto" w:fill="C1E4F5"/>
            <w:tcMar>
              <w:top w:w="120" w:type="dxa"/>
              <w:left w:w="180" w:type="dxa"/>
              <w:bottom w:w="120" w:type="dxa"/>
              <w:right w:w="180" w:type="dxa"/>
            </w:tcMar>
            <w:hideMark/>
          </w:tcPr>
          <w:p w14:paraId="7B1163AD" w14:textId="77777777" w:rsidR="000B4F03" w:rsidRPr="0083411E" w:rsidRDefault="00F21F5E" w:rsidP="000B4F03">
            <w:pPr>
              <w:spacing w:before="30" w:after="30"/>
              <w:ind w:left="30" w:right="30"/>
              <w:rPr>
                <w:rFonts w:ascii="Calibri" w:eastAsia="Times New Roman" w:hAnsi="Calibri" w:cs="Calibri"/>
                <w:sz w:val="16"/>
              </w:rPr>
            </w:pPr>
            <w:hyperlink r:id="rId225" w:tgtFrame="_blank" w:history="1">
              <w:r w:rsidRPr="0083411E">
                <w:rPr>
                  <w:rFonts w:ascii="Calibri" w:eastAsia="Times New Roman" w:hAnsi="Calibri" w:cs="Calibri"/>
                  <w:color w:val="0000FF"/>
                  <w:sz w:val="16"/>
                  <w:u w:val="single"/>
                </w:rPr>
                <w:t>Screen 11</w:t>
              </w:r>
            </w:hyperlink>
            <w:r w:rsidRPr="0083411E">
              <w:rPr>
                <w:rFonts w:ascii="Calibri" w:eastAsia="Times New Roman" w:hAnsi="Calibri" w:cs="Calibri"/>
                <w:sz w:val="16"/>
              </w:rPr>
              <w:t xml:space="preserve"> </w:t>
            </w:r>
          </w:p>
          <w:p w14:paraId="6529E46C" w14:textId="77777777" w:rsidR="000B4F03" w:rsidRPr="0083411E" w:rsidRDefault="00F21F5E" w:rsidP="000B4F03">
            <w:pPr>
              <w:ind w:left="30" w:right="30"/>
              <w:rPr>
                <w:rFonts w:ascii="Calibri" w:eastAsia="Times New Roman" w:hAnsi="Calibri" w:cs="Calibri"/>
                <w:sz w:val="16"/>
              </w:rPr>
            </w:pPr>
            <w:hyperlink r:id="rId226" w:tgtFrame="_blank" w:history="1">
              <w:r w:rsidRPr="0083411E">
                <w:rPr>
                  <w:rFonts w:ascii="Calibri" w:eastAsia="Times New Roman" w:hAnsi="Calibri" w:cs="Calibri"/>
                  <w:color w:val="0000FF"/>
                  <w:sz w:val="16"/>
                  <w:u w:val="single"/>
                </w:rPr>
                <w:t>22_C_12</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32CF7C0" w14:textId="77777777" w:rsidR="000B4F03" w:rsidRPr="0083411E" w:rsidRDefault="00F21F5E" w:rsidP="000B4F0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You are a Regional Sales Manager responsible for Abbott Vascular in Turkey. You are considering submitting a bid to supply product to a large public hospital in your area. Before investing a lot of time into putting together the bid, you reach out to a counterpart at Medtronic to find out whether they are bidding. Is </w:t>
            </w:r>
            <w:proofErr w:type="gramStart"/>
            <w:r w:rsidRPr="0083411E">
              <w:rPr>
                <w:rFonts w:ascii="Calibri" w:eastAsia="Times New Roman" w:hAnsi="Calibri" w:cs="Calibri"/>
              </w:rPr>
              <w:t>this</w:t>
            </w:r>
            <w:proofErr w:type="gramEnd"/>
            <w:r w:rsidRPr="0083411E">
              <w:rPr>
                <w:rFonts w:ascii="Calibri" w:eastAsia="Times New Roman" w:hAnsi="Calibri" w:cs="Calibri"/>
              </w:rPr>
              <w:t xml:space="preserve"> okay?</w:t>
            </w:r>
          </w:p>
        </w:tc>
        <w:tc>
          <w:tcPr>
            <w:tcW w:w="6000" w:type="dxa"/>
            <w:vAlign w:val="center"/>
          </w:tcPr>
          <w:p w14:paraId="3F294589" w14:textId="77777777" w:rsidR="000B4F03" w:rsidRPr="0083411E" w:rsidRDefault="00F21F5E" w:rsidP="000B4F03">
            <w:pPr>
              <w:bidi/>
              <w:spacing w:before="100" w:beforeAutospacing="1" w:after="100" w:afterAutospacing="1"/>
              <w:ind w:left="30" w:right="30"/>
              <w:rPr>
                <w:rFonts w:ascii="Calibri" w:eastAsia="Times New Roman" w:hAnsi="Calibri" w:cs="Calibri"/>
              </w:rPr>
            </w:pPr>
            <w:r w:rsidRPr="0083411E">
              <w:rPr>
                <w:rFonts w:ascii="Arial" w:eastAsia="Arial" w:hAnsi="Arial" w:cs="Arial"/>
                <w:rtl/>
              </w:rPr>
              <w:t>أنت مدير مبيعات إقليمي مسؤول عن Abbott Vascular في تركيا. تُفكِّر في تقديم عرض لتوريد المنتج إلى مستشفى عام كبير في منطقتك. قبل أن تستغرق وقتًا طويلًا في تجميع العطاء، تواصلتَ مع نظير لك في شركة Medtronic لمعرفة ما إذا كانت الشركة ستُقدّم عطاء. هل هذا عادي أو طبيعي؟</w:t>
            </w:r>
          </w:p>
        </w:tc>
      </w:tr>
      <w:tr w:rsidR="00F2044B" w:rsidRPr="0083411E" w14:paraId="296A1AF2" w14:textId="77777777" w:rsidTr="007166A0">
        <w:tc>
          <w:tcPr>
            <w:tcW w:w="1353" w:type="dxa"/>
            <w:shd w:val="clear" w:color="auto" w:fill="C1E4F5"/>
            <w:tcMar>
              <w:top w:w="120" w:type="dxa"/>
              <w:left w:w="180" w:type="dxa"/>
              <w:bottom w:w="120" w:type="dxa"/>
              <w:right w:w="180" w:type="dxa"/>
            </w:tcMar>
            <w:hideMark/>
          </w:tcPr>
          <w:p w14:paraId="738CED27" w14:textId="77777777" w:rsidR="000B4F03" w:rsidRPr="0083411E" w:rsidRDefault="00F21F5E" w:rsidP="000B4F03">
            <w:pPr>
              <w:spacing w:before="30" w:after="30"/>
              <w:ind w:left="30" w:right="30"/>
              <w:rPr>
                <w:rFonts w:ascii="Calibri" w:eastAsia="Times New Roman" w:hAnsi="Calibri" w:cs="Calibri"/>
                <w:sz w:val="16"/>
              </w:rPr>
            </w:pPr>
            <w:hyperlink r:id="rId227" w:tgtFrame="_blank" w:history="1">
              <w:r w:rsidRPr="0083411E">
                <w:rPr>
                  <w:rFonts w:ascii="Calibri" w:eastAsia="Times New Roman" w:hAnsi="Calibri" w:cs="Calibri"/>
                  <w:color w:val="0000FF"/>
                  <w:sz w:val="16"/>
                  <w:u w:val="single"/>
                </w:rPr>
                <w:t>Screen 12</w:t>
              </w:r>
            </w:hyperlink>
            <w:r w:rsidRPr="0083411E">
              <w:rPr>
                <w:rFonts w:ascii="Calibri" w:eastAsia="Times New Roman" w:hAnsi="Calibri" w:cs="Calibri"/>
                <w:sz w:val="16"/>
              </w:rPr>
              <w:t xml:space="preserve"> </w:t>
            </w:r>
          </w:p>
          <w:p w14:paraId="0072EF94" w14:textId="77777777" w:rsidR="000B4F03" w:rsidRPr="0083411E" w:rsidRDefault="00F21F5E" w:rsidP="000B4F03">
            <w:pPr>
              <w:ind w:left="30" w:right="30"/>
              <w:rPr>
                <w:rFonts w:ascii="Calibri" w:eastAsia="Times New Roman" w:hAnsi="Calibri" w:cs="Calibri"/>
                <w:sz w:val="16"/>
              </w:rPr>
            </w:pPr>
            <w:hyperlink r:id="rId228" w:tgtFrame="_blank" w:history="1">
              <w:r w:rsidRPr="0083411E">
                <w:rPr>
                  <w:rFonts w:ascii="Calibri" w:eastAsia="Times New Roman" w:hAnsi="Calibri" w:cs="Calibri"/>
                  <w:color w:val="0000FF"/>
                  <w:sz w:val="16"/>
                  <w:u w:val="single"/>
                </w:rPr>
                <w:t>25_C_13</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45D9E5D" w14:textId="77777777" w:rsidR="000B4F03" w:rsidRPr="0083411E" w:rsidRDefault="00F21F5E" w:rsidP="000B4F0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You are an Area Sales Director for Abbott’s Rapid Diagnostics business in East Africa. At a meeting with a local distributor who distributes diagnostic testing equipment for Abbott and a leading competitor, you are provided with a list of customers who the distributor says you should target for rapid diagnostic marketing. It is explained that a similar length list with different customers has been given to your competitor, so that the two companies’ marketing efforts don’t overlap. Since the distributor is responsible for the final sale of the companies’ products, you agree to limit your marketing efforts to the customers on the list. Is </w:t>
            </w:r>
            <w:proofErr w:type="gramStart"/>
            <w:r w:rsidRPr="0083411E">
              <w:rPr>
                <w:rFonts w:ascii="Calibri" w:eastAsia="Times New Roman" w:hAnsi="Calibri" w:cs="Calibri"/>
              </w:rPr>
              <w:t>this</w:t>
            </w:r>
            <w:proofErr w:type="gramEnd"/>
            <w:r w:rsidRPr="0083411E">
              <w:rPr>
                <w:rFonts w:ascii="Calibri" w:eastAsia="Times New Roman" w:hAnsi="Calibri" w:cs="Calibri"/>
              </w:rPr>
              <w:t xml:space="preserve"> okay?</w:t>
            </w:r>
          </w:p>
        </w:tc>
        <w:tc>
          <w:tcPr>
            <w:tcW w:w="6000" w:type="dxa"/>
            <w:vAlign w:val="center"/>
          </w:tcPr>
          <w:p w14:paraId="269125F6" w14:textId="77777777" w:rsidR="000B4F03" w:rsidRPr="0083411E" w:rsidRDefault="00F21F5E" w:rsidP="000B4F03">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أنك تشغَل منصب مدير مبيعات منطقة في شركة Abbott’s Rapid Diagnostics في شرق إفريقيا. في اجتماع مع مُوزّع محلي يُوزّع معدات الاختبار التشخيصي لشركة Abbott ومُنافس رئيسي لها، يتم تزويدك بقائمة من العملاء الذين يقول المُوزّع إن عليك استهدافهم لتسويق الاختبارات التشخيصية السريعة. تم توضيح أن المنافس قد حصلَ على قائمة مشابهة تضم عملاء مختلفين حتى لا تتداخل الجهود التسويقية للشركتين. نظرًا لأن المُوزّع مسؤول عن البيع النهائي لمنتجات الشركات، فقد وافقتَ على قصر جهودك التسويقية على العملاء الموجودين في القائمة. هل هذا عادي أو طبيعي؟</w:t>
            </w:r>
          </w:p>
        </w:tc>
      </w:tr>
      <w:tr w:rsidR="00F2044B" w:rsidRPr="0083411E" w14:paraId="10441926" w14:textId="77777777" w:rsidTr="007166A0">
        <w:tc>
          <w:tcPr>
            <w:tcW w:w="1353" w:type="dxa"/>
            <w:shd w:val="clear" w:color="auto" w:fill="C1E4F5"/>
            <w:tcMar>
              <w:top w:w="120" w:type="dxa"/>
              <w:left w:w="180" w:type="dxa"/>
              <w:bottom w:w="120" w:type="dxa"/>
              <w:right w:w="180" w:type="dxa"/>
            </w:tcMar>
            <w:hideMark/>
          </w:tcPr>
          <w:p w14:paraId="669881D0" w14:textId="77777777" w:rsidR="000B4F03" w:rsidRPr="0083411E" w:rsidRDefault="00F21F5E" w:rsidP="000B4F03">
            <w:pPr>
              <w:spacing w:before="30" w:after="30"/>
              <w:ind w:left="30" w:right="30"/>
              <w:rPr>
                <w:rFonts w:ascii="Calibri" w:eastAsia="Times New Roman" w:hAnsi="Calibri" w:cs="Calibri"/>
                <w:sz w:val="16"/>
              </w:rPr>
            </w:pPr>
            <w:hyperlink r:id="rId229" w:tgtFrame="_blank" w:history="1">
              <w:r w:rsidRPr="0083411E">
                <w:rPr>
                  <w:rFonts w:ascii="Calibri" w:eastAsia="Times New Roman" w:hAnsi="Calibri" w:cs="Calibri"/>
                  <w:color w:val="0000FF"/>
                  <w:sz w:val="16"/>
                  <w:u w:val="single"/>
                </w:rPr>
                <w:t>Screen 17</w:t>
              </w:r>
            </w:hyperlink>
            <w:r w:rsidRPr="0083411E">
              <w:rPr>
                <w:rFonts w:ascii="Calibri" w:eastAsia="Times New Roman" w:hAnsi="Calibri" w:cs="Calibri"/>
                <w:sz w:val="16"/>
              </w:rPr>
              <w:t xml:space="preserve"> </w:t>
            </w:r>
          </w:p>
          <w:p w14:paraId="03B908D8" w14:textId="77777777" w:rsidR="000B4F03" w:rsidRPr="0083411E" w:rsidRDefault="00F21F5E" w:rsidP="000B4F03">
            <w:pPr>
              <w:ind w:left="30" w:right="30"/>
              <w:rPr>
                <w:rFonts w:ascii="Calibri" w:eastAsia="Times New Roman" w:hAnsi="Calibri" w:cs="Calibri"/>
                <w:sz w:val="16"/>
              </w:rPr>
            </w:pPr>
            <w:hyperlink r:id="rId230" w:tgtFrame="_blank" w:history="1">
              <w:r w:rsidRPr="0083411E">
                <w:rPr>
                  <w:rFonts w:ascii="Calibri" w:eastAsia="Times New Roman" w:hAnsi="Calibri" w:cs="Calibri"/>
                  <w:color w:val="0000FF"/>
                  <w:sz w:val="16"/>
                  <w:u w:val="single"/>
                </w:rPr>
                <w:t>37_C_18</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C94F8BE" w14:textId="77777777" w:rsidR="000B4F03" w:rsidRPr="0083411E" w:rsidRDefault="00F21F5E" w:rsidP="000B4F0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Because anti-competitive conduct usually results in higher prices or reduced selection for consumers, a company that commits such crimes risks seriously damaging its reputation in the eyes of its customers.</w:t>
            </w:r>
          </w:p>
          <w:p w14:paraId="2A178CA8" w14:textId="77777777" w:rsidR="000B4F03" w:rsidRPr="0083411E" w:rsidRDefault="00F21F5E" w:rsidP="000B4F0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In addition to civil/criminal penalties and reputational damage, one consequence is potentially being barred from future tenders or other bidding.</w:t>
            </w:r>
          </w:p>
        </w:tc>
        <w:tc>
          <w:tcPr>
            <w:tcW w:w="6000" w:type="dxa"/>
            <w:vAlign w:val="center"/>
          </w:tcPr>
          <w:p w14:paraId="647BD7C7" w14:textId="77777777" w:rsidR="000B4F03" w:rsidRPr="0083411E" w:rsidRDefault="00F21F5E" w:rsidP="000B4F03">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نظرًا لأن السلوك المُناهض للمُنافسة يؤدي عادةً إلى ارتفاع الأسعار أو انخفاض الخيارات المُتاحة للمُستهلكين، فإن الشركة التي ترتكب مثل هذه الجرائم تُخاطِر بإلحاق ضرر جسيم بسُمعتها في أعين عملائها.</w:t>
            </w:r>
          </w:p>
          <w:p w14:paraId="7E11E9D2" w14:textId="77777777" w:rsidR="000B4F03" w:rsidRPr="0083411E" w:rsidRDefault="00F21F5E" w:rsidP="000B4F03">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بالإضافة إلى العقوبات المدنية/الجنائية والضرر الذي يلحق بالسُمعة، فإن إحدى العواقب المُحتملة هي المنع من المُشاركة في المناقصات أو العطاءات المستقبلية.</w:t>
            </w:r>
          </w:p>
        </w:tc>
      </w:tr>
      <w:tr w:rsidR="00F2044B" w:rsidRPr="0083411E" w14:paraId="1B2D7973" w14:textId="77777777" w:rsidTr="007166A0">
        <w:tc>
          <w:tcPr>
            <w:tcW w:w="1353" w:type="dxa"/>
            <w:shd w:val="clear" w:color="auto" w:fill="C1E4F5"/>
            <w:tcMar>
              <w:top w:w="120" w:type="dxa"/>
              <w:left w:w="180" w:type="dxa"/>
              <w:bottom w:w="120" w:type="dxa"/>
              <w:right w:w="180" w:type="dxa"/>
            </w:tcMar>
            <w:hideMark/>
          </w:tcPr>
          <w:p w14:paraId="1F858406" w14:textId="77777777" w:rsidR="000B4F03" w:rsidRPr="0083411E" w:rsidRDefault="00F21F5E" w:rsidP="000B4F03">
            <w:pPr>
              <w:spacing w:before="30" w:after="30"/>
              <w:ind w:left="30" w:right="30"/>
              <w:rPr>
                <w:rFonts w:ascii="Calibri" w:eastAsia="Times New Roman" w:hAnsi="Calibri" w:cs="Calibri"/>
                <w:sz w:val="16"/>
              </w:rPr>
            </w:pPr>
            <w:hyperlink r:id="rId231" w:tgtFrame="_blank" w:history="1">
              <w:r w:rsidRPr="0083411E">
                <w:rPr>
                  <w:rFonts w:ascii="Calibri" w:eastAsia="Times New Roman" w:hAnsi="Calibri" w:cs="Calibri"/>
                  <w:color w:val="0000FF"/>
                  <w:sz w:val="16"/>
                  <w:u w:val="single"/>
                </w:rPr>
                <w:t>Screen 21</w:t>
              </w:r>
            </w:hyperlink>
            <w:r w:rsidRPr="0083411E">
              <w:rPr>
                <w:rFonts w:ascii="Calibri" w:eastAsia="Times New Roman" w:hAnsi="Calibri" w:cs="Calibri"/>
                <w:sz w:val="16"/>
              </w:rPr>
              <w:t xml:space="preserve"> </w:t>
            </w:r>
          </w:p>
          <w:p w14:paraId="60269D04" w14:textId="77777777" w:rsidR="000B4F03" w:rsidRPr="0083411E" w:rsidRDefault="00F21F5E" w:rsidP="000B4F03">
            <w:pPr>
              <w:ind w:left="30" w:right="30"/>
              <w:rPr>
                <w:rFonts w:ascii="Calibri" w:eastAsia="Times New Roman" w:hAnsi="Calibri" w:cs="Calibri"/>
                <w:sz w:val="16"/>
              </w:rPr>
            </w:pPr>
            <w:hyperlink r:id="rId232" w:tgtFrame="_blank" w:history="1">
              <w:r w:rsidRPr="0083411E">
                <w:rPr>
                  <w:rFonts w:ascii="Calibri" w:eastAsia="Times New Roman" w:hAnsi="Calibri" w:cs="Calibri"/>
                  <w:color w:val="0000FF"/>
                  <w:sz w:val="16"/>
                  <w:u w:val="single"/>
                </w:rPr>
                <w:t>42_C_22</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4627D31" w14:textId="77777777" w:rsidR="000B4F03" w:rsidRPr="0083411E" w:rsidRDefault="00F21F5E" w:rsidP="000B4F0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In many countries controlling the prices of distributors is a violation of competition law, please contact your local Legal team for guidance.</w:t>
            </w:r>
          </w:p>
        </w:tc>
        <w:tc>
          <w:tcPr>
            <w:tcW w:w="6000" w:type="dxa"/>
            <w:vAlign w:val="center"/>
          </w:tcPr>
          <w:p w14:paraId="1169995F" w14:textId="77777777" w:rsidR="000B4F03" w:rsidRPr="0083411E" w:rsidRDefault="00F21F5E" w:rsidP="000B4F03">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في العديد من البلدان، يُعتبر التحكُّم في أسعار المُوزّعين انتهاكًا لقانون المنافسة، لذا يُرجى الاتصال بفريق الشؤون القانونية المحلي للحصول على التوجيهات اللازمة.</w:t>
            </w:r>
          </w:p>
        </w:tc>
      </w:tr>
      <w:tr w:rsidR="00F2044B" w:rsidRPr="0083411E" w14:paraId="079B9FA4" w14:textId="77777777" w:rsidTr="007166A0">
        <w:tc>
          <w:tcPr>
            <w:tcW w:w="1353" w:type="dxa"/>
            <w:shd w:val="clear" w:color="auto" w:fill="C1E4F5"/>
            <w:tcMar>
              <w:top w:w="120" w:type="dxa"/>
              <w:left w:w="180" w:type="dxa"/>
              <w:bottom w:w="120" w:type="dxa"/>
              <w:right w:w="180" w:type="dxa"/>
            </w:tcMar>
            <w:hideMark/>
          </w:tcPr>
          <w:p w14:paraId="3A990380" w14:textId="77777777" w:rsidR="000B4F03" w:rsidRPr="0083411E" w:rsidRDefault="00F21F5E" w:rsidP="000B4F03">
            <w:pPr>
              <w:spacing w:before="30" w:after="30"/>
              <w:ind w:left="30" w:right="30"/>
              <w:rPr>
                <w:rFonts w:ascii="Calibri" w:eastAsia="Times New Roman" w:hAnsi="Calibri" w:cs="Calibri"/>
                <w:sz w:val="16"/>
              </w:rPr>
            </w:pPr>
            <w:hyperlink r:id="rId233" w:tgtFrame="_blank" w:history="1">
              <w:r w:rsidRPr="0083411E">
                <w:rPr>
                  <w:rFonts w:ascii="Calibri" w:eastAsia="Times New Roman" w:hAnsi="Calibri" w:cs="Calibri"/>
                  <w:color w:val="0000FF"/>
                  <w:sz w:val="16"/>
                  <w:u w:val="single"/>
                </w:rPr>
                <w:t>Screen 21</w:t>
              </w:r>
            </w:hyperlink>
            <w:r w:rsidRPr="0083411E">
              <w:rPr>
                <w:rFonts w:ascii="Calibri" w:eastAsia="Times New Roman" w:hAnsi="Calibri" w:cs="Calibri"/>
                <w:sz w:val="16"/>
              </w:rPr>
              <w:t xml:space="preserve"> </w:t>
            </w:r>
          </w:p>
          <w:p w14:paraId="1B280D5C" w14:textId="77777777" w:rsidR="000B4F03" w:rsidRPr="0083411E" w:rsidRDefault="00F21F5E" w:rsidP="000B4F03">
            <w:pPr>
              <w:ind w:left="30" w:right="30"/>
              <w:rPr>
                <w:rFonts w:ascii="Calibri" w:eastAsia="Times New Roman" w:hAnsi="Calibri" w:cs="Calibri"/>
                <w:sz w:val="16"/>
              </w:rPr>
            </w:pPr>
            <w:hyperlink r:id="rId234" w:tgtFrame="_blank" w:history="1">
              <w:r w:rsidRPr="0083411E">
                <w:rPr>
                  <w:rFonts w:ascii="Calibri" w:eastAsia="Times New Roman" w:hAnsi="Calibri" w:cs="Calibri"/>
                  <w:color w:val="0000FF"/>
                  <w:sz w:val="16"/>
                  <w:u w:val="single"/>
                </w:rPr>
                <w:t>44_C_22</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A953D50" w14:textId="77777777" w:rsidR="000B4F03" w:rsidRPr="0083411E" w:rsidRDefault="00F21F5E" w:rsidP="000B4F0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 xml:space="preserve">Any discussion between competitors around market or dividing clients, products or resources – known as customer allocation – could be viewed as illegal </w:t>
            </w:r>
            <w:r w:rsidRPr="0083411E">
              <w:rPr>
                <w:rFonts w:ascii="Calibri" w:eastAsia="Times New Roman" w:hAnsi="Calibri" w:cs="Calibri"/>
              </w:rPr>
              <w:lastRenderedPageBreak/>
              <w:t>collaboration and should be avoided. These conversations do not have to result in a formal agreement with a competitor to be considered anti-competitive.</w:t>
            </w:r>
          </w:p>
        </w:tc>
        <w:tc>
          <w:tcPr>
            <w:tcW w:w="6000" w:type="dxa"/>
            <w:vAlign w:val="center"/>
          </w:tcPr>
          <w:p w14:paraId="7A5E1D6C" w14:textId="77777777" w:rsidR="000B4F03" w:rsidRPr="0083411E" w:rsidRDefault="00F21F5E" w:rsidP="000B4F03">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lastRenderedPageBreak/>
              <w:t xml:space="preserve">أي نقاش بين المُنافسين حول السوق أو تقسيم العملاء، أو المنتجات أو الموارد - المعروف باسم توزيع العملاء - يمكن اعتباره تعاونًا غير قانوني ويجب </w:t>
            </w:r>
            <w:r w:rsidRPr="0083411E">
              <w:rPr>
                <w:rFonts w:ascii="Arial" w:eastAsia="Arial" w:hAnsi="Arial" w:cs="Arial"/>
                <w:rtl/>
              </w:rPr>
              <w:lastRenderedPageBreak/>
              <w:t>تجنُّبه. لا يلزم أن تؤدي هذه المحادثات إلى اتفاق رسمي مع أحد المنافسين حتى يتم اعتبارها مُناهضة للمنافسة.</w:t>
            </w:r>
          </w:p>
        </w:tc>
      </w:tr>
      <w:tr w:rsidR="00F2044B" w:rsidRPr="0083411E" w14:paraId="506F2650" w14:textId="77777777" w:rsidTr="007166A0">
        <w:tc>
          <w:tcPr>
            <w:tcW w:w="1353" w:type="dxa"/>
            <w:shd w:val="clear" w:color="auto" w:fill="C1E4F5"/>
            <w:tcMar>
              <w:top w:w="120" w:type="dxa"/>
              <w:left w:w="180" w:type="dxa"/>
              <w:bottom w:w="120" w:type="dxa"/>
              <w:right w:w="180" w:type="dxa"/>
            </w:tcMar>
            <w:hideMark/>
          </w:tcPr>
          <w:p w14:paraId="7847FD2A" w14:textId="77777777" w:rsidR="000B4F03" w:rsidRPr="0083411E" w:rsidRDefault="00F21F5E" w:rsidP="000B4F03">
            <w:pPr>
              <w:spacing w:before="30" w:after="30"/>
              <w:ind w:left="30" w:right="30"/>
              <w:rPr>
                <w:rFonts w:ascii="Calibri" w:eastAsia="Times New Roman" w:hAnsi="Calibri" w:cs="Calibri"/>
                <w:sz w:val="16"/>
              </w:rPr>
            </w:pPr>
            <w:hyperlink r:id="rId235" w:tgtFrame="_blank" w:history="1">
              <w:r w:rsidRPr="0083411E">
                <w:rPr>
                  <w:rFonts w:ascii="Calibri" w:eastAsia="Times New Roman" w:hAnsi="Calibri" w:cs="Calibri"/>
                  <w:color w:val="0000FF"/>
                  <w:sz w:val="16"/>
                  <w:u w:val="single"/>
                </w:rPr>
                <w:t>Screen 21</w:t>
              </w:r>
            </w:hyperlink>
            <w:r w:rsidRPr="0083411E">
              <w:rPr>
                <w:rFonts w:ascii="Calibri" w:eastAsia="Times New Roman" w:hAnsi="Calibri" w:cs="Calibri"/>
                <w:sz w:val="16"/>
              </w:rPr>
              <w:t xml:space="preserve"> </w:t>
            </w:r>
          </w:p>
          <w:p w14:paraId="7CC82300" w14:textId="77777777" w:rsidR="000B4F03" w:rsidRPr="0083411E" w:rsidRDefault="00F21F5E" w:rsidP="000B4F03">
            <w:pPr>
              <w:ind w:left="30" w:right="30"/>
              <w:rPr>
                <w:rFonts w:ascii="Calibri" w:eastAsia="Times New Roman" w:hAnsi="Calibri" w:cs="Calibri"/>
                <w:sz w:val="16"/>
              </w:rPr>
            </w:pPr>
            <w:hyperlink r:id="rId236" w:tgtFrame="_blank" w:history="1">
              <w:r w:rsidRPr="0083411E">
                <w:rPr>
                  <w:rFonts w:ascii="Calibri" w:eastAsia="Times New Roman" w:hAnsi="Calibri" w:cs="Calibri"/>
                  <w:color w:val="0000FF"/>
                  <w:sz w:val="16"/>
                  <w:u w:val="single"/>
                </w:rPr>
                <w:t>45_C_22</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4F3A2D3" w14:textId="77777777" w:rsidR="000B4F03" w:rsidRPr="0083411E" w:rsidRDefault="00F21F5E" w:rsidP="000B4F0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Any discussion that takes place between companies with respect to boycotting third parties such as suppliers, distributors or retailers could be viewed as illegal collaboration and should be avoided. These conversations do not have to result in a formal agreement to be considered anti-competitive.</w:t>
            </w:r>
          </w:p>
        </w:tc>
        <w:tc>
          <w:tcPr>
            <w:tcW w:w="6000" w:type="dxa"/>
            <w:vAlign w:val="center"/>
          </w:tcPr>
          <w:p w14:paraId="31BA3AD1" w14:textId="77777777" w:rsidR="000B4F03" w:rsidRPr="0083411E" w:rsidRDefault="00F21F5E" w:rsidP="000B4F03">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أي نقاش يدور بين الشركات بشأن مقاطعة أطراف ثالثة مثل المُورّدين، أو المُوزّعين، أو تجار التجزئة يمكن اعتباره تعاونًا غير قانوني ويجب تجنُّبه. لا يجب أن تؤدي هذه المحادثات إلى اتفاق رسمي لكي تُعتبر مُناهضة للمنافسة.</w:t>
            </w:r>
          </w:p>
        </w:tc>
      </w:tr>
      <w:tr w:rsidR="00F2044B" w:rsidRPr="0083411E" w14:paraId="3FE445BE" w14:textId="77777777" w:rsidTr="007166A0">
        <w:tc>
          <w:tcPr>
            <w:tcW w:w="1353" w:type="dxa"/>
            <w:shd w:val="clear" w:color="auto" w:fill="C1E4F5"/>
            <w:tcMar>
              <w:top w:w="120" w:type="dxa"/>
              <w:left w:w="180" w:type="dxa"/>
              <w:bottom w:w="120" w:type="dxa"/>
              <w:right w:w="180" w:type="dxa"/>
            </w:tcMar>
            <w:hideMark/>
          </w:tcPr>
          <w:p w14:paraId="531DA25A" w14:textId="77777777" w:rsidR="000B4F03" w:rsidRPr="0083411E" w:rsidRDefault="00F21F5E" w:rsidP="000B4F03">
            <w:pPr>
              <w:spacing w:before="30" w:after="30"/>
              <w:ind w:left="30" w:right="30"/>
              <w:rPr>
                <w:rFonts w:ascii="Calibri" w:eastAsia="Times New Roman" w:hAnsi="Calibri" w:cs="Calibri"/>
                <w:sz w:val="16"/>
              </w:rPr>
            </w:pPr>
            <w:hyperlink r:id="rId237" w:tgtFrame="_blank" w:history="1">
              <w:r w:rsidRPr="0083411E">
                <w:rPr>
                  <w:rFonts w:ascii="Calibri" w:eastAsia="Times New Roman" w:hAnsi="Calibri" w:cs="Calibri"/>
                  <w:color w:val="0000FF"/>
                  <w:sz w:val="16"/>
                  <w:u w:val="single"/>
                </w:rPr>
                <w:t>Screen 26</w:t>
              </w:r>
            </w:hyperlink>
            <w:r w:rsidRPr="0083411E">
              <w:rPr>
                <w:rFonts w:ascii="Calibri" w:eastAsia="Times New Roman" w:hAnsi="Calibri" w:cs="Calibri"/>
                <w:sz w:val="16"/>
              </w:rPr>
              <w:t xml:space="preserve"> </w:t>
            </w:r>
          </w:p>
          <w:p w14:paraId="32EA47FD" w14:textId="77777777" w:rsidR="000B4F03" w:rsidRPr="0083411E" w:rsidRDefault="00F21F5E" w:rsidP="000B4F03">
            <w:pPr>
              <w:ind w:left="30" w:right="30"/>
              <w:rPr>
                <w:rFonts w:ascii="Calibri" w:eastAsia="Times New Roman" w:hAnsi="Calibri" w:cs="Calibri"/>
                <w:sz w:val="16"/>
              </w:rPr>
            </w:pPr>
            <w:hyperlink r:id="rId238" w:tgtFrame="_blank" w:history="1">
              <w:r w:rsidRPr="0083411E">
                <w:rPr>
                  <w:rFonts w:ascii="Calibri" w:eastAsia="Times New Roman" w:hAnsi="Calibri" w:cs="Calibri"/>
                  <w:color w:val="0000FF"/>
                  <w:sz w:val="16"/>
                  <w:u w:val="single"/>
                </w:rPr>
                <w:t>55_C_27</w:t>
              </w:r>
            </w:hyperlink>
            <w:r w:rsidRPr="0083411E">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0D880F6" w14:textId="77777777" w:rsidR="000B4F03" w:rsidRPr="0083411E" w:rsidRDefault="00F21F5E" w:rsidP="000B4F0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[1] You are responsible for the manufacturing of reagents in the United States. During a conference, you and a few of your counterparts at other companies have an “off-the-record” discussion about one of your suppliers. Although no formal agreement is reached, a number of these counterparts indicate they will no longer be using a particular supplier because this supplier has near monopoly power and is using its dominant position to raise prices. Could your participation in the discussion be considered anti-competitive?</w:t>
            </w:r>
          </w:p>
        </w:tc>
        <w:tc>
          <w:tcPr>
            <w:tcW w:w="6000" w:type="dxa"/>
            <w:vAlign w:val="center"/>
          </w:tcPr>
          <w:p w14:paraId="6CD84537" w14:textId="77777777" w:rsidR="000B4F03" w:rsidRPr="0083411E" w:rsidRDefault="00F21F5E" w:rsidP="000B4F03">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[1] أنت مسؤول عن تصنيع الكواشف في الولايات المتحدة. خلال مؤتمر، تُجري أنت وبعض نظرائك في شركات أخرى مناقشة "غير رسمية" حول أحد مُورّديكم. على الرغم من عدم التوصل إلى اتفاق رسمي، إلا أنّ عددًا من هؤلاء النظراء ذكروا أنهم لن يستمروا في التعاون مع مُورّد مُعيّن لأن هذا المُورّد لديه سلطة شبه احتكارية ويستخدم مركزه المُهيمِن لرفع الأسعار. هل يمكن اعتبار مشاركتك في المناقشة مُناهضة للمنافسة؟</w:t>
            </w:r>
          </w:p>
        </w:tc>
      </w:tr>
      <w:tr w:rsidR="00F2044B" w:rsidRPr="0083411E" w14:paraId="350FA348" w14:textId="77777777" w:rsidTr="007166A0">
        <w:tc>
          <w:tcPr>
            <w:tcW w:w="1353" w:type="dxa"/>
            <w:shd w:val="clear" w:color="auto" w:fill="C1E4F5"/>
            <w:tcMar>
              <w:top w:w="120" w:type="dxa"/>
              <w:left w:w="180" w:type="dxa"/>
              <w:bottom w:w="120" w:type="dxa"/>
              <w:right w:w="180" w:type="dxa"/>
            </w:tcMar>
            <w:hideMark/>
          </w:tcPr>
          <w:p w14:paraId="3354601E" w14:textId="77777777" w:rsidR="000B4F03" w:rsidRPr="0083411E" w:rsidRDefault="00F21F5E" w:rsidP="000B4F03">
            <w:pPr>
              <w:spacing w:before="30" w:after="30"/>
              <w:ind w:left="30" w:right="30"/>
              <w:rPr>
                <w:rFonts w:ascii="Calibri" w:eastAsia="Times New Roman" w:hAnsi="Calibri" w:cs="Calibri"/>
                <w:sz w:val="16"/>
              </w:rPr>
            </w:pPr>
            <w:r w:rsidRPr="0083411E">
              <w:rPr>
                <w:rFonts w:ascii="Calibri" w:eastAsia="Times New Roman" w:hAnsi="Calibri" w:cs="Calibri"/>
                <w:sz w:val="16"/>
              </w:rPr>
              <w:t>Screen 26</w:t>
            </w:r>
          </w:p>
          <w:p w14:paraId="46F82D6C" w14:textId="77777777" w:rsidR="000B4F03" w:rsidRPr="0083411E" w:rsidRDefault="00F21F5E" w:rsidP="000B4F03">
            <w:pPr>
              <w:spacing w:before="100" w:beforeAutospacing="1" w:after="100" w:afterAutospacing="1"/>
              <w:ind w:left="30" w:right="30"/>
              <w:rPr>
                <w:rFonts w:ascii="Calibri" w:eastAsia="Times New Roman" w:hAnsi="Calibri" w:cs="Calibri"/>
                <w:sz w:val="16"/>
              </w:rPr>
            </w:pPr>
            <w:r w:rsidRPr="0083411E">
              <w:rPr>
                <w:rFonts w:ascii="Calibri" w:eastAsia="Times New Roman" w:hAnsi="Calibri" w:cs="Calibri"/>
                <w:sz w:val="16"/>
              </w:rPr>
              <w:t>Question 1: Feedback</w:t>
            </w:r>
          </w:p>
          <w:p w14:paraId="39F36FDC" w14:textId="77777777" w:rsidR="000B4F03" w:rsidRPr="0083411E" w:rsidRDefault="00F21F5E" w:rsidP="000B4F03">
            <w:pPr>
              <w:ind w:left="30" w:right="30"/>
              <w:rPr>
                <w:rFonts w:ascii="Calibri" w:eastAsia="Times New Roman" w:hAnsi="Calibri" w:cs="Calibri"/>
                <w:sz w:val="16"/>
              </w:rPr>
            </w:pPr>
            <w:r w:rsidRPr="0083411E">
              <w:rPr>
                <w:rFonts w:ascii="Calibri" w:eastAsia="Times New Roman" w:hAnsi="Calibri" w:cs="Calibri"/>
                <w:sz w:val="16"/>
              </w:rPr>
              <w:t>60_C_27</w:t>
            </w:r>
          </w:p>
        </w:tc>
        <w:tc>
          <w:tcPr>
            <w:tcW w:w="6000" w:type="dxa"/>
            <w:tcMar>
              <w:top w:w="120" w:type="dxa"/>
              <w:left w:w="180" w:type="dxa"/>
              <w:bottom w:w="120" w:type="dxa"/>
              <w:right w:w="180" w:type="dxa"/>
            </w:tcMar>
            <w:vAlign w:val="center"/>
            <w:hideMark/>
          </w:tcPr>
          <w:p w14:paraId="4B172CC7" w14:textId="77777777" w:rsidR="000B4F03" w:rsidRPr="0083411E" w:rsidRDefault="00F21F5E" w:rsidP="000B4F03">
            <w:pPr>
              <w:spacing w:before="100" w:beforeAutospacing="1" w:after="100" w:afterAutospacing="1"/>
              <w:ind w:left="30" w:right="30"/>
              <w:rPr>
                <w:rFonts w:ascii="Calibri" w:eastAsia="Times New Roman" w:hAnsi="Calibri" w:cs="Calibri"/>
              </w:rPr>
            </w:pPr>
            <w:r w:rsidRPr="0083411E">
              <w:rPr>
                <w:rFonts w:ascii="Calibri" w:eastAsia="Times New Roman" w:hAnsi="Calibri" w:cs="Calibri"/>
              </w:rPr>
              <w:t>Any discussion that takes place between companies with respect to boycotting third parties such as suppliers, distributors, or retailers could be viewed as anti-competitive by government authorities.</w:t>
            </w:r>
          </w:p>
        </w:tc>
        <w:tc>
          <w:tcPr>
            <w:tcW w:w="6000" w:type="dxa"/>
            <w:vAlign w:val="center"/>
          </w:tcPr>
          <w:p w14:paraId="531DB0AC" w14:textId="77777777" w:rsidR="000B4F03" w:rsidRPr="0083411E" w:rsidRDefault="00F21F5E" w:rsidP="000B4F03">
            <w:pPr>
              <w:bidi/>
              <w:spacing w:before="100" w:beforeAutospacing="1" w:after="100" w:afterAutospacing="1"/>
              <w:ind w:left="30" w:right="30"/>
              <w:rPr>
                <w:rFonts w:ascii="Calibri" w:eastAsia="Times New Roman" w:hAnsi="Calibri" w:cs="Calibri"/>
                <w:rtl/>
              </w:rPr>
            </w:pPr>
            <w:r w:rsidRPr="0083411E">
              <w:rPr>
                <w:rFonts w:ascii="Arial" w:eastAsia="Arial" w:hAnsi="Arial" w:cs="Arial"/>
                <w:rtl/>
              </w:rPr>
              <w:t>تُعتبر أي مناقشة تجري بين المتنافسين فيما يتعلق بمقاطعة أطراف ثالثة مثل المُورّدين، أو المُوزّعين، أو تجار التجزئة سلوكًا مُناهضًا للمنافسة من قِبل السلطات الحكومية.</w:t>
            </w:r>
          </w:p>
        </w:tc>
      </w:tr>
    </w:tbl>
    <w:p w14:paraId="33F7D11B" w14:textId="77777777" w:rsidR="00F44929" w:rsidRPr="0083411E" w:rsidRDefault="00F44929">
      <w:pPr>
        <w:rPr>
          <w:rFonts w:eastAsia="Times New Roman"/>
        </w:rPr>
      </w:pPr>
    </w:p>
    <w:sectPr w:rsidR="00F44929" w:rsidRPr="0083411E" w:rsidSect="002C1E64">
      <w:headerReference w:type="even" r:id="rId239"/>
      <w:headerReference w:type="default" r:id="rId240"/>
      <w:footerReference w:type="even" r:id="rId241"/>
      <w:footerReference w:type="default" r:id="rId242"/>
      <w:headerReference w:type="first" r:id="rId243"/>
      <w:footerReference w:type="first" r:id="rId24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9AF32" w14:textId="77777777" w:rsidR="00F21F5E" w:rsidRDefault="00F21F5E">
      <w:r>
        <w:separator/>
      </w:r>
    </w:p>
  </w:endnote>
  <w:endnote w:type="continuationSeparator" w:id="0">
    <w:p w14:paraId="2F217D60" w14:textId="77777777" w:rsidR="00F21F5E" w:rsidRDefault="00F21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014B0" w14:textId="77777777" w:rsidR="0083411E" w:rsidRDefault="008341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BE57C" w14:textId="77777777" w:rsidR="0083411E" w:rsidRDefault="008341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E541F" w14:textId="77777777" w:rsidR="0083411E" w:rsidRDefault="008341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188E1" w14:textId="77777777" w:rsidR="00F21F5E" w:rsidRDefault="00F21F5E">
      <w:r>
        <w:separator/>
      </w:r>
    </w:p>
  </w:footnote>
  <w:footnote w:type="continuationSeparator" w:id="0">
    <w:p w14:paraId="0EAD63B8" w14:textId="77777777" w:rsidR="00F21F5E" w:rsidRDefault="00F21F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3B32" w14:textId="77777777" w:rsidR="0083411E" w:rsidRDefault="008341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A2791" w14:textId="77777777" w:rsidR="002C1E64" w:rsidRDefault="00F21F5E">
    <w:pPr>
      <w:pStyle w:val="Header"/>
    </w:pP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13FE1" w14:textId="77777777" w:rsidR="0083411E" w:rsidRDefault="008341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9150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4536B306"/>
    <w:lvl w:ilvl="0">
      <w:start w:val="1"/>
      <w:numFmt w:val="bullet"/>
      <w:lvlText w:val=""/>
      <w:lvlJc w:val="left"/>
      <w:pPr>
        <w:tabs>
          <w:tab w:val="num" w:pos="720"/>
        </w:tabs>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C4322A14">
      <w:start w:val="1"/>
      <w:numFmt w:val="bullet"/>
      <w:lvlText w:val=""/>
      <w:lvlJc w:val="left"/>
      <w:pPr>
        <w:ind w:left="1440" w:hanging="360"/>
      </w:pPr>
      <w:rPr>
        <w:rFonts w:ascii="Symbol" w:hAnsi="Symbol" w:hint="default"/>
      </w:rPr>
    </w:lvl>
    <w:lvl w:ilvl="1" w:tplc="BF2EF79E" w:tentative="1">
      <w:start w:val="1"/>
      <w:numFmt w:val="bullet"/>
      <w:lvlText w:val="o"/>
      <w:lvlJc w:val="left"/>
      <w:pPr>
        <w:ind w:left="2160" w:hanging="360"/>
      </w:pPr>
      <w:rPr>
        <w:rFonts w:ascii="Courier New" w:hAnsi="Courier New" w:cs="Courier New" w:hint="default"/>
      </w:rPr>
    </w:lvl>
    <w:lvl w:ilvl="2" w:tplc="ED0A19C4" w:tentative="1">
      <w:start w:val="1"/>
      <w:numFmt w:val="bullet"/>
      <w:lvlText w:val=""/>
      <w:lvlJc w:val="left"/>
      <w:pPr>
        <w:ind w:left="2880" w:hanging="360"/>
      </w:pPr>
      <w:rPr>
        <w:rFonts w:ascii="Wingdings" w:hAnsi="Wingdings" w:hint="default"/>
      </w:rPr>
    </w:lvl>
    <w:lvl w:ilvl="3" w:tplc="E366726A" w:tentative="1">
      <w:start w:val="1"/>
      <w:numFmt w:val="bullet"/>
      <w:lvlText w:val=""/>
      <w:lvlJc w:val="left"/>
      <w:pPr>
        <w:ind w:left="3600" w:hanging="360"/>
      </w:pPr>
      <w:rPr>
        <w:rFonts w:ascii="Symbol" w:hAnsi="Symbol" w:hint="default"/>
      </w:rPr>
    </w:lvl>
    <w:lvl w:ilvl="4" w:tplc="A87E540C" w:tentative="1">
      <w:start w:val="1"/>
      <w:numFmt w:val="bullet"/>
      <w:lvlText w:val="o"/>
      <w:lvlJc w:val="left"/>
      <w:pPr>
        <w:ind w:left="4320" w:hanging="360"/>
      </w:pPr>
      <w:rPr>
        <w:rFonts w:ascii="Courier New" w:hAnsi="Courier New" w:cs="Courier New" w:hint="default"/>
      </w:rPr>
    </w:lvl>
    <w:lvl w:ilvl="5" w:tplc="D9EA7562" w:tentative="1">
      <w:start w:val="1"/>
      <w:numFmt w:val="bullet"/>
      <w:lvlText w:val=""/>
      <w:lvlJc w:val="left"/>
      <w:pPr>
        <w:ind w:left="5040" w:hanging="360"/>
      </w:pPr>
      <w:rPr>
        <w:rFonts w:ascii="Wingdings" w:hAnsi="Wingdings" w:hint="default"/>
      </w:rPr>
    </w:lvl>
    <w:lvl w:ilvl="6" w:tplc="C854B54C" w:tentative="1">
      <w:start w:val="1"/>
      <w:numFmt w:val="bullet"/>
      <w:lvlText w:val=""/>
      <w:lvlJc w:val="left"/>
      <w:pPr>
        <w:ind w:left="5760" w:hanging="360"/>
      </w:pPr>
      <w:rPr>
        <w:rFonts w:ascii="Symbol" w:hAnsi="Symbol" w:hint="default"/>
      </w:rPr>
    </w:lvl>
    <w:lvl w:ilvl="7" w:tplc="D7020B42" w:tentative="1">
      <w:start w:val="1"/>
      <w:numFmt w:val="bullet"/>
      <w:lvlText w:val="o"/>
      <w:lvlJc w:val="left"/>
      <w:pPr>
        <w:ind w:left="6480" w:hanging="360"/>
      </w:pPr>
      <w:rPr>
        <w:rFonts w:ascii="Courier New" w:hAnsi="Courier New" w:cs="Courier New" w:hint="default"/>
      </w:rPr>
    </w:lvl>
    <w:lvl w:ilvl="8" w:tplc="57A60306"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092966">
    <w:abstractNumId w:val="3"/>
  </w:num>
  <w:num w:numId="2" w16cid:durableId="630012064">
    <w:abstractNumId w:val="1"/>
  </w:num>
  <w:num w:numId="3" w16cid:durableId="199586314">
    <w:abstractNumId w:val="2"/>
  </w:num>
  <w:num w:numId="4" w16cid:durableId="1265959313">
    <w:abstractNumId w:val="0"/>
  </w:num>
  <w:num w:numId="5" w16cid:durableId="236212297">
    <w:abstractNumId w:val="5"/>
  </w:num>
  <w:num w:numId="6" w16cid:durableId="1141729938">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her, Chimene">
    <w15:presenceInfo w15:providerId="AD" w15:userId="S::chimene.daher@abbott.com::b3cf71bd-e7ca-4b19-a6f6-4ce0df71be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96F"/>
    <w:rsid w:val="00022AA5"/>
    <w:rsid w:val="000515B2"/>
    <w:rsid w:val="000701A9"/>
    <w:rsid w:val="0009367D"/>
    <w:rsid w:val="000A2928"/>
    <w:rsid w:val="000B1959"/>
    <w:rsid w:val="000B2E73"/>
    <w:rsid w:val="000B4F03"/>
    <w:rsid w:val="000E3269"/>
    <w:rsid w:val="00106FB1"/>
    <w:rsid w:val="001A529A"/>
    <w:rsid w:val="001C3170"/>
    <w:rsid w:val="0020674E"/>
    <w:rsid w:val="002117DA"/>
    <w:rsid w:val="00221C80"/>
    <w:rsid w:val="00222B72"/>
    <w:rsid w:val="002303E1"/>
    <w:rsid w:val="00247243"/>
    <w:rsid w:val="00257449"/>
    <w:rsid w:val="00277052"/>
    <w:rsid w:val="00287EE9"/>
    <w:rsid w:val="00294ABE"/>
    <w:rsid w:val="002975F2"/>
    <w:rsid w:val="002C1E64"/>
    <w:rsid w:val="002D3B58"/>
    <w:rsid w:val="002F3A10"/>
    <w:rsid w:val="00310ED1"/>
    <w:rsid w:val="00314236"/>
    <w:rsid w:val="00315D6E"/>
    <w:rsid w:val="00367398"/>
    <w:rsid w:val="00370E9A"/>
    <w:rsid w:val="00375C32"/>
    <w:rsid w:val="00380CFE"/>
    <w:rsid w:val="0039511E"/>
    <w:rsid w:val="003B736E"/>
    <w:rsid w:val="003C2A50"/>
    <w:rsid w:val="003C4FB1"/>
    <w:rsid w:val="003E2E74"/>
    <w:rsid w:val="003E5A36"/>
    <w:rsid w:val="003F23F2"/>
    <w:rsid w:val="003F2466"/>
    <w:rsid w:val="004150A0"/>
    <w:rsid w:val="00424E66"/>
    <w:rsid w:val="004422A3"/>
    <w:rsid w:val="0044511A"/>
    <w:rsid w:val="00472365"/>
    <w:rsid w:val="00487775"/>
    <w:rsid w:val="004A6088"/>
    <w:rsid w:val="004D60B2"/>
    <w:rsid w:val="005011CC"/>
    <w:rsid w:val="0051618B"/>
    <w:rsid w:val="00585268"/>
    <w:rsid w:val="0059265E"/>
    <w:rsid w:val="00596812"/>
    <w:rsid w:val="00597F68"/>
    <w:rsid w:val="005B5C04"/>
    <w:rsid w:val="005C43A0"/>
    <w:rsid w:val="005C6739"/>
    <w:rsid w:val="005C7B27"/>
    <w:rsid w:val="005D1A4D"/>
    <w:rsid w:val="005F1E76"/>
    <w:rsid w:val="00603700"/>
    <w:rsid w:val="006205BB"/>
    <w:rsid w:val="0065371E"/>
    <w:rsid w:val="0065570F"/>
    <w:rsid w:val="00657165"/>
    <w:rsid w:val="00666511"/>
    <w:rsid w:val="00670061"/>
    <w:rsid w:val="00671917"/>
    <w:rsid w:val="006C1B96"/>
    <w:rsid w:val="006E5FE6"/>
    <w:rsid w:val="006F1CE1"/>
    <w:rsid w:val="00704439"/>
    <w:rsid w:val="007137BE"/>
    <w:rsid w:val="00723EDD"/>
    <w:rsid w:val="0072497F"/>
    <w:rsid w:val="007317E0"/>
    <w:rsid w:val="007502B3"/>
    <w:rsid w:val="00764DBF"/>
    <w:rsid w:val="0077641B"/>
    <w:rsid w:val="00786C94"/>
    <w:rsid w:val="007920A2"/>
    <w:rsid w:val="00795145"/>
    <w:rsid w:val="007A2786"/>
    <w:rsid w:val="007C042D"/>
    <w:rsid w:val="007F3317"/>
    <w:rsid w:val="00801ADC"/>
    <w:rsid w:val="008079A2"/>
    <w:rsid w:val="00807D7F"/>
    <w:rsid w:val="00814E14"/>
    <w:rsid w:val="00830D57"/>
    <w:rsid w:val="008333B9"/>
    <w:rsid w:val="0083411E"/>
    <w:rsid w:val="00835013"/>
    <w:rsid w:val="00835B5B"/>
    <w:rsid w:val="00836998"/>
    <w:rsid w:val="00840375"/>
    <w:rsid w:val="008550AC"/>
    <w:rsid w:val="00857794"/>
    <w:rsid w:val="00870B35"/>
    <w:rsid w:val="00872853"/>
    <w:rsid w:val="00886E85"/>
    <w:rsid w:val="008970A2"/>
    <w:rsid w:val="008A1495"/>
    <w:rsid w:val="008A2D00"/>
    <w:rsid w:val="008A4899"/>
    <w:rsid w:val="008F4D10"/>
    <w:rsid w:val="00903579"/>
    <w:rsid w:val="009059BB"/>
    <w:rsid w:val="009217BB"/>
    <w:rsid w:val="0093665F"/>
    <w:rsid w:val="0094318D"/>
    <w:rsid w:val="00961732"/>
    <w:rsid w:val="009674C0"/>
    <w:rsid w:val="00981542"/>
    <w:rsid w:val="00996A4E"/>
    <w:rsid w:val="009A0BBE"/>
    <w:rsid w:val="009A46D3"/>
    <w:rsid w:val="009D7F9A"/>
    <w:rsid w:val="009E03B7"/>
    <w:rsid w:val="009E2420"/>
    <w:rsid w:val="009F7999"/>
    <w:rsid w:val="00A30FE8"/>
    <w:rsid w:val="00A551B5"/>
    <w:rsid w:val="00A944EC"/>
    <w:rsid w:val="00AC0538"/>
    <w:rsid w:val="00AF4AEE"/>
    <w:rsid w:val="00B04054"/>
    <w:rsid w:val="00B050E1"/>
    <w:rsid w:val="00B10059"/>
    <w:rsid w:val="00B139F7"/>
    <w:rsid w:val="00B26A56"/>
    <w:rsid w:val="00B32FB9"/>
    <w:rsid w:val="00B44AA0"/>
    <w:rsid w:val="00B4646D"/>
    <w:rsid w:val="00B5424A"/>
    <w:rsid w:val="00B6655E"/>
    <w:rsid w:val="00B71E05"/>
    <w:rsid w:val="00B93BBE"/>
    <w:rsid w:val="00BB2193"/>
    <w:rsid w:val="00BD044A"/>
    <w:rsid w:val="00BD4290"/>
    <w:rsid w:val="00BE08E6"/>
    <w:rsid w:val="00C1674D"/>
    <w:rsid w:val="00C36895"/>
    <w:rsid w:val="00C3746E"/>
    <w:rsid w:val="00C70688"/>
    <w:rsid w:val="00C711EA"/>
    <w:rsid w:val="00C74B1F"/>
    <w:rsid w:val="00CB03A3"/>
    <w:rsid w:val="00CE7020"/>
    <w:rsid w:val="00CF5288"/>
    <w:rsid w:val="00D13615"/>
    <w:rsid w:val="00D21F04"/>
    <w:rsid w:val="00D24002"/>
    <w:rsid w:val="00D319D3"/>
    <w:rsid w:val="00D54E89"/>
    <w:rsid w:val="00DD7E91"/>
    <w:rsid w:val="00DE5484"/>
    <w:rsid w:val="00DF2A44"/>
    <w:rsid w:val="00E2699E"/>
    <w:rsid w:val="00E36CE0"/>
    <w:rsid w:val="00E5633E"/>
    <w:rsid w:val="00E575CE"/>
    <w:rsid w:val="00E72CDE"/>
    <w:rsid w:val="00E8257A"/>
    <w:rsid w:val="00E8613C"/>
    <w:rsid w:val="00E866EF"/>
    <w:rsid w:val="00E90AF1"/>
    <w:rsid w:val="00E979A6"/>
    <w:rsid w:val="00EA2282"/>
    <w:rsid w:val="00EA3E42"/>
    <w:rsid w:val="00EE2E1E"/>
    <w:rsid w:val="00EE66DE"/>
    <w:rsid w:val="00EF55B7"/>
    <w:rsid w:val="00F2044B"/>
    <w:rsid w:val="00F20B1E"/>
    <w:rsid w:val="00F21F5E"/>
    <w:rsid w:val="00F44929"/>
    <w:rsid w:val="00F47217"/>
    <w:rsid w:val="00F5122E"/>
    <w:rsid w:val="00F540EF"/>
    <w:rsid w:val="00F63DFF"/>
    <w:rsid w:val="00F66488"/>
    <w:rsid w:val="00F81109"/>
    <w:rsid w:val="00F9341F"/>
    <w:rsid w:val="00FA3DF9"/>
    <w:rsid w:val="00FD6DAC"/>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355400E"/>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bold">
    <w:name w:val="bold"/>
    <w:basedOn w:val="Normal"/>
    <w:pPr>
      <w:spacing w:before="100" w:beforeAutospacing="1" w:after="100" w:afterAutospacing="1"/>
    </w:pPr>
    <w:rPr>
      <w:b/>
      <w:bCs/>
    </w:rPr>
  </w:style>
  <w:style w:type="paragraph" w:customStyle="1" w:styleId="italic">
    <w:name w:val="italic"/>
    <w:basedOn w:val="Normal"/>
    <w:pPr>
      <w:spacing w:before="100" w:beforeAutospacing="1" w:after="100" w:afterAutospacing="1"/>
    </w:pPr>
    <w:rPr>
      <w:i/>
      <w:iCs/>
    </w:rPr>
  </w:style>
  <w:style w:type="paragraph" w:customStyle="1" w:styleId="underline">
    <w:name w:val="underline"/>
    <w:basedOn w:val="Normal"/>
    <w:pPr>
      <w:spacing w:before="100" w:beforeAutospacing="1" w:after="100" w:afterAutospacing="1"/>
    </w:pPr>
    <w:rPr>
      <w:u w:val="single"/>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bold1">
    <w:name w:val="bold1"/>
    <w:basedOn w:val="DefaultParagraphFont"/>
    <w:rPr>
      <w:b/>
      <w:bCs/>
    </w:rPr>
  </w:style>
  <w:style w:type="character" w:customStyle="1" w:styleId="italic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customStyle="1" w:styleId="HeaderChar">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customStyle="1" w:styleId="FooterChar">
    <w:name w:val="Footer Char"/>
    <w:basedOn w:val="DefaultParagraphFont"/>
    <w:link w:val="Footer"/>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eastAsia="Times New Roman" w:hint="eastAsia"/>
      <w:szCs w:val="20"/>
      <w:lang w:val="es-ES" w:eastAsia="es-ES" w:bidi="he-IL"/>
    </w:rPr>
  </w:style>
  <w:style w:type="paragraph" w:styleId="NoSpacing">
    <w:name w:val="No Spacing"/>
    <w:link w:val="NoSpacingChar"/>
    <w:uiPriority w:val="1"/>
    <w:qFormat/>
    <w:rsid w:val="00840375"/>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DefaultParagraphFont"/>
    <w:rsid w:val="00F66488"/>
    <w:rPr>
      <w:u w:val="single"/>
    </w:rPr>
  </w:style>
  <w:style w:type="paragraph" w:styleId="Revision">
    <w:name w:val="Revision"/>
    <w:hidden/>
    <w:uiPriority w:val="99"/>
    <w:semiHidden/>
    <w:rsid w:val="00C36895"/>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6_C_16" TargetMode="External"/><Relationship Id="rId21" Type="http://schemas.openxmlformats.org/officeDocument/2006/relationships/hyperlink" Target="http:/rusnakassociates.com/content/AbbottCOBCCourse/courses/EN-US/course/index.html?showScreen=6_C_6" TargetMode="External"/><Relationship Id="rId42" Type="http://schemas.openxmlformats.org/officeDocument/2006/relationships/hyperlink" Target="http:/rusnakassociates.com/content/AbbottCOBCCourse/courses/EN-US/course/index.html?showScreen=17_C_10" TargetMode="External"/><Relationship Id="rId63" Type="http://schemas.openxmlformats.org/officeDocument/2006/relationships/hyperlink" Target="http:/rusnakassociates.com/content/AbbottCOBCCourse/courses/EN-US/course/index.html?showScreen=27_C_12" TargetMode="External"/><Relationship Id="rId84" Type="http://schemas.openxmlformats.org/officeDocument/2006/relationships/hyperlink" Target="http:/rusnakassociates.com/content/AbbottCOBCCourse/courses/EN-US/course/index.html?showScreen=38_C_13" TargetMode="External"/><Relationship Id="rId138" Type="http://schemas.openxmlformats.org/officeDocument/2006/relationships/hyperlink" Target="http:/rusnakassociates.com/content/AbbottCOBCCourse/courses/EN-US/course/index.html?showScreen=70_C_16" TargetMode="External"/><Relationship Id="rId159" Type="http://schemas.openxmlformats.org/officeDocument/2006/relationships/hyperlink" Target="http:/rusnakassociates.com/content/AbbottCOBCCourse/courses/EN-US/course/index.html?showScreen=82_C_16" TargetMode="External"/><Relationship Id="rId170" Type="http://schemas.openxmlformats.org/officeDocument/2006/relationships/hyperlink" Target="http:/rusnakassociates.com/content/AbbottCOBCCourse/courses/EN-US/course/index.html?showScreen=89_C_16" TargetMode="External"/><Relationship Id="rId191" Type="http://schemas.openxmlformats.org/officeDocument/2006/relationships/hyperlink" Target="http:/rusnakassociates.com/content/AbbottCOBCCourse/courses/EN-US/course/index.html?showScreen=104_C_199" TargetMode="External"/><Relationship Id="rId205" Type="http://schemas.openxmlformats.org/officeDocument/2006/relationships/hyperlink" Target="mailto:investigations@abbott.com" TargetMode="External"/><Relationship Id="rId226" Type="http://schemas.openxmlformats.org/officeDocument/2006/relationships/hyperlink" Target="http:/rusnakassociates.com/content/AbbottCompete/courses/EN-US/course/index.html?showScreen=22_C_12" TargetMode="External"/><Relationship Id="rId247" Type="http://schemas.openxmlformats.org/officeDocument/2006/relationships/theme" Target="theme/theme1.xml"/><Relationship Id="rId107" Type="http://schemas.openxmlformats.org/officeDocument/2006/relationships/hyperlink" Target="http:/rusnakassociates.com/content/AbbottCOBCCourse/courses/EN-US/course/index.html?showScreen=50_C_16" TargetMode="External"/><Relationship Id="rId11" Type="http://schemas.openxmlformats.org/officeDocument/2006/relationships/hyperlink" Target="http:/rusnakassociates.com/content/AbbottCOBCCourse/courses/EN-US/course/index.html?showScreen=1_C_1" TargetMode="External"/><Relationship Id="rId32" Type="http://schemas.openxmlformats.org/officeDocument/2006/relationships/hyperlink" Target="http:/rusnakassociates.com/content/AbbottCOBCCourse/courses/EN-US/course/index.html?showScreen=12_C_9" TargetMode="External"/><Relationship Id="rId53" Type="http://schemas.openxmlformats.org/officeDocument/2006/relationships/hyperlink" Target="http:/rusnakassociates.com/content/AbbottCOBCCourse/courses/EN-US/course/index.html?showScreen=22_C_11" TargetMode="External"/><Relationship Id="rId74" Type="http://schemas.openxmlformats.org/officeDocument/2006/relationships/hyperlink" Target="http:/rusnakassociates.com/content/AbbottCOBCCourse/courses/EN-US/course/index.html?showScreen=33_C_13" TargetMode="External"/><Relationship Id="rId128" Type="http://schemas.openxmlformats.org/officeDocument/2006/relationships/hyperlink" Target="http:/rusnakassociates.com/content/AbbottCOBCCourse/courses/EN-US/course/index.html?showScreen=64_C_16" TargetMode="External"/><Relationship Id="rId149" Type="http://schemas.openxmlformats.org/officeDocument/2006/relationships/hyperlink" Target="http:/rusnakassociates.com/content/AbbottCOBCCourse/courses/EN-US/course/index.html?showScreen=76_C_16" TargetMode="External"/><Relationship Id="rId5" Type="http://schemas.openxmlformats.org/officeDocument/2006/relationships/styles" Target="styles.xml"/><Relationship Id="rId95" Type="http://schemas.openxmlformats.org/officeDocument/2006/relationships/hyperlink" Target="http:/rusnakassociates.com/content/AbbottCOBCCourse/courses/EN-US/course/index.html?showScreen=43_C_16" TargetMode="External"/><Relationship Id="rId160" Type="http://schemas.openxmlformats.org/officeDocument/2006/relationships/hyperlink" Target="http:/rusnakassociates.com/content/AbbottCOBCCourse/courses/EN-US/course/index.html?showScreen=83_C_16" TargetMode="External"/><Relationship Id="rId181" Type="http://schemas.openxmlformats.org/officeDocument/2006/relationships/hyperlink" Target="http:/rusnakassociates.com/content/AbbottCOBCCourse/courses/EN-US/course/index.html?showScreen=95_C_16" TargetMode="External"/><Relationship Id="rId216" Type="http://schemas.openxmlformats.org/officeDocument/2006/relationships/hyperlink" Target="http:/rusnakassociates.com/content/AbbottCOBCCourse/courses/EN-US/course/index.html?showScreen=114_C_200" TargetMode="External"/><Relationship Id="rId237" Type="http://schemas.openxmlformats.org/officeDocument/2006/relationships/hyperlink" Target="http:/rusnakassociates.com/content/AbbottCompete/courses/EN-US/course/index.html?showScreen=55_C_27" TargetMode="External"/><Relationship Id="rId22" Type="http://schemas.openxmlformats.org/officeDocument/2006/relationships/hyperlink" Target="http:/rusnakassociates.com/content/AbbottCOBCCourse/courses/EN-US/course/index.html?showScreen=7_C_7" TargetMode="External"/><Relationship Id="rId43" Type="http://schemas.openxmlformats.org/officeDocument/2006/relationships/hyperlink" Target="http:/rusnakassociates.com/content/AbbottCOBCCourse/courses/EN-US/course/index.html?showScreen=17_C_10" TargetMode="External"/><Relationship Id="rId64" Type="http://schemas.openxmlformats.org/officeDocument/2006/relationships/hyperlink" Target="http:/rusnakassociates.com/content/AbbottCOBCCourse/courses/EN-US/course/index.html?showScreen=28_C_12" TargetMode="External"/><Relationship Id="rId118" Type="http://schemas.openxmlformats.org/officeDocument/2006/relationships/hyperlink" Target="http:/rusnakassociates.com/content/AbbottCOBCCourse/courses/EN-US/course/index.html?showScreen=57_C_16" TargetMode="External"/><Relationship Id="rId139" Type="http://schemas.openxmlformats.org/officeDocument/2006/relationships/hyperlink" Target="http:/rusnakassociates.com/content/AbbottCOBCCourse/courses/EN-US/course/index.html?showScreen=70_C_16" TargetMode="External"/><Relationship Id="rId85" Type="http://schemas.openxmlformats.org/officeDocument/2006/relationships/hyperlink" Target="http:/rusnakassociates.com/content/AbbottCOBCCourse/courses/EN-US/course/index.html?showScreen=38_C_13" TargetMode="External"/><Relationship Id="rId150" Type="http://schemas.openxmlformats.org/officeDocument/2006/relationships/hyperlink" Target="http:/rusnakassociates.com/content/AbbottCOBCCourse/courses/EN-US/course/index.html?showScreen=77_C_16" TargetMode="External"/><Relationship Id="rId171" Type="http://schemas.openxmlformats.org/officeDocument/2006/relationships/hyperlink" Target="http:/rusnakassociates.com/content/AbbottCOBCCourse/courses/EN-US/course/index.html?showScreen=89_C_16" TargetMode="External"/><Relationship Id="rId192" Type="http://schemas.openxmlformats.org/officeDocument/2006/relationships/hyperlink" Target="http:/rusnakassociates.com/content/AbbottCOBCCourse/courses/EN-US/course/index.html?showScreen=107_C_200" TargetMode="External"/><Relationship Id="rId206" Type="http://schemas.openxmlformats.org/officeDocument/2006/relationships/hyperlink" Target="https://secure.ethicspoint.com/domain/media/en/gui/40393/index.html" TargetMode="External"/><Relationship Id="rId227" Type="http://schemas.openxmlformats.org/officeDocument/2006/relationships/hyperlink" Target="http:/rusnakassociates.com/content/AbbottCompete/courses/EN-US/course/index.html?showScreen=25_C_13" TargetMode="External"/><Relationship Id="rId12" Type="http://schemas.openxmlformats.org/officeDocument/2006/relationships/hyperlink" Target="http:/rusnakassociates.com/content/AbbottCOBCCourse/courses/EN-US/course/index.html?showScreen=2_C_2" TargetMode="External"/><Relationship Id="rId33" Type="http://schemas.openxmlformats.org/officeDocument/2006/relationships/hyperlink" Target="http:/rusnakassociates.com/content/AbbottCOBCCourse/courses/EN-US/course/index.html?showScreen=12_C_9" TargetMode="External"/><Relationship Id="rId108" Type="http://schemas.openxmlformats.org/officeDocument/2006/relationships/hyperlink" Target="http:/rusnakassociates.com/content/AbbottCOBCCourse/courses/EN-US/course/index.html?showScreen=51_C_16" TargetMode="External"/><Relationship Id="rId129" Type="http://schemas.openxmlformats.org/officeDocument/2006/relationships/hyperlink" Target="http:/rusnakassociates.com/content/AbbottCOBCCourse/courses/EN-US/course/index.html?showScreen=64_C_16" TargetMode="External"/><Relationship Id="rId54" Type="http://schemas.openxmlformats.org/officeDocument/2006/relationships/hyperlink" Target="http:/rusnakassociates.com/content/AbbottCOBCCourse/courses/EN-US/course/index.html?showScreen=23_C_11" TargetMode="External"/><Relationship Id="rId75" Type="http://schemas.openxmlformats.org/officeDocument/2006/relationships/hyperlink" Target="http:/rusnakassociates.com/content/AbbottCOBCCourse/courses/EN-US/course/index.html?showScreen=33_C_13" TargetMode="External"/><Relationship Id="rId96" Type="http://schemas.openxmlformats.org/officeDocument/2006/relationships/hyperlink" Target="http:/rusnakassociates.com/content/AbbottCOBCCourse/courses/EN-US/course/index.html?showScreen=44_C_16" TargetMode="External"/><Relationship Id="rId140" Type="http://schemas.openxmlformats.org/officeDocument/2006/relationships/hyperlink" Target="http:/rusnakassociates.com/content/AbbottCOBCCourse/courses/EN-US/course/index.html?showScreen=71_C_16" TargetMode="External"/><Relationship Id="rId161" Type="http://schemas.openxmlformats.org/officeDocument/2006/relationships/hyperlink" Target="http:/rusnakassociates.com/content/AbbottCOBCCourse/courses/EN-US/course/index.html?showScreen=83_C_16" TargetMode="External"/><Relationship Id="rId182" Type="http://schemas.openxmlformats.org/officeDocument/2006/relationships/hyperlink" Target="http:/rusnakassociates.com/content/AbbottCOBCCourse/courses/EN-US/course/index.html?showScreen=96_C_16" TargetMode="External"/><Relationship Id="rId217" Type="http://schemas.openxmlformats.org/officeDocument/2006/relationships/hyperlink" Target="http:/rusnakassociates.com/content/AbbottCOBCCourse/courses/EN-US/course/index.html?showScreen=114_C_200" TargetMode="External"/><Relationship Id="rId6" Type="http://schemas.openxmlformats.org/officeDocument/2006/relationships/settings" Target="settings.xml"/><Relationship Id="rId238" Type="http://schemas.openxmlformats.org/officeDocument/2006/relationships/hyperlink" Target="http:/rusnakassociates.com/content/AbbottCompete/courses/EN-US/course/index.html?showScreen=55_C_27" TargetMode="External"/><Relationship Id="rId23" Type="http://schemas.openxmlformats.org/officeDocument/2006/relationships/hyperlink" Target="http:/rusnakassociates.com/content/AbbottCOBCCourse/courses/EN-US/course/index.html?showScreen=7_C_7" TargetMode="External"/><Relationship Id="rId119" Type="http://schemas.openxmlformats.org/officeDocument/2006/relationships/hyperlink" Target="http:/rusnakassociates.com/content/AbbottCOBCCourse/courses/EN-US/course/index.html?showScreen=57_C_16" TargetMode="External"/><Relationship Id="rId44" Type="http://schemas.openxmlformats.org/officeDocument/2006/relationships/hyperlink" Target="http:/rusnakassociates.com/content/AbbottCOBCCourse/courses/EN-US/course/index.html?showScreen=18_C_10" TargetMode="External"/><Relationship Id="rId65" Type="http://schemas.openxmlformats.org/officeDocument/2006/relationships/hyperlink" Target="http:/rusnakassociates.com/content/AbbottCOBCCourse/courses/EN-US/course/index.html?showScreen=28_C_12" TargetMode="External"/><Relationship Id="rId86" Type="http://schemas.openxmlformats.org/officeDocument/2006/relationships/hyperlink" Target="http:/rusnakassociates.com/content/AbbottCOBCCourse/courses/EN-US/course/index.html?showScreen=39_C_13" TargetMode="External"/><Relationship Id="rId130" Type="http://schemas.openxmlformats.org/officeDocument/2006/relationships/hyperlink" Target="http:/rusnakassociates.com/content/AbbottCOBCCourse/courses/EN-US/course/index.html?showScreen=65_C_16" TargetMode="External"/><Relationship Id="rId151" Type="http://schemas.openxmlformats.org/officeDocument/2006/relationships/hyperlink" Target="http:/rusnakassociates.com/content/AbbottCOBCCourse/courses/EN-US/course/index.html?showScreen=77_C_16" TargetMode="External"/><Relationship Id="rId172" Type="http://schemas.openxmlformats.org/officeDocument/2006/relationships/hyperlink" Target="http:/rusnakassociates.com/content/AbbottCOBCCourse/courses/EN-US/course/index.html?showScreen=90_C_16" TargetMode="External"/><Relationship Id="rId193" Type="http://schemas.openxmlformats.org/officeDocument/2006/relationships/hyperlink" Target="http:/rusnakassociates.com/content/AbbottCOBCCourse/courses/EN-US/course/index.html?showScreen=107_C_200" TargetMode="External"/><Relationship Id="rId207" Type="http://schemas.openxmlformats.org/officeDocument/2006/relationships/hyperlink" Target="https://icomply.abbott.com/Default.aspx" TargetMode="External"/><Relationship Id="rId228" Type="http://schemas.openxmlformats.org/officeDocument/2006/relationships/hyperlink" Target="http:/rusnakassociates.com/content/AbbottCompete/courses/EN-US/course/index.html?showScreen=25_C_13" TargetMode="External"/><Relationship Id="rId13" Type="http://schemas.openxmlformats.org/officeDocument/2006/relationships/hyperlink" Target="http:/rusnakassociates.com/content/AbbottCOBCCourse/courses/EN-US/course/index.html?showScreen=2_C_2" TargetMode="External"/><Relationship Id="rId109" Type="http://schemas.openxmlformats.org/officeDocument/2006/relationships/hyperlink" Target="http:/rusnakassociates.com/content/AbbottCOBCCourse/courses/EN-US/course/index.html?showScreen=51_C_16" TargetMode="External"/><Relationship Id="rId34" Type="http://schemas.openxmlformats.org/officeDocument/2006/relationships/hyperlink" Target="http:/rusnakassociates.com/content/AbbottCOBCCourse/courses/EN-US/course/index.html?showScreen=13_C_9" TargetMode="External"/><Relationship Id="rId55" Type="http://schemas.openxmlformats.org/officeDocument/2006/relationships/hyperlink" Target="http:/rusnakassociates.com/content/AbbottCOBCCourse/courses/EN-US/course/index.html?showScreen=23_C_11" TargetMode="External"/><Relationship Id="rId76" Type="http://schemas.openxmlformats.org/officeDocument/2006/relationships/hyperlink" Target="http:/rusnakassociates.com/content/AbbottCOBCCourse/courses/EN-US/course/index.html?showScreen=34_C_13" TargetMode="External"/><Relationship Id="rId97" Type="http://schemas.openxmlformats.org/officeDocument/2006/relationships/hyperlink" Target="http:/rusnakassociates.com/content/AbbottCOBCCourse/courses/EN-US/course/index.html?showScreen=44_C_16" TargetMode="External"/><Relationship Id="rId120" Type="http://schemas.openxmlformats.org/officeDocument/2006/relationships/hyperlink" Target="http:/rusnakassociates.com/content/AbbottCOBCCourse/courses/EN-US/course/index.html?showScreen=58_C_16" TargetMode="External"/><Relationship Id="rId141" Type="http://schemas.openxmlformats.org/officeDocument/2006/relationships/hyperlink" Target="http:/rusnakassociates.com/content/AbbottCOBCCourse/courses/EN-US/course/index.html?showScreen=71_C_16" TargetMode="External"/><Relationship Id="rId7" Type="http://schemas.openxmlformats.org/officeDocument/2006/relationships/webSettings" Target="webSettings.xml"/><Relationship Id="rId162" Type="http://schemas.openxmlformats.org/officeDocument/2006/relationships/hyperlink" Target="http:/rusnakassociates.com/content/AbbottCOBCCourse/courses/EN-US/course/index.html?showScreen=84_C_16" TargetMode="External"/><Relationship Id="rId183" Type="http://schemas.openxmlformats.org/officeDocument/2006/relationships/hyperlink" Target="http:/rusnakassociates.com/content/AbbottCOBCCourse/courses/EN-US/course/index.html?showScreen=96_C_16" TargetMode="External"/><Relationship Id="rId218" Type="http://schemas.openxmlformats.org/officeDocument/2006/relationships/hyperlink" Target="https://rusnakassociates.com/content/AbbottCOBCCourse/courses/EN-US/course/reference/Transcript.pdf" TargetMode="External"/><Relationship Id="rId239" Type="http://schemas.openxmlformats.org/officeDocument/2006/relationships/header" Target="header1.xml"/><Relationship Id="rId24" Type="http://schemas.openxmlformats.org/officeDocument/2006/relationships/hyperlink" Target="http:/rusnakassociates.com/content/AbbottCOBCCourse/courses/EN-US/course/index.html?showScreen=8_C_8" TargetMode="External"/><Relationship Id="rId45" Type="http://schemas.openxmlformats.org/officeDocument/2006/relationships/hyperlink" Target="http:/rusnakassociates.com/content/AbbottCOBCCourse/courses/EN-US/course/index.html?showScreen=18_C_10" TargetMode="External"/><Relationship Id="rId66" Type="http://schemas.openxmlformats.org/officeDocument/2006/relationships/hyperlink" Target="http:/rusnakassociates.com/content/AbbottCOBCCourse/courses/EN-US/course/index.html?showScreen=29_C_12" TargetMode="External"/><Relationship Id="rId87" Type="http://schemas.openxmlformats.org/officeDocument/2006/relationships/hyperlink" Target="http:/rusnakassociates.com/content/AbbottCOBCCourse/courses/EN-US/course/index.html?showScreen=39_C_13" TargetMode="External"/><Relationship Id="rId110" Type="http://schemas.openxmlformats.org/officeDocument/2006/relationships/hyperlink" Target="http:/rusnakassociates.com/content/AbbottCOBCCourse/courses/EN-US/course/index.html?showScreen=53_C_16" TargetMode="External"/><Relationship Id="rId131" Type="http://schemas.openxmlformats.org/officeDocument/2006/relationships/hyperlink" Target="http:/rusnakassociates.com/content/AbbottCOBCCourse/courses/EN-US/course/index.html?showScreen=65_C_16" TargetMode="External"/><Relationship Id="rId152" Type="http://schemas.openxmlformats.org/officeDocument/2006/relationships/hyperlink" Target="http:/rusnakassociates.com/content/AbbottCOBCCourse/courses/EN-US/course/index.html?showScreen=78_C_16" TargetMode="External"/><Relationship Id="rId173" Type="http://schemas.openxmlformats.org/officeDocument/2006/relationships/hyperlink" Target="http:/rusnakassociates.com/content/AbbottCOBCCourse/courses/EN-US/course/index.html?showScreen=90_C_16" TargetMode="External"/><Relationship Id="rId194" Type="http://schemas.openxmlformats.org/officeDocument/2006/relationships/hyperlink" Target="http:/rusnakassociates.com/content/AbbottCOBCCourse/courses/EN-US/course/index.html?showScreen=108_C_200" TargetMode="External"/><Relationship Id="rId208" Type="http://schemas.openxmlformats.org/officeDocument/2006/relationships/hyperlink" Target="http:/rusnakassociates.com/content/AbbottCOBCCourse/courses/EN-US/course/index.html?showScreen=111_C_200" TargetMode="External"/><Relationship Id="rId229" Type="http://schemas.openxmlformats.org/officeDocument/2006/relationships/hyperlink" Target="http:/rusnakassociates.com/content/AbbottCompete/courses/EN-US/course/index.html?showScreen=37_C_18" TargetMode="External"/><Relationship Id="rId240" Type="http://schemas.openxmlformats.org/officeDocument/2006/relationships/header" Target="header2.xml"/><Relationship Id="rId14" Type="http://schemas.openxmlformats.org/officeDocument/2006/relationships/hyperlink" Target="http:/rusnakassociates.com/content/AbbottCOBCCourse/courses/EN-US/course/index.html?showScreen=3_C_3" TargetMode="External"/><Relationship Id="rId35" Type="http://schemas.openxmlformats.org/officeDocument/2006/relationships/hyperlink" Target="http:/rusnakassociates.com/content/AbbottCOBCCourse/courses/EN-US/course/index.html?showScreen=13_C_9" TargetMode="External"/><Relationship Id="rId56" Type="http://schemas.openxmlformats.org/officeDocument/2006/relationships/hyperlink" Target="http:/rusnakassociates.com/content/AbbottCOBCCourse/courses/EN-US/course/index.html?showScreen=24_C_11" TargetMode="External"/><Relationship Id="rId77" Type="http://schemas.openxmlformats.org/officeDocument/2006/relationships/hyperlink" Target="http:/rusnakassociates.com/content/AbbottCOBCCourse/courses/EN-US/course/index.html?showScreen=34_C_13" TargetMode="External"/><Relationship Id="rId100" Type="http://schemas.openxmlformats.org/officeDocument/2006/relationships/hyperlink" Target="http:/rusnakassociates.com/content/AbbottCOBCCourse/courses/EN-US/course/index.html?showScreen=47_C_16" TargetMode="External"/><Relationship Id="rId8" Type="http://schemas.openxmlformats.org/officeDocument/2006/relationships/footnotes" Target="footnotes.xml"/><Relationship Id="rId98" Type="http://schemas.openxmlformats.org/officeDocument/2006/relationships/hyperlink" Target="http:/rusnakassociates.com/content/AbbottCOBCCourse/courses/EN-US/course/index.html?showScreen=45_C_16" TargetMode="External"/><Relationship Id="rId121" Type="http://schemas.openxmlformats.org/officeDocument/2006/relationships/hyperlink" Target="http:/rusnakassociates.com/content/AbbottCOBCCourse/courses/EN-US/course/index.html?showScreen=58_C_16" TargetMode="External"/><Relationship Id="rId142" Type="http://schemas.openxmlformats.org/officeDocument/2006/relationships/hyperlink" Target="http:/rusnakassociates.com/content/AbbottCOBCCourse/courses/EN-US/course/index.html?showScreen=72_C_16" TargetMode="External"/><Relationship Id="rId163" Type="http://schemas.openxmlformats.org/officeDocument/2006/relationships/hyperlink" Target="http:/rusnakassociates.com/content/AbbottCOBCCourse/courses/EN-US/course/index.html?showScreen=84_C_16" TargetMode="External"/><Relationship Id="rId184" Type="http://schemas.openxmlformats.org/officeDocument/2006/relationships/hyperlink" Target="http:/rusnakassociates.com/content/AbbottCOBCCourse/courses/EN-US/course/index.html?showScreen=97_C_16" TargetMode="External"/><Relationship Id="rId219" Type="http://schemas.openxmlformats.org/officeDocument/2006/relationships/hyperlink" Target="http:/rusnakassociates.com/content/AbbottCompete/courses/EN-US/course/index.html?showScreen=2_C_2" TargetMode="External"/><Relationship Id="rId230" Type="http://schemas.openxmlformats.org/officeDocument/2006/relationships/hyperlink" Target="http:/rusnakassociates.com/content/AbbottCompete/courses/EN-US/course/index.html?showScreen=37_C_18" TargetMode="External"/><Relationship Id="rId25" Type="http://schemas.openxmlformats.org/officeDocument/2006/relationships/hyperlink" Target="http:/rusnakassociates.com/content/AbbottCOBCCourse/courses/EN-US/course/index.html?showScreen=8_C_8" TargetMode="External"/><Relationship Id="rId46" Type="http://schemas.openxmlformats.org/officeDocument/2006/relationships/hyperlink" Target="http:/rusnakassociates.com/content/AbbottCOBCCourse/courses/EN-US/course/index.html?showScreen=19_C_11" TargetMode="External"/><Relationship Id="rId67" Type="http://schemas.openxmlformats.org/officeDocument/2006/relationships/hyperlink" Target="http:/rusnakassociates.com/content/AbbottCOBCCourse/courses/EN-US/course/index.html?showScreen=29_C_12" TargetMode="External"/><Relationship Id="rId88" Type="http://schemas.openxmlformats.org/officeDocument/2006/relationships/hyperlink" Target="http:/rusnakassociates.com/content/AbbottCOBCCourse/courses/EN-US/course/index.html?showScreen=40_C_13" TargetMode="External"/><Relationship Id="rId111" Type="http://schemas.openxmlformats.org/officeDocument/2006/relationships/hyperlink" Target="http:/rusnakassociates.com/content/AbbottCOBCCourse/courses/EN-US/course/index.html?showScreen=53_C_16" TargetMode="External"/><Relationship Id="rId132" Type="http://schemas.openxmlformats.org/officeDocument/2006/relationships/hyperlink" Target="http:/rusnakassociates.com/content/AbbottCOBCCourse/courses/EN-US/course/index.html?showScreen=66_C_16" TargetMode="External"/><Relationship Id="rId153" Type="http://schemas.openxmlformats.org/officeDocument/2006/relationships/hyperlink" Target="http:/rusnakassociates.com/content/AbbottCOBCCourse/courses/EN-US/course/index.html?showScreen=78_C_16" TargetMode="External"/><Relationship Id="rId174" Type="http://schemas.openxmlformats.org/officeDocument/2006/relationships/hyperlink" Target="http:/rusnakassociates.com/content/AbbottCOBCCourse/courses/EN-US/course/index.html?showScreen=91_C_16" TargetMode="External"/><Relationship Id="rId195" Type="http://schemas.openxmlformats.org/officeDocument/2006/relationships/hyperlink" Target="http:/rusnakassociates.com/content/AbbottCOBCCourse/courses/EN-US/course/index.html?showScreen=108_C_200" TargetMode="External"/><Relationship Id="rId209" Type="http://schemas.openxmlformats.org/officeDocument/2006/relationships/hyperlink" Target="http:/rusnakassociates.com/content/AbbottCOBCCourse/courses/EN-US/course/index.html?showScreen=111_C_200" TargetMode="External"/><Relationship Id="rId220" Type="http://schemas.openxmlformats.org/officeDocument/2006/relationships/hyperlink" Target="http:/rusnakassociates.com/content/AbbottCompete/courses/EN-US/course/index.html?showScreen=2_C_2" TargetMode="External"/><Relationship Id="rId241" Type="http://schemas.openxmlformats.org/officeDocument/2006/relationships/footer" Target="footer1.xml"/><Relationship Id="rId15" Type="http://schemas.openxmlformats.org/officeDocument/2006/relationships/hyperlink" Target="http:/rusnakassociates.com/content/AbbottCOBCCourse/courses/EN-US/course/index.html?showScreen=3_C_3" TargetMode="External"/><Relationship Id="rId36" Type="http://schemas.openxmlformats.org/officeDocument/2006/relationships/hyperlink" Target="http:/rusnakassociates.com/content/AbbottCOBCCourse/courses/EN-US/course/index.html?showScreen=14_C_9" TargetMode="External"/><Relationship Id="rId57" Type="http://schemas.openxmlformats.org/officeDocument/2006/relationships/hyperlink" Target="http:/rusnakassociates.com/content/AbbottCOBCCourse/courses/EN-US/course/index.html?showScreen=24_C_11" TargetMode="External"/><Relationship Id="rId10" Type="http://schemas.openxmlformats.org/officeDocument/2006/relationships/hyperlink" Target="http:/rusnakassociates.com/content/AbbottCOBCCourse/courses/EN-US/course/index.html?showScreen=1_C_1" TargetMode="External"/><Relationship Id="rId31" Type="http://schemas.openxmlformats.org/officeDocument/2006/relationships/hyperlink" Target="http:/rusnakassociates.com/content/AbbottCOBCCourse/courses/EN-US/course/index.html?showScreen=11_C_9" TargetMode="External"/><Relationship Id="rId52" Type="http://schemas.openxmlformats.org/officeDocument/2006/relationships/hyperlink" Target="http:/rusnakassociates.com/content/AbbottCOBCCourse/courses/EN-US/course/index.html?showScreen=22_C_11" TargetMode="External"/><Relationship Id="rId73" Type="http://schemas.openxmlformats.org/officeDocument/2006/relationships/hyperlink" Target="http:/rusnakassociates.com/content/AbbottCOBCCourse/courses/EN-US/course/index.html?showScreen=32_C_13" TargetMode="External"/><Relationship Id="rId78" Type="http://schemas.openxmlformats.org/officeDocument/2006/relationships/hyperlink" Target="http:/rusnakassociates.com/content/AbbottCOBCCourse/courses/EN-US/course/index.html?showScreen=35_C_13" TargetMode="External"/><Relationship Id="rId94" Type="http://schemas.openxmlformats.org/officeDocument/2006/relationships/hyperlink" Target="http:/rusnakassociates.com/content/AbbottCOBCCourse/courses/EN-US/course/index.html?showScreen=43_C_16" TargetMode="External"/><Relationship Id="rId99" Type="http://schemas.openxmlformats.org/officeDocument/2006/relationships/hyperlink" Target="http:/rusnakassociates.com/content/AbbottCOBCCourse/courses/EN-US/course/index.html?showScreen=45_C_16" TargetMode="External"/><Relationship Id="rId101" Type="http://schemas.openxmlformats.org/officeDocument/2006/relationships/hyperlink" Target="http:/rusnakassociates.com/content/AbbottCOBCCourse/courses/EN-US/course/index.html?showScreen=47_C_16" TargetMode="External"/><Relationship Id="rId122" Type="http://schemas.openxmlformats.org/officeDocument/2006/relationships/hyperlink" Target="http:/rusnakassociates.com/content/AbbottCOBCCourse/courses/EN-US/course/index.html?showScreen=60_C_16" TargetMode="External"/><Relationship Id="rId143" Type="http://schemas.openxmlformats.org/officeDocument/2006/relationships/hyperlink" Target="http:/rusnakassociates.com/content/AbbottCOBCCourse/courses/EN-US/course/index.html?showScreen=72_C_16" TargetMode="External"/><Relationship Id="rId148" Type="http://schemas.openxmlformats.org/officeDocument/2006/relationships/hyperlink" Target="http:/rusnakassociates.com/content/AbbottCOBCCourse/courses/EN-US/course/index.html?showScreen=76_C_16" TargetMode="External"/><Relationship Id="rId164" Type="http://schemas.openxmlformats.org/officeDocument/2006/relationships/hyperlink" Target="http:/rusnakassociates.com/content/AbbottCOBCCourse/courses/EN-US/course/index.html?showScreen=85_C_16" TargetMode="External"/><Relationship Id="rId169" Type="http://schemas.openxmlformats.org/officeDocument/2006/relationships/hyperlink" Target="http:/rusnakassociates.com/content/AbbottCOBCCourse/courses/EN-US/course/index.html?showScreen=88_C_16" TargetMode="External"/><Relationship Id="rId185" Type="http://schemas.openxmlformats.org/officeDocument/2006/relationships/hyperlink" Target="http:/rusnakassociates.com/content/AbbottCOBCCourse/courses/EN-US/course/index.html?showScreen=97_C_16"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rusnakassociates.com/content/AbbottCOBCCourse/courses/EN-US/course/index.html?showScreen=95_C_16" TargetMode="External"/><Relationship Id="rId210" Type="http://schemas.openxmlformats.org/officeDocument/2006/relationships/hyperlink" Target="https://abbott.sharepoint.com/sites/myhr" TargetMode="External"/><Relationship Id="rId215" Type="http://schemas.openxmlformats.org/officeDocument/2006/relationships/hyperlink" Target="http:/rusnakassociates.com/content/AbbottCOBCCourse/courses/EN-US/course/index.html?showScreen=113_C_200" TargetMode="External"/><Relationship Id="rId236" Type="http://schemas.openxmlformats.org/officeDocument/2006/relationships/hyperlink" Target="http:/rusnakassociates.com/content/AbbottCompete/courses/EN-US/course/index.html?showScreen=45_C_22" TargetMode="External"/><Relationship Id="rId26" Type="http://schemas.openxmlformats.org/officeDocument/2006/relationships/hyperlink" Target="http:/rusnakassociates.com/content/AbbottCOBCCourse/courses/EN-US/course/index.html?showScreen=9_C_8" TargetMode="External"/><Relationship Id="rId231" Type="http://schemas.openxmlformats.org/officeDocument/2006/relationships/hyperlink" Target="http:/rusnakassociates.com/content/AbbottCompete/courses/EN-US/course/index.html?showScreen=42_C_22" TargetMode="External"/><Relationship Id="rId47" Type="http://schemas.openxmlformats.org/officeDocument/2006/relationships/hyperlink" Target="http:/rusnakassociates.com/content/AbbottCOBCCourse/courses/EN-US/course/index.html?showScreen=19_C_11" TargetMode="External"/><Relationship Id="rId68" Type="http://schemas.openxmlformats.org/officeDocument/2006/relationships/hyperlink" Target="http:/rusnakassociates.com/content/AbbottCOBCCourse/courses/EN-US/course/index.html?showScreen=30_C_13" TargetMode="External"/><Relationship Id="rId89" Type="http://schemas.openxmlformats.org/officeDocument/2006/relationships/hyperlink" Target="http:/rusnakassociates.com/content/AbbottCOBCCourse/courses/EN-US/course/index.html?showScreen=40_C_13" TargetMode="External"/><Relationship Id="rId112" Type="http://schemas.openxmlformats.org/officeDocument/2006/relationships/hyperlink" Target="http:/rusnakassociates.com/content/AbbottCOBCCourse/courses/EN-US/course/index.html?showScreen=54_C_16" TargetMode="External"/><Relationship Id="rId133" Type="http://schemas.openxmlformats.org/officeDocument/2006/relationships/hyperlink" Target="http:/rusnakassociates.com/content/AbbottCOBCCourse/courses/EN-US/course/index.html?showScreen=66_C_16" TargetMode="External"/><Relationship Id="rId154" Type="http://schemas.openxmlformats.org/officeDocument/2006/relationships/hyperlink" Target="http:/rusnakassociates.com/content/AbbottCOBCCourse/courses/EN-US/course/index.html?showScreen=79_C_16" TargetMode="External"/><Relationship Id="rId175" Type="http://schemas.openxmlformats.org/officeDocument/2006/relationships/hyperlink" Target="http:/rusnakassociates.com/content/AbbottCOBCCourse/courses/EN-US/course/index.html?showScreen=91_C_16" TargetMode="External"/><Relationship Id="rId196" Type="http://schemas.openxmlformats.org/officeDocument/2006/relationships/hyperlink" Target="http:/rusnakassociates.com/content/AbbottCOBCCourse/courses/EN-US/course/index.html?showScreen=109_C_200" TargetMode="External"/><Relationship Id="rId200" Type="http://schemas.openxmlformats.org/officeDocument/2006/relationships/hyperlink" Target="http://www.abbott.com/investors/governance/code-of-business-conduct.html" TargetMode="External"/><Relationship Id="rId16" Type="http://schemas.openxmlformats.org/officeDocument/2006/relationships/hyperlink" Target="http:/rusnakassociates.com/content/AbbottCOBCCourse/courses/EN-US/course/index.html?showScreen=4_C_4" TargetMode="External"/><Relationship Id="rId221" Type="http://schemas.openxmlformats.org/officeDocument/2006/relationships/hyperlink" Target="http:/rusnakassociates.com/content/AbbottCompete/courses/EN-US/course/index.html?showScreen=17_C_11" TargetMode="External"/><Relationship Id="rId242" Type="http://schemas.openxmlformats.org/officeDocument/2006/relationships/footer" Target="footer2.xml"/><Relationship Id="rId37" Type="http://schemas.openxmlformats.org/officeDocument/2006/relationships/hyperlink" Target="http:/rusnakassociates.com/content/AbbottCOBCCourse/courses/EN-US/course/index.html?showScreen=14_C_9" TargetMode="External"/><Relationship Id="rId58" Type="http://schemas.openxmlformats.org/officeDocument/2006/relationships/hyperlink" Target="http:/rusnakassociates.com/content/AbbottCOBCCourse/courses/EN-US/course/index.html?showScreen=25_C_11" TargetMode="External"/><Relationship Id="rId79" Type="http://schemas.openxmlformats.org/officeDocument/2006/relationships/hyperlink" Target="http:/rusnakassociates.com/content/AbbottCOBCCourse/courses/EN-US/course/index.html?showScreen=35_C_13" TargetMode="External"/><Relationship Id="rId102" Type="http://schemas.openxmlformats.org/officeDocument/2006/relationships/hyperlink" Target="http:/rusnakassociates.com/content/AbbottCOBCCourse/courses/EN-US/course/index.html?showScreen=48_C_16" TargetMode="External"/><Relationship Id="rId123" Type="http://schemas.openxmlformats.org/officeDocument/2006/relationships/hyperlink" Target="http:/rusnakassociates.com/content/AbbottCOBCCourse/courses/EN-US/course/index.html?showScreen=60_C_16" TargetMode="External"/><Relationship Id="rId144" Type="http://schemas.openxmlformats.org/officeDocument/2006/relationships/hyperlink" Target="http:/rusnakassociates.com/content/AbbottCOBCCourse/courses/EN-US/course/index.html?showScreen=73_C_16" TargetMode="External"/><Relationship Id="rId90" Type="http://schemas.openxmlformats.org/officeDocument/2006/relationships/hyperlink" Target="http:/rusnakassociates.com/content/AbbottCOBCCourse/courses/EN-US/course/index.html?showScreen=41_C_14" TargetMode="External"/><Relationship Id="rId165" Type="http://schemas.openxmlformats.org/officeDocument/2006/relationships/hyperlink" Target="http:/rusnakassociates.com/content/AbbottCOBCCourse/courses/EN-US/course/index.html?showScreen=85_C_16" TargetMode="External"/><Relationship Id="rId186" Type="http://schemas.openxmlformats.org/officeDocument/2006/relationships/hyperlink" Target="http:/rusnakassociates.com/content/AbbottCOBCCourse/courses/EN-US/course/index.html?showScreen=98_C_16" TargetMode="External"/><Relationship Id="rId211" Type="http://schemas.openxmlformats.org/officeDocument/2006/relationships/hyperlink" Target="https://abbott.sharepoint.com/sites/myhr" TargetMode="External"/><Relationship Id="rId232" Type="http://schemas.openxmlformats.org/officeDocument/2006/relationships/hyperlink" Target="http:/rusnakassociates.com/content/AbbottCompete/courses/EN-US/course/index.html?showScreen=42_C_22" TargetMode="External"/><Relationship Id="rId27" Type="http://schemas.openxmlformats.org/officeDocument/2006/relationships/hyperlink" Target="http:/rusnakassociates.com/content/AbbottCOBCCourse/courses/EN-US/course/index.html?showScreen=9_C_8" TargetMode="External"/><Relationship Id="rId48" Type="http://schemas.openxmlformats.org/officeDocument/2006/relationships/hyperlink" Target="http:/rusnakassociates.com/content/AbbottCOBCCourse/courses/EN-US/course/index.html?showScreen=20_C_11" TargetMode="External"/><Relationship Id="rId69" Type="http://schemas.openxmlformats.org/officeDocument/2006/relationships/hyperlink" Target="http:/rusnakassociates.com/content/AbbottCOBCCourse/courses/EN-US/course/index.html?showScreen=30_C_13" TargetMode="External"/><Relationship Id="rId113" Type="http://schemas.openxmlformats.org/officeDocument/2006/relationships/hyperlink" Target="http:/rusnakassociates.com/content/AbbottCOBCCourse/courses/EN-US/course/index.html?showScreen=54_C_16" TargetMode="External"/><Relationship Id="rId134" Type="http://schemas.openxmlformats.org/officeDocument/2006/relationships/hyperlink" Target="http:/rusnakassociates.com/content/AbbottCOBCCourse/courses/EN-US/course/index.html?showScreen=67_C_16" TargetMode="External"/><Relationship Id="rId80" Type="http://schemas.openxmlformats.org/officeDocument/2006/relationships/hyperlink" Target="http:/rusnakassociates.com/content/AbbottCOBCCourse/courses/EN-US/course/index.html?showScreen=36_C_13" TargetMode="External"/><Relationship Id="rId155" Type="http://schemas.openxmlformats.org/officeDocument/2006/relationships/hyperlink" Target="http:/rusnakassociates.com/content/AbbottCOBCCourse/courses/EN-US/course/index.html?showScreen=79_C_16" TargetMode="External"/><Relationship Id="rId176" Type="http://schemas.openxmlformats.org/officeDocument/2006/relationships/hyperlink" Target="http:/rusnakassociates.com/content/AbbottCOBCCourse/courses/EN-US/course/index.html?showScreen=92_C_16" TargetMode="External"/><Relationship Id="rId197" Type="http://schemas.openxmlformats.org/officeDocument/2006/relationships/hyperlink" Target="http:/rusnakassociates.com/content/AbbottCOBCCourse/courses/EN-US/course/index.html?showScreen=109_C_200" TargetMode="External"/><Relationship Id="rId201" Type="http://schemas.openxmlformats.org/officeDocument/2006/relationships/hyperlink" Target="https://icomply.abbott.com/Apps/DocumentLibrary/" TargetMode="External"/><Relationship Id="rId222" Type="http://schemas.openxmlformats.org/officeDocument/2006/relationships/hyperlink" Target="http:/rusnakassociates.com/content/AbbottCompete/courses/EN-US/course/index.html?showScreen=17_C_11" TargetMode="External"/><Relationship Id="rId243" Type="http://schemas.openxmlformats.org/officeDocument/2006/relationships/header" Target="header3.xml"/><Relationship Id="rId17" Type="http://schemas.openxmlformats.org/officeDocument/2006/relationships/hyperlink" Target="http:/rusnakassociates.com/content/AbbottCOBCCourse/courses/EN-US/course/index.html?showScreen=4_C_4" TargetMode="External"/><Relationship Id="rId38" Type="http://schemas.openxmlformats.org/officeDocument/2006/relationships/hyperlink" Target="http:/rusnakassociates.com/content/AbbottCOBCCourse/courses/EN-US/course/index.html?showScreen=15_C_10" TargetMode="External"/><Relationship Id="rId59" Type="http://schemas.openxmlformats.org/officeDocument/2006/relationships/hyperlink" Target="http:/rusnakassociates.com/content/AbbottCOBCCourse/courses/EN-US/course/index.html?showScreen=25_C_11" TargetMode="External"/><Relationship Id="rId103" Type="http://schemas.openxmlformats.org/officeDocument/2006/relationships/hyperlink" Target="http:/rusnakassociates.com/content/AbbottCOBCCourse/courses/EN-US/course/index.html?showScreen=48_C_16" TargetMode="External"/><Relationship Id="rId124" Type="http://schemas.openxmlformats.org/officeDocument/2006/relationships/hyperlink" Target="http:/rusnakassociates.com/content/AbbottCOBCCourse/courses/EN-US/course/index.html?showScreen=61_C_16" TargetMode="External"/><Relationship Id="rId70" Type="http://schemas.openxmlformats.org/officeDocument/2006/relationships/hyperlink" Target="http:/rusnakassociates.com/content/AbbottCOBCCourse/courses/EN-US/course/index.html?showScreen=31_C_13" TargetMode="External"/><Relationship Id="rId91" Type="http://schemas.openxmlformats.org/officeDocument/2006/relationships/hyperlink" Target="http:/rusnakassociates.com/content/AbbottCOBCCourse/courses/EN-US/course/index.html?showScreen=41_C_14" TargetMode="External"/><Relationship Id="rId145" Type="http://schemas.openxmlformats.org/officeDocument/2006/relationships/hyperlink" Target="http:/rusnakassociates.com/content/AbbottCOBCCourse/courses/EN-US/course/index.html?showScreen=73_C_16" TargetMode="External"/><Relationship Id="rId166" Type="http://schemas.openxmlformats.org/officeDocument/2006/relationships/hyperlink" Target="http:/rusnakassociates.com/content/AbbottCOBCCourse/courses/EN-US/course/index.html?showScreen=86_C_16" TargetMode="External"/><Relationship Id="rId187" Type="http://schemas.openxmlformats.org/officeDocument/2006/relationships/hyperlink" Target="http:/rusnakassociates.com/content/AbbottCOBCCourse/courses/EN-US/course/index.html?showScreen=98_C_16" TargetMode="External"/><Relationship Id="rId1" Type="http://schemas.openxmlformats.org/officeDocument/2006/relationships/customXml" Target="../customXml/item1.xml"/><Relationship Id="rId212" Type="http://schemas.openxmlformats.org/officeDocument/2006/relationships/hyperlink" Target="http:/rusnakassociates.com/content/AbbottCOBCCourse/courses/EN-US/course/index.html?showScreen=112_C_200" TargetMode="External"/><Relationship Id="rId233" Type="http://schemas.openxmlformats.org/officeDocument/2006/relationships/hyperlink" Target="http:/rusnakassociates.com/content/AbbottCompete/courses/EN-US/course/index.html?showScreen=44_C_22" TargetMode="External"/><Relationship Id="rId28" Type="http://schemas.openxmlformats.org/officeDocument/2006/relationships/hyperlink" Target="http:/rusnakassociates.com/content/AbbottCOBCCourse/courses/EN-US/course/index.html?showScreen=10_C_8" TargetMode="External"/><Relationship Id="rId49" Type="http://schemas.openxmlformats.org/officeDocument/2006/relationships/hyperlink" Target="http:/rusnakassociates.com/content/AbbottCOBCCourse/courses/EN-US/course/index.html?showScreen=20_C_11" TargetMode="External"/><Relationship Id="rId114" Type="http://schemas.openxmlformats.org/officeDocument/2006/relationships/hyperlink" Target="http:/rusnakassociates.com/content/AbbottCOBCCourse/courses/EN-US/course/index.html?showScreen=55_C_16" TargetMode="External"/><Relationship Id="rId60" Type="http://schemas.openxmlformats.org/officeDocument/2006/relationships/hyperlink" Target="http:/rusnakassociates.com/content/AbbottCOBCCourse/courses/EN-US/course/index.html?showScreen=26_C_12" TargetMode="External"/><Relationship Id="rId81" Type="http://schemas.openxmlformats.org/officeDocument/2006/relationships/hyperlink" Target="http:/rusnakassociates.com/content/AbbottCOBCCourse/courses/EN-US/course/index.html?showScreen=36_C_13" TargetMode="External"/><Relationship Id="rId135" Type="http://schemas.openxmlformats.org/officeDocument/2006/relationships/hyperlink" Target="http:/rusnakassociates.com/content/AbbottCOBCCourse/courses/EN-US/course/index.html?showScreen=67_C_16" TargetMode="External"/><Relationship Id="rId156" Type="http://schemas.openxmlformats.org/officeDocument/2006/relationships/hyperlink" Target="http:/rusnakassociates.com/content/AbbottCOBCCourse/courses/EN-US/course/index.html?showScreen=80_C_16" TargetMode="External"/><Relationship Id="rId177" Type="http://schemas.openxmlformats.org/officeDocument/2006/relationships/hyperlink" Target="http:/rusnakassociates.com/content/AbbottCOBCCourse/courses/EN-US/course/index.html?showScreen=92_C_16" TargetMode="External"/><Relationship Id="rId198" Type="http://schemas.openxmlformats.org/officeDocument/2006/relationships/hyperlink" Target="http://www.abbott.com/investors/governance/code-of-business-conduct.html" TargetMode="External"/><Relationship Id="rId202" Type="http://schemas.openxmlformats.org/officeDocument/2006/relationships/hyperlink" Target="http:/rusnakassociates.com/content/AbbottCOBCCourse/courses/EN-US/course/index.html?showScreen=110_C_200" TargetMode="External"/><Relationship Id="rId223" Type="http://schemas.openxmlformats.org/officeDocument/2006/relationships/hyperlink" Target="http:/rusnakassociates.com/content/AbbottCompete/courses/EN-US/course/index.html?showScreen=18_C_11" TargetMode="External"/><Relationship Id="rId244" Type="http://schemas.openxmlformats.org/officeDocument/2006/relationships/footer" Target="footer3.xml"/><Relationship Id="rId18" Type="http://schemas.openxmlformats.org/officeDocument/2006/relationships/hyperlink" Target="http:/rusnakassociates.com/content/AbbottCOBCCourse/courses/EN-US/course/index.html?showScreen=5_C_5" TargetMode="External"/><Relationship Id="rId39" Type="http://schemas.openxmlformats.org/officeDocument/2006/relationships/hyperlink" Target="http:/rusnakassociates.com/content/AbbottCOBCCourse/courses/EN-US/course/index.html?showScreen=15_C_10" TargetMode="External"/><Relationship Id="rId50" Type="http://schemas.openxmlformats.org/officeDocument/2006/relationships/hyperlink" Target="http:/rusnakassociates.com/content/AbbottCOBCCourse/courses/EN-US/course/index.html?showScreen=21_C_11" TargetMode="External"/><Relationship Id="rId104" Type="http://schemas.openxmlformats.org/officeDocument/2006/relationships/hyperlink" Target="http:/rusnakassociates.com/content/AbbottCOBCCourse/courses/EN-US/course/index.html?showScreen=49_C_16" TargetMode="External"/><Relationship Id="rId125" Type="http://schemas.openxmlformats.org/officeDocument/2006/relationships/hyperlink" Target="http:/rusnakassociates.com/content/AbbottCOBCCourse/courses/EN-US/course/index.html?showScreen=61_C_16" TargetMode="External"/><Relationship Id="rId146" Type="http://schemas.openxmlformats.org/officeDocument/2006/relationships/hyperlink" Target="http:/rusnakassociates.com/content/AbbottCOBCCourse/courses/EN-US/course/index.html?showScreen=74_C_16" TargetMode="External"/><Relationship Id="rId167" Type="http://schemas.openxmlformats.org/officeDocument/2006/relationships/hyperlink" Target="http:/rusnakassociates.com/content/AbbottCOBCCourse/courses/EN-US/course/index.html?showScreen=86_C_16" TargetMode="External"/><Relationship Id="rId188" Type="http://schemas.openxmlformats.org/officeDocument/2006/relationships/hyperlink" Target="http:/rusnakassociates.com/content/AbbottCOBCCourse/courses/EN-US/course/index.html?showScreen=100_C_17" TargetMode="External"/><Relationship Id="rId71" Type="http://schemas.openxmlformats.org/officeDocument/2006/relationships/hyperlink" Target="http:/rusnakassociates.com/content/AbbottCOBCCourse/courses/EN-US/course/index.html?showScreen=31_C_13" TargetMode="External"/><Relationship Id="rId92" Type="http://schemas.openxmlformats.org/officeDocument/2006/relationships/hyperlink" Target="http:/rusnakassociates.com/content/AbbottCOBCCourse/courses/EN-US/course/index.html?showScreen=42_C_15" TargetMode="External"/><Relationship Id="rId213" Type="http://schemas.openxmlformats.org/officeDocument/2006/relationships/hyperlink" Target="http:/rusnakassociates.com/content/AbbottCOBCCourse/courses/EN-US/course/index.html?showScreen=112_C_200" TargetMode="External"/><Relationship Id="rId234" Type="http://schemas.openxmlformats.org/officeDocument/2006/relationships/hyperlink" Target="http:/rusnakassociates.com/content/AbbottCompete/courses/EN-US/course/index.html?showScreen=44_C_22" TargetMode="External"/><Relationship Id="rId2" Type="http://schemas.openxmlformats.org/officeDocument/2006/relationships/customXml" Target="../customXml/item2.xml"/><Relationship Id="rId29" Type="http://schemas.openxmlformats.org/officeDocument/2006/relationships/hyperlink" Target="http:/rusnakassociates.com/content/AbbottCOBCCourse/courses/EN-US/course/index.html?showScreen=10_C_8" TargetMode="External"/><Relationship Id="rId40" Type="http://schemas.openxmlformats.org/officeDocument/2006/relationships/hyperlink" Target="http:/rusnakassociates.com/content/AbbottCOBCCourse/courses/EN-US/course/index.html?showScreen=16_C_10" TargetMode="External"/><Relationship Id="rId115" Type="http://schemas.openxmlformats.org/officeDocument/2006/relationships/hyperlink" Target="http:/rusnakassociates.com/content/AbbottCOBCCourse/courses/EN-US/course/index.html?showScreen=55_C_16" TargetMode="External"/><Relationship Id="rId136" Type="http://schemas.openxmlformats.org/officeDocument/2006/relationships/hyperlink" Target="http:/rusnakassociates.com/content/AbbottCOBCCourse/courses/EN-US/course/index.html?showScreen=68_C_16" TargetMode="External"/><Relationship Id="rId157" Type="http://schemas.openxmlformats.org/officeDocument/2006/relationships/hyperlink" Target="http:/rusnakassociates.com/content/AbbottCOBCCourse/courses/EN-US/course/index.html?showScreen=80_C_16" TargetMode="External"/><Relationship Id="rId178" Type="http://schemas.openxmlformats.org/officeDocument/2006/relationships/hyperlink" Target="http:/rusnakassociates.com/content/AbbottCOBCCourse/courses/EN-US/course/index.html?showScreen=94_C_16" TargetMode="External"/><Relationship Id="rId61" Type="http://schemas.openxmlformats.org/officeDocument/2006/relationships/hyperlink" Target="http:/rusnakassociates.com/content/AbbottCOBCCourse/courses/EN-US/course/index.html?showScreen=26_C_12" TargetMode="External"/><Relationship Id="rId82" Type="http://schemas.openxmlformats.org/officeDocument/2006/relationships/hyperlink" Target="http:/rusnakassociates.com/content/AbbottCOBCCourse/courses/EN-US/course/index.html?showScreen=37_C_13" TargetMode="External"/><Relationship Id="rId199" Type="http://schemas.openxmlformats.org/officeDocument/2006/relationships/hyperlink" Target="https://icomply.abbott.com/Apps/DocumentLibrary/" TargetMode="External"/><Relationship Id="rId203" Type="http://schemas.openxmlformats.org/officeDocument/2006/relationships/hyperlink" Target="http:/rusnakassociates.com/content/AbbottCOBCCourse/courses/EN-US/course/index.html?showScreen=110_C_200" TargetMode="External"/><Relationship Id="rId19" Type="http://schemas.openxmlformats.org/officeDocument/2006/relationships/hyperlink" Target="http:/rusnakassociates.com/content/AbbottCOBCCourse/courses/EN-US/course/index.html?showScreen=5_C_5" TargetMode="External"/><Relationship Id="rId224" Type="http://schemas.openxmlformats.org/officeDocument/2006/relationships/hyperlink" Target="http:/rusnakassociates.com/content/AbbottCompete/courses/EN-US/course/index.html?showScreen=18_C_11" TargetMode="External"/><Relationship Id="rId245" Type="http://schemas.openxmlformats.org/officeDocument/2006/relationships/fontTable" Target="fontTable.xml"/><Relationship Id="rId30" Type="http://schemas.openxmlformats.org/officeDocument/2006/relationships/hyperlink" Target="http:/rusnakassociates.com/content/AbbottCOBCCourse/courses/EN-US/course/index.html?showScreen=11_C_9" TargetMode="External"/><Relationship Id="rId105" Type="http://schemas.openxmlformats.org/officeDocument/2006/relationships/hyperlink" Target="http:/rusnakassociates.com/content/AbbottCOBCCourse/courses/EN-US/course/index.html?showScreen=49_C_16" TargetMode="External"/><Relationship Id="rId126" Type="http://schemas.openxmlformats.org/officeDocument/2006/relationships/hyperlink" Target="http:/rusnakassociates.com/content/AbbottCOBCCourse/courses/EN-US/course/index.html?showScreen=62_C_16" TargetMode="External"/><Relationship Id="rId147" Type="http://schemas.openxmlformats.org/officeDocument/2006/relationships/hyperlink" Target="http:/rusnakassociates.com/content/AbbottCOBCCourse/courses/EN-US/course/index.html?showScreen=74_C_16" TargetMode="External"/><Relationship Id="rId168" Type="http://schemas.openxmlformats.org/officeDocument/2006/relationships/hyperlink" Target="http:/rusnakassociates.com/content/AbbottCOBCCourse/courses/EN-US/course/index.html?showScreen=88_C_16" TargetMode="External"/><Relationship Id="rId51" Type="http://schemas.openxmlformats.org/officeDocument/2006/relationships/hyperlink" Target="http:/rusnakassociates.com/content/AbbottCOBCCourse/courses/EN-US/course/index.html?showScreen=21_C_11" TargetMode="External"/><Relationship Id="rId72" Type="http://schemas.openxmlformats.org/officeDocument/2006/relationships/hyperlink" Target="http:/rusnakassociates.com/content/AbbottCOBCCourse/courses/EN-US/course/index.html?showScreen=32_C_13" TargetMode="External"/><Relationship Id="rId93" Type="http://schemas.openxmlformats.org/officeDocument/2006/relationships/hyperlink" Target="http:/rusnakassociates.com/content/AbbottCOBCCourse/courses/EN-US/course/index.html?showScreen=42_C_15" TargetMode="External"/><Relationship Id="rId189" Type="http://schemas.openxmlformats.org/officeDocument/2006/relationships/hyperlink" Target="http:/rusnakassociates.com/content/AbbottCOBCCourse/courses/EN-US/course/index.html?showScreen=100_C_17" TargetMode="External"/><Relationship Id="rId3" Type="http://schemas.openxmlformats.org/officeDocument/2006/relationships/customXml" Target="../customXml/item3.xml"/><Relationship Id="rId214" Type="http://schemas.openxmlformats.org/officeDocument/2006/relationships/hyperlink" Target="http:/rusnakassociates.com/content/AbbottCOBCCourse/courses/EN-US/course/index.html?showScreen=113_C_200" TargetMode="External"/><Relationship Id="rId235" Type="http://schemas.openxmlformats.org/officeDocument/2006/relationships/hyperlink" Target="http:/rusnakassociates.com/content/AbbottCompete/courses/EN-US/course/index.html?showScreen=45_C_22" TargetMode="External"/><Relationship Id="rId116" Type="http://schemas.openxmlformats.org/officeDocument/2006/relationships/hyperlink" Target="http:/rusnakassociates.com/content/AbbottCOBCCourse/courses/EN-US/course/index.html?showScreen=56_C_16" TargetMode="External"/><Relationship Id="rId137" Type="http://schemas.openxmlformats.org/officeDocument/2006/relationships/hyperlink" Target="http:/rusnakassociates.com/content/AbbottCOBCCourse/courses/EN-US/course/index.html?showScreen=68_C_16" TargetMode="External"/><Relationship Id="rId158" Type="http://schemas.openxmlformats.org/officeDocument/2006/relationships/hyperlink" Target="http:/rusnakassociates.com/content/AbbottCOBCCourse/courses/EN-US/course/index.html?showScreen=82_C_16" TargetMode="External"/><Relationship Id="rId20" Type="http://schemas.openxmlformats.org/officeDocument/2006/relationships/hyperlink" Target="http:/rusnakassociates.com/content/AbbottCOBCCourse/courses/EN-US/course/index.html?showScreen=6_C_6" TargetMode="External"/><Relationship Id="rId41" Type="http://schemas.openxmlformats.org/officeDocument/2006/relationships/hyperlink" Target="http:/rusnakassociates.com/content/AbbottCOBCCourse/courses/EN-US/course/index.html?showScreen=16_C_10" TargetMode="External"/><Relationship Id="rId62" Type="http://schemas.openxmlformats.org/officeDocument/2006/relationships/hyperlink" Target="http:/rusnakassociates.com/content/AbbottCOBCCourse/courses/EN-US/course/index.html?showScreen=27_C_12" TargetMode="External"/><Relationship Id="rId83" Type="http://schemas.openxmlformats.org/officeDocument/2006/relationships/hyperlink" Target="http:/rusnakassociates.com/content/AbbottCOBCCourse/courses/EN-US/course/index.html?showScreen=37_C_13" TargetMode="External"/><Relationship Id="rId179" Type="http://schemas.openxmlformats.org/officeDocument/2006/relationships/hyperlink" Target="http:/rusnakassociates.com/content/AbbottCOBCCourse/courses/EN-US/course/index.html?showScreen=94_C_16" TargetMode="External"/><Relationship Id="rId190" Type="http://schemas.openxmlformats.org/officeDocument/2006/relationships/hyperlink" Target="http:/rusnakassociates.com/content/AbbottCOBCCourse/courses/EN-US/course/index.html?showScreen=104_C_199" TargetMode="External"/><Relationship Id="rId204"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5" Type="http://schemas.openxmlformats.org/officeDocument/2006/relationships/hyperlink" Target="http:/rusnakassociates.com/content/AbbottCompete/courses/EN-US/course/index.html?showScreen=22_C_12" TargetMode="External"/><Relationship Id="rId246" Type="http://schemas.microsoft.com/office/2011/relationships/people" Target="people.xml"/><Relationship Id="rId106" Type="http://schemas.openxmlformats.org/officeDocument/2006/relationships/hyperlink" Target="http:/rusnakassociates.com/content/AbbottCOBCCourse/courses/EN-US/course/index.html?showScreen=50_C_16" TargetMode="External"/><Relationship Id="rId127" Type="http://schemas.openxmlformats.org/officeDocument/2006/relationships/hyperlink" Target="http:/rusnakassociates.com/content/AbbottCOBCCourse/courses/EN-US/course/index.html?showScreen=62_C_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Props1.xml><?xml version="1.0" encoding="utf-8"?>
<ds:datastoreItem xmlns:ds="http://schemas.openxmlformats.org/officeDocument/2006/customXml" ds:itemID="{8D619F88-DD53-4416-9EBF-42B76CA024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72ee8c-751a-48a4-a010-d4bf09b9b006"/>
    <ds:schemaRef ds:uri="4c96ffaa-e583-4fec-9066-c67f93f0c5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2EEE9A-01E3-48F6-8CDF-C4DB7C13DE35}">
  <ds:schemaRefs>
    <ds:schemaRef ds:uri="http://schemas.microsoft.com/sharepoint/v3/contenttype/forms"/>
  </ds:schemaRefs>
</ds:datastoreItem>
</file>

<file path=customXml/itemProps3.xml><?xml version="1.0" encoding="utf-8"?>
<ds:datastoreItem xmlns:ds="http://schemas.openxmlformats.org/officeDocument/2006/customXml" ds:itemID="{B76EFB15-69ED-48DF-8274-658C379DFD74}">
  <ds:schemaRefs>
    <ds:schemaRef ds:uri="http://schemas.microsoft.com/office/2006/documentManagement/types"/>
    <ds:schemaRef ds:uri="http://purl.org/dc/dcmitype/"/>
    <ds:schemaRef ds:uri="http://schemas.microsoft.com/office/2006/metadata/properties"/>
    <ds:schemaRef ds:uri="4c96ffaa-e583-4fec-9066-c67f93f0c50b"/>
    <ds:schemaRef ds:uri="http://www.w3.org/XML/1998/namespace"/>
    <ds:schemaRef ds:uri="http://schemas.microsoft.com/office/infopath/2007/PartnerControls"/>
    <ds:schemaRef ds:uri="http://schemas.openxmlformats.org/package/2006/metadata/core-properties"/>
    <ds:schemaRef ds:uri="5272ee8c-751a-48a4-a010-d4bf09b9b006"/>
    <ds:schemaRef ds:uri="http://purl.org/dc/terms/"/>
    <ds:schemaRef ds:uri="http://purl.org/dc/elements/1.1/"/>
  </ds:schemaRefs>
</ds:datastoreItem>
</file>

<file path=docMetadata/LabelInfo.xml><?xml version="1.0" encoding="utf-8"?>
<clbl:labelList xmlns:clbl="http://schemas.microsoft.com/office/2020/mipLabelMetadata">
  <clbl:label id="{5b268d57-2a6f-4e04-b0de-6938583d5ebc}" enabled="0" method="" siteId="{5b268d57-2a6f-4e04-b0de-6938583d5ebc}" removed="1"/>
</clbl:labelList>
</file>

<file path=docProps/app.xml><?xml version="1.0" encoding="utf-8"?>
<Properties xmlns="http://schemas.openxmlformats.org/officeDocument/2006/extended-properties" xmlns:vt="http://schemas.openxmlformats.org/officeDocument/2006/docPropsVTypes">
  <Template>Normal</Template>
  <TotalTime>11</TotalTime>
  <Pages>46</Pages>
  <Words>15923</Words>
  <Characters>90764</Characters>
  <Application>Microsoft Office Word</Application>
  <DocSecurity>0</DocSecurity>
  <Lines>756</Lines>
  <Paragraphs>212</Paragraphs>
  <ScaleCrop>false</ScaleCrop>
  <HeadingPairs>
    <vt:vector size="2" baseType="variant">
      <vt:variant>
        <vt:lpstr>Title</vt:lpstr>
      </vt:variant>
      <vt:variant>
        <vt:i4>1</vt:i4>
      </vt:variant>
    </vt:vector>
  </HeadingPairs>
  <TitlesOfParts>
    <vt:vector size="1" baseType="lpstr">
      <vt:lpstr>1. Code of Business Conduct     2. Interacting with Competitors</vt:lpstr>
    </vt:vector>
  </TitlesOfParts>
  <Company/>
  <LinksUpToDate>false</LinksUpToDate>
  <CharactersWithSpaces>106475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     2. Interacting with Competitors</dc:title>
  <dc:subject>Translation table 2025</dc:subject>
  <dc:creator>Fintan O'Neill</dc:creator>
  <cp:lastModifiedBy>Daher, Chimene</cp:lastModifiedBy>
  <cp:revision>2</cp:revision>
  <dcterms:created xsi:type="dcterms:W3CDTF">2026-01-08T13:34:00Z</dcterms:created>
  <dcterms:modified xsi:type="dcterms:W3CDTF">2026-01-08T13:34:00Z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y fmtid="{D5CDD505-2E9C-101B-9397-08002B2CF9AE}" pid="3" name="MediaServiceImageTags">
    <vt:lpwstr/>
  </property>
</Properties>
</file>