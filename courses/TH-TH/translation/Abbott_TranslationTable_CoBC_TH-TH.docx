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506899" w:rsidR="00840375" w:rsidP="00840375" w:rsidRDefault="001C3A31" w14:paraId="2692578A" w14:textId="77777777">
      <w:pPr>
        <w:rPr>
          <w:rStyle w:val="tw4winExternal"/>
          <w:rFonts w:ascii="Calibri" w:hAnsi="Calibri" w:cs="Calibri"/>
          <w:color w:val="000000" w:themeColor="text1"/>
          <w:sz w:val="36"/>
          <w:szCs w:val="36"/>
          <w:lang w:val="en-US"/>
        </w:rPr>
      </w:pPr>
      <w:r w:rsidRPr="00506899">
        <w:rPr>
          <w:noProof/>
          <w:lang w:val="en-US"/>
        </w:rPr>
        <mc:AlternateContent>
          <mc:Choice Requires="wps">
            <w:drawing>
              <wp:anchor distT="0" distB="0" distL="114300" distR="114300" simplePos="0" relativeHeight="251658240" behindDoc="1" locked="0" layoutInCell="1" allowOverlap="1" wp14:anchorId="1BB063C8" wp14:editId="58F0B663">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hAnsiTheme="majorHAnsi" w:eastAsiaTheme="majorEastAsia"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rsidRPr="00506899" w:rsidR="00840375" w:rsidP="005F1E76" w:rsidRDefault="00506899" w14:paraId="5DDA7F03" w14:textId="4AC9251E">
                                <w:pPr>
                                  <w:pStyle w:val="NoSpacing"/>
                                  <w:pBdr>
                                    <w:bottom w:val="single" w:color="7F7F7F" w:themeColor="text1" w:themeTint="80" w:sz="6" w:space="4"/>
                                  </w:pBdr>
                                  <w:rPr>
                                    <w:rFonts w:asciiTheme="majorHAnsi" w:hAnsiTheme="majorHAnsi" w:eastAsiaTheme="majorEastAsia" w:cstheme="majorBidi"/>
                                    <w:color w:val="595959" w:themeColor="text1" w:themeTint="A6"/>
                                    <w:sz w:val="72"/>
                                    <w:szCs w:val="72"/>
                                  </w:rPr>
                                </w:pPr>
                                <w:r w:rsidRPr="00506899">
                                  <w:rPr>
                                    <w:rFonts w:asciiTheme="majorHAnsi" w:hAnsiTheme="majorHAnsi" w:eastAsiaTheme="majorEastAsia" w:cstheme="majorBidi"/>
                                    <w:color w:val="595959" w:themeColor="text1" w:themeTint="A6"/>
                                    <w:sz w:val="72"/>
                                    <w:szCs w:val="72"/>
                                  </w:rPr>
                                  <w:t xml:space="preserve">1. Code of Business Conduct </w:t>
                                </w:r>
                                <w:r>
                                  <w:rPr>
                                    <w:rFonts w:asciiTheme="majorHAnsi" w:hAnsiTheme="majorHAnsi" w:eastAsiaTheme="majorEastAsia" w:cstheme="majorBidi"/>
                                    <w:color w:val="595959" w:themeColor="text1" w:themeTint="A6"/>
                                    <w:sz w:val="72"/>
                                    <w:szCs w:val="72"/>
                                  </w:rPr>
                                  <w:t xml:space="preserve">  </w:t>
                                </w:r>
                                <w:r w:rsidRPr="00506899">
                                  <w:rPr>
                                    <w:rFonts w:asciiTheme="majorHAnsi" w:hAnsiTheme="majorHAnsi" w:eastAsiaTheme="majorEastAsia"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rsidRPr="00506899" w:rsidR="00840375" w:rsidP="00840375" w:rsidRDefault="00506899" w14:paraId="22478F07" w14:textId="77777777">
                                <w:pPr>
                                  <w:pStyle w:val="NoSpacing"/>
                                  <w:spacing w:before="240"/>
                                  <w:rPr>
                                    <w:caps/>
                                    <w:color w:val="0E2841" w:themeColor="text2"/>
                                    <w:sz w:val="36"/>
                                    <w:szCs w:val="36"/>
                                  </w:rPr>
                                </w:pPr>
                                <w:r w:rsidRPr="00506899">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id="_x0000_t202" coordsize="21600,21600" o:spt="202" path="m,l,21600r21600,l21600,xe" w14:anchorId="1BB063C8">
                <v:stroke joinstyle="miter"/>
                <v:path gradientshapeok="t" o:connecttype="rect"/>
              </v:shapetype>
              <v:shape id="Text Box 12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v:textbox inset="36pt,36pt,36pt,36pt">
                  <w:txbxContent>
                    <w:sdt>
                      <w:sdtPr>
                        <w:rPr>
                          <w:rFonts w:asciiTheme="majorHAnsi" w:hAnsiTheme="majorHAnsi" w:eastAsiaTheme="majorEastAsia"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rsidRPr="00506899" w:rsidR="00840375" w:rsidP="005F1E76" w:rsidRDefault="00506899" w14:paraId="5DDA7F03" w14:textId="4AC9251E">
                          <w:pPr>
                            <w:pStyle w:val="NoSpacing"/>
                            <w:pBdr>
                              <w:bottom w:val="single" w:color="7F7F7F" w:themeColor="text1" w:themeTint="80" w:sz="6" w:space="4"/>
                            </w:pBdr>
                            <w:rPr>
                              <w:rFonts w:asciiTheme="majorHAnsi" w:hAnsiTheme="majorHAnsi" w:eastAsiaTheme="majorEastAsia" w:cstheme="majorBidi"/>
                              <w:color w:val="595959" w:themeColor="text1" w:themeTint="A6"/>
                              <w:sz w:val="72"/>
                              <w:szCs w:val="72"/>
                            </w:rPr>
                          </w:pPr>
                          <w:r w:rsidRPr="00506899">
                            <w:rPr>
                              <w:rFonts w:asciiTheme="majorHAnsi" w:hAnsiTheme="majorHAnsi" w:eastAsiaTheme="majorEastAsia" w:cstheme="majorBidi"/>
                              <w:color w:val="595959" w:themeColor="text1" w:themeTint="A6"/>
                              <w:sz w:val="72"/>
                              <w:szCs w:val="72"/>
                            </w:rPr>
                            <w:t xml:space="preserve">1. Code of Business Conduct </w:t>
                          </w:r>
                          <w:r>
                            <w:rPr>
                              <w:rFonts w:asciiTheme="majorHAnsi" w:hAnsiTheme="majorHAnsi" w:eastAsiaTheme="majorEastAsia" w:cstheme="majorBidi"/>
                              <w:color w:val="595959" w:themeColor="text1" w:themeTint="A6"/>
                              <w:sz w:val="72"/>
                              <w:szCs w:val="72"/>
                            </w:rPr>
                            <w:t xml:space="preserve">  </w:t>
                          </w:r>
                          <w:r w:rsidRPr="00506899">
                            <w:rPr>
                              <w:rFonts w:asciiTheme="majorHAnsi" w:hAnsiTheme="majorHAnsi" w:eastAsiaTheme="majorEastAsia"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rsidRPr="00506899" w:rsidR="00840375" w:rsidP="00840375" w:rsidRDefault="00506899" w14:paraId="22478F07" w14:textId="77777777">
                          <w:pPr>
                            <w:pStyle w:val="NoSpacing"/>
                            <w:spacing w:before="240"/>
                            <w:rPr>
                              <w:caps/>
                              <w:color w:val="0E2841" w:themeColor="text2"/>
                              <w:sz w:val="36"/>
                              <w:szCs w:val="36"/>
                            </w:rPr>
                          </w:pPr>
                          <w:r w:rsidRPr="00506899">
                            <w:rPr>
                              <w:caps/>
                              <w:color w:val="0E2841" w:themeColor="text2"/>
                              <w:sz w:val="36"/>
                              <w:szCs w:val="36"/>
                            </w:rPr>
                            <w:t>Translation table 2025</w:t>
                          </w:r>
                        </w:p>
                      </w:sdtContent>
                    </w:sdt>
                  </w:txbxContent>
                </v:textbox>
              </v:shape>
            </w:pict>
          </mc:Fallback>
        </mc:AlternateContent>
      </w:r>
      <w:r w:rsidRPr="00506899">
        <w:br w:type="page"/>
      </w:r>
      <w:r w:rsidRPr="00506899">
        <w:rPr>
          <w:rStyle w:val="tw4winExternal"/>
          <w:rFonts w:ascii="Calibri" w:hAnsi="Calibri" w:cs="Calibri"/>
          <w:b/>
          <w:color w:val="000000" w:themeColor="text1"/>
          <w:sz w:val="36"/>
          <w:szCs w:val="36"/>
          <w:lang w:val="en-US"/>
        </w:rPr>
        <w:lastRenderedPageBreak/>
        <w:t>INSTRUCTIONS:</w:t>
      </w:r>
    </w:p>
    <w:p w:rsidRPr="00506899" w:rsidR="00840375" w:rsidP="00840375" w:rsidRDefault="00840375" w14:paraId="573518EE" w14:textId="77777777">
      <w:pPr>
        <w:widowControl w:val="0"/>
        <w:autoSpaceDE w:val="0"/>
        <w:autoSpaceDN w:val="0"/>
        <w:adjustRightInd w:val="0"/>
        <w:textAlignment w:val="top"/>
        <w:rPr>
          <w:rStyle w:val="tw4winExternal"/>
          <w:rFonts w:ascii="Calibri" w:hAnsi="Calibri" w:cs="Calibri"/>
          <w:color w:val="000000" w:themeColor="text1"/>
          <w:lang w:val="en-US"/>
        </w:rPr>
      </w:pPr>
    </w:p>
    <w:p w:rsidRPr="00506899" w:rsidR="00840375" w:rsidP="00840375" w:rsidRDefault="001C3A31" w14:paraId="2B0A4D76"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506899">
        <w:rPr>
          <w:rStyle w:val="tw4winExternal"/>
          <w:rFonts w:ascii="Calibri" w:hAnsi="Calibri" w:cs="Calibri"/>
          <w:b/>
          <w:color w:val="000000" w:themeColor="text1"/>
          <w:lang w:val="en-US"/>
        </w:rPr>
        <w:t xml:space="preserve">1) </w:t>
      </w:r>
      <w:r w:rsidRPr="00506899">
        <w:rPr>
          <w:rStyle w:val="tw4winExternal"/>
          <w:rFonts w:ascii="Calibri" w:hAnsi="Calibri" w:cs="Calibri"/>
          <w:color w:val="000000" w:themeColor="text1"/>
          <w:lang w:val="en-US"/>
        </w:rPr>
        <w:t>Please edit the translation in the TARGET column directly.</w:t>
      </w:r>
    </w:p>
    <w:p w:rsidRPr="00506899" w:rsidR="00840375" w:rsidP="00840375" w:rsidRDefault="001C3A31" w14:paraId="454A6A07"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506899">
        <w:rPr>
          <w:rStyle w:val="tw4winExternal"/>
          <w:rFonts w:ascii="Calibri" w:hAnsi="Calibri" w:cs="Calibri"/>
          <w:b/>
          <w:color w:val="000000" w:themeColor="text1"/>
          <w:lang w:val="en-US"/>
        </w:rPr>
        <w:t xml:space="preserve">2) </w:t>
      </w:r>
      <w:r w:rsidRPr="00506899">
        <w:rPr>
          <w:rStyle w:val="tw4winExternal"/>
          <w:rFonts w:ascii="Calibri" w:hAnsi="Calibri" w:cs="Calibri"/>
          <w:color w:val="000000" w:themeColor="text1"/>
          <w:lang w:val="en-US"/>
        </w:rPr>
        <w:t>To comment on a segment, simply create a new MS-Word comment.</w:t>
      </w:r>
    </w:p>
    <w:p w:rsidRPr="00506899" w:rsidR="00840375" w:rsidP="00840375" w:rsidRDefault="001C3A31" w14:paraId="52D2774B"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506899">
        <w:rPr>
          <w:rStyle w:val="tw4winExternal"/>
          <w:rFonts w:ascii="Calibri" w:hAnsi="Calibri" w:cs="Calibri"/>
          <w:b/>
          <w:color w:val="000000" w:themeColor="text1"/>
          <w:lang w:val="en-US"/>
        </w:rPr>
        <w:t xml:space="preserve">3) </w:t>
      </w:r>
      <w:r w:rsidRPr="00506899">
        <w:rPr>
          <w:rStyle w:val="tw4winExternal"/>
          <w:rFonts w:ascii="Calibri" w:hAnsi="Calibri" w:cs="Calibri"/>
          <w:color w:val="000000" w:themeColor="text1"/>
          <w:lang w:val="en-US"/>
        </w:rPr>
        <w:t xml:space="preserve">It is best to </w:t>
      </w:r>
      <w:r w:rsidRPr="00506899">
        <w:rPr>
          <w:rStyle w:val="tw4winExternal"/>
          <w:rFonts w:ascii="Calibri" w:hAnsi="Calibri" w:cs="Calibri"/>
          <w:color w:val="000000" w:themeColor="text1"/>
          <w:lang w:val="en-US"/>
        </w:rPr>
        <w:t>edit this file in Normal or Draft view rather than page layout.</w:t>
      </w:r>
    </w:p>
    <w:p w:rsidRPr="00506899" w:rsidR="00840375" w:rsidP="00840375" w:rsidRDefault="001C3A31" w14:paraId="6F374F89"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506899">
        <w:rPr>
          <w:rStyle w:val="tw4winExternal"/>
          <w:rFonts w:ascii="Calibri" w:hAnsi="Calibri" w:cs="Calibri"/>
          <w:b/>
          <w:color w:val="000000" w:themeColor="text1"/>
          <w:lang w:val="en-US"/>
        </w:rPr>
        <w:t xml:space="preserve">4) </w:t>
      </w:r>
      <w:r w:rsidRPr="00506899">
        <w:rPr>
          <w:rStyle w:val="tw4winExternal"/>
          <w:rFonts w:ascii="Calibri" w:hAnsi="Calibri" w:cs="Calibri"/>
          <w:color w:val="000000" w:themeColor="text1"/>
          <w:lang w:val="en-US"/>
        </w:rPr>
        <w:t>DO NOT alter the ID or SOURCE column text.</w:t>
      </w:r>
    </w:p>
    <w:p w:rsidRPr="00506899" w:rsidR="00840375" w:rsidP="00840375" w:rsidRDefault="001C3A31" w14:paraId="37F32C10"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506899">
        <w:rPr>
          <w:rStyle w:val="tw4winExternal"/>
          <w:rFonts w:ascii="Calibri" w:hAnsi="Calibri" w:cs="Calibri"/>
          <w:b/>
          <w:bCs/>
          <w:color w:val="000000" w:themeColor="text1"/>
          <w:lang w:val="en-US"/>
        </w:rPr>
        <w:t>5</w:t>
      </w:r>
      <w:r w:rsidRPr="00506899">
        <w:rPr>
          <w:rStyle w:val="tw4winExternal"/>
          <w:rFonts w:ascii="Calibri" w:hAnsi="Calibri" w:cs="Calibri"/>
          <w:color w:val="000000" w:themeColor="text1"/>
          <w:lang w:val="en-US"/>
        </w:rPr>
        <w:t>) Blank rows should be ignored but not deleted.</w:t>
      </w:r>
    </w:p>
    <w:p w:rsidRPr="00506899" w:rsidR="00840375" w:rsidP="00840375" w:rsidRDefault="001C3A31" w14:paraId="06EE2DDE" w14:textId="77777777">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506899">
        <w:rPr>
          <w:rStyle w:val="tw4winExternal"/>
          <w:rFonts w:ascii="Calibri" w:hAnsi="Calibri" w:cs="Calibri"/>
          <w:b/>
          <w:bCs/>
          <w:color w:val="000000" w:themeColor="text1"/>
          <w:lang w:val="en-US"/>
        </w:rPr>
        <w:t>6</w:t>
      </w:r>
      <w:r w:rsidRPr="00506899">
        <w:rPr>
          <w:rStyle w:val="tw4winExternal"/>
          <w:rFonts w:ascii="Calibri" w:hAnsi="Calibri" w:cs="Calibri"/>
          <w:color w:val="000000" w:themeColor="text1"/>
          <w:lang w:val="en-US"/>
        </w:rPr>
        <w:t>)</w:t>
      </w:r>
      <w:r w:rsidRPr="00506899">
        <w:rPr>
          <w:rStyle w:val="tw4winExternal"/>
          <w:rFonts w:ascii="Calibri" w:hAnsi="Calibri" w:cs="Calibri"/>
          <w:b/>
          <w:bCs/>
          <w:color w:val="000000" w:themeColor="text1"/>
          <w:lang w:val="en-US"/>
        </w:rPr>
        <w:t xml:space="preserve"> The following formatting must be maintained throughout:</w:t>
      </w:r>
    </w:p>
    <w:p w:rsidRPr="00506899" w:rsidR="00840375" w:rsidP="004D60B2" w:rsidRDefault="001C3A31" w14:paraId="7A625F22"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506899">
        <w:rPr>
          <w:rStyle w:val="tw4winExternal"/>
          <w:rFonts w:hint="default" w:ascii="Calibri" w:hAnsi="Calibri" w:cs="Calibri" w:eastAsiaTheme="minorEastAsia"/>
          <w:b/>
          <w:bCs/>
          <w:color w:val="000000" w:themeColor="text1"/>
          <w:lang w:val="en-US" w:eastAsia="en-IE"/>
        </w:rPr>
        <w:t>Paragraph (the number of paragraphs pe</w:t>
      </w:r>
      <w:r w:rsidRPr="00506899">
        <w:rPr>
          <w:rStyle w:val="tw4winExternal"/>
          <w:rFonts w:hint="default" w:ascii="Calibri" w:hAnsi="Calibri" w:cs="Calibri" w:eastAsiaTheme="minorEastAsia"/>
          <w:b/>
          <w:bCs/>
          <w:color w:val="000000" w:themeColor="text1"/>
          <w:lang w:val="en-US" w:eastAsia="en-IE"/>
        </w:rPr>
        <w:t xml:space="preserve">r row must be maintained) </w:t>
      </w:r>
    </w:p>
    <w:p w:rsidRPr="00506899" w:rsidR="00840375" w:rsidP="004D60B2" w:rsidRDefault="001C3A31" w14:paraId="2AE8921D"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506899">
        <w:rPr>
          <w:rStyle w:val="tw4winExternal"/>
          <w:rFonts w:hint="default" w:ascii="Calibri" w:hAnsi="Calibri" w:cs="Calibri" w:eastAsiaTheme="minorEastAsia"/>
          <w:b/>
          <w:bCs/>
          <w:color w:val="000000" w:themeColor="text1"/>
          <w:lang w:val="en-US" w:eastAsia="en-IE"/>
        </w:rPr>
        <w:t xml:space="preserve">bold </w:t>
      </w:r>
    </w:p>
    <w:p w:rsidRPr="00506899" w:rsidR="00840375" w:rsidP="004D60B2" w:rsidRDefault="001C3A31" w14:paraId="373A38A1"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506899">
        <w:rPr>
          <w:rStyle w:val="tw4winExternal"/>
          <w:rFonts w:hint="default" w:ascii="Calibri" w:hAnsi="Calibri" w:cs="Calibri" w:eastAsiaTheme="minorEastAsia"/>
          <w:b/>
          <w:bCs/>
          <w:color w:val="000000" w:themeColor="text1"/>
          <w:lang w:val="en-US" w:eastAsia="en-IE"/>
        </w:rPr>
        <w:t>italic</w:t>
      </w:r>
    </w:p>
    <w:p w:rsidRPr="00506899" w:rsidR="00840375" w:rsidP="004D60B2" w:rsidRDefault="001C3A31" w14:paraId="4F9B4703"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506899">
        <w:rPr>
          <w:rStyle w:val="tw4winExternal"/>
          <w:rFonts w:hint="default" w:ascii="Calibri" w:hAnsi="Calibri" w:cs="Calibri" w:eastAsiaTheme="minorEastAsia"/>
          <w:b/>
          <w:bCs/>
          <w:color w:val="000000" w:themeColor="text1"/>
          <w:lang w:val="en-US" w:eastAsia="en-IE"/>
        </w:rPr>
        <w:t>underline</w:t>
      </w:r>
    </w:p>
    <w:p w:rsidRPr="00506899" w:rsidR="00840375" w:rsidP="004D60B2" w:rsidRDefault="001C3A31" w14:paraId="130025B8"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506899">
        <w:rPr>
          <w:rStyle w:val="tw4winExternal"/>
          <w:rFonts w:hint="default" w:ascii="Calibri" w:hAnsi="Calibri" w:cs="Calibri" w:eastAsiaTheme="minorEastAsia"/>
          <w:b/>
          <w:bCs/>
          <w:color w:val="000000" w:themeColor="text1"/>
          <w:lang w:val="en-US" w:eastAsia="en-IE"/>
        </w:rPr>
        <w:t>links</w:t>
      </w:r>
    </w:p>
    <w:p w:rsidRPr="00506899" w:rsidR="00840375" w:rsidP="004D60B2" w:rsidRDefault="001C3A31" w14:paraId="07B3BF57"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506899">
        <w:rPr>
          <w:rStyle w:val="tw4winExternal"/>
          <w:rFonts w:hint="default" w:ascii="Calibri" w:hAnsi="Calibri" w:cs="Calibri" w:eastAsiaTheme="minorEastAsia"/>
          <w:b/>
          <w:bCs/>
          <w:color w:val="000000" w:themeColor="text1"/>
          <w:lang w:val="en-US" w:eastAsia="en-IE"/>
        </w:rPr>
        <w:t>lists (bullets and number of items in a list must be maintained)</w:t>
      </w:r>
    </w:p>
    <w:p w:rsidRPr="00506899" w:rsidR="00840375" w:rsidP="00840375" w:rsidRDefault="001C3A31" w14:paraId="15C028A0" w14:textId="59C4A6CD">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506899">
        <w:rPr>
          <w:rStyle w:val="tw4winExternal"/>
          <w:rFonts w:ascii="Calibri" w:hAnsi="Calibri" w:cs="Calibri"/>
          <w:b/>
          <w:bCs/>
          <w:color w:val="000000" w:themeColor="text1"/>
          <w:lang w:val="en-US"/>
        </w:rPr>
        <w:t>7</w:t>
      </w:r>
      <w:r w:rsidRPr="00506899">
        <w:rPr>
          <w:rStyle w:val="tw4winExternal"/>
          <w:rFonts w:ascii="Calibri" w:hAnsi="Calibri" w:cs="Calibri"/>
          <w:color w:val="000000" w:themeColor="text1"/>
          <w:lang w:val="en-US"/>
        </w:rPr>
        <w:t xml:space="preserve">) Ctrl+click on an ID in the left hand collumn to view the relevent screen in the online course. Toc ID’s will open the table of </w:t>
      </w:r>
      <w:r w:rsidRPr="00506899">
        <w:rPr>
          <w:rStyle w:val="tw4winExternal"/>
          <w:rFonts w:ascii="Calibri" w:hAnsi="Calibri" w:cs="Calibri"/>
          <w:color w:val="000000" w:themeColor="text1"/>
          <w:lang w:val="en-US"/>
        </w:rPr>
        <w:t>contents, ID’s</w:t>
      </w:r>
      <w:r w:rsidR="00506899">
        <w:rPr>
          <w:rStyle w:val="tw4winExternal"/>
          <w:rFonts w:ascii="Calibri" w:hAnsi="Calibri" w:cs="Calibri"/>
          <w:color w:val="000000" w:themeColor="text1"/>
          <w:lang w:val="en-US"/>
        </w:rPr>
        <w:t> </w:t>
      </w:r>
      <w:r w:rsidRPr="00506899">
        <w:rPr>
          <w:rStyle w:val="tw4winExternal"/>
          <w:rFonts w:ascii="Calibri" w:hAnsi="Calibri" w:cs="Calibri"/>
          <w:color w:val="000000" w:themeColor="text1"/>
          <w:lang w:val="en-US"/>
        </w:rPr>
        <w:t>containing _string_ have no relevent screen and are not linked.</w:t>
      </w:r>
    </w:p>
    <w:p w:rsidRPr="00506899" w:rsidR="00840375" w:rsidRDefault="001C3A31" w14:paraId="07E34890" w14:textId="77777777">
      <w:pPr>
        <w:rPr>
          <w:rStyle w:val="tw4winExternal"/>
          <w:rFonts w:ascii="Calibri" w:hAnsi="Calibri" w:cs="Calibri"/>
          <w:color w:val="000000" w:themeColor="text1"/>
          <w:lang w:val="en-US"/>
        </w:rPr>
      </w:pPr>
      <w:r w:rsidRPr="00506899">
        <w:rPr>
          <w:rStyle w:val="tw4winExternal"/>
          <w:rFonts w:ascii="Calibri" w:hAnsi="Calibri" w:cs="Calibri"/>
          <w:color w:val="000000" w:themeColor="text1"/>
          <w:lang w:val="en-US"/>
        </w:rPr>
        <w:br w:type="page"/>
      </w:r>
    </w:p>
    <w:p w:rsidRPr="00506899" w:rsidR="00840375" w:rsidP="00840375" w:rsidRDefault="00840375" w14:paraId="356365E6"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rsidRPr="00506899" w:rsidR="004D60B2" w:rsidP="00840375" w:rsidRDefault="001C3A31" w14:paraId="4148FB20" w14:textId="77777777">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506899">
        <w:rPr>
          <w:rStyle w:val="tw4winExternal"/>
          <w:rFonts w:ascii="Calibri" w:hAnsi="Calibri" w:cs="Calibri"/>
          <w:color w:val="000000" w:themeColor="text1"/>
          <w:sz w:val="72"/>
          <w:szCs w:val="72"/>
          <w:lang w:val="en-US"/>
        </w:rPr>
        <w:t>Code of Business Conduct</w:t>
      </w:r>
    </w:p>
    <w:p w:rsidRPr="00506899" w:rsidR="00840375" w:rsidP="00840375" w:rsidRDefault="00840375" w14:paraId="27D6DAE9" w14:textId="77777777">
      <w:pPr>
        <w:rPr>
          <w:rStyle w:val="tw4winExternal"/>
          <w:rFonts w:ascii="Calibri" w:hAnsi="Calibri" w:cs="Calibri"/>
          <w:color w:val="000000" w:themeColor="text1"/>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Pr="00506899" w:rsidR="00CC1327" w:rsidTr="5CF65F5B" w14:paraId="429EDE74" w14:textId="77777777">
        <w:tc>
          <w:tcPr>
            <w:tcW w:w="1353" w:type="dxa"/>
            <w:shd w:val="clear" w:color="auto" w:fill="F1A983" w:themeFill="accent2" w:themeFillTint="99"/>
            <w:tcMar>
              <w:top w:w="120" w:type="dxa"/>
              <w:left w:w="180" w:type="dxa"/>
              <w:bottom w:w="120" w:type="dxa"/>
              <w:right w:w="180" w:type="dxa"/>
            </w:tcMar>
          </w:tcPr>
          <w:p w:rsidRPr="00506899" w:rsidR="009D7F9A" w:rsidP="00F66488" w:rsidRDefault="001C3A31" w14:paraId="7898DFC7" w14:textId="77777777">
            <w:pPr>
              <w:spacing w:before="30" w:after="30"/>
              <w:ind w:left="30" w:right="30"/>
              <w:rPr>
                <w:rFonts w:eastAsia="Times New Roman"/>
              </w:rPr>
            </w:pPr>
            <w:r w:rsidRPr="00506899">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rsidRPr="00506899" w:rsidR="009D7F9A" w:rsidP="00F66488" w:rsidRDefault="001C3A31" w14:paraId="1BCDCBE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Source</w:t>
            </w:r>
          </w:p>
        </w:tc>
        <w:tc>
          <w:tcPr>
            <w:tcW w:w="6000" w:type="dxa"/>
            <w:shd w:val="clear" w:color="auto" w:fill="F1A983" w:themeFill="accent2" w:themeFillTint="99"/>
            <w:tcMar/>
          </w:tcPr>
          <w:p w:rsidRPr="00506899" w:rsidR="009D7F9A" w:rsidP="008970A2" w:rsidRDefault="001C3A31" w14:paraId="41144B7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Times New Roman" w:cs="Tahoma"/>
              </w:rPr>
              <w:t>Target</w:t>
            </w:r>
          </w:p>
        </w:tc>
      </w:tr>
      <w:tr w:rsidRPr="00506899" w:rsidR="00CC1327" w:rsidTr="5CF65F5B" w14:paraId="121E584A" w14:textId="77777777">
        <w:tc>
          <w:tcPr>
            <w:tcW w:w="1353" w:type="dxa"/>
            <w:shd w:val="clear" w:color="auto" w:fill="C1E4F5" w:themeFill="accent1" w:themeFillTint="33"/>
            <w:tcMar>
              <w:top w:w="120" w:type="dxa"/>
              <w:left w:w="180" w:type="dxa"/>
              <w:bottom w:w="120" w:type="dxa"/>
              <w:right w:w="180" w:type="dxa"/>
            </w:tcMar>
            <w:hideMark/>
          </w:tcPr>
          <w:p w:rsidRPr="00506899" w:rsidR="00F66488" w:rsidP="00F66488" w:rsidRDefault="001C3A31" w14:paraId="63C8EF04" w14:textId="77777777">
            <w:pPr>
              <w:spacing w:before="30" w:after="30"/>
              <w:ind w:left="30" w:right="30"/>
              <w:rPr>
                <w:rFonts w:ascii="Calibri" w:hAnsi="Calibri" w:eastAsia="Times New Roman" w:cs="Calibri"/>
                <w:sz w:val="16"/>
              </w:rPr>
            </w:pPr>
            <w:hyperlink w:tgtFrame="_blank" w:history="1" r:id="rId7">
              <w:r w:rsidRPr="00506899">
                <w:rPr>
                  <w:rFonts w:ascii="Calibri" w:hAnsi="Calibri" w:eastAsia="Times New Roman" w:cs="Calibri"/>
                  <w:color w:val="0000FF"/>
                  <w:sz w:val="16"/>
                  <w:u w:val="single"/>
                </w:rPr>
                <w:t>Screen 0</w:t>
              </w:r>
            </w:hyperlink>
            <w:r w:rsidRPr="00506899">
              <w:rPr>
                <w:rFonts w:ascii="Calibri" w:hAnsi="Calibri" w:eastAsia="Times New Roman" w:cs="Calibri"/>
                <w:sz w:val="16"/>
              </w:rPr>
              <w:t xml:space="preserve"> </w:t>
            </w:r>
          </w:p>
          <w:p w:rsidRPr="00506899" w:rsidR="00F66488" w:rsidP="00F66488" w:rsidRDefault="001C3A31" w14:paraId="2E86555B" w14:textId="77777777">
            <w:pPr>
              <w:ind w:left="30" w:right="30"/>
              <w:rPr>
                <w:rFonts w:ascii="Calibri" w:hAnsi="Calibri" w:eastAsia="Times New Roman" w:cs="Calibri"/>
                <w:sz w:val="16"/>
              </w:rPr>
            </w:pPr>
            <w:hyperlink w:tgtFrame="_blank" w:history="1" r:id="rId8">
              <w:r w:rsidRPr="00506899">
                <w:rPr>
                  <w:rFonts w:ascii="Calibri" w:hAnsi="Calibri" w:eastAsia="Times New Roman" w:cs="Calibri"/>
                  <w:color w:val="0000FF"/>
                  <w:sz w:val="16"/>
                  <w:u w:val="single"/>
                </w:rPr>
                <w:t>1_C_1</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F66488" w:rsidP="00F66488" w:rsidRDefault="001C3A31" w14:paraId="728542E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Code of Business Conduct</w:t>
            </w:r>
          </w:p>
          <w:p w:rsidRPr="00506899" w:rsidR="00F66488" w:rsidP="00F66488" w:rsidRDefault="001C3A31" w14:paraId="7D6540C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Click the forward arrow.</w:t>
            </w:r>
          </w:p>
        </w:tc>
        <w:tc>
          <w:tcPr>
            <w:tcW w:w="6000" w:type="dxa"/>
            <w:tcMar/>
          </w:tcPr>
          <w:p w:rsidRPr="00506899" w:rsidR="005C43A0" w:rsidP="008970A2" w:rsidRDefault="001C3A31" w14:paraId="30732BF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หลักจรรยาบรรณในการดำเนินธุรกิจ</w:t>
            </w:r>
          </w:p>
          <w:p w:rsidRPr="00506899" w:rsidR="00F66488" w:rsidP="008970A2" w:rsidRDefault="001C3A31" w14:paraId="4D6AB7E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คลิกลูกศรชี้ไปด้านขวา</w:t>
            </w:r>
          </w:p>
        </w:tc>
      </w:tr>
      <w:tr w:rsidRPr="00506899" w:rsidR="00CC1327" w:rsidTr="5CF65F5B" w14:paraId="534A1BFF" w14:textId="77777777">
        <w:tc>
          <w:tcPr>
            <w:tcW w:w="1353" w:type="dxa"/>
            <w:shd w:val="clear" w:color="auto" w:fill="C1E4F5" w:themeFill="accent1" w:themeFillTint="33"/>
            <w:tcMar>
              <w:top w:w="120" w:type="dxa"/>
              <w:left w:w="180" w:type="dxa"/>
              <w:bottom w:w="120" w:type="dxa"/>
              <w:right w:w="180" w:type="dxa"/>
            </w:tcMar>
            <w:hideMark/>
          </w:tcPr>
          <w:p w:rsidRPr="00506899" w:rsidR="00F66488" w:rsidP="00F66488" w:rsidRDefault="001C3A31" w14:paraId="312DBEEA" w14:textId="77777777">
            <w:pPr>
              <w:spacing w:before="30" w:after="30"/>
              <w:ind w:left="30" w:right="30"/>
              <w:rPr>
                <w:rFonts w:ascii="Calibri" w:hAnsi="Calibri" w:eastAsia="Times New Roman" w:cs="Calibri"/>
                <w:sz w:val="16"/>
              </w:rPr>
            </w:pPr>
            <w:hyperlink w:tgtFrame="_blank" w:history="1" r:id="rId9">
              <w:r w:rsidRPr="00506899">
                <w:rPr>
                  <w:rFonts w:ascii="Calibri" w:hAnsi="Calibri" w:eastAsia="Times New Roman" w:cs="Calibri"/>
                  <w:color w:val="0000FF"/>
                  <w:sz w:val="16"/>
                  <w:u w:val="single"/>
                </w:rPr>
                <w:t>Screen 1</w:t>
              </w:r>
            </w:hyperlink>
            <w:r w:rsidRPr="00506899">
              <w:rPr>
                <w:rFonts w:ascii="Calibri" w:hAnsi="Calibri" w:eastAsia="Times New Roman" w:cs="Calibri"/>
                <w:sz w:val="16"/>
              </w:rPr>
              <w:t xml:space="preserve"> </w:t>
            </w:r>
          </w:p>
          <w:p w:rsidRPr="00506899" w:rsidR="00F66488" w:rsidP="00F66488" w:rsidRDefault="001C3A31" w14:paraId="4301DB0B" w14:textId="77777777">
            <w:pPr>
              <w:ind w:left="30" w:right="30"/>
              <w:rPr>
                <w:rFonts w:ascii="Calibri" w:hAnsi="Calibri" w:eastAsia="Times New Roman" w:cs="Calibri"/>
                <w:sz w:val="16"/>
              </w:rPr>
            </w:pPr>
            <w:hyperlink w:tgtFrame="_blank" w:history="1" r:id="rId10">
              <w:r w:rsidRPr="00506899">
                <w:rPr>
                  <w:rFonts w:ascii="Calibri" w:hAnsi="Calibri" w:eastAsia="Times New Roman" w:cs="Calibri"/>
                  <w:color w:val="0000FF"/>
                  <w:sz w:val="16"/>
                  <w:u w:val="single"/>
                </w:rPr>
                <w:t>2_C_2</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F66488" w:rsidP="00F66488" w:rsidRDefault="001C3A31" w14:paraId="393D0C2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As a global healthcare leader, what we do each day matters.</w:t>
            </w:r>
          </w:p>
          <w:p w:rsidRPr="00506899" w:rsidR="00F66488" w:rsidP="00F66488" w:rsidRDefault="001C3A31" w14:paraId="76077E1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Our Code of Business Conduct is a powerful compass that </w:t>
            </w:r>
            <w:r w:rsidRPr="00506899">
              <w:rPr>
                <w:rFonts w:ascii="Calibri" w:hAnsi="Calibri" w:eastAsia="Times New Roman" w:cs="Calibri"/>
              </w:rPr>
              <w:t>empowers us to act with integrity, lead with purpose, and make choices that reflect the very best of who we are. It’s how we build trust, uphold our values, and continue making a meaningful difference in the world.</w:t>
            </w:r>
          </w:p>
        </w:tc>
        <w:tc>
          <w:tcPr>
            <w:tcW w:w="6000" w:type="dxa"/>
            <w:tcMar/>
          </w:tcPr>
          <w:p w:rsidRPr="00506899" w:rsidR="005C43A0" w:rsidP="52A3171B" w:rsidRDefault="001C3A31" w14:paraId="187C4CD6" w14:textId="56664082">
            <w:pPr>
              <w:spacing w:before="100" w:beforeAutospacing="on" w:after="100" w:afterAutospacing="on"/>
              <w:ind w:left="30" w:right="30"/>
              <w:rPr>
                <w:rFonts w:ascii="Angsana New" w:hAnsi="Angsana New" w:eastAsia="Times New Roman" w:cs="Tahoma"/>
              </w:rPr>
            </w:pPr>
            <w:r w:rsidRPr="00506899" w:rsidR="001C3A31">
              <w:rPr>
                <w:rFonts w:ascii="Angsana New" w:hAnsi="Angsana New" w:eastAsia="Angsana New" w:cs="Tahoma"/>
                <w:cs/>
                <w:lang w:val="th-TH" w:bidi="th-TH"/>
              </w:rPr>
              <w:t>ในฐานะผู้นำด้านการดูแลสุขภาพระดับโลก</w:t>
            </w:r>
            <w:r w:rsidRPr="00506899" w:rsidR="001C3A31">
              <w:rPr>
                <w:rFonts w:ascii="Angsana New" w:hAnsi="Angsana New" w:eastAsia="Tahoma" w:cs="Tahoma"/>
                <w:lang w:val="th-TH"/>
              </w:rPr>
              <w:t xml:space="preserve"> </w:t>
            </w:r>
            <w:r w:rsidRPr="00506899" w:rsidR="001C3A31">
              <w:rPr>
                <w:rFonts w:ascii="Angsana New" w:hAnsi="Angsana New" w:eastAsia="Angsana New" w:cs="Tahoma"/>
                <w:cs/>
                <w:lang w:val="th-TH" w:bidi="th-TH"/>
              </w:rPr>
              <w:t>สิ่งที่เราทำแต่ละวันมีความสำคัญ</w:t>
            </w:r>
            <w:ins w:author="Chongprakitpong, Komkit" w:date="2026-01-05T01:57:08.814Z" w:id="1014688834">
              <w:r w:rsidRPr="00506899" w:rsidR="20C8392E">
                <w:rPr>
                  <w:rFonts w:ascii="Angsana New" w:hAnsi="Angsana New" w:eastAsia="Angsana New" w:cs="Tahoma"/>
                  <w:cs/>
                  <w:lang w:val="th-TH" w:bidi="th-TH"/>
                </w:rPr>
                <w:t xml:space="preserve"> </w:t>
              </w:r>
            </w:ins>
          </w:p>
          <w:p w:rsidRPr="00506899" w:rsidR="00F66488" w:rsidP="008970A2" w:rsidRDefault="001C3A31" w14:paraId="739C6E8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ลักจรรยาบรรณในการดำเนินธุรกิจของเราเปรียบเสมือนเข็มทิศอันทรงพลังที่ช่วยให้เราทำหน้าที่ด้วยความซื่อสัตย์สุจริ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เป็นผู้นำที่มีจุดมุ่งหมาย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และทำการตัดสินใจเลือกสิ่งที่สะท้อนถึงสิ่งที่ดีที่สุดในตัวเรา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ซึ่งเป็นวิธีที่เราสร้างความไว้วางใจ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ยึดมั่นในค่านิยมของเรา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และทำให้เกิดความแตกต่างที่มีความหมายต่อโลกได้อย่างต่อเนื่อง</w:t>
            </w:r>
          </w:p>
        </w:tc>
      </w:tr>
      <w:tr w:rsidRPr="00506899" w:rsidR="00CC1327" w:rsidTr="5CF65F5B" w14:paraId="5A438132" w14:textId="77777777">
        <w:tc>
          <w:tcPr>
            <w:tcW w:w="1353" w:type="dxa"/>
            <w:shd w:val="clear" w:color="auto" w:fill="C1E4F5" w:themeFill="accent1" w:themeFillTint="33"/>
            <w:tcMar>
              <w:top w:w="120" w:type="dxa"/>
              <w:left w:w="180" w:type="dxa"/>
              <w:bottom w:w="120" w:type="dxa"/>
              <w:right w:w="180" w:type="dxa"/>
            </w:tcMar>
            <w:hideMark/>
          </w:tcPr>
          <w:p w:rsidRPr="00506899" w:rsidR="00F66488" w:rsidP="00F66488" w:rsidRDefault="001C3A31" w14:paraId="5D20DA61" w14:textId="77777777">
            <w:pPr>
              <w:spacing w:before="30" w:after="30"/>
              <w:ind w:left="30" w:right="30"/>
              <w:rPr>
                <w:rFonts w:ascii="Calibri" w:hAnsi="Calibri" w:eastAsia="Times New Roman" w:cs="Calibri"/>
                <w:sz w:val="16"/>
              </w:rPr>
            </w:pPr>
            <w:hyperlink w:tgtFrame="_blank" w:history="1" r:id="rId11">
              <w:r w:rsidRPr="00506899">
                <w:rPr>
                  <w:rFonts w:ascii="Calibri" w:hAnsi="Calibri" w:eastAsia="Times New Roman" w:cs="Calibri"/>
                  <w:color w:val="0000FF"/>
                  <w:sz w:val="16"/>
                  <w:u w:val="single"/>
                </w:rPr>
                <w:t>Screen 2</w:t>
              </w:r>
            </w:hyperlink>
            <w:r w:rsidRPr="00506899">
              <w:rPr>
                <w:rFonts w:ascii="Calibri" w:hAnsi="Calibri" w:eastAsia="Times New Roman" w:cs="Calibri"/>
                <w:sz w:val="16"/>
              </w:rPr>
              <w:t xml:space="preserve"> </w:t>
            </w:r>
          </w:p>
          <w:p w:rsidRPr="00506899" w:rsidR="00F66488" w:rsidP="00F66488" w:rsidRDefault="001C3A31" w14:paraId="5066A5C9" w14:textId="77777777">
            <w:pPr>
              <w:ind w:left="30" w:right="30"/>
              <w:rPr>
                <w:rFonts w:ascii="Calibri" w:hAnsi="Calibri" w:eastAsia="Times New Roman" w:cs="Calibri"/>
                <w:sz w:val="16"/>
              </w:rPr>
            </w:pPr>
            <w:hyperlink w:tgtFrame="_blank" w:history="1" r:id="rId12">
              <w:r w:rsidRPr="00506899">
                <w:rPr>
                  <w:rFonts w:ascii="Calibri" w:hAnsi="Calibri" w:eastAsia="Times New Roman" w:cs="Calibri"/>
                  <w:color w:val="0000FF"/>
                  <w:sz w:val="16"/>
                  <w:u w:val="single"/>
                </w:rPr>
                <w:t>3_C_3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F66488" w:rsidP="00F66488" w:rsidRDefault="001C3A31" w14:paraId="0CF2F51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Upon completion of this course, you will:</w:t>
            </w:r>
          </w:p>
          <w:p w:rsidRPr="00506899" w:rsidR="00F66488" w:rsidP="004D60B2" w:rsidRDefault="001C3A31" w14:paraId="5FB19B31" w14:textId="77777777">
            <w:pPr>
              <w:numPr>
                <w:ilvl w:val="0"/>
                <w:numId w:val="2"/>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Understand the importance of Code of Business Conduct to our business.</w:t>
            </w:r>
          </w:p>
          <w:p w:rsidRPr="00506899" w:rsidR="00F66488" w:rsidP="004D60B2" w:rsidRDefault="001C3A31" w14:paraId="3B9BA235" w14:textId="77777777">
            <w:pPr>
              <w:numPr>
                <w:ilvl w:val="0"/>
                <w:numId w:val="2"/>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 xml:space="preserve">Be able to identify the key principles of the Code of Business Conduct and understand how they apply to our everyday work </w:t>
            </w:r>
            <w:r w:rsidRPr="00506899">
              <w:rPr>
                <w:rFonts w:ascii="Calibri" w:hAnsi="Calibri" w:eastAsia="Times New Roman" w:cs="Calibri"/>
              </w:rPr>
              <w:t>practices.</w:t>
            </w:r>
          </w:p>
          <w:p w:rsidRPr="00506899" w:rsidR="00F66488" w:rsidP="004D60B2" w:rsidRDefault="001C3A31" w14:paraId="5CAAAB50" w14:textId="77777777">
            <w:pPr>
              <w:numPr>
                <w:ilvl w:val="0"/>
                <w:numId w:val="2"/>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lastRenderedPageBreak/>
              <w:t>Understand Abbott’s expectations for conducting business globally in the right way.</w:t>
            </w:r>
          </w:p>
          <w:p w:rsidRPr="00506899" w:rsidR="00F66488" w:rsidP="004D60B2" w:rsidRDefault="001C3A31" w14:paraId="1A7AF0A9" w14:textId="77777777">
            <w:pPr>
              <w:numPr>
                <w:ilvl w:val="0"/>
                <w:numId w:val="2"/>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Know where to go for help and support.</w:t>
            </w:r>
          </w:p>
        </w:tc>
        <w:tc>
          <w:tcPr>
            <w:tcW w:w="6000" w:type="dxa"/>
            <w:tcMar/>
          </w:tcPr>
          <w:p w:rsidRPr="00506899" w:rsidR="00835B5B" w:rsidP="008970A2" w:rsidRDefault="001C3A31" w14:paraId="796F39A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หลังจบหลักสูตรนี้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คุณจะ</w:t>
            </w:r>
            <w:r w:rsidRPr="00506899">
              <w:rPr>
                <w:rFonts w:ascii="Angsana New" w:hAnsi="Angsana New" w:eastAsia="Tahoma" w:cs="Tahoma"/>
                <w:lang w:val="th-TH"/>
              </w:rPr>
              <w:t>:</w:t>
            </w:r>
          </w:p>
          <w:p w:rsidRPr="00506899" w:rsidR="00835B5B" w:rsidP="008970A2" w:rsidRDefault="001C3A31" w14:paraId="3B0335E6" w14:textId="77777777">
            <w:pPr>
              <w:numPr>
                <w:ilvl w:val="0"/>
                <w:numId w:val="2"/>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เข้าใจถึงความสำคัญของหลักจรรยาบรรณในการดำเนิน</w:t>
            </w:r>
            <w:r w:rsidRPr="00506899">
              <w:rPr>
                <w:rFonts w:ascii="Angsana New" w:hAnsi="Angsana New" w:eastAsia="Angsana New" w:cs="Tahoma"/>
                <w:cs/>
                <w:lang w:val="th-TH" w:bidi="th-TH"/>
              </w:rPr>
              <w:t>ธุรกิจที่มีต่อธุรกิจของเรา</w:t>
            </w:r>
          </w:p>
          <w:p w:rsidRPr="00506899" w:rsidR="00835B5B" w:rsidP="008970A2" w:rsidRDefault="001C3A31" w14:paraId="053792FF" w14:textId="77777777">
            <w:pPr>
              <w:numPr>
                <w:ilvl w:val="0"/>
                <w:numId w:val="2"/>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สามารถระบุหลักการสำคัญของหลักจรรยาบรรณในการดำเนินธุรกิจและมีความเข้าใจว่าจำนำเอา</w:t>
            </w:r>
            <w:r w:rsidRPr="00506899">
              <w:rPr>
                <w:rFonts w:ascii="Angsana New" w:hAnsi="Angsana New" w:eastAsia="Angsana New" w:cs="Tahoma"/>
                <w:cs/>
                <w:lang w:val="th-TH" w:bidi="th-TH"/>
              </w:rPr>
              <w:lastRenderedPageBreak/>
              <w:t>หลักการต่างๆ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มาใช้กับการปฏิบัติงานในทุกๆ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วันของเราอย่างไร</w:t>
            </w:r>
          </w:p>
          <w:p w:rsidRPr="00506899" w:rsidR="00D21F04" w:rsidP="008970A2" w:rsidRDefault="001C3A31" w14:paraId="400EFD54" w14:textId="77777777">
            <w:pPr>
              <w:numPr>
                <w:ilvl w:val="0"/>
                <w:numId w:val="2"/>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เข้าใจความคาดหวังของ</w:t>
            </w:r>
            <w:r w:rsidRPr="00506899">
              <w:rPr>
                <w:rFonts w:ascii="Angsana New" w:hAnsi="Angsana New" w:eastAsia="Tahoma" w:cs="Tahoma"/>
                <w:lang w:val="th-TH"/>
              </w:rPr>
              <w:t xml:space="preserve"> </w:t>
            </w:r>
            <w:r w:rsidRPr="00BC551A">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ในการดำเนินธุรกิจทั่วโลกด้วยวิธีที่ถูกต้อง</w:t>
            </w:r>
          </w:p>
          <w:p w:rsidRPr="00506899" w:rsidR="00F66488" w:rsidP="008970A2" w:rsidRDefault="001C3A31" w14:paraId="1A195E4D" w14:textId="77777777">
            <w:pPr>
              <w:numPr>
                <w:ilvl w:val="0"/>
                <w:numId w:val="2"/>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ทราบว่าจะขอความช่วยเหลือและการสนับสนุนไ</w:t>
            </w:r>
            <w:r w:rsidRPr="00506899">
              <w:rPr>
                <w:rFonts w:ascii="Angsana New" w:hAnsi="Angsana New" w:eastAsia="Angsana New" w:cs="Tahoma"/>
                <w:cs/>
                <w:lang w:val="th-TH" w:bidi="th-TH"/>
              </w:rPr>
              <w:t>ด้จากที่ไหน</w:t>
            </w:r>
          </w:p>
        </w:tc>
      </w:tr>
      <w:tr w:rsidRPr="00506899" w:rsidR="00CC1327" w:rsidTr="5CF65F5B" w14:paraId="77144499" w14:textId="77777777">
        <w:tc>
          <w:tcPr>
            <w:tcW w:w="1353" w:type="dxa"/>
            <w:shd w:val="clear" w:color="auto" w:fill="C1E4F5" w:themeFill="accent1" w:themeFillTint="33"/>
            <w:tcMar>
              <w:top w:w="120" w:type="dxa"/>
              <w:left w:w="180" w:type="dxa"/>
              <w:bottom w:w="120" w:type="dxa"/>
              <w:right w:w="180" w:type="dxa"/>
            </w:tcMar>
            <w:hideMark/>
          </w:tcPr>
          <w:p w:rsidRPr="00506899" w:rsidR="00F66488" w:rsidP="00F66488" w:rsidRDefault="001C3A31" w14:paraId="6AC0311B" w14:textId="77777777">
            <w:pPr>
              <w:spacing w:before="30" w:after="30"/>
              <w:ind w:left="30" w:right="30"/>
              <w:rPr>
                <w:rFonts w:ascii="Calibri" w:hAnsi="Calibri" w:eastAsia="Times New Roman" w:cs="Calibri"/>
                <w:sz w:val="16"/>
              </w:rPr>
            </w:pPr>
            <w:hyperlink w:tgtFrame="_blank" w:history="1" r:id="rId13">
              <w:r w:rsidRPr="00506899">
                <w:rPr>
                  <w:rFonts w:ascii="Calibri" w:hAnsi="Calibri" w:eastAsia="Times New Roman" w:cs="Calibri"/>
                  <w:color w:val="0000FF"/>
                  <w:sz w:val="16"/>
                  <w:u w:val="single"/>
                </w:rPr>
                <w:t>Screen 3</w:t>
              </w:r>
            </w:hyperlink>
            <w:r w:rsidRPr="00506899">
              <w:rPr>
                <w:rFonts w:ascii="Calibri" w:hAnsi="Calibri" w:eastAsia="Times New Roman" w:cs="Calibri"/>
                <w:sz w:val="16"/>
              </w:rPr>
              <w:t xml:space="preserve"> </w:t>
            </w:r>
          </w:p>
          <w:p w:rsidRPr="00506899" w:rsidR="00F66488" w:rsidP="00F66488" w:rsidRDefault="001C3A31" w14:paraId="6A28BFC2" w14:textId="77777777">
            <w:pPr>
              <w:ind w:left="30" w:right="30"/>
              <w:rPr>
                <w:rFonts w:ascii="Calibri" w:hAnsi="Calibri" w:eastAsia="Times New Roman" w:cs="Calibri"/>
                <w:sz w:val="16"/>
              </w:rPr>
            </w:pPr>
            <w:hyperlink w:tgtFrame="_blank" w:history="1" r:id="rId14">
              <w:r w:rsidRPr="00506899">
                <w:rPr>
                  <w:rFonts w:ascii="Calibri" w:hAnsi="Calibri" w:eastAsia="Times New Roman" w:cs="Calibri"/>
                  <w:color w:val="0000FF"/>
                  <w:sz w:val="16"/>
                  <w:u w:val="single"/>
                </w:rPr>
                <w:t>4_C_4</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F66488" w:rsidP="00FE7D31" w:rsidRDefault="001C3A31" w14:paraId="3851655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Welcome</w:t>
            </w:r>
          </w:p>
          <w:p w:rsidRPr="00506899" w:rsidR="00F66488" w:rsidP="00FE7D31" w:rsidRDefault="001C3A31" w14:paraId="25A9C21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minute</w:t>
            </w:r>
          </w:p>
          <w:p w:rsidRPr="00506899" w:rsidR="00F66488" w:rsidP="00FE7D31" w:rsidRDefault="001C3A31" w14:paraId="7C873C5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[2] The Importance of Abbott’s Code of Business Conduct</w:t>
            </w:r>
          </w:p>
          <w:p w:rsidRPr="00506899" w:rsidR="00F66488" w:rsidP="00FE7D31" w:rsidRDefault="001C3A31" w14:paraId="6B222BC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2 minutes</w:t>
            </w:r>
          </w:p>
          <w:p w:rsidRPr="00506899" w:rsidR="00F66488" w:rsidP="00FE7D31" w:rsidRDefault="001C3A31" w14:paraId="18F6FD7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[3] Our Code</w:t>
            </w:r>
          </w:p>
          <w:p w:rsidRPr="00506899" w:rsidR="00F66488" w:rsidP="00FE7D31" w:rsidRDefault="001C3A31" w14:paraId="5666754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18 minutes</w:t>
            </w:r>
          </w:p>
          <w:p w:rsidRPr="00506899" w:rsidR="00F66488" w:rsidP="00FE7D31" w:rsidRDefault="001C3A31" w14:paraId="33AEF83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[4] Your Commitment</w:t>
            </w:r>
          </w:p>
          <w:p w:rsidRPr="00506899" w:rsidR="00F66488" w:rsidP="00FE7D31" w:rsidRDefault="001C3A31" w14:paraId="5A754FB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minute</w:t>
            </w:r>
          </w:p>
          <w:p w:rsidRPr="00506899" w:rsidR="00F66488" w:rsidP="00FE7D31" w:rsidRDefault="001C3A31" w14:paraId="6180E5D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[5] Knowledge Check</w:t>
            </w:r>
          </w:p>
          <w:p w:rsidRPr="00506899" w:rsidR="00F66488" w:rsidP="00FE7D31" w:rsidRDefault="001C3A31" w14:paraId="28FF582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5 minutes</w:t>
            </w:r>
          </w:p>
          <w:p w:rsidRPr="00506899" w:rsidR="00F66488" w:rsidP="00FE7D31" w:rsidRDefault="001C3A31" w14:paraId="66E6B11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Learning Progress</w:t>
            </w:r>
          </w:p>
          <w:p w:rsidRPr="00506899" w:rsidR="00F66488" w:rsidP="00FE7D31" w:rsidRDefault="001C3A31" w14:paraId="3B243A5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This Topic is now available.</w:t>
            </w:r>
          </w:p>
        </w:tc>
        <w:tc>
          <w:tcPr>
            <w:tcW w:w="6000" w:type="dxa"/>
            <w:tcMar/>
          </w:tcPr>
          <w:p w:rsidRPr="00506899" w:rsidR="000515B2" w:rsidP="00FE7D31" w:rsidRDefault="001C3A31" w14:paraId="77DEC88F"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ahoma" w:cs="Calibri"/>
                <w:lang w:val="th-TH"/>
              </w:rPr>
              <w:lastRenderedPageBreak/>
              <w:t>[1]</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ยินดีต้อนรับ</w:t>
            </w:r>
          </w:p>
          <w:p w:rsidRPr="00506899" w:rsidR="000515B2" w:rsidP="00FE7D31" w:rsidRDefault="001C3A31" w14:paraId="38C1158E"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ahoma" w:cs="Calibri"/>
                <w:lang w:val="th-TH"/>
              </w:rPr>
              <w:t>1</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นาที</w:t>
            </w:r>
          </w:p>
          <w:p w:rsidRPr="00BC551A" w:rsidR="000515B2" w:rsidP="00FE7D31" w:rsidRDefault="001C3A31" w14:paraId="6264A8F3" w14:textId="77777777">
            <w:pPr>
              <w:spacing w:before="100" w:beforeAutospacing="1" w:after="100" w:afterAutospacing="1"/>
              <w:ind w:left="30" w:right="30"/>
              <w:rPr>
                <w:rFonts w:ascii="Calibri" w:hAnsi="Calibri" w:eastAsia="Times New Roman" w:cs="Calibri"/>
              </w:rPr>
            </w:pPr>
            <w:r w:rsidRPr="00BC551A">
              <w:rPr>
                <w:rFonts w:ascii="Calibri" w:hAnsi="Calibri" w:eastAsia="Tahoma" w:cs="Calibri"/>
                <w:lang w:val="th-TH"/>
              </w:rPr>
              <w:t xml:space="preserve">[2] </w:t>
            </w:r>
            <w:r w:rsidRPr="00506899">
              <w:rPr>
                <w:rFonts w:ascii="Angsana New" w:hAnsi="Angsana New" w:eastAsia="Angsana New" w:cs="Tahoma"/>
                <w:cs/>
                <w:lang w:val="th-TH" w:bidi="th-TH"/>
              </w:rPr>
              <w:t>ความสำคัญของหลักจรรยาบรรณในการดำเนินธุรกิจของ</w:t>
            </w:r>
            <w:r w:rsidRPr="00506899">
              <w:rPr>
                <w:rFonts w:ascii="Angsana New" w:hAnsi="Angsana New" w:eastAsia="Tahoma" w:cs="Tahoma"/>
                <w:lang w:val="th-TH"/>
              </w:rPr>
              <w:t xml:space="preserve"> </w:t>
            </w:r>
            <w:r w:rsidRPr="00BC551A">
              <w:rPr>
                <w:rFonts w:ascii="Calibri" w:hAnsi="Calibri" w:eastAsia="Times New Roman" w:cs="Calibri"/>
              </w:rPr>
              <w:t>Abbott</w:t>
            </w:r>
          </w:p>
          <w:p w:rsidRPr="00506899" w:rsidR="000515B2" w:rsidP="00FE7D31" w:rsidRDefault="001C3A31" w14:paraId="4AB24D3D"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imes New Roman" w:cs="Calibri"/>
              </w:rPr>
              <w:t>2</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นาที</w:t>
            </w:r>
          </w:p>
          <w:p w:rsidRPr="00506899" w:rsidR="000515B2" w:rsidP="00FE7D31" w:rsidRDefault="001C3A31" w14:paraId="354A0AA2"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imes New Roman" w:cs="Calibri"/>
              </w:rPr>
              <w:t>[3]</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หลักจรรยาบรรณของเรา</w:t>
            </w:r>
          </w:p>
          <w:p w:rsidRPr="00506899" w:rsidR="000515B2" w:rsidP="00FE7D31" w:rsidRDefault="001C3A31" w14:paraId="7486AAC9"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imes New Roman" w:cs="Calibri"/>
              </w:rPr>
              <w:t>18</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นาที</w:t>
            </w:r>
          </w:p>
          <w:p w:rsidRPr="00506899" w:rsidR="000515B2" w:rsidP="00FE7D31" w:rsidRDefault="001C3A31" w14:paraId="6D52DB3A"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imes New Roman" w:cs="Calibri"/>
              </w:rPr>
              <w:t>[4]</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พันธะหน้าที่ของคุณ</w:t>
            </w:r>
          </w:p>
          <w:p w:rsidRPr="00506899" w:rsidR="000515B2" w:rsidP="00FE7D31" w:rsidRDefault="001C3A31" w14:paraId="1EB123CD"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imes New Roman" w:cs="Calibri"/>
              </w:rPr>
              <w:t xml:space="preserve">1 </w:t>
            </w:r>
            <w:r w:rsidRPr="00506899">
              <w:rPr>
                <w:rFonts w:ascii="Angsana New" w:hAnsi="Angsana New" w:eastAsia="Angsana New" w:cs="Tahoma"/>
                <w:cs/>
                <w:lang w:val="th-TH" w:bidi="th-TH"/>
              </w:rPr>
              <w:t>นาที</w:t>
            </w:r>
          </w:p>
          <w:p w:rsidRPr="00506899" w:rsidR="000515B2" w:rsidP="00FE7D31" w:rsidRDefault="001C3A31" w14:paraId="0CB74053"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imes New Roman" w:cs="Calibri"/>
              </w:rPr>
              <w:t>[5]</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แบบทดสอบความรู้</w:t>
            </w:r>
          </w:p>
          <w:p w:rsidRPr="00506899" w:rsidR="000515B2" w:rsidP="00FE7D31" w:rsidRDefault="001C3A31" w14:paraId="6D2B6340"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imes New Roman" w:cs="Calibri"/>
              </w:rPr>
              <w:t xml:space="preserve">5 </w:t>
            </w:r>
            <w:r w:rsidRPr="00506899">
              <w:rPr>
                <w:rFonts w:ascii="Angsana New" w:hAnsi="Angsana New" w:eastAsia="Angsana New" w:cs="Tahoma"/>
                <w:cs/>
                <w:lang w:val="th-TH" w:bidi="th-TH"/>
              </w:rPr>
              <w:t>นาที</w:t>
            </w:r>
          </w:p>
          <w:p w:rsidRPr="00506899" w:rsidR="000515B2" w:rsidP="00FE7D31" w:rsidRDefault="001C3A31" w14:paraId="348B89C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ความคืบหน้าของการเรียนรู้</w:t>
            </w:r>
          </w:p>
          <w:p w:rsidRPr="00506899" w:rsidR="00F66488" w:rsidP="00FE7D31" w:rsidRDefault="001C3A31" w14:paraId="683291E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หัวข้อนี้พร้อมให้เรียนรู้แล้วตอนนี้</w:t>
            </w:r>
          </w:p>
        </w:tc>
      </w:tr>
      <w:tr w:rsidRPr="00506899" w:rsidR="00CC1327" w:rsidTr="5CF65F5B" w14:paraId="34F406F4" w14:textId="77777777">
        <w:tc>
          <w:tcPr>
            <w:tcW w:w="1353" w:type="dxa"/>
            <w:shd w:val="clear" w:color="auto" w:fill="C1E4F5" w:themeFill="accent1" w:themeFillTint="33"/>
            <w:tcMar>
              <w:top w:w="120" w:type="dxa"/>
              <w:left w:w="180" w:type="dxa"/>
              <w:bottom w:w="120" w:type="dxa"/>
              <w:right w:w="180" w:type="dxa"/>
            </w:tcMar>
            <w:hideMark/>
          </w:tcPr>
          <w:p w:rsidRPr="00506899" w:rsidR="00000F84" w:rsidP="00000F84" w:rsidRDefault="001C3A31" w14:paraId="5F98A12F" w14:textId="77777777">
            <w:pPr>
              <w:spacing w:before="30" w:after="30"/>
              <w:ind w:left="30" w:right="30"/>
              <w:rPr>
                <w:rFonts w:ascii="Calibri" w:hAnsi="Calibri" w:eastAsia="Times New Roman" w:cs="Calibri"/>
                <w:sz w:val="16"/>
              </w:rPr>
            </w:pPr>
            <w:hyperlink w:tgtFrame="_blank" w:history="1" r:id="rId15">
              <w:r w:rsidRPr="00506899">
                <w:rPr>
                  <w:rFonts w:ascii="Calibri" w:hAnsi="Calibri" w:eastAsia="Times New Roman" w:cs="Calibri"/>
                  <w:color w:val="0000FF"/>
                  <w:sz w:val="16"/>
                  <w:u w:val="single"/>
                </w:rPr>
                <w:t>Screen 4</w:t>
              </w:r>
            </w:hyperlink>
            <w:r w:rsidRPr="00506899">
              <w:rPr>
                <w:rFonts w:ascii="Calibri" w:hAnsi="Calibri" w:eastAsia="Times New Roman" w:cs="Calibri"/>
                <w:sz w:val="16"/>
              </w:rPr>
              <w:t xml:space="preserve"> </w:t>
            </w:r>
          </w:p>
          <w:p w:rsidRPr="00506899" w:rsidR="00000F84" w:rsidP="00000F84" w:rsidRDefault="001C3A31" w14:paraId="7D6C6ECC" w14:textId="77777777">
            <w:pPr>
              <w:ind w:left="30" w:right="30"/>
              <w:rPr>
                <w:rFonts w:ascii="Calibri" w:hAnsi="Calibri" w:eastAsia="Times New Roman" w:cs="Calibri"/>
                <w:sz w:val="16"/>
              </w:rPr>
            </w:pPr>
            <w:hyperlink w:tgtFrame="_blank" w:history="1" r:id="rId16">
              <w:r w:rsidRPr="00506899">
                <w:rPr>
                  <w:rFonts w:ascii="Calibri" w:hAnsi="Calibri" w:eastAsia="Times New Roman" w:cs="Calibri"/>
                  <w:color w:val="0000FF"/>
                  <w:sz w:val="16"/>
                  <w:u w:val="single"/>
                </w:rPr>
                <w:t>5_C_5</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00F84" w:rsidP="00FE7D31" w:rsidRDefault="001C3A31" w14:paraId="43E3897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lead with integrity, fairness, and honesty. Everyone. Every day.</w:t>
            </w:r>
          </w:p>
          <w:p w:rsidRPr="00506899" w:rsidR="00000F84" w:rsidP="00FE7D31" w:rsidRDefault="001C3A31" w14:paraId="0B1C54F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Our Code of Business Conduct reminds us that integrity, fairness, and honesty are not just ideals—they’re everyday commitments. While the Code can’t anticipate every chall</w:t>
            </w:r>
            <w:r w:rsidRPr="00506899">
              <w:rPr>
                <w:rFonts w:ascii="Calibri" w:hAnsi="Calibri" w:eastAsia="Times New Roman" w:cs="Calibri"/>
              </w:rPr>
              <w:t>enge we might face, it offers a strong foundation of values to guide us.</w:t>
            </w:r>
          </w:p>
        </w:tc>
        <w:tc>
          <w:tcPr>
            <w:tcW w:w="6000" w:type="dxa"/>
            <w:tcMar/>
          </w:tcPr>
          <w:p w:rsidRPr="00506899" w:rsidR="00000F84" w:rsidP="00FE7D31" w:rsidRDefault="001C3A31" w14:paraId="58F397C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เราเป็นผู้นำที่มีความซื่อสัตย์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ยุติธรรม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และจริงใจ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ทุกคน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ทุกวัน</w:t>
            </w:r>
          </w:p>
          <w:p w:rsidRPr="00506899" w:rsidR="00000F84" w:rsidP="00FE7D31" w:rsidRDefault="001C3A31" w14:paraId="1412EBF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หลักจรรยาบรรณในการดำเนินธุรกิจของเราช่วยเตือนเราว่าความซื่อสัตย์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ความยุติธรรม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และความจริงใ</w:t>
            </w:r>
            <w:r w:rsidRPr="00506899">
              <w:rPr>
                <w:rFonts w:ascii="Angsana New" w:hAnsi="Angsana New" w:eastAsia="Angsana New" w:cs="Tahoma"/>
                <w:cs/>
                <w:lang w:val="th-TH" w:bidi="th-TH"/>
              </w:rPr>
              <w:t>จไม่ใช่แค่เพียงอุดมคติเท่านั้น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แต่เป็นพันธกิจประจำวัน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ถึงแม้ว่าหลักจรรยาบรรณจะไม่สามารถคาดการณ์ถึงความท้าทายทั้งหมดที่เราอาจเผชิญได้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แต่หลักจรรยาบรรณก็เป็นรากฐานของค่านิยมที่แข็งแกร่งเพื่อนำทางเรา</w:t>
            </w:r>
          </w:p>
        </w:tc>
      </w:tr>
      <w:tr w:rsidRPr="00506899" w:rsidR="00CC1327" w:rsidTr="5CF65F5B" w14:paraId="60F8ACAF" w14:textId="77777777">
        <w:tc>
          <w:tcPr>
            <w:tcW w:w="1353" w:type="dxa"/>
            <w:shd w:val="clear" w:color="auto" w:fill="C1E4F5" w:themeFill="accent1" w:themeFillTint="33"/>
            <w:tcMar>
              <w:top w:w="120" w:type="dxa"/>
              <w:left w:w="180" w:type="dxa"/>
              <w:bottom w:w="120" w:type="dxa"/>
              <w:right w:w="180" w:type="dxa"/>
            </w:tcMar>
            <w:hideMark/>
          </w:tcPr>
          <w:p w:rsidRPr="00506899" w:rsidR="00000F84" w:rsidP="00000F84" w:rsidRDefault="001C3A31" w14:paraId="10BB8168" w14:textId="77777777">
            <w:pPr>
              <w:spacing w:before="30" w:after="30"/>
              <w:ind w:left="30" w:right="30"/>
              <w:rPr>
                <w:rFonts w:ascii="Calibri" w:hAnsi="Calibri" w:eastAsia="Times New Roman" w:cs="Calibri"/>
                <w:sz w:val="16"/>
              </w:rPr>
            </w:pPr>
            <w:hyperlink w:tgtFrame="_blank" w:history="1" r:id="rId17">
              <w:r w:rsidRPr="00506899">
                <w:rPr>
                  <w:rFonts w:ascii="Calibri" w:hAnsi="Calibri" w:eastAsia="Times New Roman" w:cs="Calibri"/>
                  <w:color w:val="0000FF"/>
                  <w:sz w:val="16"/>
                  <w:u w:val="single"/>
                </w:rPr>
                <w:t>Screen 5</w:t>
              </w:r>
            </w:hyperlink>
            <w:r w:rsidRPr="00506899">
              <w:rPr>
                <w:rFonts w:ascii="Calibri" w:hAnsi="Calibri" w:eastAsia="Times New Roman" w:cs="Calibri"/>
                <w:sz w:val="16"/>
              </w:rPr>
              <w:t xml:space="preserve"> </w:t>
            </w:r>
          </w:p>
          <w:p w:rsidRPr="00506899" w:rsidR="00000F84" w:rsidP="00000F84" w:rsidRDefault="001C3A31" w14:paraId="04602031" w14:textId="77777777">
            <w:pPr>
              <w:ind w:left="30" w:right="30"/>
              <w:rPr>
                <w:rFonts w:ascii="Calibri" w:hAnsi="Calibri" w:eastAsia="Times New Roman" w:cs="Calibri"/>
                <w:sz w:val="16"/>
              </w:rPr>
            </w:pPr>
            <w:hyperlink w:tgtFrame="_blank" w:history="1" r:id="rId18">
              <w:r w:rsidRPr="00506899">
                <w:rPr>
                  <w:rFonts w:ascii="Calibri" w:hAnsi="Calibri" w:eastAsia="Times New Roman" w:cs="Calibri"/>
                  <w:color w:val="0000FF"/>
                  <w:sz w:val="16"/>
                  <w:u w:val="single"/>
                </w:rPr>
                <w:t>6_C_6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00F84" w:rsidP="00FE7D31" w:rsidRDefault="001C3A31" w14:paraId="76BFAE1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We are </w:t>
            </w:r>
            <w:r w:rsidRPr="00506899">
              <w:rPr>
                <w:rFonts w:ascii="Calibri" w:hAnsi="Calibri" w:eastAsia="Times New Roman" w:cs="Calibri"/>
              </w:rPr>
              <w:t>committed to the highest standards.</w:t>
            </w:r>
          </w:p>
          <w:p w:rsidRPr="00506899" w:rsidR="00000F84" w:rsidP="00FE7D31" w:rsidRDefault="001C3A31" w14:paraId="3287CF8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The Code of Business Conduct is vital to Abbott’s success because it sets the standard for how we work—with integrity, fairness, and honesty. It helps us make ethical decisions, especially in complex situations, and ensu</w:t>
            </w:r>
            <w:r w:rsidRPr="00506899">
              <w:rPr>
                <w:rFonts w:ascii="Calibri" w:hAnsi="Calibri" w:eastAsia="Times New Roman" w:cs="Calibri"/>
              </w:rPr>
              <w:t>res we stay aligned with our values. By following the Code, we protect our reputation, build trust with those we serve, and create a workplace culture where doing the right thing is paramount.</w:t>
            </w:r>
          </w:p>
        </w:tc>
        <w:tc>
          <w:tcPr>
            <w:tcW w:w="6000" w:type="dxa"/>
            <w:tcMar/>
          </w:tcPr>
          <w:p w:rsidRPr="00506899" w:rsidR="005011CC" w:rsidP="00FE7D31" w:rsidRDefault="001C3A31" w14:paraId="1F322A78"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เรามีความมุ่งมั่นต่อมาตรฐานสูงสุด</w:t>
            </w:r>
          </w:p>
          <w:p w:rsidRPr="00506899" w:rsidR="00000F84" w:rsidP="00FE7D31" w:rsidRDefault="001C3A31" w14:paraId="6293F3B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หลักจรรยาบรรณในการดำเนินธุรกิจมีความสำคัญต่อความสำเร็จของ</w:t>
            </w:r>
            <w:r w:rsidRPr="00506899">
              <w:rPr>
                <w:rFonts w:ascii="Angsana New" w:hAnsi="Angsana New" w:eastAsia="Tahoma" w:cs="Tahoma"/>
                <w:lang w:val="th-TH"/>
              </w:rPr>
              <w:t xml:space="preserve"> Abbott </w:t>
            </w:r>
            <w:r w:rsidRPr="00506899">
              <w:rPr>
                <w:rFonts w:ascii="Angsana New" w:hAnsi="Angsana New" w:eastAsia="Angsana New" w:cs="Tahoma"/>
                <w:cs/>
                <w:lang w:val="th-TH" w:bidi="th-TH"/>
              </w:rPr>
              <w:t>เนื่องจากเป็นตัวกำหนดมาตรฐานการทำงานของเรา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อันได้แก่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ความซื่อสัตย์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ความยุติธรรม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และความจริงใจ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หลักจรรยาบรรณช่วยให้เราตัดสินใจอย่างมีจริยธรรม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โดยเฉพาะในสถานการณ์ที่ซับซ้อน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และช่วยให้แน่ใจว่าเรายังคงสอดคล้องกับค่านิยมของเรา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การปฏิบั</w:t>
            </w:r>
            <w:r w:rsidRPr="00506899">
              <w:rPr>
                <w:rFonts w:ascii="Angsana New" w:hAnsi="Angsana New" w:eastAsia="Angsana New" w:cs="Tahoma"/>
                <w:cs/>
                <w:lang w:val="th-TH" w:bidi="th-TH"/>
              </w:rPr>
              <w:t>ติตามจรรยาบรรณช่วยปกป้องชื่อเสียงของเรา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สร้างความไว้วางใจให้กับผู้ที่เราให้บริการ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และทำให้เกิดวัฒนธรรมการทำสิ่งที่ถูกต้องมีความสำคัญที่สุดในสถานที่ทำงาน</w:t>
            </w:r>
          </w:p>
        </w:tc>
      </w:tr>
      <w:tr w:rsidRPr="00506899" w:rsidR="00CC1327" w:rsidTr="5CF65F5B" w14:paraId="15DA6C70" w14:textId="77777777">
        <w:tc>
          <w:tcPr>
            <w:tcW w:w="1353" w:type="dxa"/>
            <w:shd w:val="clear" w:color="auto" w:fill="C1E4F5" w:themeFill="accent1" w:themeFillTint="33"/>
            <w:tcMar>
              <w:top w:w="120" w:type="dxa"/>
              <w:left w:w="180" w:type="dxa"/>
              <w:bottom w:w="120" w:type="dxa"/>
              <w:right w:w="180" w:type="dxa"/>
            </w:tcMar>
            <w:hideMark/>
          </w:tcPr>
          <w:p w:rsidRPr="00506899" w:rsidR="00000F84" w:rsidP="00000F84" w:rsidRDefault="001C3A31" w14:paraId="3F05982E" w14:textId="77777777">
            <w:pPr>
              <w:spacing w:before="30" w:after="30"/>
              <w:ind w:left="30" w:right="30"/>
              <w:rPr>
                <w:rFonts w:ascii="Calibri" w:hAnsi="Calibri" w:eastAsia="Times New Roman" w:cs="Calibri"/>
                <w:sz w:val="16"/>
              </w:rPr>
            </w:pPr>
            <w:hyperlink w:tgtFrame="_blank" w:history="1" r:id="rId19">
              <w:r w:rsidRPr="00506899">
                <w:rPr>
                  <w:rFonts w:ascii="Calibri" w:hAnsi="Calibri" w:eastAsia="Times New Roman" w:cs="Calibri"/>
                  <w:color w:val="0000FF"/>
                  <w:sz w:val="16"/>
                  <w:u w:val="single"/>
                </w:rPr>
                <w:t>Screen 6</w:t>
              </w:r>
            </w:hyperlink>
            <w:r w:rsidRPr="00506899">
              <w:rPr>
                <w:rFonts w:ascii="Calibri" w:hAnsi="Calibri" w:eastAsia="Times New Roman" w:cs="Calibri"/>
                <w:sz w:val="16"/>
              </w:rPr>
              <w:t xml:space="preserve"> </w:t>
            </w:r>
          </w:p>
          <w:p w:rsidRPr="00506899" w:rsidR="00000F84" w:rsidP="00000F84" w:rsidRDefault="001C3A31" w14:paraId="54ABF80C" w14:textId="77777777">
            <w:pPr>
              <w:ind w:left="30" w:right="30"/>
              <w:rPr>
                <w:rFonts w:ascii="Calibri" w:hAnsi="Calibri" w:eastAsia="Times New Roman" w:cs="Calibri"/>
                <w:sz w:val="16"/>
              </w:rPr>
            </w:pPr>
            <w:hyperlink w:tgtFrame="_blank" w:history="1" r:id="rId20">
              <w:r w:rsidRPr="00506899">
                <w:rPr>
                  <w:rFonts w:ascii="Calibri" w:hAnsi="Calibri" w:eastAsia="Times New Roman" w:cs="Calibri"/>
                  <w:color w:val="0000FF"/>
                  <w:sz w:val="16"/>
                  <w:u w:val="single"/>
                </w:rPr>
                <w:t>7_C_7</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000F84" w:rsidP="00000F84" w:rsidRDefault="001C3A31" w14:paraId="6457CE4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Understanding the Code is everyone’s responsibility.</w:t>
            </w:r>
          </w:p>
          <w:p w:rsidRPr="00506899" w:rsidR="00000F84" w:rsidP="00000F84" w:rsidRDefault="001C3A31" w14:paraId="1792806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Each of us has a role in applying the Code of Business Conduct to our daily work and decision-making. It’s not </w:t>
            </w:r>
            <w:r w:rsidRPr="00506899">
              <w:rPr>
                <w:rFonts w:ascii="Calibri" w:hAnsi="Calibri" w:eastAsia="Times New Roman" w:cs="Calibri"/>
              </w:rPr>
              <w:lastRenderedPageBreak/>
              <w:t xml:space="preserve">just a document—it’s a guide that helps us navigate challenges with </w:t>
            </w:r>
            <w:r w:rsidRPr="00506899">
              <w:rPr>
                <w:rFonts w:ascii="Calibri" w:hAnsi="Calibri" w:eastAsia="Times New Roman" w:cs="Calibri"/>
              </w:rPr>
              <w:t>integrity and confidence.</w:t>
            </w:r>
          </w:p>
          <w:p w:rsidRPr="00506899" w:rsidR="00000F84" w:rsidP="00000F84" w:rsidRDefault="001C3A31" w14:paraId="6A54786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In the sections ahead, we’ll explore the key principles of the Code and see how they come to life in our everyday actions and choices.</w:t>
            </w:r>
          </w:p>
        </w:tc>
        <w:tc>
          <w:tcPr>
            <w:tcW w:w="6000" w:type="dxa"/>
            <w:tcMar/>
          </w:tcPr>
          <w:p w:rsidRPr="00506899" w:rsidR="00B6655E" w:rsidP="008970A2" w:rsidRDefault="001C3A31" w14:paraId="459C263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ทุกคนมีหน้าที่ต้องทำความเข้าใจเกี่ยวกับหลักจรรยาบรรณ</w:t>
            </w:r>
          </w:p>
          <w:p w:rsidRPr="00506899" w:rsidR="00B6655E" w:rsidP="008970A2" w:rsidRDefault="001C3A31" w14:paraId="1271FBA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ทุกคนมีบทบาทในการนำหลักจรรยาบรรณในการดำเนินธุรกิจมาใช้ในการทำงานและการตัดสินใจในแต่ละวัน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หลัก</w:t>
            </w:r>
            <w:r w:rsidRPr="00506899">
              <w:rPr>
                <w:rFonts w:ascii="Angsana New" w:hAnsi="Angsana New" w:eastAsia="Angsana New" w:cs="Tahoma"/>
                <w:cs/>
                <w:lang w:val="th-TH" w:bidi="th-TH"/>
              </w:rPr>
              <w:lastRenderedPageBreak/>
              <w:t>จรรยาบรรณไม่ใช่แค่เอกสารเท่านั้น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แต่เป็นแนวทางที่จะช่วยให้เราก้าวข้ามความท้า</w:t>
            </w:r>
            <w:r w:rsidRPr="00506899">
              <w:rPr>
                <w:rFonts w:ascii="Angsana New" w:hAnsi="Angsana New" w:eastAsia="Angsana New" w:cs="Tahoma"/>
                <w:cs/>
                <w:lang w:val="th-TH" w:bidi="th-TH"/>
              </w:rPr>
              <w:t>ทายต่างๆ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ได้ด้วยความซื่อสัตย์และมั่นใจ</w:t>
            </w:r>
          </w:p>
          <w:p w:rsidRPr="00506899" w:rsidR="00000F84" w:rsidP="008970A2" w:rsidRDefault="001C3A31" w14:paraId="39D0AF1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ในหัวข้อต่อไปนี้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เราจะสำรวจเกี่ยวกับหลักการสำคัญของหลักจรรยาบรรณ</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และดูว่าหลักการเหล่านี้มีผลต่อการกระทำและทางเลือกในชีวิตประจำวันของเราอย่างไร</w:t>
            </w:r>
          </w:p>
        </w:tc>
      </w:tr>
      <w:tr w:rsidRPr="00506899" w:rsidR="00CC1327" w:rsidTr="5CF65F5B" w14:paraId="498EE710" w14:textId="77777777">
        <w:tc>
          <w:tcPr>
            <w:tcW w:w="1353" w:type="dxa"/>
            <w:shd w:val="clear" w:color="auto" w:fill="C1E4F5" w:themeFill="accent1" w:themeFillTint="33"/>
            <w:tcMar>
              <w:top w:w="120" w:type="dxa"/>
              <w:left w:w="180" w:type="dxa"/>
              <w:bottom w:w="120" w:type="dxa"/>
              <w:right w:w="180" w:type="dxa"/>
            </w:tcMar>
            <w:hideMark/>
          </w:tcPr>
          <w:p w:rsidRPr="00506899" w:rsidR="00000F84" w:rsidP="00000F84" w:rsidRDefault="001C3A31" w14:paraId="777EBF0E" w14:textId="77777777">
            <w:pPr>
              <w:spacing w:before="30" w:after="30"/>
              <w:ind w:left="30" w:right="30"/>
              <w:rPr>
                <w:rFonts w:ascii="Calibri" w:hAnsi="Calibri" w:eastAsia="Times New Roman" w:cs="Calibri"/>
                <w:sz w:val="16"/>
              </w:rPr>
            </w:pPr>
            <w:hyperlink w:tgtFrame="_blank" w:history="1" r:id="rId21">
              <w:r w:rsidRPr="00506899">
                <w:rPr>
                  <w:rFonts w:ascii="Calibri" w:hAnsi="Calibri" w:eastAsia="Times New Roman" w:cs="Calibri"/>
                  <w:color w:val="0000FF"/>
                  <w:sz w:val="16"/>
                  <w:u w:val="single"/>
                </w:rPr>
                <w:t>Screen 7</w:t>
              </w:r>
            </w:hyperlink>
            <w:r w:rsidRPr="00506899">
              <w:rPr>
                <w:rFonts w:ascii="Calibri" w:hAnsi="Calibri" w:eastAsia="Times New Roman" w:cs="Calibri"/>
                <w:sz w:val="16"/>
              </w:rPr>
              <w:t xml:space="preserve"> </w:t>
            </w:r>
          </w:p>
          <w:p w:rsidRPr="00506899" w:rsidR="00000F84" w:rsidP="00000F84" w:rsidRDefault="001C3A31" w14:paraId="54746908" w14:textId="77777777">
            <w:pPr>
              <w:ind w:left="30" w:right="30"/>
              <w:rPr>
                <w:rFonts w:ascii="Calibri" w:hAnsi="Calibri" w:eastAsia="Times New Roman" w:cs="Calibri"/>
                <w:sz w:val="16"/>
              </w:rPr>
            </w:pPr>
            <w:hyperlink w:tgtFrame="_blank" w:history="1" r:id="rId22">
              <w:r w:rsidRPr="00506899">
                <w:rPr>
                  <w:rFonts w:ascii="Calibri" w:hAnsi="Calibri" w:eastAsia="Times New Roman" w:cs="Calibri"/>
                  <w:color w:val="0000FF"/>
                  <w:sz w:val="16"/>
                  <w:u w:val="single"/>
                </w:rPr>
                <w:t>8_C_8</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000F84" w:rsidP="00000F84" w:rsidRDefault="001C3A31" w14:paraId="10EE35F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You must view all content before moving forward.</w:t>
            </w:r>
          </w:p>
          <w:p w:rsidRPr="00506899" w:rsidR="00000F84" w:rsidP="00000F84" w:rsidRDefault="001C3A31" w14:paraId="1D9836D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At Abbott, we are committed to improving the health and well-being of the</w:t>
            </w:r>
            <w:r w:rsidRPr="00506899">
              <w:rPr>
                <w:rFonts w:ascii="Calibri" w:hAnsi="Calibri" w:eastAsia="Times New Roman" w:cs="Calibri"/>
              </w:rPr>
              <w:t xml:space="preserve"> people who rely on our products.</w:t>
            </w:r>
          </w:p>
          <w:p w:rsidRPr="00506899" w:rsidR="00000F84" w:rsidP="00000F84" w:rsidRDefault="001C3A31" w14:paraId="737BC8B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It’s a reminder that behind every decision, every innovation, and every action is a purpose—to make lives better.</w:t>
            </w:r>
          </w:p>
          <w:p w:rsidRPr="00506899" w:rsidR="00000F84" w:rsidP="00000F84" w:rsidRDefault="001C3A31" w14:paraId="6ECFF7A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Patients and Consumers</w:t>
            </w:r>
          </w:p>
          <w:p w:rsidRPr="00506899" w:rsidR="00000F84" w:rsidP="00000F84" w:rsidRDefault="001C3A31" w14:paraId="3B5DE14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Healthcare Professionals</w:t>
            </w:r>
          </w:p>
          <w:p w:rsidRPr="00506899" w:rsidR="00000F84" w:rsidP="00000F84" w:rsidRDefault="001C3A31" w14:paraId="1B98E9A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Click each of the icons to learn more.</w:t>
            </w:r>
          </w:p>
        </w:tc>
        <w:tc>
          <w:tcPr>
            <w:tcW w:w="6000" w:type="dxa"/>
            <w:tcMar/>
          </w:tcPr>
          <w:p w:rsidRPr="00506899" w:rsidR="008079A2" w:rsidP="008970A2" w:rsidRDefault="001C3A31" w14:paraId="5448FC6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คุณต้องดูเนื้อหาทั้งห</w:t>
            </w:r>
            <w:r w:rsidRPr="00506899">
              <w:rPr>
                <w:rFonts w:ascii="Angsana New" w:hAnsi="Angsana New" w:eastAsia="Angsana New" w:cs="Tahoma"/>
                <w:cs/>
                <w:lang w:val="th-TH" w:bidi="th-TH"/>
              </w:rPr>
              <w:t>มดก่อนดำเนินการต่อ</w:t>
            </w:r>
          </w:p>
          <w:p w:rsidRPr="00506899" w:rsidR="008079A2" w:rsidP="008970A2" w:rsidRDefault="001C3A31" w14:paraId="0F0870A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w:t>
            </w:r>
            <w:r w:rsidRPr="00BC551A">
              <w:rPr>
                <w:rFonts w:ascii="Calibri" w:hAnsi="Calibri" w:eastAsia="Times New Roman" w:cs="Calibri"/>
              </w:rPr>
              <w:t xml:space="preserve"> Abbott </w:t>
            </w:r>
            <w:r w:rsidRPr="00506899">
              <w:rPr>
                <w:rFonts w:ascii="Angsana New" w:hAnsi="Angsana New" w:eastAsia="Angsana New" w:cs="Tahoma"/>
                <w:cs/>
                <w:lang w:val="th-TH" w:bidi="th-TH"/>
              </w:rPr>
              <w:t>เรามุ่งมั่นที่จะยกระดับสุขภาพและสุขภาวะที่ดีของผู้คนที่ไว้วางใจในผลิตภัณฑ์ของเรา</w:t>
            </w:r>
          </w:p>
          <w:p w:rsidRPr="00506899" w:rsidR="008079A2" w:rsidP="008970A2" w:rsidRDefault="001C3A31" w14:paraId="51D6CA6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ซึ่งเป็นการเตือนความจำว่าเบื้องหลังทุกการตัดสินใจ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ทุกนวัตกรรม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และทุกการกระทำล้วนมีจุดมุ่งหมายเพื่อทำให้ชีวิตดีขึ้น</w:t>
            </w:r>
          </w:p>
          <w:p w:rsidRPr="00506899" w:rsidR="008079A2" w:rsidP="008970A2" w:rsidRDefault="001C3A31" w14:paraId="382098E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ผู้ป่วยและผู</w:t>
            </w:r>
            <w:r w:rsidRPr="00506899">
              <w:rPr>
                <w:rFonts w:ascii="Angsana New" w:hAnsi="Angsana New" w:eastAsia="Angsana New" w:cs="Tahoma"/>
                <w:cs/>
                <w:lang w:val="th-TH" w:bidi="th-TH"/>
              </w:rPr>
              <w:t>้บริโภค</w:t>
            </w:r>
          </w:p>
          <w:p w:rsidRPr="00506899" w:rsidR="008079A2" w:rsidP="008970A2" w:rsidRDefault="001C3A31" w14:paraId="5597BA6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บุคลากรทางการแพทย์</w:t>
            </w:r>
          </w:p>
          <w:p w:rsidRPr="00506899" w:rsidR="00000F84" w:rsidP="008970A2" w:rsidRDefault="001C3A31" w14:paraId="38D7CAE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คลิกแต่ละไอคอนเพื่อดูข้อมูลเพิ่มเติม</w:t>
            </w:r>
          </w:p>
        </w:tc>
      </w:tr>
      <w:tr w:rsidRPr="00506899" w:rsidR="00CC1327" w:rsidTr="5CF65F5B" w14:paraId="08589259" w14:textId="77777777">
        <w:tc>
          <w:tcPr>
            <w:tcW w:w="1353" w:type="dxa"/>
            <w:shd w:val="clear" w:color="auto" w:fill="C1E4F5" w:themeFill="accent1" w:themeFillTint="33"/>
            <w:tcMar>
              <w:top w:w="120" w:type="dxa"/>
              <w:left w:w="180" w:type="dxa"/>
              <w:bottom w:w="120" w:type="dxa"/>
              <w:right w:w="180" w:type="dxa"/>
            </w:tcMar>
            <w:hideMark/>
          </w:tcPr>
          <w:p w:rsidRPr="00506899" w:rsidR="00000F84" w:rsidP="00000F84" w:rsidRDefault="001C3A31" w14:paraId="0A433C0A" w14:textId="77777777">
            <w:pPr>
              <w:spacing w:before="30" w:after="30"/>
              <w:ind w:left="30" w:right="30"/>
              <w:rPr>
                <w:rFonts w:ascii="Calibri" w:hAnsi="Calibri" w:eastAsia="Times New Roman" w:cs="Calibri"/>
                <w:sz w:val="16"/>
              </w:rPr>
            </w:pPr>
            <w:hyperlink w:tgtFrame="_blank" w:history="1" r:id="rId23">
              <w:r w:rsidRPr="00506899">
                <w:rPr>
                  <w:rFonts w:ascii="Calibri" w:hAnsi="Calibri" w:eastAsia="Times New Roman" w:cs="Calibri"/>
                  <w:color w:val="0000FF"/>
                  <w:sz w:val="16"/>
                  <w:u w:val="single"/>
                </w:rPr>
                <w:t>Screen 7</w:t>
              </w:r>
            </w:hyperlink>
            <w:r w:rsidRPr="00506899">
              <w:rPr>
                <w:rFonts w:ascii="Calibri" w:hAnsi="Calibri" w:eastAsia="Times New Roman" w:cs="Calibri"/>
                <w:sz w:val="16"/>
              </w:rPr>
              <w:t xml:space="preserve"> </w:t>
            </w:r>
          </w:p>
          <w:p w:rsidRPr="00506899" w:rsidR="00000F84" w:rsidP="00000F84" w:rsidRDefault="001C3A31" w14:paraId="5062FC56" w14:textId="77777777">
            <w:pPr>
              <w:ind w:left="30" w:right="30"/>
              <w:rPr>
                <w:rFonts w:ascii="Calibri" w:hAnsi="Calibri" w:eastAsia="Times New Roman" w:cs="Calibri"/>
                <w:sz w:val="16"/>
              </w:rPr>
            </w:pPr>
            <w:hyperlink w:tgtFrame="_blank" w:history="1" r:id="rId24">
              <w:r w:rsidRPr="00506899">
                <w:rPr>
                  <w:rFonts w:ascii="Calibri" w:hAnsi="Calibri" w:eastAsia="Times New Roman" w:cs="Calibri"/>
                  <w:color w:val="0000FF"/>
                  <w:sz w:val="16"/>
                  <w:u w:val="single"/>
                </w:rPr>
                <w:t>9_C_8</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000F84" w:rsidP="00000F84" w:rsidRDefault="001C3A31" w14:paraId="00774BA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PATIENTS AND CONSUMERS</w:t>
            </w:r>
          </w:p>
          <w:p w:rsidRPr="00506899" w:rsidR="00000F84" w:rsidP="00000F84" w:rsidRDefault="001C3A31" w14:paraId="7B9D37E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Caring for people is at the heart of what we do. We put the health and well-being of patients and consumers first. Every day, we can make a meaningful difference—helping people live healthier lives and </w:t>
            </w:r>
            <w:r w:rsidRPr="00506899">
              <w:rPr>
                <w:rFonts w:ascii="Calibri" w:hAnsi="Calibri" w:eastAsia="Times New Roman" w:cs="Calibri"/>
              </w:rPr>
              <w:t>contributing to stronger, healthier communities.</w:t>
            </w:r>
          </w:p>
        </w:tc>
        <w:tc>
          <w:tcPr>
            <w:tcW w:w="6000" w:type="dxa"/>
            <w:tcMar/>
          </w:tcPr>
          <w:p w:rsidRPr="00506899" w:rsidR="00E36CE0" w:rsidP="008970A2" w:rsidRDefault="001C3A31" w14:paraId="59767FA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ผู้ป่วยและผู้บริโภค</w:t>
            </w:r>
          </w:p>
          <w:p w:rsidRPr="00506899" w:rsidR="00000F84" w:rsidP="008970A2" w:rsidRDefault="001C3A31" w14:paraId="320BC38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การดูแลผู้คนคือหัวใจสำคัญในสิ่งที่เราทำ</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เราให้ความสำคัญกับสุขภาพและสุขภาวะที่ดีของผู้ป่วยและผู้บริโภคก่อนเสมอ</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เราสามารถสร้างความแตกต่างอย่างมีความหมายได้ทุกๆ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วัน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ด้วยการช่วยให้ผู้คนมีชีวิตที่</w:t>
            </w:r>
            <w:r w:rsidRPr="00506899">
              <w:rPr>
                <w:rFonts w:ascii="Angsana New" w:hAnsi="Angsana New" w:eastAsia="Angsana New" w:cs="Tahoma"/>
                <w:cs/>
                <w:lang w:val="th-TH" w:bidi="th-TH"/>
              </w:rPr>
              <w:t>มีสุขภาพดีขึ้น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และมีส่วนสนับสนุนให้ชุมชนมีความแข็งแกร่งและมีสุขภาพที่ดีขึ้น</w:t>
            </w:r>
          </w:p>
        </w:tc>
      </w:tr>
      <w:tr w:rsidRPr="00506899" w:rsidR="00CC1327" w:rsidTr="5CF65F5B" w14:paraId="08CA35EA" w14:textId="77777777">
        <w:tc>
          <w:tcPr>
            <w:tcW w:w="1353" w:type="dxa"/>
            <w:shd w:val="clear" w:color="auto" w:fill="C1E4F5" w:themeFill="accent1" w:themeFillTint="33"/>
            <w:tcMar>
              <w:top w:w="120" w:type="dxa"/>
              <w:left w:w="180" w:type="dxa"/>
              <w:bottom w:w="120" w:type="dxa"/>
              <w:right w:w="180" w:type="dxa"/>
            </w:tcMar>
            <w:hideMark/>
          </w:tcPr>
          <w:p w:rsidRPr="00506899" w:rsidR="00E36CE0" w:rsidP="00E36CE0" w:rsidRDefault="001C3A31" w14:paraId="48F30951" w14:textId="77777777">
            <w:pPr>
              <w:spacing w:before="30" w:after="30"/>
              <w:ind w:left="30" w:right="30"/>
              <w:rPr>
                <w:rFonts w:ascii="Calibri" w:hAnsi="Calibri" w:eastAsia="Times New Roman" w:cs="Calibri"/>
                <w:sz w:val="16"/>
              </w:rPr>
            </w:pPr>
            <w:hyperlink w:tgtFrame="_blank" w:history="1" r:id="rId25">
              <w:r w:rsidRPr="00506899">
                <w:rPr>
                  <w:rFonts w:ascii="Calibri" w:hAnsi="Calibri" w:eastAsia="Times New Roman" w:cs="Calibri"/>
                  <w:color w:val="0000FF"/>
                  <w:sz w:val="16"/>
                  <w:u w:val="single"/>
                </w:rPr>
                <w:t>Screen 7</w:t>
              </w:r>
            </w:hyperlink>
            <w:r w:rsidRPr="00506899">
              <w:rPr>
                <w:rFonts w:ascii="Calibri" w:hAnsi="Calibri" w:eastAsia="Times New Roman" w:cs="Calibri"/>
                <w:sz w:val="16"/>
              </w:rPr>
              <w:t xml:space="preserve"> </w:t>
            </w:r>
          </w:p>
          <w:p w:rsidRPr="00506899" w:rsidR="00E36CE0" w:rsidP="00E36CE0" w:rsidRDefault="001C3A31" w14:paraId="2EB94FFA" w14:textId="77777777">
            <w:pPr>
              <w:ind w:left="30" w:right="30"/>
              <w:rPr>
                <w:rFonts w:ascii="Calibri" w:hAnsi="Calibri" w:eastAsia="Times New Roman" w:cs="Calibri"/>
                <w:sz w:val="16"/>
              </w:rPr>
            </w:pPr>
            <w:hyperlink w:tgtFrame="_blank" w:history="1" r:id="rId26">
              <w:r w:rsidRPr="00506899">
                <w:rPr>
                  <w:rFonts w:ascii="Calibri" w:hAnsi="Calibri" w:eastAsia="Times New Roman" w:cs="Calibri"/>
                  <w:color w:val="0000FF"/>
                  <w:sz w:val="16"/>
                  <w:u w:val="single"/>
                </w:rPr>
                <w:t>10_C_8</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E36CE0" w:rsidP="00E36CE0" w:rsidRDefault="001C3A31" w14:paraId="163E04B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HEALTHCARE PROFESSIONALS</w:t>
            </w:r>
          </w:p>
          <w:p w:rsidRPr="00506899" w:rsidR="00E36CE0" w:rsidP="00E36CE0" w:rsidRDefault="001C3A31" w14:paraId="64477A4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work with HCPs to support better health. We respect the knowledge and independent judgment o</w:t>
            </w:r>
            <w:r w:rsidRPr="00506899">
              <w:rPr>
                <w:rFonts w:ascii="Calibri" w:hAnsi="Calibri" w:eastAsia="Times New Roman" w:cs="Calibri"/>
              </w:rPr>
              <w:t>f healthcare professionals - whether they’re doctors, nurses, pharmacists, researchers, or lab staff. Their role in guiding patients toward better health is essential.</w:t>
            </w:r>
          </w:p>
          <w:p w:rsidRPr="00506899" w:rsidR="00E36CE0" w:rsidP="00E36CE0" w:rsidRDefault="001C3A31" w14:paraId="2529FC0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At Abbott, we’re committed to supporting them with accurate, timely </w:t>
            </w:r>
            <w:r w:rsidRPr="00506899">
              <w:rPr>
                <w:rFonts w:ascii="Calibri" w:hAnsi="Calibri" w:eastAsia="Times New Roman" w:cs="Calibri"/>
              </w:rPr>
              <w:t>information so they can make the best decisions. By working together, we can achieve our shared goal of improving health and well-being around the world.</w:t>
            </w:r>
          </w:p>
        </w:tc>
        <w:tc>
          <w:tcPr>
            <w:tcW w:w="6000" w:type="dxa"/>
            <w:tcMar/>
            <w:vAlign w:val="center"/>
          </w:tcPr>
          <w:p w:rsidRPr="00506899" w:rsidR="00E36CE0" w:rsidP="008970A2" w:rsidRDefault="001C3A31" w14:paraId="56B6B8B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บุคลากรทางการแพทย์</w:t>
            </w:r>
          </w:p>
          <w:p w:rsidRPr="00506899" w:rsidR="00E36CE0" w:rsidP="008970A2" w:rsidRDefault="001C3A31" w14:paraId="3ADA11D6"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เราทำง</w:t>
            </w:r>
            <w:r w:rsidRPr="00506899">
              <w:rPr>
                <w:rFonts w:ascii="Angsana New" w:hAnsi="Angsana New" w:eastAsia="Angsana New" w:cs="Tahoma"/>
                <w:cs/>
                <w:lang w:val="th-TH" w:bidi="th-TH"/>
              </w:rPr>
              <w:t>านร่วมกับบุคลากรทางการแพทย์</w:t>
            </w:r>
            <w:r w:rsidRPr="00506899">
              <w:rPr>
                <w:rFonts w:ascii="Angsana New" w:hAnsi="Angsana New" w:eastAsia="Tahoma" w:cs="Tahoma"/>
                <w:lang w:val="th-TH"/>
              </w:rPr>
              <w:t xml:space="preserve"> (HCP) </w:t>
            </w:r>
            <w:r w:rsidRPr="00506899">
              <w:rPr>
                <w:rFonts w:ascii="Angsana New" w:hAnsi="Angsana New" w:eastAsia="Angsana New" w:cs="Tahoma"/>
                <w:cs/>
                <w:lang w:val="th-TH" w:bidi="th-TH"/>
              </w:rPr>
              <w:t>เพื่อสนับสนุนการมีสุขภาพที่ดีขึ้น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เราเคารพในความรู้และการตัดสินใจอย่างอิสระของบุคลากรทางการแพทย์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ไม่ว่าจะเป็นแพทย์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พยา</w:t>
            </w:r>
            <w:r w:rsidRPr="00506899">
              <w:rPr>
                <w:rFonts w:ascii="Angsana New" w:hAnsi="Angsana New" w:eastAsia="Angsana New" w:cs="Tahoma"/>
                <w:cs/>
                <w:lang w:val="th-TH" w:bidi="th-TH"/>
              </w:rPr>
              <w:t>บาล</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เภสัชกร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นักวิจัย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หรือเจ้าหน้าที่ห้องปฏิบัติการ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บทบาทของพวกเขาในการชี้แนะผู้ป่วยให้มีสุขภาพที่ดีขึ้นเป็นสิ่งที่จำเป็น</w:t>
            </w:r>
          </w:p>
          <w:p w:rsidRPr="00506899" w:rsidR="00E36CE0" w:rsidP="008970A2" w:rsidRDefault="001C3A31" w14:paraId="5AEB1D2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w:t>
            </w:r>
            <w:r w:rsidRPr="00BC551A">
              <w:rPr>
                <w:rFonts w:ascii="Calibri" w:hAnsi="Calibri" w:eastAsia="Times New Roman" w:cs="Calibri"/>
              </w:rPr>
              <w:t xml:space="preserve"> Abbott </w:t>
            </w:r>
            <w:r w:rsidRPr="00506899">
              <w:rPr>
                <w:rFonts w:ascii="Angsana New" w:hAnsi="Angsana New" w:eastAsia="Angsana New" w:cs="Tahoma"/>
                <w:cs/>
                <w:lang w:val="th-TH" w:bidi="th-TH"/>
              </w:rPr>
              <w:t>เรามุ่งมั่นที่จะสนับสนุนพวกเขาด้วยข้อมูลที่ถู</w:t>
            </w:r>
            <w:r w:rsidRPr="00506899">
              <w:rPr>
                <w:rFonts w:ascii="Angsana New" w:hAnsi="Angsana New" w:eastAsia="Angsana New" w:cs="Tahoma"/>
                <w:cs/>
                <w:lang w:val="th-TH" w:bidi="th-TH"/>
              </w:rPr>
              <w:t>กต้องและทันเวลาเพื่อให้พวกเขาสามารถตัดสินใจได้ดีที่สุด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ด้วยการร่วมมือกัน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เราจะบรรลุเป้าหมายร่วมกันในการยกระดับการมีสุขภาพและสุขภาวะที่ดีทั่วโลกได้</w:t>
            </w:r>
          </w:p>
        </w:tc>
      </w:tr>
      <w:tr w:rsidRPr="00506899" w:rsidR="00CC1327" w:rsidTr="5CF65F5B" w14:paraId="13DE7594" w14:textId="77777777">
        <w:tc>
          <w:tcPr>
            <w:tcW w:w="1353" w:type="dxa"/>
            <w:shd w:val="clear" w:color="auto" w:fill="C1E4F5" w:themeFill="accent1" w:themeFillTint="33"/>
            <w:tcMar>
              <w:top w:w="120" w:type="dxa"/>
              <w:left w:w="180" w:type="dxa"/>
              <w:bottom w:w="120" w:type="dxa"/>
              <w:right w:w="180" w:type="dxa"/>
            </w:tcMar>
            <w:hideMark/>
          </w:tcPr>
          <w:p w:rsidRPr="00506899" w:rsidR="00E36CE0" w:rsidP="00E36CE0" w:rsidRDefault="001C3A31" w14:paraId="50831631" w14:textId="77777777">
            <w:pPr>
              <w:spacing w:before="30" w:after="30"/>
              <w:ind w:left="30" w:right="30"/>
              <w:rPr>
                <w:rFonts w:ascii="Calibri" w:hAnsi="Calibri" w:eastAsia="Times New Roman" w:cs="Calibri"/>
                <w:sz w:val="16"/>
              </w:rPr>
            </w:pPr>
            <w:hyperlink w:tgtFrame="_blank" w:history="1" r:id="rId27">
              <w:r w:rsidRPr="00506899">
                <w:rPr>
                  <w:rFonts w:ascii="Calibri" w:hAnsi="Calibri" w:eastAsia="Times New Roman" w:cs="Calibri"/>
                  <w:color w:val="0000FF"/>
                  <w:sz w:val="16"/>
                  <w:u w:val="single"/>
                </w:rPr>
                <w:t>Screen 8</w:t>
              </w:r>
            </w:hyperlink>
            <w:r w:rsidRPr="00506899">
              <w:rPr>
                <w:rFonts w:ascii="Calibri" w:hAnsi="Calibri" w:eastAsia="Times New Roman" w:cs="Calibri"/>
                <w:sz w:val="16"/>
              </w:rPr>
              <w:t xml:space="preserve"> </w:t>
            </w:r>
          </w:p>
          <w:p w:rsidRPr="00506899" w:rsidR="00E36CE0" w:rsidP="00E36CE0" w:rsidRDefault="001C3A31" w14:paraId="4FF73AE1" w14:textId="77777777">
            <w:pPr>
              <w:ind w:left="30" w:right="30"/>
              <w:rPr>
                <w:rFonts w:ascii="Calibri" w:hAnsi="Calibri" w:eastAsia="Times New Roman" w:cs="Calibri"/>
                <w:sz w:val="16"/>
              </w:rPr>
            </w:pPr>
            <w:hyperlink w:tgtFrame="_blank" w:history="1" r:id="rId28">
              <w:r w:rsidRPr="00506899">
                <w:rPr>
                  <w:rFonts w:ascii="Calibri" w:hAnsi="Calibri" w:eastAsia="Times New Roman" w:cs="Calibri"/>
                  <w:color w:val="0000FF"/>
                  <w:sz w:val="16"/>
                  <w:u w:val="single"/>
                </w:rPr>
                <w:t>11_C_9</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E36CE0" w:rsidP="00E36CE0" w:rsidRDefault="001C3A31" w14:paraId="5A9AA4D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You must view all content before moving forward.</w:t>
            </w:r>
          </w:p>
          <w:p w:rsidRPr="00506899" w:rsidR="00E36CE0" w:rsidP="00E36CE0" w:rsidRDefault="001C3A31" w14:paraId="79B3143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At Abbott, we are committed to ensuring every product we offer is </w:t>
            </w:r>
            <w:r w:rsidRPr="00506899">
              <w:rPr>
                <w:rFonts w:ascii="Calibri" w:hAnsi="Calibri" w:eastAsia="Times New Roman" w:cs="Calibri"/>
              </w:rPr>
              <w:t>safe, effective, and worthy of the trust people place in us.</w:t>
            </w:r>
          </w:p>
          <w:p w:rsidRPr="00506899" w:rsidR="00E36CE0" w:rsidP="00E36CE0" w:rsidRDefault="001C3A31" w14:paraId="661C483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take steps to make sure our products are safe and effective —from choosing the right materials to how we market, sell, and deliver them. At every stage, we follow high standards for quality.</w:t>
            </w:r>
          </w:p>
          <w:p w:rsidRPr="00506899" w:rsidR="00E36CE0" w:rsidP="00E36CE0" w:rsidRDefault="001C3A31" w14:paraId="660B611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w:t>
            </w:r>
            <w:r w:rsidRPr="00506899">
              <w:rPr>
                <w:rFonts w:ascii="Calibri" w:hAnsi="Calibri" w:eastAsia="Times New Roman" w:cs="Calibri"/>
              </w:rPr>
              <w:t>e’re also committed to timely identifying, evaluating, and addressing product safety issues, as well as taking actions to prevent counterfeiting, illegal diversion, and theft of our products.</w:t>
            </w:r>
          </w:p>
          <w:p w:rsidRPr="00506899" w:rsidR="00E36CE0" w:rsidP="00E36CE0" w:rsidRDefault="001C3A31" w14:paraId="5D98738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Product Quality</w:t>
            </w:r>
          </w:p>
          <w:p w:rsidRPr="00506899" w:rsidR="00E36CE0" w:rsidP="00E36CE0" w:rsidRDefault="001C3A31" w14:paraId="3C955A3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Product Promotion I</w:t>
            </w:r>
          </w:p>
          <w:p w:rsidRPr="00506899" w:rsidR="00E36CE0" w:rsidP="00E36CE0" w:rsidRDefault="001C3A31" w14:paraId="48B2A4B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Product Promotion II</w:t>
            </w:r>
          </w:p>
          <w:p w:rsidRPr="00506899" w:rsidR="00E36CE0" w:rsidP="00E36CE0" w:rsidRDefault="001C3A31" w14:paraId="08666EF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Click e</w:t>
            </w:r>
            <w:r w:rsidRPr="00506899">
              <w:rPr>
                <w:rFonts w:ascii="Calibri" w:hAnsi="Calibri" w:eastAsia="Times New Roman" w:cs="Calibri"/>
              </w:rPr>
              <w:t>ach of the icons to learn more.</w:t>
            </w:r>
          </w:p>
        </w:tc>
        <w:tc>
          <w:tcPr>
            <w:tcW w:w="6000" w:type="dxa"/>
            <w:tcMar/>
          </w:tcPr>
          <w:p w:rsidRPr="00506899" w:rsidR="005C7B27" w:rsidP="008970A2" w:rsidRDefault="001C3A31" w14:paraId="5CBC4CE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คุณต้องดูเนื้อหาทั้งหมดก่อนดำเนินการต่อ</w:t>
            </w:r>
          </w:p>
          <w:p w:rsidRPr="00506899" w:rsidR="005C7B27" w:rsidP="008970A2" w:rsidRDefault="001C3A31" w14:paraId="3EDE285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w:t>
            </w:r>
            <w:r w:rsidRPr="00BC551A">
              <w:rPr>
                <w:rFonts w:ascii="Calibri" w:hAnsi="Calibri" w:eastAsia="Times New Roman" w:cs="Calibri"/>
              </w:rPr>
              <w:t xml:space="preserve"> Abbott </w:t>
            </w:r>
            <w:r w:rsidRPr="00506899">
              <w:rPr>
                <w:rFonts w:ascii="Angsana New" w:hAnsi="Angsana New" w:eastAsia="Angsana New" w:cs="Tahoma"/>
                <w:cs/>
                <w:lang w:val="th-TH" w:bidi="th-TH"/>
              </w:rPr>
              <w:t>เรามุ่งมั่นที่จะรับรองว่าผลิตภัณฑ์ทุกรายการที่เรานำเสนอนั้นมีความปลอดภัย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มีประสิทธิภาพ</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และดีพอที่จะได้รับความไว้วางใจจากลูกค้า</w:t>
            </w:r>
          </w:p>
          <w:p w:rsidRPr="00506899" w:rsidR="005C7B27" w:rsidP="008970A2" w:rsidRDefault="001C3A31" w14:paraId="6BBE217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เราใช้มาตรการต่างๆ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เพื่อให้แน่ใจว่าผลิตภัณฑ์</w:t>
            </w:r>
            <w:r w:rsidRPr="00506899">
              <w:rPr>
                <w:rFonts w:ascii="Angsana New" w:hAnsi="Angsana New" w:eastAsia="Angsana New" w:cs="Tahoma"/>
                <w:cs/>
                <w:lang w:val="th-TH" w:bidi="th-TH"/>
              </w:rPr>
              <w:t>ของเรามีความปลอดภัยและมีประสิทธิภาพ</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นับตั้งแต่การเลือกใช้วัตถุดิบที่เหมาะสมไปจนถึงวิธีในการทำตลาด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การขาย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และการจัดส่ง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เราปฏิบัติตามมาตรฐานคุณภาพสูงในทุก</w:t>
            </w:r>
            <w:r w:rsidRPr="00506899">
              <w:rPr>
                <w:rFonts w:ascii="Angsana New" w:hAnsi="Angsana New" w:eastAsia="Angsana New" w:cs="Tahoma"/>
                <w:cs/>
                <w:lang w:val="th-TH" w:bidi="th-TH"/>
              </w:rPr>
              <w:t>ขั้นตอน</w:t>
            </w:r>
          </w:p>
          <w:p w:rsidRPr="00506899" w:rsidR="005C7B27" w:rsidP="008970A2" w:rsidRDefault="001C3A31" w14:paraId="7817A5B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เรายังมุ่งมั่นที่จะระบุ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ประเมิน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และแก้ไขปัญหาความปลอดภัยของผลิตภัณฑ์อย่างทันเวลา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รวมทั้งดำเนินการเพื่อป้องกันการปลอมแปลง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การนำไปปรับเปลี่ยนอย่างผิดกฎหมาย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และการขโมยความคิดเกี่ยวกับผลิตภัณฑ์ของเรา</w:t>
            </w:r>
          </w:p>
          <w:p w:rsidRPr="00506899" w:rsidR="005C7B27" w:rsidP="008970A2" w:rsidRDefault="001C3A31" w14:paraId="3E3DD15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คุณภาพของผลิตภัณฑ์</w:t>
            </w:r>
          </w:p>
          <w:p w:rsidRPr="00506899" w:rsidR="00E36CE0" w:rsidP="5CF65F5B" w:rsidRDefault="001C3A31" w14:paraId="64960CA4" w14:textId="09A459BC">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การส่งเสริมการขายผลิตภัณฑ์</w:t>
            </w:r>
            <w:ins w:author="Chongprakitpong, Komkit" w:date="2026-01-05T02:56:45.263Z" w:id="790535670">
              <w:r w:rsidRPr="00506899" w:rsidR="396C1A1D">
                <w:rPr>
                  <w:rFonts w:ascii="Angsana New" w:hAnsi="Angsana New" w:eastAsia="Angsana New" w:cs="Tahoma"/>
                  <w:cs/>
                  <w:lang w:val="th-TH" w:bidi="th-TH"/>
                </w:rPr>
                <w:t xml:space="preserve"> 1</w:t>
              </w:r>
            </w:ins>
            <w:r w:rsidRPr="00506899" w:rsidR="14595073">
              <w:rPr>
                <w:rFonts w:ascii="Angsana New" w:hAnsi="Angsana New" w:eastAsia="Tahoma" w:cs="Tahoma"/>
                <w:lang w:val="th-TH"/>
              </w:rPr>
              <w:t xml:space="preserve"> </w:t>
            </w:r>
            <w:del w:author="Chongprakitpong, Komkit" w:date="2026-01-05T02:56:34.66Z" w:id="558551977">
              <w:r w:rsidRPr="5CF65F5B" w:rsidDel="14595073">
                <w:rPr>
                  <w:rFonts w:ascii="Calibri" w:hAnsi="Calibri" w:eastAsia="Times New Roman" w:cs="Calibri"/>
                </w:rPr>
                <w:delText>I</w:delText>
              </w:r>
            </w:del>
          </w:p>
          <w:p w:rsidRPr="00506899" w:rsidR="00F81109" w:rsidP="5CF65F5B" w:rsidRDefault="001C3A31" w14:paraId="6B6FD554" w14:textId="1DE3CFE6">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การส่งเสริมการขายผลิตภัณฑ์</w:t>
            </w:r>
            <w:del w:author="Chongprakitpong, Komkit" w:date="2026-01-05T02:56:48.375Z" w:id="375702182">
              <w:r w:rsidRPr="5CF65F5B" w:rsidDel="14595073">
                <w:rPr>
                  <w:rFonts w:ascii="Angsana New" w:hAnsi="Angsana New" w:eastAsia="Tahoma" w:cs="Tahoma"/>
                  <w:lang w:val="th-TH"/>
                </w:rPr>
                <w:delText xml:space="preserve"> </w:delText>
              </w:r>
              <w:r w:rsidRPr="5CF65F5B" w:rsidDel="14595073">
                <w:rPr>
                  <w:rFonts w:ascii="Calibri" w:hAnsi="Calibri" w:eastAsia="Times New Roman" w:cs="Calibri"/>
                </w:rPr>
                <w:delText>II</w:delText>
              </w:r>
            </w:del>
            <w:ins w:author="Chongprakitpong, Komkit" w:date="2026-01-05T02:56:48.647Z" w:id="1848930259">
              <w:r w:rsidRPr="00BC551A" w:rsidR="4D779B0A">
                <w:rPr>
                  <w:rFonts w:ascii="Calibri" w:hAnsi="Calibri" w:eastAsia="Times New Roman" w:cs="Calibri"/>
                </w:rPr>
                <w:t xml:space="preserve"> 2</w:t>
              </w:r>
            </w:ins>
          </w:p>
          <w:p w:rsidRPr="00506899" w:rsidR="00F81109" w:rsidP="008970A2" w:rsidRDefault="001C3A31" w14:paraId="3C57EAF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คลิกแต่ละไอคอนเพื่อดูข้อมูลเพิ่มเติม</w:t>
            </w:r>
          </w:p>
        </w:tc>
      </w:tr>
      <w:tr w:rsidRPr="00506899" w:rsidR="00CC1327" w:rsidTr="5CF65F5B" w14:paraId="3E69B14A" w14:textId="77777777">
        <w:tc>
          <w:tcPr>
            <w:tcW w:w="1353" w:type="dxa"/>
            <w:shd w:val="clear" w:color="auto" w:fill="C1E4F5" w:themeFill="accent1" w:themeFillTint="33"/>
            <w:tcMar>
              <w:top w:w="120" w:type="dxa"/>
              <w:left w:w="180" w:type="dxa"/>
              <w:bottom w:w="120" w:type="dxa"/>
              <w:right w:w="180" w:type="dxa"/>
            </w:tcMar>
            <w:hideMark/>
          </w:tcPr>
          <w:p w:rsidRPr="00506899" w:rsidR="00E36CE0" w:rsidP="00E36CE0" w:rsidRDefault="001C3A31" w14:paraId="585172CD" w14:textId="77777777">
            <w:pPr>
              <w:spacing w:before="30" w:after="30"/>
              <w:ind w:left="30" w:right="30"/>
              <w:rPr>
                <w:rFonts w:ascii="Calibri" w:hAnsi="Calibri" w:eastAsia="Times New Roman" w:cs="Calibri"/>
                <w:sz w:val="16"/>
              </w:rPr>
            </w:pPr>
            <w:hyperlink w:tgtFrame="_blank" w:history="1" r:id="rId29">
              <w:r w:rsidRPr="00506899">
                <w:rPr>
                  <w:rFonts w:ascii="Calibri" w:hAnsi="Calibri" w:eastAsia="Times New Roman" w:cs="Calibri"/>
                  <w:color w:val="0000FF"/>
                  <w:sz w:val="16"/>
                  <w:u w:val="single"/>
                </w:rPr>
                <w:t>Screen 8</w:t>
              </w:r>
            </w:hyperlink>
            <w:r w:rsidRPr="00506899">
              <w:rPr>
                <w:rFonts w:ascii="Calibri" w:hAnsi="Calibri" w:eastAsia="Times New Roman" w:cs="Calibri"/>
                <w:sz w:val="16"/>
              </w:rPr>
              <w:t xml:space="preserve"> </w:t>
            </w:r>
          </w:p>
          <w:p w:rsidRPr="00506899" w:rsidR="00E36CE0" w:rsidP="00E36CE0" w:rsidRDefault="001C3A31" w14:paraId="47ADF99D" w14:textId="77777777">
            <w:pPr>
              <w:ind w:left="30" w:right="30"/>
              <w:rPr>
                <w:rFonts w:ascii="Calibri" w:hAnsi="Calibri" w:eastAsia="Times New Roman" w:cs="Calibri"/>
                <w:sz w:val="16"/>
              </w:rPr>
            </w:pPr>
            <w:hyperlink w:tgtFrame="_blank" w:history="1" r:id="rId30">
              <w:r w:rsidRPr="00506899">
                <w:rPr>
                  <w:rFonts w:ascii="Calibri" w:hAnsi="Calibri" w:eastAsia="Times New Roman" w:cs="Calibri"/>
                  <w:color w:val="0000FF"/>
                  <w:sz w:val="16"/>
                  <w:u w:val="single"/>
                </w:rPr>
                <w:t>12_C_9</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E36CE0" w:rsidP="00FE7D31" w:rsidRDefault="001C3A31" w14:paraId="784DDF6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PRODUCT QUALITY</w:t>
            </w:r>
          </w:p>
          <w:p w:rsidRPr="00506899" w:rsidR="00E36CE0" w:rsidP="00FE7D31" w:rsidRDefault="001C3A31" w14:paraId="5E7FD39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Safe, effective and trusted. Our products make a difference.</w:t>
            </w:r>
          </w:p>
          <w:p w:rsidRPr="00506899" w:rsidR="00E36CE0" w:rsidP="00FE7D31" w:rsidRDefault="001C3A31" w14:paraId="68E661F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We’re committed to quality at every stage—from sourcing and production to how we market, sell, and deliver our products, including through our partners. Every step matters because people count on us for </w:t>
            </w:r>
            <w:proofErr w:type="gramStart"/>
            <w:r w:rsidRPr="00506899">
              <w:rPr>
                <w:rFonts w:ascii="Calibri" w:hAnsi="Calibri" w:eastAsia="Times New Roman" w:cs="Calibri"/>
              </w:rPr>
              <w:t>safety .</w:t>
            </w:r>
            <w:proofErr w:type="gramEnd"/>
          </w:p>
          <w:p w:rsidRPr="00506899" w:rsidR="00E36CE0" w:rsidP="00FE7D31" w:rsidRDefault="001C3A31" w14:paraId="6948129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We’re committed to timely identifying, asses</w:t>
            </w:r>
            <w:r w:rsidRPr="00506899">
              <w:rPr>
                <w:rFonts w:ascii="Calibri" w:hAnsi="Calibri" w:eastAsia="Times New Roman" w:cs="Calibri"/>
              </w:rPr>
              <w:t>sing, and addressing product safety issues. We ensure healthcare professionals and institutions have the information they need to use our products safely and effectively, and we communicate with regulatory or public health agencies in the event of potentia</w:t>
            </w:r>
            <w:r w:rsidRPr="00506899">
              <w:rPr>
                <w:rFonts w:ascii="Calibri" w:hAnsi="Calibri" w:eastAsia="Times New Roman" w:cs="Calibri"/>
              </w:rPr>
              <w:t>l safety concerns.</w:t>
            </w:r>
          </w:p>
          <w:p w:rsidRPr="00506899" w:rsidR="00E36CE0" w:rsidP="00FE7D31" w:rsidRDefault="001C3A31" w14:paraId="0CFE4C5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We take steps to prevent counterfeiting, illegal diversion, and theft of our products. We follow trade regulations, including export and import controls rules, </w:t>
            </w:r>
            <w:r w:rsidRPr="00506899">
              <w:rPr>
                <w:rFonts w:ascii="Calibri" w:hAnsi="Calibri" w:eastAsia="Times New Roman" w:cs="Calibri"/>
              </w:rPr>
              <w:lastRenderedPageBreak/>
              <w:t>and comply with government restrictions and sanctions to protect national sec</w:t>
            </w:r>
            <w:r w:rsidRPr="00506899">
              <w:rPr>
                <w:rFonts w:ascii="Calibri" w:hAnsi="Calibri" w:eastAsia="Times New Roman" w:cs="Calibri"/>
              </w:rPr>
              <w:t>urity and public health.</w:t>
            </w:r>
          </w:p>
        </w:tc>
        <w:tc>
          <w:tcPr>
            <w:tcW w:w="6000" w:type="dxa"/>
            <w:tcMar/>
          </w:tcPr>
          <w:p w:rsidRPr="00506899" w:rsidR="00723EDD" w:rsidP="00FE7D31" w:rsidRDefault="001C3A31" w14:paraId="12C2F6B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คุณภาพของผลิตภัณฑ์</w:t>
            </w:r>
          </w:p>
          <w:p w:rsidRPr="00506899" w:rsidR="00723EDD" w:rsidP="00FE7D31" w:rsidRDefault="001C3A31" w14:paraId="5C7F161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ปลอดภัย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มีประสิทธิภาพ</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และได้รับคว</w:t>
            </w:r>
            <w:r w:rsidRPr="00506899">
              <w:rPr>
                <w:rFonts w:ascii="Angsana New" w:hAnsi="Angsana New" w:eastAsia="Angsana New" w:cs="Tahoma"/>
                <w:cs/>
                <w:lang w:val="th-TH" w:bidi="th-TH"/>
              </w:rPr>
              <w:t>ามไว้วางใจ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ผลิตภัณฑ์ของเราสร้างความแตกต่าง</w:t>
            </w:r>
          </w:p>
          <w:p w:rsidRPr="00506899" w:rsidR="00723EDD" w:rsidP="00FE7D31" w:rsidRDefault="001C3A31" w14:paraId="127FE4E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เราให้ความสำคัญกับคุณภาพในทุกขั้นตอน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นับตั้งแต่การจัดหาและการผลิต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ไปจนถึงวิธีในการทำตลาด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การขาย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และการจัดส่งผลิตภัณฑ์ของเรา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รวมถึงผ่านพันธมิตรของเรา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ทุกก้าวมีความสำคัญเพราะผู้คนไว้วางใจเราในเรื่องความปลอดภัย</w:t>
            </w:r>
          </w:p>
          <w:p w:rsidRPr="00506899" w:rsidR="00723EDD" w:rsidP="00FE7D31" w:rsidRDefault="001C3A31" w14:paraId="4F7E06C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เรามุ่งมั่นที่จะระบุ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ประเมิน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และแก้ไขปัญหาความปลอดภัยของผลิตภัณฑ์อย่างทันเวลาเสมอ</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ทำให้มั่นใจว่าบุคลากรทางการแพทย์และสถาบันการดูแลสุขภาพจะได้รับข้อมูลที่จำเป็นต่อการใช้ผลิตภัณฑ์ของเราอย่างปลอดภัยและมีประสิทธิภาพ</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และเราสื่อสารกับหน่วยงานสาธารณสุขเป็นประจำในกรณีอาจมีข้อกังวลในเรื่องความปลอดภัย</w:t>
            </w:r>
          </w:p>
          <w:p w:rsidRPr="00506899" w:rsidR="00E36CE0" w:rsidP="5CF65F5B" w:rsidRDefault="001C3A31" w14:paraId="30D6E05A" w14:textId="640C732B">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เราดำเนินการตามขั้นตอนต่างๆ</w:t>
            </w:r>
            <w:r w:rsidRPr="00506899" w:rsidR="14595073">
              <w:rPr>
                <w:rFonts w:ascii="Angsana New" w:hAnsi="Angsana New" w:eastAsia="Tahoma" w:cs="Tahoma"/>
                <w:lang w:val="th-TH"/>
              </w:rPr>
              <w:t xml:space="preserve"> </w:t>
            </w:r>
            <w:r w:rsidRPr="00506899" w:rsidR="14595073">
              <w:rPr>
                <w:rFonts w:ascii="Angsana New" w:hAnsi="Angsana New" w:eastAsia="Angsana New" w:cs="Tahoma"/>
                <w:cs/>
                <w:lang w:val="th-TH" w:bidi="th-TH"/>
              </w:rPr>
              <w:t>เพื่อป้องกันการปลอม</w:t>
            </w:r>
            <w:r w:rsidRPr="00506899" w:rsidR="14595073">
              <w:rPr>
                <w:rFonts w:ascii="Angsana New" w:hAnsi="Angsana New" w:eastAsia="Tahoma" w:cs="Tahoma"/>
                <w:lang w:val="th-TH"/>
              </w:rPr>
              <w:t xml:space="preserve"> </w:t>
            </w:r>
            <w:r w:rsidRPr="00506899" w:rsidR="14595073">
              <w:rPr>
                <w:rFonts w:ascii="Angsana New" w:hAnsi="Angsana New" w:eastAsia="Angsana New" w:cs="Tahoma"/>
                <w:cs/>
                <w:lang w:val="th-TH" w:bidi="th-TH"/>
              </w:rPr>
              <w:t>การนำไ</w:t>
            </w:r>
            <w:del w:author="Chongprakitpong, Komkit" w:date="2026-01-05T02:57:19.102Z" w:id="1113250830">
              <w:r w:rsidRPr="5CF65F5B" w:rsidDel="14595073">
                <w:rPr>
                  <w:rFonts w:ascii="Angsana New" w:hAnsi="Angsana New" w:eastAsia="Angsana New" w:cs="Tahoma"/>
                  <w:lang w:val="th-TH" w:bidi="th-TH"/>
                </w:rPr>
                <w:delText>ห</w:delText>
              </w:r>
            </w:del>
            <w:ins w:author="Chongprakitpong, Komkit" w:date="2026-01-05T02:57:19.169Z" w:id="2050118103">
              <w:r w:rsidRPr="00506899" w:rsidR="339AF292">
                <w:rPr>
                  <w:rFonts w:ascii="Angsana New" w:hAnsi="Angsana New" w:eastAsia="Angsana New" w:cs="Tahoma"/>
                  <w:cs/>
                  <w:lang w:val="th-TH" w:bidi="th-TH"/>
                </w:rPr>
                <w:t>ป</w:t>
              </w:r>
            </w:ins>
            <w:r w:rsidRPr="00506899" w:rsidR="14595073">
              <w:rPr>
                <w:rFonts w:ascii="Angsana New" w:hAnsi="Angsana New" w:eastAsia="Angsana New" w:cs="Tahoma"/>
                <w:cs/>
                <w:lang w:val="th-TH" w:bidi="th-TH"/>
              </w:rPr>
              <w:t>ปรับเปลี่ยนอย่างผิดกฎหมาย</w:t>
            </w:r>
            <w:r w:rsidRPr="00506899" w:rsidR="14595073">
              <w:rPr>
                <w:rFonts w:ascii="Angsana New" w:hAnsi="Angsana New" w:eastAsia="Tahoma" w:cs="Tahoma"/>
                <w:lang w:val="th-TH"/>
              </w:rPr>
              <w:t xml:space="preserve"> </w:t>
            </w:r>
            <w:r w:rsidRPr="00506899" w:rsidR="14595073">
              <w:rPr>
                <w:rFonts w:ascii="Angsana New" w:hAnsi="Angsana New" w:eastAsia="Angsana New" w:cs="Tahoma"/>
                <w:cs/>
                <w:lang w:val="th-TH" w:bidi="th-TH"/>
              </w:rPr>
              <w:t>และการขโมยความคิดเกี่ยวกับผลิตภัณฑ์ของเรา</w:t>
            </w:r>
            <w:r w:rsidRPr="00506899" w:rsidR="14595073">
              <w:rPr>
                <w:rFonts w:ascii="Angsana New" w:hAnsi="Angsana New" w:eastAsia="Tahoma" w:cs="Tahoma"/>
                <w:lang w:val="th-TH"/>
              </w:rPr>
              <w:t xml:space="preserve"> </w:t>
            </w:r>
            <w:r w:rsidRPr="00506899" w:rsidR="14595073">
              <w:rPr>
                <w:rFonts w:ascii="Angsana New" w:hAnsi="Angsana New" w:eastAsia="Angsana New" w:cs="Tahoma"/>
                <w:cs/>
                <w:lang w:val="th-TH" w:bidi="th-TH"/>
              </w:rPr>
              <w:t>เราปฏิบัติตามกฎระเบ</w:t>
            </w:r>
            <w:r w:rsidRPr="00506899" w:rsidR="14595073">
              <w:rPr>
                <w:rFonts w:ascii="Angsana New" w:hAnsi="Angsana New" w:eastAsia="Angsana New" w:cs="Tahoma"/>
                <w:cs/>
                <w:lang w:val="th-TH" w:bidi="th-TH"/>
              </w:rPr>
              <w:t>ียบการค้า</w:t>
            </w:r>
            <w:r w:rsidRPr="00506899" w:rsidR="14595073">
              <w:rPr>
                <w:rFonts w:ascii="Angsana New" w:hAnsi="Angsana New" w:eastAsia="Tahoma" w:cs="Tahoma"/>
                <w:lang w:val="th-TH"/>
              </w:rPr>
              <w:t xml:space="preserve"> </w:t>
            </w:r>
            <w:r w:rsidRPr="00506899" w:rsidR="14595073">
              <w:rPr>
                <w:rFonts w:ascii="Angsana New" w:hAnsi="Angsana New" w:eastAsia="Angsana New" w:cs="Tahoma"/>
                <w:cs/>
                <w:lang w:val="th-TH" w:bidi="th-TH"/>
              </w:rPr>
              <w:t>รวมถึงกฎการควบคุมการส่งออกและนำเข้า</w:t>
            </w:r>
            <w:r w:rsidRPr="00506899" w:rsidR="14595073">
              <w:rPr>
                <w:rFonts w:ascii="Angsana New" w:hAnsi="Angsana New" w:eastAsia="Tahoma" w:cs="Tahoma"/>
                <w:lang w:val="th-TH"/>
              </w:rPr>
              <w:t xml:space="preserve"> </w:t>
            </w:r>
            <w:r w:rsidRPr="00506899" w:rsidR="14595073">
              <w:rPr>
                <w:rFonts w:ascii="Angsana New" w:hAnsi="Angsana New" w:eastAsia="Angsana New" w:cs="Tahoma"/>
                <w:cs/>
                <w:lang w:val="th-TH" w:bidi="th-TH"/>
              </w:rPr>
              <w:t>และปฏิบัติตาม</w:t>
            </w:r>
            <w:r w:rsidRPr="00506899" w:rsidR="14595073">
              <w:rPr>
                <w:rFonts w:ascii="Angsana New" w:hAnsi="Angsana New" w:eastAsia="Angsana New" w:cs="Tahoma"/>
                <w:cs/>
                <w:lang w:val="th-TH" w:bidi="th-TH"/>
              </w:rPr>
              <w:lastRenderedPageBreak/>
              <w:t>ข้อจำกัดและมาตรการคว่ำบาตรของรัฐบาล</w:t>
            </w:r>
            <w:r w:rsidRPr="00506899" w:rsidR="14595073">
              <w:rPr>
                <w:rFonts w:ascii="Angsana New" w:hAnsi="Angsana New" w:eastAsia="Tahoma" w:cs="Tahoma"/>
                <w:lang w:val="th-TH"/>
              </w:rPr>
              <w:t xml:space="preserve"> </w:t>
            </w:r>
            <w:r w:rsidRPr="00506899" w:rsidR="14595073">
              <w:rPr>
                <w:rFonts w:ascii="Angsana New" w:hAnsi="Angsana New" w:eastAsia="Angsana New" w:cs="Tahoma"/>
                <w:cs/>
                <w:lang w:val="th-TH" w:bidi="th-TH"/>
              </w:rPr>
              <w:t>เพื่อปกป้องความมั่นคงของชาติและสุขภาพของประชาชน</w:t>
            </w:r>
          </w:p>
        </w:tc>
      </w:tr>
      <w:tr w:rsidRPr="00506899" w:rsidR="00CC1327" w:rsidTr="5CF65F5B" w14:paraId="58BBA472" w14:textId="77777777">
        <w:tc>
          <w:tcPr>
            <w:tcW w:w="1353" w:type="dxa"/>
            <w:shd w:val="clear" w:color="auto" w:fill="C1E4F5" w:themeFill="accent1" w:themeFillTint="33"/>
            <w:tcMar>
              <w:top w:w="120" w:type="dxa"/>
              <w:left w:w="180" w:type="dxa"/>
              <w:bottom w:w="120" w:type="dxa"/>
              <w:right w:w="180" w:type="dxa"/>
            </w:tcMar>
            <w:hideMark/>
          </w:tcPr>
          <w:p w:rsidRPr="00506899" w:rsidR="00277052" w:rsidP="00277052" w:rsidRDefault="001C3A31" w14:paraId="77C3407E" w14:textId="77777777">
            <w:pPr>
              <w:spacing w:before="30" w:after="30"/>
              <w:ind w:left="30" w:right="30"/>
              <w:rPr>
                <w:rFonts w:ascii="Calibri" w:hAnsi="Calibri" w:eastAsia="Times New Roman" w:cs="Calibri"/>
                <w:sz w:val="16"/>
              </w:rPr>
            </w:pPr>
            <w:hyperlink w:tgtFrame="_blank" w:history="1" r:id="rId31">
              <w:r w:rsidRPr="00506899">
                <w:rPr>
                  <w:rFonts w:ascii="Calibri" w:hAnsi="Calibri" w:eastAsia="Times New Roman" w:cs="Calibri"/>
                  <w:color w:val="0000FF"/>
                  <w:sz w:val="16"/>
                  <w:u w:val="single"/>
                </w:rPr>
                <w:t>Screen 8</w:t>
              </w:r>
            </w:hyperlink>
            <w:r w:rsidRPr="00506899">
              <w:rPr>
                <w:rFonts w:ascii="Calibri" w:hAnsi="Calibri" w:eastAsia="Times New Roman" w:cs="Calibri"/>
                <w:sz w:val="16"/>
              </w:rPr>
              <w:t xml:space="preserve"> </w:t>
            </w:r>
          </w:p>
          <w:p w:rsidRPr="00506899" w:rsidR="00277052" w:rsidP="00277052" w:rsidRDefault="001C3A31" w14:paraId="188E0F19" w14:textId="77777777">
            <w:pPr>
              <w:ind w:left="30" w:right="30"/>
              <w:rPr>
                <w:rFonts w:ascii="Calibri" w:hAnsi="Calibri" w:eastAsia="Times New Roman" w:cs="Calibri"/>
                <w:sz w:val="16"/>
              </w:rPr>
            </w:pPr>
            <w:hyperlink w:tgtFrame="_blank" w:history="1" r:id="rId32">
              <w:r w:rsidRPr="00506899">
                <w:rPr>
                  <w:rFonts w:ascii="Calibri" w:hAnsi="Calibri" w:eastAsia="Times New Roman" w:cs="Calibri"/>
                  <w:color w:val="0000FF"/>
                  <w:sz w:val="16"/>
                  <w:u w:val="single"/>
                </w:rPr>
                <w:t>13_C_9</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277052" w:rsidP="00277052" w:rsidRDefault="001C3A31" w14:paraId="1CE5E62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PRODUCT PROMOTION I</w:t>
            </w:r>
          </w:p>
          <w:p w:rsidRPr="00506899" w:rsidR="00277052" w:rsidP="00277052" w:rsidRDefault="001C3A31" w14:paraId="3ABB6F9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We promote and sell our products with </w:t>
            </w:r>
            <w:r w:rsidRPr="00506899">
              <w:rPr>
                <w:rFonts w:ascii="Calibri" w:hAnsi="Calibri" w:eastAsia="Times New Roman" w:cs="Calibri"/>
              </w:rPr>
              <w:t>honesty and respect for those who rely on them.</w:t>
            </w:r>
          </w:p>
          <w:p w:rsidRPr="00506899" w:rsidR="00277052" w:rsidP="00277052" w:rsidRDefault="001C3A31" w14:paraId="43B4AC4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Our product communications are truthful, balanced, and aligned with approved </w:t>
            </w:r>
            <w:proofErr w:type="spellStart"/>
            <w:r w:rsidRPr="00506899">
              <w:rPr>
                <w:rFonts w:ascii="Calibri" w:hAnsi="Calibri" w:eastAsia="Times New Roman" w:cs="Calibri"/>
              </w:rPr>
              <w:t>labeling</w:t>
            </w:r>
            <w:proofErr w:type="spellEnd"/>
            <w:r w:rsidRPr="00506899">
              <w:rPr>
                <w:rFonts w:ascii="Calibri" w:hAnsi="Calibri" w:eastAsia="Times New Roman" w:cs="Calibri"/>
              </w:rPr>
              <w:t>, scientific evidence, and medical best practices in the countries where we operate.</w:t>
            </w:r>
          </w:p>
        </w:tc>
        <w:tc>
          <w:tcPr>
            <w:tcW w:w="6000" w:type="dxa"/>
            <w:tcMar/>
            <w:vAlign w:val="center"/>
          </w:tcPr>
          <w:p w:rsidRPr="00506899" w:rsidR="00277052" w:rsidP="5CF65F5B" w:rsidRDefault="001C3A31" w14:paraId="0541F105" w14:textId="08610041">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การส่งเสริมการขายผลิตภัณฑ์</w:t>
            </w:r>
            <w:ins w:author="Chongprakitpong, Komkit" w:date="2026-01-05T02:57:41.564Z" w:id="1848988109">
              <w:r w:rsidRPr="00506899" w:rsidR="34F89C83">
                <w:rPr>
                  <w:rFonts w:ascii="Angsana New" w:hAnsi="Angsana New" w:eastAsia="Angsana New" w:cs="Tahoma"/>
                  <w:cs/>
                  <w:lang w:val="th-TH" w:bidi="th-TH"/>
                </w:rPr>
                <w:t xml:space="preserve"> 1</w:t>
              </w:r>
            </w:ins>
            <w:r w:rsidRPr="00506899" w:rsidR="14595073">
              <w:rPr>
                <w:rFonts w:ascii="Angsana New" w:hAnsi="Angsana New" w:eastAsia="Tahoma" w:cs="Tahoma"/>
                <w:lang w:val="th-TH"/>
              </w:rPr>
              <w:t xml:space="preserve"> </w:t>
            </w:r>
            <w:del w:author="Chongprakitpong, Komkit" w:date="2026-01-05T02:57:36.447Z" w:id="182997185">
              <w:r w:rsidRPr="5CF65F5B" w:rsidDel="14595073">
                <w:rPr>
                  <w:rFonts w:ascii="Angsana New" w:hAnsi="Angsana New" w:eastAsia="Tahoma" w:cs="Tahoma"/>
                  <w:lang w:val="th-TH"/>
                </w:rPr>
                <w:delText>I</w:delText>
              </w:r>
            </w:del>
          </w:p>
          <w:p w:rsidRPr="00506899" w:rsidR="00277052" w:rsidP="008970A2" w:rsidRDefault="001C3A31" w14:paraId="4DC7FC6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เราส่งเสริมและจำหน่ายผลิตภัณฑ์ของเราด้วยความซื่อสัตย์และเคารพต่อผู้ที่ไว้วางใจ</w:t>
            </w:r>
          </w:p>
          <w:p w:rsidRPr="00506899" w:rsidR="00277052" w:rsidP="008970A2" w:rsidRDefault="001C3A31" w14:paraId="0C2A95A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การสื่อสารเกี่ยวกับผลิตภัณฑ์ของเราเป็นข้อเท็จจริง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มีความส</w:t>
            </w:r>
            <w:r w:rsidRPr="00506899">
              <w:rPr>
                <w:rFonts w:ascii="Angsana New" w:hAnsi="Angsana New" w:eastAsia="Angsana New" w:cs="Tahoma"/>
                <w:cs/>
                <w:lang w:val="th-TH" w:bidi="th-TH"/>
              </w:rPr>
              <w:t>มดุล</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และสอดคล้องกับฉลากที่ได้รับอนุมัติ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มีหลักฐานทางวิทยาศาสตร์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และแนวทางปฏิบัติทางการแพทย์ที่ดีที่สุดในประเทศที่เราดำเนินงาน</w:t>
            </w:r>
          </w:p>
        </w:tc>
      </w:tr>
      <w:tr w:rsidRPr="00506899" w:rsidR="00CC1327" w:rsidTr="5CF65F5B" w14:paraId="5F54C081" w14:textId="77777777">
        <w:tc>
          <w:tcPr>
            <w:tcW w:w="1353" w:type="dxa"/>
            <w:shd w:val="clear" w:color="auto" w:fill="C1E4F5" w:themeFill="accent1" w:themeFillTint="33"/>
            <w:tcMar>
              <w:top w:w="120" w:type="dxa"/>
              <w:left w:w="180" w:type="dxa"/>
              <w:bottom w:w="120" w:type="dxa"/>
              <w:right w:w="180" w:type="dxa"/>
            </w:tcMar>
            <w:hideMark/>
          </w:tcPr>
          <w:p w:rsidRPr="00506899" w:rsidR="00835013" w:rsidP="00835013" w:rsidRDefault="001C3A31" w14:paraId="31A08A86" w14:textId="77777777">
            <w:pPr>
              <w:spacing w:before="30" w:after="30"/>
              <w:ind w:left="30" w:right="30"/>
              <w:rPr>
                <w:rFonts w:ascii="Calibri" w:hAnsi="Calibri" w:eastAsia="Times New Roman" w:cs="Calibri"/>
                <w:sz w:val="16"/>
              </w:rPr>
            </w:pPr>
            <w:hyperlink w:tgtFrame="_blank" w:history="1" r:id="rId33">
              <w:r w:rsidRPr="00506899">
                <w:rPr>
                  <w:rFonts w:ascii="Calibri" w:hAnsi="Calibri" w:eastAsia="Times New Roman" w:cs="Calibri"/>
                  <w:color w:val="0000FF"/>
                  <w:sz w:val="16"/>
                  <w:u w:val="single"/>
                </w:rPr>
                <w:t>Screen 8</w:t>
              </w:r>
            </w:hyperlink>
            <w:r w:rsidRPr="00506899">
              <w:rPr>
                <w:rFonts w:ascii="Calibri" w:hAnsi="Calibri" w:eastAsia="Times New Roman" w:cs="Calibri"/>
                <w:sz w:val="16"/>
              </w:rPr>
              <w:t xml:space="preserve"> </w:t>
            </w:r>
          </w:p>
          <w:p w:rsidRPr="00506899" w:rsidR="00835013" w:rsidP="00835013" w:rsidRDefault="001C3A31" w14:paraId="76EEF9BD" w14:textId="77777777">
            <w:pPr>
              <w:ind w:left="30" w:right="30"/>
              <w:rPr>
                <w:rFonts w:ascii="Calibri" w:hAnsi="Calibri" w:eastAsia="Times New Roman" w:cs="Calibri"/>
                <w:sz w:val="16"/>
              </w:rPr>
            </w:pPr>
            <w:hyperlink w:tgtFrame="_blank" w:history="1" r:id="rId34">
              <w:r w:rsidRPr="00506899">
                <w:rPr>
                  <w:rFonts w:ascii="Calibri" w:hAnsi="Calibri" w:eastAsia="Times New Roman" w:cs="Calibri"/>
                  <w:color w:val="0000FF"/>
                  <w:sz w:val="16"/>
                  <w:u w:val="single"/>
                </w:rPr>
                <w:t>14_C_9</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835013" w:rsidP="00835013" w:rsidRDefault="001C3A31" w14:paraId="48EFB74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PRODUCT PROMOTION II</w:t>
            </w:r>
          </w:p>
          <w:p w:rsidRPr="00506899" w:rsidR="00835013" w:rsidP="00835013" w:rsidRDefault="001C3A31" w14:paraId="2F57F7B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promote our products for their intended and approved uses.</w:t>
            </w:r>
          </w:p>
          <w:p w:rsidRPr="00506899" w:rsidR="00835013" w:rsidP="00835013" w:rsidRDefault="001C3A31" w14:paraId="5CC5F84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operate in alignment with the lice</w:t>
            </w:r>
            <w:r w:rsidRPr="00506899">
              <w:rPr>
                <w:rFonts w:ascii="Calibri" w:hAnsi="Calibri" w:eastAsia="Times New Roman" w:cs="Calibri"/>
              </w:rPr>
              <w:t>nses and approvals granted by health authorities in the countries we operate. Our product promotion, sales, and distribution follow strict trade laws and country-specific regulations. Through strong internal policies and procedures, we ensure compliance an</w:t>
            </w:r>
            <w:r w:rsidRPr="00506899">
              <w:rPr>
                <w:rFonts w:ascii="Calibri" w:hAnsi="Calibri" w:eastAsia="Times New Roman" w:cs="Calibri"/>
              </w:rPr>
              <w:t>d uphold our commitment to ethical, safe, and responsible business practices.</w:t>
            </w:r>
          </w:p>
        </w:tc>
        <w:tc>
          <w:tcPr>
            <w:tcW w:w="6000" w:type="dxa"/>
            <w:tcMar/>
            <w:vAlign w:val="center"/>
          </w:tcPr>
          <w:p w:rsidRPr="00506899" w:rsidR="00835013" w:rsidP="5CF65F5B" w:rsidRDefault="001C3A31" w14:paraId="31D361E3" w14:textId="13AE2D42">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การส่งเสริมการขายผลิตภัณฑ์</w:t>
            </w:r>
            <w:ins w:author="Chongprakitpong, Komkit" w:date="2026-01-05T02:57:56.453Z" w:id="520286293">
              <w:r w:rsidRPr="00506899" w:rsidR="502F1272">
                <w:rPr>
                  <w:rFonts w:ascii="Angsana New" w:hAnsi="Angsana New" w:eastAsia="Angsana New" w:cs="Tahoma"/>
                  <w:cs/>
                  <w:lang w:val="th-TH" w:bidi="th-TH"/>
                </w:rPr>
                <w:t xml:space="preserve"> 2</w:t>
              </w:r>
            </w:ins>
            <w:del w:author="Chongprakitpong, Komkit" w:date="2026-01-05T02:57:53.901Z" w:id="22571383">
              <w:r w:rsidRPr="5CF65F5B" w:rsidDel="14595073">
                <w:rPr>
                  <w:rFonts w:ascii="Angsana New" w:hAnsi="Angsana New" w:eastAsia="Tahoma" w:cs="Tahoma"/>
                  <w:lang w:val="th-TH"/>
                </w:rPr>
                <w:delText xml:space="preserve"> </w:delText>
              </w:r>
            </w:del>
            <w:del w:author="Chongprakitpong, Komkit" w:date="2026-01-05T02:57:46.692Z" w:id="1827320450">
              <w:r w:rsidRPr="5CF65F5B" w:rsidDel="14595073">
                <w:rPr>
                  <w:rFonts w:ascii="Angsana New" w:hAnsi="Angsana New" w:eastAsia="Tahoma" w:cs="Tahoma"/>
                  <w:lang w:val="th-TH"/>
                </w:rPr>
                <w:delText>II</w:delText>
              </w:r>
            </w:del>
          </w:p>
          <w:p w:rsidRPr="00506899" w:rsidR="00835013" w:rsidP="5CF65F5B" w:rsidRDefault="001C3A31" w14:paraId="155F18FC" w14:textId="77777777" w14:noSpellErr="1">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เราส่งเสริมให้ใช้งานผลิตภัณฑ์ของเราตามวัตถุประสงค์และที่ได้รับอนุมัติ</w:t>
            </w:r>
          </w:p>
          <w:p w:rsidRPr="00506899" w:rsidR="00835013" w:rsidP="008970A2" w:rsidRDefault="001C3A31" w14:paraId="7C4E350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เราดำเนินงานตามที่ได้รับใบอนุญาตและอนุมัติจากหน่วยงานเกี่ยวกับสุขภาพในประเทศที่เราดำเนินงาน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การส่งเสริมการขาย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จัดจำหน่าย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และกระจายผลิตภัณฑ์ของเราอย่างเข้</w:t>
            </w:r>
            <w:r w:rsidRPr="00506899">
              <w:rPr>
                <w:rFonts w:ascii="Angsana New" w:hAnsi="Angsana New" w:eastAsia="Angsana New" w:cs="Tahoma"/>
                <w:cs/>
                <w:lang w:val="th-TH" w:bidi="th-TH"/>
              </w:rPr>
              <w:t>มงวดตามกฎหมายการค้าและกฎระเบียบของเฉพาะประเทศ</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ด้วยนโยบายและระเบียบปฏิบัติภายในที่เข้มแข็ง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มั่นได้ว่าจะเป็นไปตามข้อกำหนดพร้อมกับยึดมั่นในพันธกิจของเราในการดำเนินธุรกิจอย่างมีจริยธ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ปลอดภัย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และรับผิดชอบ</w:t>
            </w:r>
          </w:p>
        </w:tc>
      </w:tr>
      <w:tr w:rsidRPr="00506899" w:rsidR="00CC1327" w:rsidTr="5CF65F5B" w14:paraId="7D8E4075" w14:textId="77777777">
        <w:tc>
          <w:tcPr>
            <w:tcW w:w="1353" w:type="dxa"/>
            <w:shd w:val="clear" w:color="auto" w:fill="C1E4F5" w:themeFill="accent1" w:themeFillTint="33"/>
            <w:tcMar>
              <w:top w:w="120" w:type="dxa"/>
              <w:left w:w="180" w:type="dxa"/>
              <w:bottom w:w="120" w:type="dxa"/>
              <w:right w:w="180" w:type="dxa"/>
            </w:tcMar>
            <w:hideMark/>
          </w:tcPr>
          <w:p w:rsidRPr="00506899" w:rsidR="00BE08E6" w:rsidP="00BE08E6" w:rsidRDefault="001C3A31" w14:paraId="5169FDFD" w14:textId="77777777">
            <w:pPr>
              <w:spacing w:before="30" w:after="30"/>
              <w:ind w:left="30" w:right="30"/>
              <w:rPr>
                <w:rFonts w:ascii="Calibri" w:hAnsi="Calibri" w:eastAsia="Times New Roman" w:cs="Calibri"/>
                <w:sz w:val="16"/>
              </w:rPr>
            </w:pPr>
            <w:hyperlink w:tgtFrame="_blank" w:history="1" r:id="rId35">
              <w:r w:rsidRPr="00506899">
                <w:rPr>
                  <w:rFonts w:ascii="Calibri" w:hAnsi="Calibri" w:eastAsia="Times New Roman" w:cs="Calibri"/>
                  <w:color w:val="0000FF"/>
                  <w:sz w:val="16"/>
                  <w:u w:val="single"/>
                </w:rPr>
                <w:t>Screen 9</w:t>
              </w:r>
            </w:hyperlink>
            <w:r w:rsidRPr="00506899">
              <w:rPr>
                <w:rFonts w:ascii="Calibri" w:hAnsi="Calibri" w:eastAsia="Times New Roman" w:cs="Calibri"/>
                <w:sz w:val="16"/>
              </w:rPr>
              <w:t xml:space="preserve"> </w:t>
            </w:r>
          </w:p>
          <w:p w:rsidRPr="00506899" w:rsidR="00BE08E6" w:rsidP="00BE08E6" w:rsidRDefault="001C3A31" w14:paraId="6A41A6AD" w14:textId="77777777">
            <w:pPr>
              <w:ind w:left="30" w:right="30"/>
              <w:rPr>
                <w:rFonts w:ascii="Calibri" w:hAnsi="Calibri" w:eastAsia="Times New Roman" w:cs="Calibri"/>
                <w:sz w:val="16"/>
              </w:rPr>
            </w:pPr>
            <w:hyperlink w:tgtFrame="_blank" w:history="1" r:id="rId36">
              <w:r w:rsidRPr="00506899">
                <w:rPr>
                  <w:rFonts w:ascii="Calibri" w:hAnsi="Calibri" w:eastAsia="Times New Roman" w:cs="Calibri"/>
                  <w:color w:val="0000FF"/>
                  <w:sz w:val="16"/>
                  <w:u w:val="single"/>
                </w:rPr>
                <w:t>15_C_10</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BE08E6" w:rsidP="00BE08E6" w:rsidRDefault="001C3A31" w14:paraId="73A43DE5"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You must view all content before moving forward.</w:t>
            </w:r>
          </w:p>
          <w:p w:rsidRPr="00506899" w:rsidR="00BE08E6" w:rsidP="00BE08E6" w:rsidRDefault="001C3A31" w14:paraId="7EE76E7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At Abbott, we are committed to advancing science with integrity and purpose.</w:t>
            </w:r>
          </w:p>
          <w:p w:rsidRPr="00506899" w:rsidR="00BE08E6" w:rsidP="00BE08E6" w:rsidRDefault="001C3A31" w14:paraId="0F863AE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We pursue innovation, recognizing the importance of anticipating and addressing risks responsibly. We </w:t>
            </w:r>
            <w:proofErr w:type="spellStart"/>
            <w:r w:rsidRPr="00506899">
              <w:rPr>
                <w:rFonts w:ascii="Calibri" w:hAnsi="Calibri" w:eastAsia="Times New Roman" w:cs="Calibri"/>
              </w:rPr>
              <w:t>honor</w:t>
            </w:r>
            <w:proofErr w:type="spellEnd"/>
            <w:r w:rsidRPr="00506899">
              <w:rPr>
                <w:rFonts w:ascii="Calibri" w:hAnsi="Calibri" w:eastAsia="Times New Roman" w:cs="Calibri"/>
              </w:rPr>
              <w:t xml:space="preserve"> the dignity of every study participant and uphold the highest standards of transparency and objectivity in scientific research.</w:t>
            </w:r>
          </w:p>
          <w:p w:rsidRPr="00506899" w:rsidR="00BE08E6" w:rsidP="00BE08E6" w:rsidRDefault="001C3A31" w14:paraId="2B8F72A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Innovation I</w:t>
            </w:r>
          </w:p>
          <w:p w:rsidRPr="00506899" w:rsidR="00BE08E6" w:rsidP="00BE08E6" w:rsidRDefault="001C3A31" w14:paraId="392D973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Innovation II</w:t>
            </w:r>
          </w:p>
          <w:p w:rsidRPr="00506899" w:rsidR="00BE08E6" w:rsidP="00BE08E6" w:rsidRDefault="001C3A31" w14:paraId="250E846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Advancing Science</w:t>
            </w:r>
          </w:p>
          <w:p w:rsidRPr="00506899" w:rsidR="00BE08E6" w:rsidP="00BE08E6" w:rsidRDefault="001C3A31" w14:paraId="38F9329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Click each of the icons to learn more.</w:t>
            </w:r>
          </w:p>
        </w:tc>
        <w:tc>
          <w:tcPr>
            <w:tcW w:w="6000" w:type="dxa"/>
            <w:tcMar/>
            <w:vAlign w:val="center"/>
          </w:tcPr>
          <w:p w:rsidRPr="00506899" w:rsidR="00BE08E6" w:rsidP="008970A2" w:rsidRDefault="001C3A31" w14:paraId="4B168AE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คุณต้องดูเนื้อหาทั้งหมดก่อนดำเนินการต่อ</w:t>
            </w:r>
          </w:p>
          <w:p w:rsidRPr="00506899" w:rsidR="00BE08E6" w:rsidP="008970A2" w:rsidRDefault="001C3A31" w14:paraId="3ADC3ED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ที่</w:t>
            </w:r>
            <w:r w:rsidRPr="00BC551A">
              <w:rPr>
                <w:rFonts w:ascii="Calibri" w:hAnsi="Calibri" w:eastAsia="Times New Roman" w:cs="Calibri"/>
              </w:rPr>
              <w:t xml:space="preserve"> Abbott </w:t>
            </w:r>
            <w:r w:rsidRPr="00506899">
              <w:rPr>
                <w:rFonts w:ascii="Angsana New" w:hAnsi="Angsana New" w:eastAsia="Angsana New" w:cs="Tahoma"/>
                <w:cs/>
                <w:lang w:val="th-TH" w:bidi="th-TH"/>
              </w:rPr>
              <w:t>เรามุ่งมั่นที่จะพัฒนาความก้าวหน้าทางวิทยาศาสตร์ด้วยความซื่อสัตย์และมีจุดมุ่งหมาย</w:t>
            </w:r>
          </w:p>
          <w:p w:rsidRPr="00506899" w:rsidR="00BE08E6" w:rsidP="008970A2" w:rsidRDefault="001C3A31" w14:paraId="2E62FC3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เรามุ่งเน้นในเรื่องนว</w:t>
            </w:r>
            <w:r w:rsidRPr="00506899">
              <w:rPr>
                <w:rFonts w:ascii="Angsana New" w:hAnsi="Angsana New" w:eastAsia="Angsana New" w:cs="Tahoma"/>
                <w:cs/>
                <w:lang w:val="th-TH" w:bidi="th-TH"/>
              </w:rPr>
              <w:t>ัตกรรมโดยตระหนักถึงความสำคัญของการคาดการณ์และแก้ปัญหาความเสี่ยงอย่างมีความรับผิดชอบ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เราเชิดชูเกียรติศั</w:t>
            </w:r>
            <w:r w:rsidRPr="00506899">
              <w:rPr>
                <w:rFonts w:ascii="Angsana New" w:hAnsi="Angsana New" w:eastAsia="Angsana New" w:cs="Tahoma"/>
                <w:cs/>
                <w:lang w:val="th-TH" w:bidi="th-TH"/>
              </w:rPr>
              <w:t>กดิ์ศรีของผู้เข้าร่วมการศึกษาวิจัยทุกคนและยึดมั่นในมาตรฐานสูงสุดในเรื่องความโปร่งใสและความเป็นกลางในการวิจัยทางวิทยาศาสตร์</w:t>
            </w:r>
          </w:p>
          <w:p w:rsidRPr="00506899" w:rsidR="00BE08E6" w:rsidP="5CF65F5B" w:rsidRDefault="001C3A31" w14:paraId="2673BD54" w14:textId="778F4177">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นวัตกรรม</w:t>
            </w:r>
            <w:ins w:author="Chongprakitpong, Komkit" w:date="2026-01-05T02:59:06.903Z" w:id="1673817037">
              <w:r w:rsidRPr="00506899" w:rsidR="798DFF59">
                <w:rPr>
                  <w:rFonts w:ascii="Angsana New" w:hAnsi="Angsana New" w:eastAsia="Angsana New" w:cs="Tahoma"/>
                  <w:cs/>
                  <w:lang w:val="th-TH" w:bidi="th-TH"/>
                </w:rPr>
                <w:t xml:space="preserve"> </w:t>
              </w:r>
              <w:r w:rsidRPr="00506899" w:rsidR="748E5922">
                <w:rPr>
                  <w:rFonts w:ascii="Angsana New" w:hAnsi="Angsana New" w:eastAsia="Angsana New" w:cs="Tahoma"/>
                  <w:cs/>
                  <w:lang w:val="th-TH" w:bidi="th-TH"/>
                </w:rPr>
                <w:t>1</w:t>
              </w:r>
            </w:ins>
            <w:del w:author="Chongprakitpong, Komkit" w:date="2026-01-05T02:59:15.62Z" w:id="2143314136">
              <w:r w:rsidRPr="5CF65F5B" w:rsidDel="14595073">
                <w:rPr>
                  <w:rFonts w:ascii="Angsana New" w:hAnsi="Angsana New" w:eastAsia="Tahoma" w:cs="Tahoma"/>
                  <w:lang w:val="th-TH"/>
                </w:rPr>
                <w:delText xml:space="preserve"> </w:delText>
              </w:r>
              <w:r w:rsidRPr="5CF65F5B" w:rsidDel="14595073">
                <w:rPr>
                  <w:rFonts w:ascii="Calibri" w:hAnsi="Calibri" w:eastAsia="Times New Roman" w:cs="Calibri"/>
                </w:rPr>
                <w:delText>I</w:delText>
              </w:r>
            </w:del>
          </w:p>
          <w:p w:rsidRPr="00506899" w:rsidR="00BE08E6" w:rsidP="5CF65F5B" w:rsidRDefault="001C3A31" w14:paraId="4132FB15" w14:textId="6EBEEB7D">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นวัตกรรม</w:t>
            </w:r>
            <w:ins w:author="Chongprakitpong, Komkit" w:date="2026-01-05T02:59:09.569Z" w:id="1484186335">
              <w:r w:rsidRPr="00506899" w:rsidR="6E1230A9">
                <w:rPr>
                  <w:rFonts w:ascii="Angsana New" w:hAnsi="Angsana New" w:eastAsia="Angsana New" w:cs="Tahoma"/>
                  <w:cs/>
                  <w:lang w:val="th-TH" w:bidi="th-TH"/>
                </w:rPr>
                <w:t xml:space="preserve"> 2</w:t>
              </w:r>
            </w:ins>
            <w:del w:author="Chongprakitpong, Komkit" w:date="2026-01-05T02:59:11.929Z" w:id="447539340">
              <w:r w:rsidRPr="5CF65F5B" w:rsidDel="14595073">
                <w:rPr>
                  <w:rFonts w:ascii="Angsana New" w:hAnsi="Angsana New" w:eastAsia="Tahoma" w:cs="Tahoma"/>
                  <w:lang w:val="th-TH"/>
                </w:rPr>
                <w:delText xml:space="preserve"> </w:delText>
              </w:r>
              <w:r w:rsidRPr="5CF65F5B" w:rsidDel="14595073">
                <w:rPr>
                  <w:rFonts w:ascii="Calibri" w:hAnsi="Calibri" w:eastAsia="Times New Roman" w:cs="Calibri"/>
                </w:rPr>
                <w:delText>II</w:delText>
              </w:r>
            </w:del>
          </w:p>
          <w:p w:rsidRPr="00506899" w:rsidR="00BE08E6" w:rsidP="008970A2" w:rsidRDefault="001C3A31" w14:paraId="5BD73DF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พัฒนาความก้าวหน้าทางวิทยาศาสตร์</w:t>
            </w:r>
          </w:p>
          <w:p w:rsidRPr="00506899" w:rsidR="00BE08E6" w:rsidP="008970A2" w:rsidRDefault="001C3A31" w14:paraId="6B71887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คลิกแต่ละไอคอนเพื่อดูข้อมูลเพิ่มเติม</w:t>
            </w:r>
          </w:p>
        </w:tc>
      </w:tr>
      <w:tr w:rsidRPr="00506899" w:rsidR="00CC1327" w:rsidTr="5CF65F5B" w14:paraId="1DD92253" w14:textId="77777777">
        <w:tc>
          <w:tcPr>
            <w:tcW w:w="1353" w:type="dxa"/>
            <w:shd w:val="clear" w:color="auto" w:fill="C1E4F5" w:themeFill="accent1" w:themeFillTint="33"/>
            <w:tcMar>
              <w:top w:w="120" w:type="dxa"/>
              <w:left w:w="180" w:type="dxa"/>
              <w:bottom w:w="120" w:type="dxa"/>
              <w:right w:w="180" w:type="dxa"/>
            </w:tcMar>
            <w:hideMark/>
          </w:tcPr>
          <w:p w:rsidRPr="00506899" w:rsidR="00BE08E6" w:rsidP="00BE08E6" w:rsidRDefault="001C3A31" w14:paraId="554BBDEA" w14:textId="77777777">
            <w:pPr>
              <w:spacing w:before="30" w:after="30"/>
              <w:ind w:left="30" w:right="30"/>
              <w:rPr>
                <w:rFonts w:ascii="Calibri" w:hAnsi="Calibri" w:eastAsia="Times New Roman" w:cs="Calibri"/>
                <w:sz w:val="16"/>
              </w:rPr>
            </w:pPr>
            <w:hyperlink w:tgtFrame="_blank" w:history="1" r:id="rId37">
              <w:r w:rsidRPr="00506899">
                <w:rPr>
                  <w:rFonts w:ascii="Calibri" w:hAnsi="Calibri" w:eastAsia="Times New Roman" w:cs="Calibri"/>
                  <w:color w:val="0000FF"/>
                  <w:sz w:val="16"/>
                  <w:u w:val="single"/>
                </w:rPr>
                <w:t>Screen 9</w:t>
              </w:r>
            </w:hyperlink>
            <w:r w:rsidRPr="00506899">
              <w:rPr>
                <w:rFonts w:ascii="Calibri" w:hAnsi="Calibri" w:eastAsia="Times New Roman" w:cs="Calibri"/>
                <w:sz w:val="16"/>
              </w:rPr>
              <w:t xml:space="preserve"> </w:t>
            </w:r>
          </w:p>
          <w:p w:rsidRPr="00506899" w:rsidR="00BE08E6" w:rsidP="00BE08E6" w:rsidRDefault="001C3A31" w14:paraId="55C1AC1F" w14:textId="77777777">
            <w:pPr>
              <w:ind w:left="30" w:right="30"/>
              <w:rPr>
                <w:rFonts w:ascii="Calibri" w:hAnsi="Calibri" w:eastAsia="Times New Roman" w:cs="Calibri"/>
                <w:sz w:val="16"/>
              </w:rPr>
            </w:pPr>
            <w:hyperlink w:tgtFrame="_blank" w:history="1" r:id="rId38">
              <w:r w:rsidRPr="00506899">
                <w:rPr>
                  <w:rFonts w:ascii="Calibri" w:hAnsi="Calibri" w:eastAsia="Times New Roman" w:cs="Calibri"/>
                  <w:color w:val="0000FF"/>
                  <w:sz w:val="16"/>
                  <w:u w:val="single"/>
                </w:rPr>
                <w:t>16_C_10</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BE08E6" w:rsidP="00BE08E6" w:rsidRDefault="001C3A31" w14:paraId="01F5139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INNOVATION I</w:t>
            </w:r>
          </w:p>
          <w:p w:rsidRPr="00506899" w:rsidR="00BE08E6" w:rsidP="00BE08E6" w:rsidRDefault="001C3A31" w14:paraId="31FDDBD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create innovative healthcare solutions to help people live healthier lives and improve outcomes around the world.</w:t>
            </w:r>
          </w:p>
          <w:p w:rsidRPr="00506899" w:rsidR="00BE08E6" w:rsidP="00BE08E6" w:rsidRDefault="001C3A31" w14:paraId="72E7288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We respond to human needs by pioneering breakthrough treatments, life-saving devices, and </w:t>
            </w:r>
            <w:r w:rsidRPr="00506899">
              <w:rPr>
                <w:rFonts w:ascii="Calibri" w:hAnsi="Calibri" w:eastAsia="Times New Roman" w:cs="Calibri"/>
              </w:rPr>
              <w:t>innovative products that support health in new ways. Through cutting-edge science and technology, we strive to improve outcomes and empower people to live their fullest lives—creating meaningful innovations for every stage of life.</w:t>
            </w:r>
          </w:p>
        </w:tc>
        <w:tc>
          <w:tcPr>
            <w:tcW w:w="6000" w:type="dxa"/>
            <w:tcMar/>
          </w:tcPr>
          <w:p w:rsidRPr="00506899" w:rsidR="00106FB1" w:rsidP="5CF65F5B" w:rsidRDefault="001C3A31" w14:paraId="290AFC6B" w14:textId="7B560A90">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นวัตกรรม</w:t>
            </w:r>
            <w:ins w:author="Chongprakitpong, Komkit" w:date="2026-01-05T02:59:25.013Z" w:id="1908181590">
              <w:r w:rsidRPr="00506899" w:rsidR="2D1E9AEC">
                <w:rPr>
                  <w:rFonts w:ascii="Angsana New" w:hAnsi="Angsana New" w:eastAsia="Angsana New" w:cs="Tahoma"/>
                  <w:cs/>
                  <w:lang w:val="th-TH" w:bidi="th-TH"/>
                </w:rPr>
                <w:t xml:space="preserve"> 1</w:t>
              </w:r>
            </w:ins>
            <w:del w:author="Chongprakitpong, Komkit" w:date="2026-01-05T02:59:26.308Z" w:id="474686856">
              <w:r w:rsidRPr="5CF65F5B" w:rsidDel="14595073">
                <w:rPr>
                  <w:rFonts w:ascii="Angsana New" w:hAnsi="Angsana New" w:eastAsia="Tahoma" w:cs="Tahoma"/>
                  <w:lang w:val="th-TH"/>
                </w:rPr>
                <w:delText xml:space="preserve"> I</w:delText>
              </w:r>
            </w:del>
          </w:p>
          <w:p w:rsidRPr="00506899" w:rsidR="00106FB1" w:rsidP="008970A2" w:rsidRDefault="001C3A31" w14:paraId="2582570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สร้างสรรค์โซลูชั่นการดูแลสุขภาพที่เป็นนวัตกรรมเพื่อช่วยให้ผู้คนมีชีวิตที่มีสุขภาพและผลลัพธ์ที่ดี</w:t>
            </w:r>
            <w:r w:rsidRPr="00506899">
              <w:rPr>
                <w:rFonts w:ascii="Angsana New" w:hAnsi="Angsana New" w:eastAsia="Angsana New" w:cs="Tahoma"/>
                <w:cs/>
                <w:lang w:val="th-TH" w:bidi="th-TH"/>
              </w:rPr>
              <w:t>ขึ้นทั่วโลก</w:t>
            </w:r>
          </w:p>
          <w:p w:rsidRPr="00506899" w:rsidR="00BE08E6" w:rsidP="008970A2" w:rsidRDefault="001C3A31" w14:paraId="1451B6A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เราตอบสนองต่อความต้องการของมนุษย์ด้วยการริเริ่มการรักษาที่เป็นความก้าวหน้าทางวิทยาการ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อุปกรณ์ช่วยชีวิต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และผลิตภัณฑ์</w:t>
            </w:r>
            <w:r w:rsidRPr="00506899">
              <w:rPr>
                <w:rFonts w:ascii="Angsana New" w:hAnsi="Angsana New" w:eastAsia="Angsana New" w:cs="Tahoma"/>
                <w:cs/>
                <w:lang w:val="th-TH" w:bidi="th-TH"/>
              </w:rPr>
              <w:t>นวัตกรรมที่สนับสนุนสุขภาพในรูปแบบใหม่ๆ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เรามุ่งมั่นที่จะปรับปรุงผลลัพธ์และส่งเสริมให้ผู้คนใช้ชีวิตอย่าง</w:t>
            </w:r>
            <w:r w:rsidRPr="00506899">
              <w:rPr>
                <w:rFonts w:ascii="Angsana New" w:hAnsi="Angsana New" w:eastAsia="Angsana New" w:cs="Tahoma"/>
                <w:cs/>
                <w:lang w:val="th-TH" w:bidi="th-TH"/>
              </w:rPr>
              <w:t>เต็มที่</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ด้วยวิทยาศาสตร์และเทคโนโลยีที่ล้ำสมัย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โดยการสร้างสรรค์นวัตกรรมที่มีความหมายสำหรับทุกช่วงชีวิต</w:t>
            </w:r>
          </w:p>
        </w:tc>
      </w:tr>
      <w:tr w:rsidRPr="00506899" w:rsidR="00CC1327" w:rsidTr="5CF65F5B" w14:paraId="599ABD0B" w14:textId="77777777">
        <w:tc>
          <w:tcPr>
            <w:tcW w:w="1353" w:type="dxa"/>
            <w:shd w:val="clear" w:color="auto" w:fill="C1E4F5" w:themeFill="accent1" w:themeFillTint="33"/>
            <w:tcMar>
              <w:top w:w="120" w:type="dxa"/>
              <w:left w:w="180" w:type="dxa"/>
              <w:bottom w:w="120" w:type="dxa"/>
              <w:right w:w="180" w:type="dxa"/>
            </w:tcMar>
            <w:hideMark/>
          </w:tcPr>
          <w:p w:rsidRPr="00506899" w:rsidR="00BE08E6" w:rsidP="00BE08E6" w:rsidRDefault="001C3A31" w14:paraId="2E069515" w14:textId="77777777">
            <w:pPr>
              <w:spacing w:before="30" w:after="30"/>
              <w:ind w:left="30" w:right="30"/>
              <w:rPr>
                <w:rFonts w:ascii="Calibri" w:hAnsi="Calibri" w:eastAsia="Times New Roman" w:cs="Calibri"/>
                <w:sz w:val="16"/>
              </w:rPr>
            </w:pPr>
            <w:hyperlink w:tgtFrame="_blank" w:history="1" r:id="rId39">
              <w:r w:rsidRPr="00506899">
                <w:rPr>
                  <w:rFonts w:ascii="Calibri" w:hAnsi="Calibri" w:eastAsia="Times New Roman" w:cs="Calibri"/>
                  <w:color w:val="0000FF"/>
                  <w:sz w:val="16"/>
                  <w:u w:val="single"/>
                </w:rPr>
                <w:t>Screen 9</w:t>
              </w:r>
            </w:hyperlink>
            <w:r w:rsidRPr="00506899">
              <w:rPr>
                <w:rFonts w:ascii="Calibri" w:hAnsi="Calibri" w:eastAsia="Times New Roman" w:cs="Calibri"/>
                <w:sz w:val="16"/>
              </w:rPr>
              <w:t xml:space="preserve"> </w:t>
            </w:r>
          </w:p>
          <w:p w:rsidRPr="00506899" w:rsidR="00BE08E6" w:rsidP="00BE08E6" w:rsidRDefault="001C3A31" w14:paraId="4D9212AE" w14:textId="77777777">
            <w:pPr>
              <w:ind w:left="30" w:right="30"/>
              <w:rPr>
                <w:rFonts w:ascii="Calibri" w:hAnsi="Calibri" w:eastAsia="Times New Roman" w:cs="Calibri"/>
                <w:sz w:val="16"/>
              </w:rPr>
            </w:pPr>
            <w:hyperlink w:tgtFrame="_blank" w:history="1" r:id="rId40">
              <w:r w:rsidRPr="00506899">
                <w:rPr>
                  <w:rFonts w:ascii="Calibri" w:hAnsi="Calibri" w:eastAsia="Times New Roman" w:cs="Calibri"/>
                  <w:color w:val="0000FF"/>
                  <w:sz w:val="16"/>
                  <w:u w:val="single"/>
                </w:rPr>
                <w:t>17_C_10</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BE08E6" w:rsidP="00FE7D31" w:rsidRDefault="001C3A31" w14:paraId="77E3850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INNOVATION II</w:t>
            </w:r>
          </w:p>
          <w:p w:rsidRPr="00506899" w:rsidR="00BE08E6" w:rsidP="00FE7D31" w:rsidRDefault="001C3A31" w14:paraId="6E748735"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We cultivate a culture of innovation by exploring new possibilities and plan for </w:t>
            </w:r>
            <w:r w:rsidRPr="00506899">
              <w:rPr>
                <w:rFonts w:ascii="Calibri" w:hAnsi="Calibri" w:eastAsia="Times New Roman" w:cs="Calibri"/>
              </w:rPr>
              <w:t>contingencies.</w:t>
            </w:r>
          </w:p>
          <w:p w:rsidRPr="00506899" w:rsidR="00BE08E6" w:rsidP="00FE7D31" w:rsidRDefault="001C3A31" w14:paraId="0773F8B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While progress often involves risk, we take thoughtful, responsible steps to anticipate challenges and minimize them in advance—always guided by the Code and our policies.</w:t>
            </w:r>
          </w:p>
        </w:tc>
        <w:tc>
          <w:tcPr>
            <w:tcW w:w="6000" w:type="dxa"/>
            <w:tcMar/>
          </w:tcPr>
          <w:p w:rsidRPr="00506899" w:rsidR="00106FB1" w:rsidP="5CF65F5B" w:rsidRDefault="001C3A31" w14:paraId="07192CB9" w14:textId="38708BBE">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นวัตกรรม</w:t>
            </w:r>
            <w:ins w:author="Chongprakitpong, Komkit" w:date="2026-01-05T02:59:42.569Z" w:id="1566102569">
              <w:r w:rsidRPr="00506899" w:rsidR="31E6C3A1">
                <w:rPr>
                  <w:rFonts w:ascii="Angsana New" w:hAnsi="Angsana New" w:eastAsia="Angsana New" w:cs="Tahoma"/>
                  <w:cs/>
                  <w:lang w:val="th-TH" w:bidi="th-TH"/>
                </w:rPr>
                <w:t xml:space="preserve"> 2</w:t>
              </w:r>
            </w:ins>
            <w:del w:author="Chongprakitpong, Komkit" w:date="2026-01-05T02:59:44.348Z" w:id="1949505010">
              <w:r w:rsidRPr="5CF65F5B" w:rsidDel="14595073">
                <w:rPr>
                  <w:rFonts w:ascii="Angsana New" w:hAnsi="Angsana New" w:eastAsia="Tahoma" w:cs="Tahoma"/>
                  <w:lang w:val="th-TH"/>
                </w:rPr>
                <w:delText xml:space="preserve"> II</w:delText>
              </w:r>
            </w:del>
          </w:p>
          <w:p w:rsidRPr="00506899" w:rsidR="00106FB1" w:rsidP="00FE7D31" w:rsidRDefault="001C3A31" w14:paraId="6BD5571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เราปลูกฝังวัฒนธรรมการสร้างนวัตกรรมโดยการสำรวจความเป็นไปได้ใหม่ๆ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และวางแผนเพื่อรับมือกับเหตุการณ์ที่อาจเกิดขึ้น</w:t>
            </w:r>
          </w:p>
          <w:p w:rsidRPr="00506899" w:rsidR="00BE08E6" w:rsidP="00FE7D31" w:rsidRDefault="001C3A31" w14:paraId="727A51A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ถึงแม้ว่าความก้าวหน้าจะมักเกี่ยวข้องกับความเสี่ยง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ต่เราก็ใช้มาตรการที่รอบคอบและรับผิดชอบในการคาดการณ์ความท้าทายและลดความท้าทายเหล่านั้นให้เหลือน้อยที่สุดล่วงหน้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โดยยึดตามหลักจรรยาบรรณและนโยบายของเราเสมอ</w:t>
            </w:r>
          </w:p>
        </w:tc>
      </w:tr>
      <w:tr w:rsidRPr="00506899" w:rsidR="00CC1327" w:rsidTr="5CF65F5B" w14:paraId="26AAFFC6" w14:textId="77777777">
        <w:tc>
          <w:tcPr>
            <w:tcW w:w="1353" w:type="dxa"/>
            <w:shd w:val="clear" w:color="auto" w:fill="C1E4F5" w:themeFill="accent1" w:themeFillTint="33"/>
            <w:tcMar>
              <w:top w:w="120" w:type="dxa"/>
              <w:left w:w="180" w:type="dxa"/>
              <w:bottom w:w="120" w:type="dxa"/>
              <w:right w:w="180" w:type="dxa"/>
            </w:tcMar>
            <w:hideMark/>
          </w:tcPr>
          <w:p w:rsidRPr="00506899" w:rsidR="00BE08E6" w:rsidP="00BE08E6" w:rsidRDefault="001C3A31" w14:paraId="20533F51" w14:textId="77777777">
            <w:pPr>
              <w:spacing w:before="30" w:after="30"/>
              <w:ind w:left="30" w:right="30"/>
              <w:rPr>
                <w:rFonts w:ascii="Calibri" w:hAnsi="Calibri" w:eastAsia="Times New Roman" w:cs="Calibri"/>
                <w:sz w:val="16"/>
              </w:rPr>
            </w:pPr>
            <w:hyperlink w:tgtFrame="_blank" w:history="1" r:id="rId41">
              <w:r w:rsidRPr="00506899">
                <w:rPr>
                  <w:rFonts w:ascii="Calibri" w:hAnsi="Calibri" w:eastAsia="Times New Roman" w:cs="Calibri"/>
                  <w:color w:val="0000FF"/>
                  <w:sz w:val="16"/>
                  <w:u w:val="single"/>
                </w:rPr>
                <w:t>Screen 9</w:t>
              </w:r>
            </w:hyperlink>
            <w:r w:rsidRPr="00506899">
              <w:rPr>
                <w:rFonts w:ascii="Calibri" w:hAnsi="Calibri" w:eastAsia="Times New Roman" w:cs="Calibri"/>
                <w:sz w:val="16"/>
              </w:rPr>
              <w:t xml:space="preserve"> </w:t>
            </w:r>
          </w:p>
          <w:p w:rsidRPr="00506899" w:rsidR="00BE08E6" w:rsidP="00BE08E6" w:rsidRDefault="001C3A31" w14:paraId="34B0C49E" w14:textId="77777777">
            <w:pPr>
              <w:ind w:left="30" w:right="30"/>
              <w:rPr>
                <w:rFonts w:ascii="Calibri" w:hAnsi="Calibri" w:eastAsia="Times New Roman" w:cs="Calibri"/>
                <w:sz w:val="16"/>
              </w:rPr>
            </w:pPr>
            <w:hyperlink w:tgtFrame="_blank" w:history="1" r:id="rId42">
              <w:r w:rsidRPr="00506899">
                <w:rPr>
                  <w:rFonts w:ascii="Calibri" w:hAnsi="Calibri" w:eastAsia="Times New Roman" w:cs="Calibri"/>
                  <w:color w:val="0000FF"/>
                  <w:sz w:val="16"/>
                  <w:u w:val="single"/>
                </w:rPr>
                <w:t>18_C_10</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BE08E6" w:rsidP="00FE7D31" w:rsidRDefault="001C3A31" w14:paraId="7C73B21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ADVANCING SCIENCE</w:t>
            </w:r>
          </w:p>
          <w:p w:rsidRPr="00506899" w:rsidR="00BE08E6" w:rsidP="00FE7D31" w:rsidRDefault="001C3A31" w14:paraId="7D84349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conduct research to generate accurate, objective data that drives innovation, improves treatments</w:t>
            </w:r>
            <w:r w:rsidRPr="00506899">
              <w:rPr>
                <w:rFonts w:ascii="Calibri" w:hAnsi="Calibri" w:eastAsia="Times New Roman" w:cs="Calibri"/>
              </w:rPr>
              <w:t>, and advances healthcare.</w:t>
            </w:r>
          </w:p>
          <w:p w:rsidRPr="00506899" w:rsidR="00BE08E6" w:rsidP="00FE7D31" w:rsidRDefault="001C3A31" w14:paraId="53E3221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When conducting research, we treat study participants with dignity, protect them from unnecessary risk, and ensure they understand the nature and purpose of the research and the associated risks. Obtaining informed consent from s</w:t>
            </w:r>
            <w:r w:rsidRPr="00506899">
              <w:rPr>
                <w:rFonts w:ascii="Calibri" w:hAnsi="Calibri" w:eastAsia="Times New Roman" w:cs="Calibri"/>
              </w:rPr>
              <w:t>tudy participants is an essential part of our research process.</w:t>
            </w:r>
          </w:p>
          <w:p w:rsidRPr="00506899" w:rsidR="00BE08E6" w:rsidP="00FE7D31" w:rsidRDefault="001C3A31" w14:paraId="4BA0532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We value transparency in scientific research and will not seek to improperly influence outcomes. We ensure study data is accurate and are committed to providing </w:t>
            </w:r>
            <w:r w:rsidRPr="00506899">
              <w:rPr>
                <w:rFonts w:ascii="Calibri" w:hAnsi="Calibri" w:eastAsia="Times New Roman" w:cs="Calibri"/>
              </w:rPr>
              <w:lastRenderedPageBreak/>
              <w:t>research results relating to ou</w:t>
            </w:r>
            <w:r w:rsidRPr="00506899">
              <w:rPr>
                <w:rFonts w:ascii="Calibri" w:hAnsi="Calibri" w:eastAsia="Times New Roman" w:cs="Calibri"/>
              </w:rPr>
              <w:t>r products, whether results are positive or negative, in a timely and accurate fashion.</w:t>
            </w:r>
          </w:p>
          <w:p w:rsidRPr="00506899" w:rsidR="00BE08E6" w:rsidP="00FE7D31" w:rsidRDefault="001C3A31" w14:paraId="60A1F35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When research is conducted for Abbott or published on our behalf, we partner with experts who have strong scientific and medical backgrounds. We expect them to disclose</w:t>
            </w:r>
            <w:r w:rsidRPr="00506899">
              <w:rPr>
                <w:rFonts w:ascii="Calibri" w:hAnsi="Calibri" w:eastAsia="Times New Roman" w:cs="Calibri"/>
              </w:rPr>
              <w:t xml:space="preserve"> any connections to Abbott, including financial or other relationships.</w:t>
            </w:r>
          </w:p>
        </w:tc>
        <w:tc>
          <w:tcPr>
            <w:tcW w:w="6000" w:type="dxa"/>
            <w:tcMar/>
          </w:tcPr>
          <w:p w:rsidRPr="00506899" w:rsidR="009A0BBE" w:rsidP="00FE7D31" w:rsidRDefault="001C3A31" w14:paraId="40019FC8"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พัฒนาความก้าวหน้าทางวิทยาศาสตร์</w:t>
            </w:r>
          </w:p>
          <w:p w:rsidRPr="00506899" w:rsidR="009A0BBE" w:rsidP="00FE7D31" w:rsidRDefault="001C3A31" w14:paraId="195B9E9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เราดำเนินการวิจัยเพื่อสร้างข้อมูลที่แม่นยำและเป็นกลางเพื่อผลักดันการสร้างสร</w:t>
            </w:r>
            <w:r w:rsidRPr="00506899">
              <w:rPr>
                <w:rFonts w:ascii="Angsana New" w:hAnsi="Angsana New" w:eastAsia="Angsana New" w:cs="Tahoma"/>
                <w:cs/>
                <w:lang w:val="th-TH" w:bidi="th-TH"/>
              </w:rPr>
              <w:t>รค์นวัตกรรม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ปรับปรุงการบำบัดรักษา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และพัฒนาการดูแลสุขภาพ</w:t>
            </w:r>
          </w:p>
          <w:p w:rsidRPr="00506899" w:rsidR="009A0BBE" w:rsidP="00FE7D31" w:rsidRDefault="001C3A31" w14:paraId="6ADECB28"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เมื่อดำเนินการวิจัย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เราปฏิบัติต่อผู้เข้าร่วมการศึกษาวิจัยอย่างให้เกียรติ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ปกป้องพวกเขาจากความเสี่ยงที่ไม่จำเป็น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และรับรองว่าพวกเขาเข้าใจถึงลักษณะและวัตถุประสงค์ของการวิจัยและความเสี่ยงที่เกี่ยวข้อง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w:t>
            </w:r>
            <w:r w:rsidRPr="00506899">
              <w:rPr>
                <w:rFonts w:ascii="Angsana New" w:hAnsi="Angsana New" w:eastAsia="Angsana New" w:cs="Tahoma"/>
                <w:cs/>
                <w:lang w:val="th-TH" w:bidi="th-TH"/>
              </w:rPr>
              <w:t>ได้รับความยินยอมเพื่อแจ้งให้ทราบจากผู้เข้าร่วมการวิจัยถือเป็นส่วนสำคัญของกระบวนการวิจัยของเรา</w:t>
            </w:r>
          </w:p>
          <w:p w:rsidRPr="00506899" w:rsidR="009A0BBE" w:rsidP="00FE7D31" w:rsidRDefault="001C3A31" w14:paraId="0024BD5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เราให้ความสำคัญกับความโปร่งใสในการวิจัยทางวิทยาศาสตร์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และจะไม่พยายามมีอิทธิพลต่อผลลัพธ์อย่างไม่เหมาะสม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รับรองว่าข้อมูลการศึกษาวิจัยมีความถูกต้องและมุ่งมั่นที่จะนำเสนอผลการวิจัยที่เกี่ยวข้องกับผลิตภัณฑ์</w:t>
            </w:r>
            <w:r w:rsidRPr="00506899">
              <w:rPr>
                <w:rFonts w:ascii="Angsana New" w:hAnsi="Angsana New" w:eastAsia="Angsana New" w:cs="Tahoma"/>
                <w:cs/>
                <w:lang w:val="th-TH" w:bidi="th-TH"/>
              </w:rPr>
              <w:lastRenderedPageBreak/>
              <w:t>ของเราในลักษณะที่ทันเวลาและถูกต้อง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ไม่ว่าผลลัพธ์ที่ได้จะเป็นเชิงบวกหรือเชิงลบ</w:t>
            </w:r>
          </w:p>
          <w:p w:rsidRPr="00506899" w:rsidR="00BE08E6" w:rsidP="00FE7D31" w:rsidRDefault="001C3A31" w14:paraId="1C8147C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เมื่อดำเนินการศึกษาวิจัยให้กับ</w:t>
            </w:r>
            <w:r w:rsidRPr="00506899">
              <w:rPr>
                <w:rFonts w:ascii="Angsana New" w:hAnsi="Angsana New" w:eastAsia="Tahoma" w:cs="Tahoma"/>
                <w:lang w:val="th-TH"/>
              </w:rPr>
              <w:t xml:space="preserve"> Abbott </w:t>
            </w:r>
            <w:r w:rsidRPr="00506899">
              <w:rPr>
                <w:rFonts w:ascii="Angsana New" w:hAnsi="Angsana New" w:eastAsia="Angsana New" w:cs="Tahoma"/>
                <w:cs/>
                <w:lang w:val="th-TH" w:bidi="th-TH"/>
              </w:rPr>
              <w:t>หรือได้รับการตีพิมพ์ในนามของเรา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ร่วมมือกับกับผู้เชี่ยวชาญที่มีความรู้ความเชี่ยวชาญด้านทางการแพทย์และทางวิทยาศาสตร์เป็นอย่าง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เราคาดหวังให้พวกเขาเปิดเผยความสัมพันธ์ใดๆ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กับ</w:t>
            </w:r>
            <w:r w:rsidRPr="00BC551A">
              <w:rPr>
                <w:rFonts w:ascii="Calibri" w:hAnsi="Calibri" w:eastAsia="Times New Roman" w:cs="Calibri"/>
              </w:rPr>
              <w:t xml:space="preserve"> Abbott </w:t>
            </w:r>
            <w:r w:rsidRPr="00506899">
              <w:rPr>
                <w:rFonts w:ascii="Angsana New" w:hAnsi="Angsana New" w:eastAsia="Angsana New" w:cs="Tahoma"/>
                <w:cs/>
                <w:lang w:val="th-TH" w:bidi="th-TH"/>
              </w:rPr>
              <w:t>รวมไปถึงความสัมพันธ์ทางการเงินหรือความสัมพันธ์อื่นๆ</w:t>
            </w:r>
          </w:p>
        </w:tc>
      </w:tr>
      <w:tr w:rsidRPr="00506899" w:rsidR="00CC1327" w:rsidTr="5CF65F5B" w14:paraId="01A1F1E7" w14:textId="77777777">
        <w:tc>
          <w:tcPr>
            <w:tcW w:w="1353" w:type="dxa"/>
            <w:shd w:val="clear" w:color="auto" w:fill="C1E4F5" w:themeFill="accent1" w:themeFillTint="33"/>
            <w:tcMar>
              <w:top w:w="120" w:type="dxa"/>
              <w:left w:w="180" w:type="dxa"/>
              <w:bottom w:w="120" w:type="dxa"/>
              <w:right w:w="180" w:type="dxa"/>
            </w:tcMar>
            <w:hideMark/>
          </w:tcPr>
          <w:p w:rsidRPr="00506899" w:rsidR="00BE08E6" w:rsidP="00BE08E6" w:rsidRDefault="001C3A31" w14:paraId="0923216E" w14:textId="77777777">
            <w:pPr>
              <w:spacing w:before="30" w:after="30"/>
              <w:ind w:left="30" w:right="30"/>
              <w:rPr>
                <w:rFonts w:ascii="Calibri" w:hAnsi="Calibri" w:eastAsia="Times New Roman" w:cs="Calibri"/>
                <w:sz w:val="16"/>
              </w:rPr>
            </w:pPr>
            <w:hyperlink w:tgtFrame="_blank" w:history="1" r:id="rId43">
              <w:r w:rsidRPr="00506899">
                <w:rPr>
                  <w:rFonts w:ascii="Calibri" w:hAnsi="Calibri" w:eastAsia="Times New Roman" w:cs="Calibri"/>
                  <w:color w:val="0000FF"/>
                  <w:sz w:val="16"/>
                  <w:u w:val="single"/>
                </w:rPr>
                <w:t>Screen 10</w:t>
              </w:r>
            </w:hyperlink>
            <w:r w:rsidRPr="00506899">
              <w:rPr>
                <w:rFonts w:ascii="Calibri" w:hAnsi="Calibri" w:eastAsia="Times New Roman" w:cs="Calibri"/>
                <w:sz w:val="16"/>
              </w:rPr>
              <w:t xml:space="preserve"> </w:t>
            </w:r>
          </w:p>
          <w:p w:rsidRPr="00506899" w:rsidR="00BE08E6" w:rsidP="00BE08E6" w:rsidRDefault="001C3A31" w14:paraId="23C62BEA" w14:textId="77777777">
            <w:pPr>
              <w:ind w:left="30" w:right="30"/>
              <w:rPr>
                <w:rFonts w:ascii="Calibri" w:hAnsi="Calibri" w:eastAsia="Times New Roman" w:cs="Calibri"/>
                <w:sz w:val="16"/>
              </w:rPr>
            </w:pPr>
            <w:hyperlink w:tgtFrame="_blank" w:history="1" r:id="rId44">
              <w:r w:rsidRPr="00506899">
                <w:rPr>
                  <w:rFonts w:ascii="Calibri" w:hAnsi="Calibri" w:eastAsia="Times New Roman" w:cs="Calibri"/>
                  <w:color w:val="0000FF"/>
                  <w:sz w:val="16"/>
                  <w:u w:val="single"/>
                </w:rPr>
                <w:t>19_C_11</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BE08E6" w:rsidP="00BE08E6" w:rsidRDefault="001C3A31" w14:paraId="048F7745"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You must view all content before moving forward.</w:t>
            </w:r>
          </w:p>
          <w:p w:rsidRPr="00506899" w:rsidR="00BE08E6" w:rsidP="00BE08E6" w:rsidRDefault="001C3A31" w14:paraId="0EDF3B9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At Abbott, we foster a culture of openness, diversity, and respect—be</w:t>
            </w:r>
            <w:r w:rsidRPr="00506899">
              <w:rPr>
                <w:rFonts w:ascii="Calibri" w:hAnsi="Calibri" w:eastAsia="Times New Roman" w:cs="Calibri"/>
              </w:rPr>
              <w:t>cause it drives creativity and innovation.</w:t>
            </w:r>
          </w:p>
          <w:p w:rsidRPr="00506899" w:rsidR="00BE08E6" w:rsidP="00BE08E6" w:rsidRDefault="001C3A31" w14:paraId="24FD685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each have a responsibility to live the Code every day: treating others with respect, creating a safe and inclusive workplace, and ensuring equal opportunity for all.</w:t>
            </w:r>
          </w:p>
          <w:p w:rsidRPr="00506899" w:rsidR="00BE08E6" w:rsidP="00BE08E6" w:rsidRDefault="001C3A31" w14:paraId="2899C28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ask questions when things are unclear and</w:t>
            </w:r>
            <w:r w:rsidRPr="00506899">
              <w:rPr>
                <w:rFonts w:ascii="Calibri" w:hAnsi="Calibri" w:eastAsia="Times New Roman" w:cs="Calibri"/>
              </w:rPr>
              <w:t xml:space="preserve"> speak up when something doesn’t feel right.</w:t>
            </w:r>
          </w:p>
          <w:p w:rsidRPr="00506899" w:rsidR="00BE08E6" w:rsidP="00BE08E6" w:rsidRDefault="001C3A31" w14:paraId="2DC9845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This section reinforces our commitment to equal opportunity and a secure work environment, and reminds us to understand, apply, and uphold the Code in everything we do.</w:t>
            </w:r>
          </w:p>
          <w:p w:rsidRPr="00506899" w:rsidR="00BE08E6" w:rsidP="00BE08E6" w:rsidRDefault="001C3A31" w14:paraId="26E71E1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Collaboration</w:t>
            </w:r>
          </w:p>
          <w:p w:rsidRPr="00506899" w:rsidR="00BE08E6" w:rsidP="00BE08E6" w:rsidRDefault="001C3A31" w14:paraId="0B7AA82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 xml:space="preserve">Our Connection to Each </w:t>
            </w:r>
            <w:r w:rsidRPr="00506899">
              <w:rPr>
                <w:rFonts w:ascii="Calibri" w:hAnsi="Calibri" w:eastAsia="Times New Roman" w:cs="Calibri"/>
              </w:rPr>
              <w:t>Other</w:t>
            </w:r>
          </w:p>
          <w:p w:rsidRPr="00506899" w:rsidR="00BE08E6" w:rsidP="00BE08E6" w:rsidRDefault="001C3A31" w14:paraId="7B90EE4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Reporting Concerns</w:t>
            </w:r>
          </w:p>
          <w:p w:rsidRPr="00506899" w:rsidR="00BE08E6" w:rsidP="00BE08E6" w:rsidRDefault="001C3A31" w14:paraId="0211F00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Equal Opportunity</w:t>
            </w:r>
          </w:p>
          <w:p w:rsidRPr="00506899" w:rsidR="00BE08E6" w:rsidP="00BE08E6" w:rsidRDefault="001C3A31" w14:paraId="053265C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Fair Treatment</w:t>
            </w:r>
          </w:p>
          <w:p w:rsidRPr="00506899" w:rsidR="00BE08E6" w:rsidP="00BE08E6" w:rsidRDefault="001C3A31" w14:paraId="7978763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Work Environment</w:t>
            </w:r>
          </w:p>
          <w:p w:rsidRPr="00506899" w:rsidR="00BE08E6" w:rsidP="00BE08E6" w:rsidRDefault="001C3A31" w14:paraId="1D5B04E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Click each of the icons to learn more.</w:t>
            </w:r>
          </w:p>
        </w:tc>
        <w:tc>
          <w:tcPr>
            <w:tcW w:w="6000" w:type="dxa"/>
            <w:tcMar/>
          </w:tcPr>
          <w:p w:rsidRPr="00506899" w:rsidR="007502B3" w:rsidP="008970A2" w:rsidRDefault="001C3A31" w14:paraId="47D86EE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คุณต้องดูเนื้อหาทั้งหมดก่อนดำเนินการต่อ</w:t>
            </w:r>
          </w:p>
          <w:p w:rsidRPr="00506899" w:rsidR="007502B3" w:rsidP="008970A2" w:rsidRDefault="001C3A31" w14:paraId="5522A0D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w:t>
            </w:r>
            <w:r w:rsidRPr="00BC551A">
              <w:rPr>
                <w:rFonts w:ascii="Calibri" w:hAnsi="Calibri" w:eastAsia="Times New Roman" w:cs="Calibri"/>
              </w:rPr>
              <w:t xml:space="preserve"> Abbott </w:t>
            </w:r>
            <w:r w:rsidRPr="00506899">
              <w:rPr>
                <w:rFonts w:ascii="Angsana New" w:hAnsi="Angsana New" w:eastAsia="Angsana New" w:cs="Tahoma"/>
                <w:cs/>
                <w:lang w:val="th-TH" w:bidi="th-TH"/>
              </w:rPr>
              <w:t>เราส่งเสริมวัฒนธรรมแห่งความเปิดกว้าง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ความหลากหลาย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และความเคารพ</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เนื่องจากเป็นแรงผลักดันความคิดสร้างสรรค์และนวัตกรรม</w:t>
            </w:r>
          </w:p>
          <w:p w:rsidRPr="00506899" w:rsidR="007502B3" w:rsidP="008970A2" w:rsidRDefault="001C3A31" w14:paraId="2C80BED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ทุกคนมีความรับผิดชอบในการปฏิบัติตามจรรยาบรรณทุกวัน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ได้แก่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การปฏิบัติต่อผู้อื่นด้วยความเคารพ</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การสร้างสถานที่ทำงานที่ปลอดภัยและไม่แบ่งแยก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และการรับรองโอกาสที่เท่าเทียมกันสำหรับทุกคน</w:t>
            </w:r>
          </w:p>
          <w:p w:rsidRPr="00506899" w:rsidR="007502B3" w:rsidP="008970A2" w:rsidRDefault="001C3A31" w14:paraId="6226A93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เราถามคำถามเมื่อสิ่งต่างๆ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ไม่ชัดเจนและรายงานเมื่อรู้สึกว่ามีบางสิ่งบางอย่างไม่ถูกต้อง</w:t>
            </w:r>
          </w:p>
          <w:p w:rsidRPr="00506899" w:rsidR="007502B3" w:rsidP="008970A2" w:rsidRDefault="001C3A31" w14:paraId="003715D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หัวข้อนี้เน้นย้ำถึงความมุ่งมั่นของเราในการสร้างโอกาสที่เท่าเที</w:t>
            </w:r>
            <w:r w:rsidRPr="00506899">
              <w:rPr>
                <w:rFonts w:ascii="Angsana New" w:hAnsi="Angsana New" w:eastAsia="Angsana New" w:cs="Tahoma"/>
                <w:cs/>
                <w:lang w:val="th-TH" w:bidi="th-TH"/>
              </w:rPr>
              <w:t>ยมกันและสภาพแวดล้อมการทำงานที่ปลอดภัย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และเตือนให้เราเข้าใจ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ใช้</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และปฏิบัติตามหลักจรรยาบรรณในทุกสิ่งที่เราทำ</w:t>
            </w:r>
          </w:p>
          <w:p w:rsidRPr="00506899" w:rsidR="007502B3" w:rsidP="008970A2" w:rsidRDefault="001C3A31" w14:paraId="5C4D0DE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การทำงานร่วมกัน</w:t>
            </w:r>
          </w:p>
          <w:p w:rsidRPr="00506899" w:rsidR="007502B3" w:rsidP="008970A2" w:rsidRDefault="001C3A31" w14:paraId="131A3C7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การติดต่อซึ่งกันและกันของเรา</w:t>
            </w:r>
          </w:p>
          <w:p w:rsidRPr="00506899" w:rsidR="007502B3" w:rsidP="008970A2" w:rsidRDefault="001C3A31" w14:paraId="708F882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การรายงานข้อกังวล</w:t>
            </w:r>
          </w:p>
          <w:p w:rsidRPr="00506899" w:rsidR="007502B3" w:rsidP="008970A2" w:rsidRDefault="001C3A31" w14:paraId="4D6682C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โอกาสที่เท่าเทียม</w:t>
            </w:r>
          </w:p>
          <w:p w:rsidRPr="00506899" w:rsidR="007502B3" w:rsidP="008970A2" w:rsidRDefault="001C3A31" w14:paraId="70B4D57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การปฏิบัติที่เป็นธรรม</w:t>
            </w:r>
          </w:p>
          <w:p w:rsidRPr="00506899" w:rsidR="007502B3" w:rsidP="008970A2" w:rsidRDefault="001C3A31" w14:paraId="646D9AF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สภาพแวดล้อมในการทำงาน</w:t>
            </w:r>
          </w:p>
          <w:p w:rsidRPr="00506899" w:rsidR="00BE08E6" w:rsidP="008970A2" w:rsidRDefault="001C3A31" w14:paraId="5BDE7E5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คลิกแต่ละไอคอนเพื่อดูข้อมูลเพิ่มเติม</w:t>
            </w:r>
          </w:p>
        </w:tc>
      </w:tr>
      <w:tr w:rsidRPr="00506899" w:rsidR="00CC1327" w:rsidTr="5CF65F5B" w14:paraId="38B7F8B2" w14:textId="77777777">
        <w:tc>
          <w:tcPr>
            <w:tcW w:w="1353" w:type="dxa"/>
            <w:shd w:val="clear" w:color="auto" w:fill="C1E4F5" w:themeFill="accent1" w:themeFillTint="33"/>
            <w:tcMar>
              <w:top w:w="120" w:type="dxa"/>
              <w:left w:w="180" w:type="dxa"/>
              <w:bottom w:w="120" w:type="dxa"/>
              <w:right w:w="180" w:type="dxa"/>
            </w:tcMar>
            <w:hideMark/>
          </w:tcPr>
          <w:p w:rsidRPr="00506899" w:rsidR="00F47217" w:rsidP="00F47217" w:rsidRDefault="001C3A31" w14:paraId="3CC9EF07" w14:textId="77777777">
            <w:pPr>
              <w:spacing w:before="30" w:after="30"/>
              <w:ind w:left="30" w:right="30"/>
              <w:rPr>
                <w:rFonts w:ascii="Calibri" w:hAnsi="Calibri" w:eastAsia="Times New Roman" w:cs="Calibri"/>
                <w:sz w:val="16"/>
              </w:rPr>
            </w:pPr>
            <w:hyperlink w:tgtFrame="_blank" w:history="1" r:id="rId45">
              <w:r w:rsidRPr="00506899">
                <w:rPr>
                  <w:rFonts w:ascii="Calibri" w:hAnsi="Calibri" w:eastAsia="Times New Roman" w:cs="Calibri"/>
                  <w:color w:val="0000FF"/>
                  <w:sz w:val="16"/>
                  <w:u w:val="single"/>
                </w:rPr>
                <w:t>Screen 10</w:t>
              </w:r>
            </w:hyperlink>
            <w:r w:rsidRPr="00506899">
              <w:rPr>
                <w:rFonts w:ascii="Calibri" w:hAnsi="Calibri" w:eastAsia="Times New Roman" w:cs="Calibri"/>
                <w:sz w:val="16"/>
              </w:rPr>
              <w:t xml:space="preserve"> </w:t>
            </w:r>
          </w:p>
          <w:p w:rsidRPr="00506899" w:rsidR="00F47217" w:rsidP="00F47217" w:rsidRDefault="001C3A31" w14:paraId="29E3BDA8" w14:textId="77777777">
            <w:pPr>
              <w:ind w:left="30" w:right="30"/>
              <w:rPr>
                <w:rFonts w:ascii="Calibri" w:hAnsi="Calibri" w:eastAsia="Times New Roman" w:cs="Calibri"/>
                <w:sz w:val="16"/>
              </w:rPr>
            </w:pPr>
            <w:hyperlink w:tgtFrame="_blank" w:history="1" r:id="rId46">
              <w:r w:rsidRPr="00506899">
                <w:rPr>
                  <w:rFonts w:ascii="Calibri" w:hAnsi="Calibri" w:eastAsia="Times New Roman" w:cs="Calibri"/>
                  <w:color w:val="0000FF"/>
                  <w:sz w:val="16"/>
                  <w:u w:val="single"/>
                </w:rPr>
                <w:t>20_C_11</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F47217" w:rsidP="00FE7D31" w:rsidRDefault="001C3A31" w14:paraId="20EF9A5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COLLABORATION</w:t>
            </w:r>
          </w:p>
          <w:p w:rsidRPr="00506899" w:rsidR="00F47217" w:rsidP="00FE7D31" w:rsidRDefault="001C3A31" w14:paraId="2301D4C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value openness and collaboration because diverse ideas lead to better solutions.</w:t>
            </w:r>
          </w:p>
          <w:p w:rsidRPr="00506899" w:rsidR="00F47217" w:rsidP="00FE7D31" w:rsidRDefault="001C3A31" w14:paraId="184D8F5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embrace diversity because it fuels creativity, energy, and progress. To make a meaningful impact on global health, we listen to one</w:t>
            </w:r>
            <w:r w:rsidRPr="00506899">
              <w:rPr>
                <w:rFonts w:ascii="Calibri" w:hAnsi="Calibri" w:eastAsia="Times New Roman" w:cs="Calibri"/>
              </w:rPr>
              <w:t xml:space="preserve"> another, value every voice, and work together with purpose.</w:t>
            </w:r>
          </w:p>
        </w:tc>
        <w:tc>
          <w:tcPr>
            <w:tcW w:w="6000" w:type="dxa"/>
            <w:tcMar/>
          </w:tcPr>
          <w:p w:rsidRPr="00506899" w:rsidR="00F47217" w:rsidP="00FE7D31" w:rsidRDefault="001C3A31" w14:paraId="7280F8C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การทำงานร่วมกัน</w:t>
            </w:r>
          </w:p>
          <w:p w:rsidRPr="00506899" w:rsidR="00F47217" w:rsidP="00FE7D31" w:rsidRDefault="001C3A31" w14:paraId="58D429D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เราให้ความสำคัญกับความเปิดกว้างและการทำงานร่วมกัน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เนื่องจากความคิดที่หลากหลายนำไปสู่โซลูชั่นที่ดีกว่า</w:t>
            </w:r>
          </w:p>
          <w:p w:rsidRPr="00506899" w:rsidR="00F47217" w:rsidP="00FE7D31" w:rsidRDefault="001C3A31" w14:paraId="5E56884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เราเปิดรับความหลากหลายเนื่องจากช่วยกระตุ้นความคิดสร้างสรรค์</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มีพลัง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และความก้าวหน้า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เราต้องรับฟังซึ่งกันและกัน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ให้ความสำคัญกับทุกเสียง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และทำงานร่วมกันอย่างมีจุดมุ่งหมาย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เพื่อสร้างผลกระทบที่มีความหมายต่อสุขภาพในทั่วโลก</w:t>
            </w:r>
          </w:p>
        </w:tc>
      </w:tr>
      <w:tr w:rsidRPr="00506899" w:rsidR="00CC1327" w:rsidTr="5CF65F5B" w14:paraId="30A73DC4" w14:textId="77777777">
        <w:tc>
          <w:tcPr>
            <w:tcW w:w="1353" w:type="dxa"/>
            <w:shd w:val="clear" w:color="auto" w:fill="C1E4F5" w:themeFill="accent1" w:themeFillTint="33"/>
            <w:tcMar>
              <w:top w:w="120" w:type="dxa"/>
              <w:left w:w="180" w:type="dxa"/>
              <w:bottom w:w="120" w:type="dxa"/>
              <w:right w:w="180" w:type="dxa"/>
            </w:tcMar>
            <w:hideMark/>
          </w:tcPr>
          <w:p w:rsidRPr="00506899" w:rsidR="00F47217" w:rsidP="00F47217" w:rsidRDefault="001C3A31" w14:paraId="04CC8EC6" w14:textId="77777777">
            <w:pPr>
              <w:spacing w:before="30" w:after="30"/>
              <w:ind w:left="30" w:right="30"/>
              <w:rPr>
                <w:rFonts w:ascii="Calibri" w:hAnsi="Calibri" w:eastAsia="Times New Roman" w:cs="Calibri"/>
                <w:sz w:val="16"/>
              </w:rPr>
            </w:pPr>
            <w:hyperlink w:tgtFrame="_blank" w:history="1" r:id="rId47">
              <w:r w:rsidRPr="00506899">
                <w:rPr>
                  <w:rFonts w:ascii="Calibri" w:hAnsi="Calibri" w:eastAsia="Times New Roman" w:cs="Calibri"/>
                  <w:color w:val="0000FF"/>
                  <w:sz w:val="16"/>
                  <w:u w:val="single"/>
                </w:rPr>
                <w:t>Screen 10</w:t>
              </w:r>
            </w:hyperlink>
            <w:r w:rsidRPr="00506899">
              <w:rPr>
                <w:rFonts w:ascii="Calibri" w:hAnsi="Calibri" w:eastAsia="Times New Roman" w:cs="Calibri"/>
                <w:sz w:val="16"/>
              </w:rPr>
              <w:t xml:space="preserve"> </w:t>
            </w:r>
          </w:p>
          <w:p w:rsidRPr="00506899" w:rsidR="00F47217" w:rsidP="00F47217" w:rsidRDefault="001C3A31" w14:paraId="368DE7B2" w14:textId="77777777">
            <w:pPr>
              <w:ind w:left="30" w:right="30"/>
              <w:rPr>
                <w:rFonts w:ascii="Calibri" w:hAnsi="Calibri" w:eastAsia="Times New Roman" w:cs="Calibri"/>
                <w:sz w:val="16"/>
              </w:rPr>
            </w:pPr>
            <w:hyperlink w:tgtFrame="_blank" w:history="1" r:id="rId48">
              <w:r w:rsidRPr="00506899">
                <w:rPr>
                  <w:rFonts w:ascii="Calibri" w:hAnsi="Calibri" w:eastAsia="Times New Roman" w:cs="Calibri"/>
                  <w:color w:val="0000FF"/>
                  <w:sz w:val="16"/>
                  <w:u w:val="single"/>
                </w:rPr>
                <w:t>21</w:t>
              </w:r>
              <w:r w:rsidRPr="00506899">
                <w:rPr>
                  <w:rFonts w:ascii="Calibri" w:hAnsi="Calibri" w:eastAsia="Times New Roman" w:cs="Calibri"/>
                  <w:color w:val="0000FF"/>
                  <w:sz w:val="16"/>
                  <w:u w:val="single"/>
                </w:rPr>
                <w:t>_C_11</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F47217" w:rsidP="00F47217" w:rsidRDefault="001C3A31" w14:paraId="7CFE601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OUR CONNECTION TO EACH OTHER</w:t>
            </w:r>
          </w:p>
          <w:p w:rsidRPr="00506899" w:rsidR="00F47217" w:rsidP="00F47217" w:rsidRDefault="001C3A31" w14:paraId="45BA518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all share the responsibility to live Abbott’s values every day.</w:t>
            </w:r>
          </w:p>
          <w:p w:rsidRPr="00506899" w:rsidR="00F47217" w:rsidP="00F47217" w:rsidRDefault="001C3A31" w14:paraId="17D6F1A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By acting ethically, we strengthen our culture. Everyone must understand how the Code applies to their role and work.</w:t>
            </w:r>
          </w:p>
          <w:p w:rsidRPr="00506899" w:rsidR="00F47217" w:rsidP="00F47217" w:rsidRDefault="001C3A31" w14:paraId="2C024BD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Managers and supervisors have a special responsibility as leaders—they must model our values, promote ethical </w:t>
            </w:r>
            <w:proofErr w:type="spellStart"/>
            <w:r w:rsidRPr="00506899">
              <w:rPr>
                <w:rFonts w:ascii="Calibri" w:hAnsi="Calibri" w:eastAsia="Times New Roman" w:cs="Calibri"/>
              </w:rPr>
              <w:t>behavior</w:t>
            </w:r>
            <w:proofErr w:type="spellEnd"/>
            <w:r w:rsidRPr="00506899">
              <w:rPr>
                <w:rFonts w:ascii="Calibri" w:hAnsi="Calibri" w:eastAsia="Times New Roman" w:cs="Calibri"/>
              </w:rPr>
              <w:t>, and create a safe space where employees feel comfortable asking questions and raising concerns without fear of retaliation.</w:t>
            </w:r>
          </w:p>
        </w:tc>
        <w:tc>
          <w:tcPr>
            <w:tcW w:w="6000" w:type="dxa"/>
            <w:tcMar/>
          </w:tcPr>
          <w:p w:rsidRPr="00506899" w:rsidR="004422A3" w:rsidP="008970A2" w:rsidRDefault="001C3A31" w14:paraId="6F23863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การติดต่อซึ่</w:t>
            </w:r>
            <w:r w:rsidRPr="00506899">
              <w:rPr>
                <w:rFonts w:ascii="Angsana New" w:hAnsi="Angsana New" w:eastAsia="Angsana New" w:cs="Tahoma"/>
                <w:cs/>
                <w:lang w:val="th-TH" w:bidi="th-TH"/>
              </w:rPr>
              <w:t>งกันและกันของเรา</w:t>
            </w:r>
          </w:p>
          <w:p w:rsidRPr="00506899" w:rsidR="004422A3" w:rsidP="008970A2" w:rsidRDefault="001C3A31" w14:paraId="40DFC38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ทุกคนมีความรับผิดชอบในการปฏิบัติตามค่านิยมของ</w:t>
            </w:r>
            <w:r w:rsidRPr="00BC551A">
              <w:rPr>
                <w:rFonts w:ascii="Calibri" w:hAnsi="Calibri" w:eastAsia="Times New Roman" w:cs="Calibri"/>
              </w:rPr>
              <w:t xml:space="preserve"> Abbott </w:t>
            </w:r>
            <w:r w:rsidRPr="00506899">
              <w:rPr>
                <w:rFonts w:ascii="Angsana New" w:hAnsi="Angsana New" w:eastAsia="Angsana New" w:cs="Tahoma"/>
                <w:cs/>
                <w:lang w:val="th-TH" w:bidi="th-TH"/>
              </w:rPr>
              <w:t>ในทุกๆ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วัน</w:t>
            </w:r>
          </w:p>
          <w:p w:rsidRPr="00506899" w:rsidR="004422A3" w:rsidP="008970A2" w:rsidRDefault="001C3A31" w14:paraId="635D78B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การกระทำอย่างมีจริยธรรมช่วยเสริมสร้างวัฒนธรรมของเรา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ทุกคนต้องเข้าใจว่าหลักจรรยาบรรณมีผลกับบทบาทและงานของตนอย่างไร</w:t>
            </w:r>
          </w:p>
          <w:p w:rsidRPr="00506899" w:rsidR="00F47217" w:rsidP="008970A2" w:rsidRDefault="001C3A31" w14:paraId="13EE1BA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ผู้จัดการและหัวหน้างานมีความรับผิดชอบพิเศษในฐานะผู้นำ</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โดยต้องเป็นแบบอย่างในเรื่องค่านิยมของเรา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ส่งเสริมพฤติกรรมที่มีจริยธรรม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และกำหนดพื้นที่ปลอดภัยที่พนัก</w:t>
            </w:r>
            <w:r w:rsidRPr="00506899">
              <w:rPr>
                <w:rFonts w:ascii="Angsana New" w:hAnsi="Angsana New" w:eastAsia="Angsana New" w:cs="Tahoma"/>
                <w:cs/>
                <w:lang w:val="th-TH" w:bidi="th-TH"/>
              </w:rPr>
              <w:t>งานรู้สึกสบายใจที่จะถามคำถามและแจ้งข้อกังวลโดยไม่ต้องกลัวการตอบโต้เอาคืน</w:t>
            </w:r>
          </w:p>
        </w:tc>
      </w:tr>
      <w:tr w:rsidRPr="00506899" w:rsidR="00CC1327" w:rsidTr="5CF65F5B" w14:paraId="01A3D6EB" w14:textId="77777777">
        <w:tc>
          <w:tcPr>
            <w:tcW w:w="1353" w:type="dxa"/>
            <w:shd w:val="clear" w:color="auto" w:fill="C1E4F5" w:themeFill="accent1" w:themeFillTint="33"/>
            <w:tcMar>
              <w:top w:w="120" w:type="dxa"/>
              <w:left w:w="180" w:type="dxa"/>
              <w:bottom w:w="120" w:type="dxa"/>
              <w:right w:w="180" w:type="dxa"/>
            </w:tcMar>
            <w:hideMark/>
          </w:tcPr>
          <w:p w:rsidRPr="00506899" w:rsidR="00F47217" w:rsidP="00F47217" w:rsidRDefault="001C3A31" w14:paraId="1AF96438" w14:textId="77777777">
            <w:pPr>
              <w:spacing w:before="30" w:after="30"/>
              <w:ind w:left="30" w:right="30"/>
              <w:rPr>
                <w:rFonts w:ascii="Calibri" w:hAnsi="Calibri" w:eastAsia="Times New Roman" w:cs="Calibri"/>
                <w:sz w:val="16"/>
              </w:rPr>
            </w:pPr>
            <w:hyperlink w:tgtFrame="_blank" w:history="1" r:id="rId49">
              <w:r w:rsidRPr="00506899">
                <w:rPr>
                  <w:rFonts w:ascii="Calibri" w:hAnsi="Calibri" w:eastAsia="Times New Roman" w:cs="Calibri"/>
                  <w:color w:val="0000FF"/>
                  <w:sz w:val="16"/>
                  <w:u w:val="single"/>
                </w:rPr>
                <w:t>Screen 10</w:t>
              </w:r>
            </w:hyperlink>
            <w:r w:rsidRPr="00506899">
              <w:rPr>
                <w:rFonts w:ascii="Calibri" w:hAnsi="Calibri" w:eastAsia="Times New Roman" w:cs="Calibri"/>
                <w:sz w:val="16"/>
              </w:rPr>
              <w:t xml:space="preserve"> </w:t>
            </w:r>
          </w:p>
          <w:p w:rsidRPr="00506899" w:rsidR="00F47217" w:rsidP="00F47217" w:rsidRDefault="001C3A31" w14:paraId="6C866DEA" w14:textId="77777777">
            <w:pPr>
              <w:ind w:left="30" w:right="30"/>
              <w:rPr>
                <w:rFonts w:ascii="Calibri" w:hAnsi="Calibri" w:eastAsia="Times New Roman" w:cs="Calibri"/>
                <w:sz w:val="16"/>
              </w:rPr>
            </w:pPr>
            <w:hyperlink w:tgtFrame="_blank" w:history="1" r:id="rId50">
              <w:r w:rsidRPr="00506899">
                <w:rPr>
                  <w:rFonts w:ascii="Calibri" w:hAnsi="Calibri" w:eastAsia="Times New Roman" w:cs="Calibri"/>
                  <w:color w:val="0000FF"/>
                  <w:sz w:val="16"/>
                  <w:u w:val="single"/>
                </w:rPr>
                <w:t>22_C_11</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F47217" w:rsidP="00310ED1" w:rsidRDefault="001C3A31" w14:paraId="7C33A55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REPORTING CONCERNS</w:t>
            </w:r>
          </w:p>
          <w:p w:rsidRPr="00506899" w:rsidR="00F47217" w:rsidP="00310ED1" w:rsidRDefault="001C3A31" w14:paraId="645AD3D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ask questions when something isn’t clear or doesn’t feel right. We also speak up and report any possible violations of the Code.</w:t>
            </w:r>
          </w:p>
          <w:p w:rsidRPr="00506899" w:rsidR="00F47217" w:rsidP="00310ED1" w:rsidRDefault="001C3A31" w14:paraId="0B7DEC3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It’s our responsibility to ask questions when direction is unclear and to </w:t>
            </w:r>
            <w:r w:rsidRPr="00506899">
              <w:rPr>
                <w:rFonts w:ascii="Calibri" w:hAnsi="Calibri" w:eastAsia="Times New Roman" w:cs="Calibri"/>
              </w:rPr>
              <w:t>challenge and report suspected unethical business conduct, violations of the Code, or breaches of Abbott’s policies.</w:t>
            </w:r>
          </w:p>
          <w:p w:rsidRPr="00506899" w:rsidR="00F47217" w:rsidP="00310ED1" w:rsidRDefault="001C3A31" w14:paraId="78DB152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If you’re unsure about the right choice or action, talk to your manager or contact the Office of Ethics and Compliance.</w:t>
            </w:r>
          </w:p>
          <w:p w:rsidRPr="00506899" w:rsidR="00F47217" w:rsidP="00310ED1" w:rsidRDefault="001C3A31" w14:paraId="07C65A1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Managers and superv</w:t>
            </w:r>
            <w:r w:rsidRPr="00506899">
              <w:rPr>
                <w:rFonts w:ascii="Calibri" w:hAnsi="Calibri" w:eastAsia="Times New Roman" w:cs="Calibri"/>
              </w:rPr>
              <w:t xml:space="preserve">isors must lead by example and make sure employees understand and follow the Code. Leaders have a greater responsibility to communicate Abbott’s expectations and should reach out to the Office </w:t>
            </w:r>
            <w:r w:rsidRPr="00506899">
              <w:rPr>
                <w:rFonts w:ascii="Calibri" w:hAnsi="Calibri" w:eastAsia="Times New Roman" w:cs="Calibri"/>
              </w:rPr>
              <w:lastRenderedPageBreak/>
              <w:t>of Ethics and Compliance about any potential Code violations.</w:t>
            </w:r>
          </w:p>
          <w:p w:rsidRPr="00506899" w:rsidR="00F47217" w:rsidP="00310ED1" w:rsidRDefault="001C3A31" w14:paraId="5F7B331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w:t>
            </w:r>
            <w:r w:rsidRPr="00506899">
              <w:rPr>
                <w:rFonts w:ascii="Calibri" w:hAnsi="Calibri" w:eastAsia="Times New Roman" w:cs="Calibri"/>
              </w:rPr>
              <w:t>ll reports of possible Code violations are taken seriously. The Office of Ethics and Compliance will handle follow-up steps, including investigations and corrective actions when needed. You should not investigate on your own. Everyone must cooperate and ke</w:t>
            </w:r>
            <w:r w:rsidRPr="00506899">
              <w:rPr>
                <w:rFonts w:ascii="Calibri" w:hAnsi="Calibri" w:eastAsia="Times New Roman" w:cs="Calibri"/>
              </w:rPr>
              <w:t>ep investigations confidential.</w:t>
            </w:r>
          </w:p>
          <w:p w:rsidRPr="00506899" w:rsidR="00F47217" w:rsidP="00310ED1" w:rsidRDefault="001C3A31" w14:paraId="1463FA8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Corrective actions may include discipline (up to and including termination) or legal action for:</w:t>
            </w:r>
          </w:p>
          <w:p w:rsidRPr="00506899" w:rsidR="00F47217" w:rsidP="00310ED1" w:rsidRDefault="001C3A31" w14:paraId="5A8F12F0" w14:textId="77777777">
            <w:pPr>
              <w:numPr>
                <w:ilvl w:val="0"/>
                <w:numId w:val="3"/>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Authorizing or taking part in a violation;</w:t>
            </w:r>
          </w:p>
          <w:p w:rsidRPr="00506899" w:rsidR="00F47217" w:rsidP="00310ED1" w:rsidRDefault="001C3A31" w14:paraId="3DD671BB" w14:textId="77777777">
            <w:pPr>
              <w:numPr>
                <w:ilvl w:val="0"/>
                <w:numId w:val="3"/>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Refusing to cooperate in an investigation;</w:t>
            </w:r>
          </w:p>
          <w:p w:rsidRPr="00506899" w:rsidR="00F47217" w:rsidP="00310ED1" w:rsidRDefault="001C3A31" w14:paraId="66D5E607" w14:textId="77777777">
            <w:pPr>
              <w:numPr>
                <w:ilvl w:val="0"/>
                <w:numId w:val="3"/>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Failing to report a violation due to poor</w:t>
            </w:r>
            <w:r w:rsidRPr="00506899">
              <w:rPr>
                <w:rFonts w:ascii="Calibri" w:hAnsi="Calibri" w:eastAsia="Times New Roman" w:cs="Calibri"/>
              </w:rPr>
              <w:t xml:space="preserve"> supervision;</w:t>
            </w:r>
          </w:p>
          <w:p w:rsidRPr="00506899" w:rsidR="00F47217" w:rsidP="00310ED1" w:rsidRDefault="001C3A31" w14:paraId="36E6853E" w14:textId="77777777">
            <w:pPr>
              <w:numPr>
                <w:ilvl w:val="0"/>
                <w:numId w:val="3"/>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Making a false report;</w:t>
            </w:r>
          </w:p>
          <w:p w:rsidRPr="00506899" w:rsidR="00F47217" w:rsidP="00310ED1" w:rsidRDefault="001C3A31" w14:paraId="4492682D" w14:textId="77777777">
            <w:pPr>
              <w:numPr>
                <w:ilvl w:val="0"/>
                <w:numId w:val="3"/>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Retaliating against someone who reported a concern in good faith.</w:t>
            </w:r>
          </w:p>
          <w:p w:rsidRPr="00506899" w:rsidR="00F47217" w:rsidP="00310ED1" w:rsidRDefault="001C3A31" w14:paraId="3FB3593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Retaliation is never acceptable. If you believe retaliation has occurred, report it to the Office of Ethics and Compliance or Human Resources.</w:t>
            </w:r>
          </w:p>
        </w:tc>
        <w:tc>
          <w:tcPr>
            <w:tcW w:w="6000" w:type="dxa"/>
            <w:tcMar/>
          </w:tcPr>
          <w:p w:rsidRPr="00506899" w:rsidR="00310ED1" w:rsidP="008970A2" w:rsidRDefault="001C3A31" w14:paraId="5E728F2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การรายงานข้อกังวล</w:t>
            </w:r>
          </w:p>
          <w:p w:rsidRPr="00506899" w:rsidR="00310ED1" w:rsidP="008970A2" w:rsidRDefault="001C3A31" w14:paraId="6BEA0AB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เราถามคำถามเมื่อมีบางอย่างไม่ชัดเจนหรือรู้สึกไม่ถูกต้อง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นอกจากนี้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เรายังแจ้งข้อกังวลและรายงานการละเมิดจรรยาบร</w:t>
            </w:r>
            <w:r w:rsidRPr="00506899">
              <w:rPr>
                <w:rFonts w:ascii="Angsana New" w:hAnsi="Angsana New" w:eastAsia="Angsana New" w:cs="Tahoma"/>
                <w:cs/>
                <w:lang w:val="th-TH" w:bidi="th-TH"/>
              </w:rPr>
              <w:t>รณที่อาจเกิดขึ้น</w:t>
            </w:r>
          </w:p>
          <w:p w:rsidRPr="00BC551A" w:rsidR="00310ED1" w:rsidP="008970A2" w:rsidRDefault="001C3A31" w14:paraId="0CAA79AF" w14:textId="77777777">
            <w:pPr>
              <w:spacing w:before="100" w:beforeAutospacing="1" w:after="100" w:afterAutospacing="1"/>
              <w:ind w:left="30" w:right="30"/>
              <w:rPr>
                <w:rFonts w:ascii="Calibri" w:hAnsi="Calibri" w:eastAsia="Times New Roman" w:cs="Calibri"/>
              </w:rPr>
            </w:pPr>
            <w:r w:rsidRPr="00506899">
              <w:rPr>
                <w:rFonts w:ascii="Angsana New" w:hAnsi="Angsana New" w:eastAsia="Angsana New" w:cs="Tahoma"/>
                <w:cs/>
                <w:lang w:val="th-TH" w:bidi="th-TH"/>
              </w:rPr>
              <w:t>เรามีหน้าที่ต้องสอบถามหากคำสั่งไม่ชัดเจน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รวมทั้งคัดค้านและรายงานการดำเนินธุรกิจที่น่าสงสัยว่าผิดจริยธรรม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ละเมิ</w:t>
            </w:r>
            <w:r w:rsidRPr="00506899">
              <w:rPr>
                <w:rFonts w:ascii="Angsana New" w:hAnsi="Angsana New" w:eastAsia="Angsana New" w:cs="Tahoma"/>
                <w:cs/>
                <w:lang w:val="th-TH" w:bidi="th-TH"/>
              </w:rPr>
              <w:t>ดหลักจรรยาบรรณนี้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หรือละเมิดนโยบายของ</w:t>
            </w:r>
            <w:r w:rsidRPr="00BC551A">
              <w:rPr>
                <w:rFonts w:ascii="Calibri" w:hAnsi="Calibri" w:eastAsia="Times New Roman" w:cs="Calibri"/>
              </w:rPr>
              <w:t xml:space="preserve"> Abbott</w:t>
            </w:r>
          </w:p>
          <w:p w:rsidRPr="00506899" w:rsidR="00310ED1" w:rsidP="008970A2" w:rsidRDefault="001C3A31" w14:paraId="030AE8A6"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หากคุณไม่แน่ใจเกี่ยวกับทางเลือกหรือการดำเนินการที่ถูกต้อง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โปรดปรึกษาผู้จัดการของคุณหรือติดต่อสำนักงานจริยธรรมและการปฏิบัติตามกฎระเบียบ</w:t>
            </w:r>
          </w:p>
          <w:p w:rsidRPr="00506899" w:rsidR="00310ED1" w:rsidP="008970A2" w:rsidRDefault="001C3A31" w14:paraId="548BD30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ผู้จัดการและหัวหน้างานต้องเป็นผู้นำโดยการเป็นตัวอ</w:t>
            </w:r>
            <w:r w:rsidRPr="00506899">
              <w:rPr>
                <w:rFonts w:ascii="Angsana New" w:hAnsi="Angsana New" w:eastAsia="Angsana New" w:cs="Tahoma"/>
                <w:cs/>
                <w:lang w:val="th-TH" w:bidi="th-TH"/>
              </w:rPr>
              <w:t>ย่างและต้องแน่ใจว่าพนักงานเข้าใจและปฏิบัติตามจรรยาบรรณ</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ผู้นำมีความรับผิดชอบมากขึ้นในการสื่อสารความคาดหวังของ</w:t>
            </w:r>
            <w:r w:rsidRPr="00506899">
              <w:rPr>
                <w:rFonts w:ascii="Angsana New" w:hAnsi="Angsana New" w:eastAsia="Tahoma" w:cs="Tahoma"/>
                <w:lang w:val="th-TH"/>
              </w:rPr>
              <w:t xml:space="preserve"> </w:t>
            </w:r>
            <w:r w:rsidRPr="00BC551A">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และควรติดต่อสำนักงานจริยธรรมและการปฏิบัติ</w:t>
            </w:r>
            <w:r w:rsidRPr="00506899">
              <w:rPr>
                <w:rFonts w:ascii="Angsana New" w:hAnsi="Angsana New" w:eastAsia="Angsana New" w:cs="Tahoma"/>
                <w:cs/>
                <w:lang w:val="th-TH" w:bidi="th-TH"/>
              </w:rPr>
              <w:lastRenderedPageBreak/>
              <w:t>ตามกฎระเบียบเกี่ยวกับกรณีที่อาจเป็นการละเมิดหลักจรรยาบรรณ</w:t>
            </w:r>
          </w:p>
          <w:p w:rsidRPr="00506899" w:rsidR="00310ED1" w:rsidP="008970A2" w:rsidRDefault="001C3A31" w14:paraId="132B087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รายงานกรณีที่อาจเป็นการละเมิดหลักจรรยาบรรณทั้งหมดจะได้รับการดำเนินการอย่างจริงจัง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สำนักงานจริยธรรมและการปฏิบัติตามกฎระเบียบจะดูแลขั้นตอนติดตามผล</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รวมถึงการสืบสวนและการดำเนินการแก้ไขหากจำเป็น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คุณไม่ควรสืบสวนเพียงลำพัง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ทุกคนจะต้องให้ความร่วมมือและรักษาความลับของการสอบสวน</w:t>
            </w:r>
          </w:p>
          <w:p w:rsidRPr="00506899" w:rsidR="00310ED1" w:rsidP="008970A2" w:rsidRDefault="001C3A31" w14:paraId="74F076B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การดำเนินการแก้ไขอาจรวมไปถึงการลงโทษทางวินัย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สูงสุดถึงขั้นเลิกจ้าง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หรือการดำเนินการตามกฎหมายสำหรับ</w:t>
            </w:r>
            <w:r w:rsidRPr="00506899">
              <w:rPr>
                <w:rFonts w:ascii="Angsana New" w:hAnsi="Angsana New" w:eastAsia="Tahoma" w:cs="Tahoma"/>
                <w:lang w:val="th-TH"/>
              </w:rPr>
              <w:t>:</w:t>
            </w:r>
          </w:p>
          <w:p w:rsidRPr="00506899" w:rsidR="00310ED1" w:rsidP="008970A2" w:rsidRDefault="001C3A31" w14:paraId="48069714" w14:textId="77777777">
            <w:pPr>
              <w:numPr>
                <w:ilvl w:val="0"/>
                <w:numId w:val="3"/>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การอนุญาตหรือมีส่วนร่วมในการละเมิด</w:t>
            </w:r>
          </w:p>
          <w:p w:rsidRPr="00506899" w:rsidR="00310ED1" w:rsidP="008970A2" w:rsidRDefault="001C3A31" w14:paraId="3FDEC364" w14:textId="77777777">
            <w:pPr>
              <w:numPr>
                <w:ilvl w:val="0"/>
                <w:numId w:val="3"/>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การปฏิเสธที่จะให้คว</w:t>
            </w:r>
            <w:r w:rsidRPr="00506899">
              <w:rPr>
                <w:rFonts w:ascii="Angsana New" w:hAnsi="Angsana New" w:eastAsia="Angsana New" w:cs="Tahoma"/>
                <w:cs/>
                <w:lang w:val="th-TH" w:bidi="th-TH"/>
              </w:rPr>
              <w:t>ามร่วมมือในการสืบสวน</w:t>
            </w:r>
          </w:p>
          <w:p w:rsidRPr="00506899" w:rsidR="00310ED1" w:rsidP="008970A2" w:rsidRDefault="001C3A31" w14:paraId="5FFAA719" w14:textId="77777777">
            <w:pPr>
              <w:numPr>
                <w:ilvl w:val="0"/>
                <w:numId w:val="3"/>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การไม่รายงานการละเมิดเนื่องจากการกำกับดูแลที่ไม่ดี</w:t>
            </w:r>
          </w:p>
          <w:p w:rsidRPr="00506899" w:rsidR="00310ED1" w:rsidP="008970A2" w:rsidRDefault="001C3A31" w14:paraId="2DE946C5" w14:textId="77777777">
            <w:pPr>
              <w:numPr>
                <w:ilvl w:val="0"/>
                <w:numId w:val="3"/>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การทำรายงานเท็จ</w:t>
            </w:r>
          </w:p>
          <w:p w:rsidRPr="00506899" w:rsidR="00310ED1" w:rsidP="008970A2" w:rsidRDefault="001C3A31" w14:paraId="694CC17D" w14:textId="77777777">
            <w:pPr>
              <w:numPr>
                <w:ilvl w:val="0"/>
                <w:numId w:val="3"/>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การตอบโต้เอาคืนบุคคลที่รายงานข้อกังวลโดยสุจริตใจ</w:t>
            </w:r>
          </w:p>
          <w:p w:rsidRPr="00506899" w:rsidR="00F47217" w:rsidP="008970A2" w:rsidRDefault="001C3A31" w14:paraId="40A7D50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การตอบโต้เอาคืนเป็นเรื่องที่ไม่สามารถยอมรับได้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หากคุณเชื่อว่ามีการตอบโต้เอาคืน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ควรรายงานต่อสำนักงานจริยธรรมและการปฏิบัติตามกฎระเบียบหรือฝ่ายทรัพยากรมนุษย์</w:t>
            </w:r>
          </w:p>
        </w:tc>
      </w:tr>
      <w:tr w:rsidRPr="00506899" w:rsidR="00CC1327" w:rsidTr="5CF65F5B" w14:paraId="46511DA6" w14:textId="77777777">
        <w:tc>
          <w:tcPr>
            <w:tcW w:w="1353" w:type="dxa"/>
            <w:shd w:val="clear" w:color="auto" w:fill="C1E4F5" w:themeFill="accent1" w:themeFillTint="33"/>
            <w:tcMar>
              <w:top w:w="120" w:type="dxa"/>
              <w:left w:w="180" w:type="dxa"/>
              <w:bottom w:w="120" w:type="dxa"/>
              <w:right w:w="180" w:type="dxa"/>
            </w:tcMar>
            <w:hideMark/>
          </w:tcPr>
          <w:p w:rsidRPr="00506899" w:rsidR="00F47217" w:rsidP="00F47217" w:rsidRDefault="001C3A31" w14:paraId="0578AE65" w14:textId="77777777">
            <w:pPr>
              <w:spacing w:before="30" w:after="30"/>
              <w:ind w:left="30" w:right="30"/>
              <w:rPr>
                <w:rFonts w:ascii="Calibri" w:hAnsi="Calibri" w:eastAsia="Times New Roman" w:cs="Calibri"/>
                <w:sz w:val="16"/>
              </w:rPr>
            </w:pPr>
            <w:hyperlink w:tgtFrame="_blank" w:history="1" r:id="rId51">
              <w:r w:rsidRPr="00506899">
                <w:rPr>
                  <w:rFonts w:ascii="Calibri" w:hAnsi="Calibri" w:eastAsia="Times New Roman" w:cs="Calibri"/>
                  <w:color w:val="0000FF"/>
                  <w:sz w:val="16"/>
                  <w:u w:val="single"/>
                </w:rPr>
                <w:t>Screen 10</w:t>
              </w:r>
            </w:hyperlink>
            <w:r w:rsidRPr="00506899">
              <w:rPr>
                <w:rFonts w:ascii="Calibri" w:hAnsi="Calibri" w:eastAsia="Times New Roman" w:cs="Calibri"/>
                <w:sz w:val="16"/>
              </w:rPr>
              <w:t xml:space="preserve"> </w:t>
            </w:r>
          </w:p>
          <w:p w:rsidRPr="00506899" w:rsidR="00F47217" w:rsidP="00F47217" w:rsidRDefault="001C3A31" w14:paraId="01C714F0" w14:textId="77777777">
            <w:pPr>
              <w:ind w:left="30" w:right="30"/>
              <w:rPr>
                <w:rFonts w:ascii="Calibri" w:hAnsi="Calibri" w:eastAsia="Times New Roman" w:cs="Calibri"/>
                <w:sz w:val="16"/>
              </w:rPr>
            </w:pPr>
            <w:hyperlink w:tgtFrame="_blank" w:history="1" r:id="rId52">
              <w:r w:rsidRPr="00506899">
                <w:rPr>
                  <w:rFonts w:ascii="Calibri" w:hAnsi="Calibri" w:eastAsia="Times New Roman" w:cs="Calibri"/>
                  <w:color w:val="0000FF"/>
                  <w:sz w:val="16"/>
                  <w:u w:val="single"/>
                </w:rPr>
                <w:t>23_C_11</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F47217" w:rsidP="00F47217" w:rsidRDefault="001C3A31" w14:paraId="4D7AFBA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EQUAL OPPORTUNITY</w:t>
            </w:r>
          </w:p>
          <w:p w:rsidRPr="00506899" w:rsidR="00F47217" w:rsidP="00F47217" w:rsidRDefault="001C3A31" w14:paraId="02154D0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provide equal opportunities for all employees.</w:t>
            </w:r>
          </w:p>
          <w:p w:rsidRPr="00506899" w:rsidR="00F47217" w:rsidP="00F47217" w:rsidRDefault="001C3A31" w14:paraId="0637E6C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We make employment decisions based on business needs, skills, experience, and performance. Discrimination of any kind is not tolerated. We follow all laws that gove</w:t>
            </w:r>
            <w:r w:rsidRPr="00506899">
              <w:rPr>
                <w:rFonts w:ascii="Calibri" w:hAnsi="Calibri" w:eastAsia="Times New Roman" w:cs="Calibri"/>
              </w:rPr>
              <w:t>rn our relationships with employees around the world.</w:t>
            </w:r>
          </w:p>
          <w:p w:rsidRPr="00506899" w:rsidR="00F47217" w:rsidP="00F47217" w:rsidRDefault="001C3A31" w14:paraId="299CF16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Abbott prohibits discrimination based on race, </w:t>
            </w:r>
            <w:proofErr w:type="spellStart"/>
            <w:r w:rsidRPr="00506899">
              <w:rPr>
                <w:rFonts w:ascii="Calibri" w:hAnsi="Calibri" w:eastAsia="Times New Roman" w:cs="Calibri"/>
              </w:rPr>
              <w:t>color</w:t>
            </w:r>
            <w:proofErr w:type="spellEnd"/>
            <w:r w:rsidRPr="00506899">
              <w:rPr>
                <w:rFonts w:ascii="Calibri" w:hAnsi="Calibri" w:eastAsia="Times New Roman" w:cs="Calibri"/>
              </w:rPr>
              <w:t>, religion, age, sex, national origin, gender identity or expression, sexual orientation, disability, marital status, veteran or military status, gene</w:t>
            </w:r>
            <w:r w:rsidRPr="00506899">
              <w:rPr>
                <w:rFonts w:ascii="Calibri" w:hAnsi="Calibri" w:eastAsia="Times New Roman" w:cs="Calibri"/>
              </w:rPr>
              <w:t>tics, citizenship status, or any other legally protected status.</w:t>
            </w:r>
          </w:p>
        </w:tc>
        <w:tc>
          <w:tcPr>
            <w:tcW w:w="6000" w:type="dxa"/>
            <w:tcMar/>
          </w:tcPr>
          <w:p w:rsidRPr="00506899" w:rsidR="000E3269" w:rsidP="008970A2" w:rsidRDefault="001C3A31" w14:paraId="04E4F09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โอกาสที่เท่าเทียม</w:t>
            </w:r>
          </w:p>
          <w:p w:rsidRPr="00506899" w:rsidR="000E3269" w:rsidP="008970A2" w:rsidRDefault="001C3A31" w14:paraId="5DEEC40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เรามอบโอกาสที่เท่าเทียมให้แก่พนักงานทุกคน</w:t>
            </w:r>
          </w:p>
          <w:p w:rsidRPr="00506899" w:rsidR="000E3269" w:rsidP="008970A2" w:rsidRDefault="001C3A31" w14:paraId="2BE4449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เราตัดสินใจจ้างงานตามความจำเป็นทางธุรกิจ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ทักษะ</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ประสบการณ์</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และผลการปฏิบัติงาน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ไม่ยอมรับการเลือกปฏิบัติทุกรูปแบบ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เราปฏิบัติตามกฎหมายทุกฉบับที่กำกับควบคุมความสัมพันธ์ระหว่างเรากับพนักงานทั่วโลก</w:t>
            </w:r>
          </w:p>
          <w:p w:rsidRPr="00506899" w:rsidR="00F47217" w:rsidP="008970A2" w:rsidRDefault="001C3A31" w14:paraId="6F2700A8"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imes New Roman" w:cs="Calibri"/>
              </w:rPr>
              <w:t xml:space="preserve">Abbott </w:t>
            </w:r>
            <w:r w:rsidRPr="00506899">
              <w:rPr>
                <w:rFonts w:ascii="Angsana New" w:hAnsi="Angsana New" w:eastAsia="Angsana New" w:cs="Tahoma"/>
                <w:cs/>
                <w:lang w:val="th-TH" w:bidi="th-TH"/>
              </w:rPr>
              <w:t>ห้ามมิให้มีการเลือกปฏิบัติบนอันเนื่องมาจากเชื้อชาติ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สีผิว</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ศาสนา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อายุ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เพศ</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ชาติกำเนิด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เอกลักษณ์หรือการแสดงออกทางเพศ</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รสนิยมทางเพศ</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ความพิการ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สถานภาพสมรส</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สถานภาพการเป็นทหารผ่านศึกหรือสถานภาพทางทห</w:t>
            </w:r>
            <w:r w:rsidRPr="00506899">
              <w:rPr>
                <w:rFonts w:ascii="Angsana New" w:hAnsi="Angsana New" w:eastAsia="Angsana New" w:cs="Tahoma"/>
                <w:cs/>
                <w:lang w:val="th-TH" w:bidi="th-TH"/>
              </w:rPr>
              <w:t>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พันธุกรรม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สถานภาพการเป็นพลเมือง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หรือสถานภาพอื่น</w:t>
            </w:r>
            <w:r w:rsidRPr="00506899">
              <w:rPr>
                <w:rFonts w:ascii="Angsana New" w:hAnsi="Angsana New" w:eastAsia="Angsana New" w:cs="Tahoma"/>
                <w:cs/>
                <w:lang w:val="th-TH" w:bidi="th-TH"/>
              </w:rPr>
              <w:t>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ที่ได้รับการคุ้มครองตามกฎหมาย</w:t>
            </w:r>
          </w:p>
        </w:tc>
      </w:tr>
      <w:tr w:rsidRPr="00506899" w:rsidR="00CC1327" w:rsidTr="5CF65F5B" w14:paraId="108A65C0" w14:textId="77777777">
        <w:tc>
          <w:tcPr>
            <w:tcW w:w="1353" w:type="dxa"/>
            <w:shd w:val="clear" w:color="auto" w:fill="C1E4F5" w:themeFill="accent1" w:themeFillTint="33"/>
            <w:tcMar>
              <w:top w:w="120" w:type="dxa"/>
              <w:left w:w="180" w:type="dxa"/>
              <w:bottom w:w="120" w:type="dxa"/>
              <w:right w:w="180" w:type="dxa"/>
            </w:tcMar>
            <w:hideMark/>
          </w:tcPr>
          <w:p w:rsidRPr="00506899" w:rsidR="00F47217" w:rsidP="00F47217" w:rsidRDefault="001C3A31" w14:paraId="30EB4372" w14:textId="77777777">
            <w:pPr>
              <w:spacing w:before="30" w:after="30"/>
              <w:ind w:left="30" w:right="30"/>
              <w:rPr>
                <w:rFonts w:ascii="Calibri" w:hAnsi="Calibri" w:eastAsia="Times New Roman" w:cs="Calibri"/>
                <w:sz w:val="16"/>
              </w:rPr>
            </w:pPr>
            <w:hyperlink w:tgtFrame="_blank" w:history="1" r:id="rId53">
              <w:r w:rsidRPr="00506899">
                <w:rPr>
                  <w:rFonts w:ascii="Calibri" w:hAnsi="Calibri" w:eastAsia="Times New Roman" w:cs="Calibri"/>
                  <w:color w:val="0000FF"/>
                  <w:sz w:val="16"/>
                  <w:u w:val="single"/>
                </w:rPr>
                <w:t>Screen 10</w:t>
              </w:r>
            </w:hyperlink>
            <w:r w:rsidRPr="00506899">
              <w:rPr>
                <w:rFonts w:ascii="Calibri" w:hAnsi="Calibri" w:eastAsia="Times New Roman" w:cs="Calibri"/>
                <w:sz w:val="16"/>
              </w:rPr>
              <w:t xml:space="preserve"> </w:t>
            </w:r>
          </w:p>
          <w:p w:rsidRPr="00506899" w:rsidR="00F47217" w:rsidP="00F47217" w:rsidRDefault="001C3A31" w14:paraId="4C873398" w14:textId="77777777">
            <w:pPr>
              <w:ind w:left="30" w:right="30"/>
              <w:rPr>
                <w:rFonts w:ascii="Calibri" w:hAnsi="Calibri" w:eastAsia="Times New Roman" w:cs="Calibri"/>
                <w:sz w:val="16"/>
              </w:rPr>
            </w:pPr>
            <w:hyperlink w:tgtFrame="_blank" w:history="1" r:id="rId54">
              <w:r w:rsidRPr="00506899">
                <w:rPr>
                  <w:rFonts w:ascii="Calibri" w:hAnsi="Calibri" w:eastAsia="Times New Roman" w:cs="Calibri"/>
                  <w:color w:val="0000FF"/>
                  <w:sz w:val="16"/>
                  <w:u w:val="single"/>
                </w:rPr>
                <w:t>24_C_11</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F47217" w:rsidP="00FE7D31" w:rsidRDefault="001C3A31" w14:paraId="79D33D7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FAIR TREATMENT</w:t>
            </w:r>
          </w:p>
          <w:p w:rsidRPr="00506899" w:rsidR="00F47217" w:rsidP="00FE7D31" w:rsidRDefault="001C3A31" w14:paraId="37EAB42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foster a respectful, inclusive, and safe workplace.</w:t>
            </w:r>
          </w:p>
          <w:p w:rsidRPr="00506899" w:rsidR="00F47217" w:rsidP="00FE7D31" w:rsidRDefault="001C3A31" w14:paraId="420D606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work to ensure everyone feels welcome, supported, and empowered.</w:t>
            </w:r>
          </w:p>
          <w:p w:rsidRPr="00506899" w:rsidR="00F47217" w:rsidP="00FE7D31" w:rsidRDefault="001C3A31" w14:paraId="163755E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Abbott promotes a healthy, harassment-free environment and values employee input to </w:t>
            </w:r>
            <w:r w:rsidRPr="00506899">
              <w:rPr>
                <w:rFonts w:ascii="Calibri" w:hAnsi="Calibri" w:eastAsia="Times New Roman" w:cs="Calibri"/>
              </w:rPr>
              <w:t>strengthen diversity and inclusion.</w:t>
            </w:r>
          </w:p>
          <w:p w:rsidRPr="00506899" w:rsidR="00F47217" w:rsidP="00FE7D31" w:rsidRDefault="001C3A31" w14:paraId="63E6A77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treat everyone with respect and dignity, building trust through fairness and honesty—never through manipulation, misrepresentation or lack of transparency.</w:t>
            </w:r>
          </w:p>
        </w:tc>
        <w:tc>
          <w:tcPr>
            <w:tcW w:w="6000" w:type="dxa"/>
            <w:tcMar/>
          </w:tcPr>
          <w:p w:rsidRPr="00506899" w:rsidR="00AC0538" w:rsidP="00FE7D31" w:rsidRDefault="001C3A31" w14:paraId="22B3CE2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การปฏิบัติที่เป็นธรรม</w:t>
            </w:r>
          </w:p>
          <w:p w:rsidRPr="00506899" w:rsidR="00AC0538" w:rsidP="00FE7D31" w:rsidRDefault="001C3A31" w14:paraId="66F7CDE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เราส่งเสริมสถานที่ทำงานที่มีความเคารพซึ่งกันและกัน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ยอมรับความแตก</w:t>
            </w:r>
            <w:r w:rsidRPr="00506899">
              <w:rPr>
                <w:rFonts w:ascii="Angsana New" w:hAnsi="Angsana New" w:eastAsia="Angsana New" w:cs="Tahoma"/>
                <w:cs/>
                <w:lang w:val="th-TH" w:bidi="th-TH"/>
              </w:rPr>
              <w:t>ต่าง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และปลอดภัย</w:t>
            </w:r>
          </w:p>
          <w:p w:rsidRPr="00506899" w:rsidR="00AC0538" w:rsidP="00FE7D31" w:rsidRDefault="001C3A31" w14:paraId="4BA247A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เราดำเนิน</w:t>
            </w:r>
            <w:r w:rsidRPr="00506899">
              <w:rPr>
                <w:rFonts w:ascii="Angsana New" w:hAnsi="Angsana New" w:eastAsia="Angsana New" w:cs="Tahoma"/>
                <w:cs/>
                <w:lang w:val="th-TH" w:bidi="th-TH"/>
              </w:rPr>
              <w:t>การเพื่อให้แน่ใจว่าทุกคนรู้สึกได้รับการต้อนรับ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ได้รับการสนับสนุน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และได้รับการมอบอำนาจ</w:t>
            </w:r>
          </w:p>
          <w:p w:rsidRPr="00506899" w:rsidR="00AC0538" w:rsidP="00FE7D31" w:rsidRDefault="001C3A31" w14:paraId="2BA3580A"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imes New Roman" w:cs="Calibri"/>
              </w:rPr>
              <w:t xml:space="preserve">Abbott </w:t>
            </w:r>
            <w:r w:rsidRPr="00506899">
              <w:rPr>
                <w:rFonts w:ascii="Angsana New" w:hAnsi="Angsana New" w:eastAsia="Angsana New" w:cs="Tahoma"/>
                <w:cs/>
                <w:lang w:val="th-TH" w:bidi="th-TH"/>
              </w:rPr>
              <w:t>ส่งเสริมสภาพแวดล้อมที่แข็งแรงและไม่มีการล่วงละเมิด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และให้ความสำคัญกับการมีส่วนร่วมของพนักงานเพื่อให้มีความหลากหลายและการรวมกลุ่มอย่างแข็งแกร่ง</w:t>
            </w:r>
          </w:p>
          <w:p w:rsidRPr="00506899" w:rsidR="00F47217" w:rsidP="00FE7D31" w:rsidRDefault="001C3A31" w14:paraId="34753BF8"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เราปฏิบัติต่อทุกคนด้วยความเคารพและมีศักดิ์ศรี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สร้างความไว้วางใจผ่านความยุติธรรมและความซื่อสัตย์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ไม่ใช่ผ่านการจัดการ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การบิดเบือน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หรือการขาดความโปร่งใส</w:t>
            </w:r>
          </w:p>
        </w:tc>
      </w:tr>
      <w:tr w:rsidRPr="00506899" w:rsidR="00CC1327" w:rsidTr="5CF65F5B" w14:paraId="2FFF9F13" w14:textId="77777777">
        <w:tc>
          <w:tcPr>
            <w:tcW w:w="1353" w:type="dxa"/>
            <w:shd w:val="clear" w:color="auto" w:fill="C1E4F5" w:themeFill="accent1" w:themeFillTint="33"/>
            <w:tcMar>
              <w:top w:w="120" w:type="dxa"/>
              <w:left w:w="180" w:type="dxa"/>
              <w:bottom w:w="120" w:type="dxa"/>
              <w:right w:w="180" w:type="dxa"/>
            </w:tcMar>
            <w:hideMark/>
          </w:tcPr>
          <w:p w:rsidRPr="00506899" w:rsidR="00F47217" w:rsidP="00F47217" w:rsidRDefault="001C3A31" w14:paraId="286E2342" w14:textId="77777777">
            <w:pPr>
              <w:spacing w:before="30" w:after="30"/>
              <w:ind w:left="30" w:right="30"/>
              <w:rPr>
                <w:rFonts w:ascii="Calibri" w:hAnsi="Calibri" w:eastAsia="Times New Roman" w:cs="Calibri"/>
                <w:sz w:val="16"/>
              </w:rPr>
            </w:pPr>
            <w:hyperlink w:tgtFrame="_blank" w:history="1" r:id="rId55">
              <w:r w:rsidRPr="00506899">
                <w:rPr>
                  <w:rFonts w:ascii="Calibri" w:hAnsi="Calibri" w:eastAsia="Times New Roman" w:cs="Calibri"/>
                  <w:color w:val="0000FF"/>
                  <w:sz w:val="16"/>
                  <w:u w:val="single"/>
                </w:rPr>
                <w:t>Screen 10</w:t>
              </w:r>
            </w:hyperlink>
            <w:r w:rsidRPr="00506899">
              <w:rPr>
                <w:rFonts w:ascii="Calibri" w:hAnsi="Calibri" w:eastAsia="Times New Roman" w:cs="Calibri"/>
                <w:sz w:val="16"/>
              </w:rPr>
              <w:t xml:space="preserve"> </w:t>
            </w:r>
          </w:p>
          <w:p w:rsidRPr="00506899" w:rsidR="00F47217" w:rsidP="00F47217" w:rsidRDefault="001C3A31" w14:paraId="244B70C5" w14:textId="77777777">
            <w:pPr>
              <w:ind w:left="30" w:right="30"/>
              <w:rPr>
                <w:rFonts w:ascii="Calibri" w:hAnsi="Calibri" w:eastAsia="Times New Roman" w:cs="Calibri"/>
                <w:sz w:val="16"/>
              </w:rPr>
            </w:pPr>
            <w:hyperlink w:tgtFrame="_blank" w:history="1" r:id="rId56">
              <w:r w:rsidRPr="00506899">
                <w:rPr>
                  <w:rFonts w:ascii="Calibri" w:hAnsi="Calibri" w:eastAsia="Times New Roman" w:cs="Calibri"/>
                  <w:color w:val="0000FF"/>
                  <w:sz w:val="16"/>
                  <w:u w:val="single"/>
                </w:rPr>
                <w:t>25_C_11</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F47217" w:rsidP="00F47217" w:rsidRDefault="001C3A31" w14:paraId="7D320E9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WORK ENVIRONMENT</w:t>
            </w:r>
          </w:p>
          <w:p w:rsidRPr="00506899" w:rsidR="00F47217" w:rsidP="00F47217" w:rsidRDefault="001C3A31" w14:paraId="04663BE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We prioritize safety and fair working conditions.</w:t>
            </w:r>
          </w:p>
          <w:p w:rsidRPr="00506899" w:rsidR="00F47217" w:rsidP="00F47217" w:rsidRDefault="001C3A31" w14:paraId="6113E0C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Accidents or unsafe situations must be reported to management right away. Abbott also takes steps to prevent and prohibit illegal, inappropriate </w:t>
            </w:r>
            <w:proofErr w:type="spellStart"/>
            <w:r w:rsidRPr="00506899">
              <w:rPr>
                <w:rFonts w:ascii="Calibri" w:hAnsi="Calibri" w:eastAsia="Times New Roman" w:cs="Calibri"/>
              </w:rPr>
              <w:t>labor</w:t>
            </w:r>
            <w:proofErr w:type="spellEnd"/>
            <w:r w:rsidRPr="00506899">
              <w:rPr>
                <w:rFonts w:ascii="Calibri" w:hAnsi="Calibri" w:eastAsia="Times New Roman" w:cs="Calibri"/>
              </w:rPr>
              <w:t xml:space="preserve"> practices and any form of cruel or inhumane treatment in our business activities worldwide.</w:t>
            </w:r>
          </w:p>
        </w:tc>
        <w:tc>
          <w:tcPr>
            <w:tcW w:w="6000" w:type="dxa"/>
            <w:tcMar/>
          </w:tcPr>
          <w:p w:rsidRPr="00506899" w:rsidR="00D319D3" w:rsidP="008970A2" w:rsidRDefault="001C3A31" w14:paraId="52A4364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สภาพแวดล้อมใน</w:t>
            </w:r>
            <w:r w:rsidRPr="00506899">
              <w:rPr>
                <w:rFonts w:ascii="Angsana New" w:hAnsi="Angsana New" w:eastAsia="Angsana New" w:cs="Tahoma"/>
                <w:cs/>
                <w:lang w:val="th-TH" w:bidi="th-TH"/>
              </w:rPr>
              <w:t>การทำงาน</w:t>
            </w:r>
          </w:p>
          <w:p w:rsidRPr="00506899" w:rsidR="00D319D3" w:rsidP="008970A2" w:rsidRDefault="001C3A31" w14:paraId="00C2E37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เราให้ความสำคัญกับความปลอดภัยและสภาพการทำงานที่ยุติธรรม</w:t>
            </w:r>
          </w:p>
          <w:p w:rsidRPr="00506899" w:rsidR="00F47217" w:rsidP="008970A2" w:rsidRDefault="001C3A31" w14:paraId="4F9C088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ควรรายงานอุบัติเหตุและสถานการณ์ที่ไม่</w:t>
            </w:r>
            <w:r w:rsidRPr="00506899">
              <w:rPr>
                <w:rFonts w:ascii="Angsana New" w:hAnsi="Angsana New" w:eastAsia="Angsana New" w:cs="Tahoma"/>
                <w:cs/>
                <w:lang w:val="th-TH" w:bidi="th-TH"/>
              </w:rPr>
              <w:t>ปลอดภัยต่อฝ่ายบริหารทันที</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นอกจากนี้</w:t>
            </w:r>
            <w:r w:rsidRPr="00BC551A">
              <w:rPr>
                <w:rFonts w:ascii="Calibri" w:hAnsi="Calibri" w:eastAsia="Times New Roman" w:cs="Calibri"/>
              </w:rPr>
              <w:t xml:space="preserve"> Abbott </w:t>
            </w:r>
            <w:r w:rsidRPr="00506899">
              <w:rPr>
                <w:rFonts w:ascii="Angsana New" w:hAnsi="Angsana New" w:eastAsia="Angsana New" w:cs="Tahoma"/>
                <w:cs/>
                <w:lang w:val="th-TH" w:bidi="th-TH"/>
              </w:rPr>
              <w:t>ยังดำเนินการตามขั้นตอนต่างๆ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เพื่อป้องกันและห้ามไม่ให้มีการปฏิบัติด้านแรงงานที่ผิดกฎหมายและไม่เหมาะสม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รวมถึงกา</w:t>
            </w:r>
            <w:r w:rsidRPr="00506899">
              <w:rPr>
                <w:rFonts w:ascii="Angsana New" w:hAnsi="Angsana New" w:eastAsia="Angsana New" w:cs="Tahoma"/>
                <w:cs/>
                <w:lang w:val="th-TH" w:bidi="th-TH"/>
              </w:rPr>
              <w:t>รปฏิบัติอย่างทารุณโหดร้ายหรือขาดมนุษยธรรมทุกรูปแบบในกิจกรรมทางธุรกิจของเราทั่วโลก</w:t>
            </w:r>
          </w:p>
        </w:tc>
      </w:tr>
      <w:tr w:rsidRPr="00506899" w:rsidR="00CC1327" w:rsidTr="5CF65F5B" w14:paraId="59BF546E" w14:textId="77777777">
        <w:tc>
          <w:tcPr>
            <w:tcW w:w="1353" w:type="dxa"/>
            <w:shd w:val="clear" w:color="auto" w:fill="C1E4F5" w:themeFill="accent1" w:themeFillTint="33"/>
            <w:tcMar>
              <w:top w:w="120" w:type="dxa"/>
              <w:left w:w="180" w:type="dxa"/>
              <w:bottom w:w="120" w:type="dxa"/>
              <w:right w:w="180" w:type="dxa"/>
            </w:tcMar>
            <w:hideMark/>
          </w:tcPr>
          <w:p w:rsidRPr="00506899" w:rsidR="00B71E05" w:rsidP="00B71E05" w:rsidRDefault="001C3A31" w14:paraId="7C866926" w14:textId="77777777">
            <w:pPr>
              <w:spacing w:before="30" w:after="30"/>
              <w:ind w:left="30" w:right="30"/>
              <w:rPr>
                <w:rFonts w:ascii="Calibri" w:hAnsi="Calibri" w:eastAsia="Times New Roman" w:cs="Calibri"/>
                <w:sz w:val="16"/>
              </w:rPr>
            </w:pPr>
            <w:hyperlink w:tgtFrame="_blank" w:history="1" r:id="rId57">
              <w:r w:rsidRPr="00506899">
                <w:rPr>
                  <w:rFonts w:ascii="Calibri" w:hAnsi="Calibri" w:eastAsia="Times New Roman" w:cs="Calibri"/>
                  <w:color w:val="0000FF"/>
                  <w:sz w:val="16"/>
                  <w:u w:val="single"/>
                </w:rPr>
                <w:t>Screen 11</w:t>
              </w:r>
            </w:hyperlink>
            <w:r w:rsidRPr="00506899">
              <w:rPr>
                <w:rFonts w:ascii="Calibri" w:hAnsi="Calibri" w:eastAsia="Times New Roman" w:cs="Calibri"/>
                <w:sz w:val="16"/>
              </w:rPr>
              <w:t xml:space="preserve"> </w:t>
            </w:r>
          </w:p>
          <w:p w:rsidRPr="00506899" w:rsidR="00B71E05" w:rsidP="00B71E05" w:rsidRDefault="001C3A31" w14:paraId="4B7CE16C" w14:textId="77777777">
            <w:pPr>
              <w:ind w:left="30" w:right="30"/>
              <w:rPr>
                <w:rFonts w:ascii="Calibri" w:hAnsi="Calibri" w:eastAsia="Times New Roman" w:cs="Calibri"/>
                <w:sz w:val="16"/>
              </w:rPr>
            </w:pPr>
            <w:hyperlink w:tgtFrame="_blank" w:history="1" r:id="rId58">
              <w:r w:rsidRPr="00506899">
                <w:rPr>
                  <w:rFonts w:ascii="Calibri" w:hAnsi="Calibri" w:eastAsia="Times New Roman" w:cs="Calibri"/>
                  <w:color w:val="0000FF"/>
                  <w:sz w:val="16"/>
                  <w:u w:val="single"/>
                </w:rPr>
                <w:t>26_C_12</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B71E05" w:rsidP="00B71E05" w:rsidRDefault="001C3A31" w14:paraId="10E0C79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You must view all content before moving forward.</w:t>
            </w:r>
          </w:p>
          <w:p w:rsidRPr="00506899" w:rsidR="00B71E05" w:rsidP="00B71E05" w:rsidRDefault="001C3A31" w14:paraId="1A5515F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At Abbott, we build trust through community, environment, and engagem</w:t>
            </w:r>
            <w:r w:rsidRPr="00506899">
              <w:rPr>
                <w:rFonts w:ascii="Calibri" w:hAnsi="Calibri" w:eastAsia="Times New Roman" w:cs="Calibri"/>
              </w:rPr>
              <w:t>ent.</w:t>
            </w:r>
          </w:p>
          <w:p w:rsidRPr="00506899" w:rsidR="00B71E05" w:rsidP="00B71E05" w:rsidRDefault="001C3A31" w14:paraId="4D395E9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strive to give back to the communities where we operate and make a positive, lasting impact on people’s lives.</w:t>
            </w:r>
          </w:p>
          <w:p w:rsidRPr="00506899" w:rsidR="00B71E05" w:rsidP="00B71E05" w:rsidRDefault="001C3A31" w14:paraId="2CEF360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Abbott works to minimize its environmental footprint by reducing energy use and conserving natural resources.</w:t>
            </w:r>
          </w:p>
          <w:p w:rsidRPr="00506899" w:rsidR="00B71E05" w:rsidP="00B71E05" w:rsidRDefault="001C3A31" w14:paraId="6FF87C9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also support appropriate</w:t>
            </w:r>
            <w:r w:rsidRPr="00506899">
              <w:rPr>
                <w:rFonts w:ascii="Calibri" w:hAnsi="Calibri" w:eastAsia="Times New Roman" w:cs="Calibri"/>
              </w:rPr>
              <w:t xml:space="preserve"> political engagement and encourage community involvement across our global operations.</w:t>
            </w:r>
          </w:p>
          <w:p w:rsidRPr="00506899" w:rsidR="00B71E05" w:rsidP="00B71E05" w:rsidRDefault="001C3A31" w14:paraId="2AD082B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Community Involvement</w:t>
            </w:r>
          </w:p>
          <w:p w:rsidRPr="00506899" w:rsidR="00B71E05" w:rsidP="00B71E05" w:rsidRDefault="001C3A31" w14:paraId="1C33D35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Environmental Responsibility</w:t>
            </w:r>
          </w:p>
          <w:p w:rsidRPr="00506899" w:rsidR="00B71E05" w:rsidP="00B71E05" w:rsidRDefault="001C3A31" w14:paraId="0B3F8C2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Political Contributions</w:t>
            </w:r>
          </w:p>
          <w:p w:rsidRPr="00506899" w:rsidR="00B71E05" w:rsidP="00B71E05" w:rsidRDefault="001C3A31" w14:paraId="1FF1261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Click each of the icons to learn more.</w:t>
            </w:r>
          </w:p>
        </w:tc>
        <w:tc>
          <w:tcPr>
            <w:tcW w:w="6000" w:type="dxa"/>
            <w:tcMar/>
            <w:vAlign w:val="center"/>
          </w:tcPr>
          <w:p w:rsidRPr="00506899" w:rsidR="00B71E05" w:rsidP="008970A2" w:rsidRDefault="001C3A31" w14:paraId="014FEDD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คุณต้องดูเนื้อหาทั้งหมดก่อนดำเนินการต่อ</w:t>
            </w:r>
          </w:p>
          <w:p w:rsidRPr="00506899" w:rsidR="00B71E05" w:rsidP="008970A2" w:rsidRDefault="001C3A31" w14:paraId="7265347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w:t>
            </w:r>
            <w:r w:rsidRPr="00506899">
              <w:rPr>
                <w:rFonts w:ascii="Angsana New" w:hAnsi="Angsana New" w:eastAsia="Tahoma" w:cs="Tahoma"/>
                <w:lang w:val="th-TH"/>
              </w:rPr>
              <w:t xml:space="preserve"> </w:t>
            </w:r>
            <w:r w:rsidRPr="00BC551A">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เราสร้างความไว้วางใจผ่านชุมชน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สิ่งแวดล้อม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และการมีส่วนร่วม</w:t>
            </w:r>
          </w:p>
          <w:p w:rsidRPr="00506899" w:rsidR="00B71E05" w:rsidP="008970A2" w:rsidRDefault="001C3A31" w14:paraId="2F9B8D4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เราพยายามที่จะตอบแทนชุมชนที่เราดำเนินงานแล</w:t>
            </w:r>
            <w:r w:rsidRPr="00506899">
              <w:rPr>
                <w:rFonts w:ascii="Angsana New" w:hAnsi="Angsana New" w:eastAsia="Angsana New" w:cs="Tahoma"/>
                <w:cs/>
                <w:lang w:val="th-TH" w:bidi="th-TH"/>
              </w:rPr>
              <w:t>ะสร้างผลกระทบเชิงบวกที่ยั่งยืนต่อชีวิตของผู้คน</w:t>
            </w:r>
          </w:p>
          <w:p w:rsidRPr="00506899" w:rsidR="00B71E05" w:rsidP="008970A2" w:rsidRDefault="001C3A31" w14:paraId="7D86E6ED"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imes New Roman" w:cs="Calibri"/>
              </w:rPr>
              <w:t xml:space="preserve">Abbott </w:t>
            </w:r>
            <w:r w:rsidRPr="00506899">
              <w:rPr>
                <w:rFonts w:ascii="Angsana New" w:hAnsi="Angsana New" w:eastAsia="Angsana New" w:cs="Tahoma"/>
                <w:cs/>
                <w:lang w:val="th-TH" w:bidi="th-TH"/>
              </w:rPr>
              <w:t>ดำเนินการเพื่อลดผลกระทบต่อสิ่งแวดล้อมให้เหลือน้อยที่สุดโดยลดการใช้พลังงานและอนุรักษ์ทรัพยากรธรรมชาติ</w:t>
            </w:r>
          </w:p>
          <w:p w:rsidRPr="00506899" w:rsidR="00B71E05" w:rsidP="008970A2" w:rsidRDefault="001C3A31" w14:paraId="3B561D0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น</w:t>
            </w:r>
            <w:r w:rsidRPr="00506899">
              <w:rPr>
                <w:rFonts w:ascii="Angsana New" w:hAnsi="Angsana New" w:eastAsia="Angsana New" w:cs="Tahoma"/>
                <w:cs/>
                <w:lang w:val="th-TH" w:bidi="th-TH"/>
              </w:rPr>
              <w:t>อกจากนี้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เรายังสนับสนุนการมีส่วนร่วมทางการเมืองที่เหมาะสมและส่งเสริมการมีส่วนร่วมของชุมชนในการดำเนินงา</w:t>
            </w:r>
            <w:r w:rsidRPr="00506899">
              <w:rPr>
                <w:rFonts w:ascii="Angsana New" w:hAnsi="Angsana New" w:eastAsia="Angsana New" w:cs="Tahoma"/>
                <w:cs/>
                <w:lang w:val="th-TH" w:bidi="th-TH"/>
              </w:rPr>
              <w:t>นของเราทั่วโลก</w:t>
            </w:r>
          </w:p>
          <w:p w:rsidRPr="00506899" w:rsidR="00B71E05" w:rsidP="008970A2" w:rsidRDefault="001C3A31" w14:paraId="71A3F34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การมีส่วนร่วมในชุมชน</w:t>
            </w:r>
          </w:p>
          <w:p w:rsidRPr="00506899" w:rsidR="00B71E05" w:rsidP="008970A2" w:rsidRDefault="001C3A31" w14:paraId="39B9AA7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ความรับผิดชอบต่อสิ่งแวดล้อม</w:t>
            </w:r>
          </w:p>
          <w:p w:rsidRPr="00506899" w:rsidR="00B71E05" w:rsidP="008970A2" w:rsidRDefault="001C3A31" w14:paraId="22CC6008"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การสนับสนุนทางการเมือง</w:t>
            </w:r>
          </w:p>
          <w:p w:rsidRPr="00506899" w:rsidR="00B71E05" w:rsidP="008970A2" w:rsidRDefault="001C3A31" w14:paraId="158CE87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คลิกแต่ละไอคอนเพื่อดูข้อมูลเพิ่มเติม</w:t>
            </w:r>
          </w:p>
        </w:tc>
      </w:tr>
      <w:tr w:rsidRPr="00506899" w:rsidR="00CC1327" w:rsidTr="5CF65F5B" w14:paraId="29E70845" w14:textId="77777777">
        <w:tc>
          <w:tcPr>
            <w:tcW w:w="1353" w:type="dxa"/>
            <w:shd w:val="clear" w:color="auto" w:fill="C1E4F5" w:themeFill="accent1" w:themeFillTint="33"/>
            <w:tcMar>
              <w:top w:w="120" w:type="dxa"/>
              <w:left w:w="180" w:type="dxa"/>
              <w:bottom w:w="120" w:type="dxa"/>
              <w:right w:w="180" w:type="dxa"/>
            </w:tcMar>
            <w:hideMark/>
          </w:tcPr>
          <w:p w:rsidRPr="00506899" w:rsidR="00671917" w:rsidP="00671917" w:rsidRDefault="001C3A31" w14:paraId="1C16DE13" w14:textId="77777777">
            <w:pPr>
              <w:spacing w:before="30" w:after="30"/>
              <w:ind w:left="30" w:right="30"/>
              <w:rPr>
                <w:rFonts w:ascii="Calibri" w:hAnsi="Calibri" w:eastAsia="Times New Roman" w:cs="Calibri"/>
                <w:sz w:val="16"/>
              </w:rPr>
            </w:pPr>
            <w:hyperlink w:tgtFrame="_blank" w:history="1" r:id="rId59">
              <w:r w:rsidRPr="00506899">
                <w:rPr>
                  <w:rFonts w:ascii="Calibri" w:hAnsi="Calibri" w:eastAsia="Times New Roman" w:cs="Calibri"/>
                  <w:color w:val="0000FF"/>
                  <w:sz w:val="16"/>
                  <w:u w:val="single"/>
                </w:rPr>
                <w:t>Screen 11</w:t>
              </w:r>
            </w:hyperlink>
            <w:r w:rsidRPr="00506899">
              <w:rPr>
                <w:rFonts w:ascii="Calibri" w:hAnsi="Calibri" w:eastAsia="Times New Roman" w:cs="Calibri"/>
                <w:sz w:val="16"/>
              </w:rPr>
              <w:t xml:space="preserve"> </w:t>
            </w:r>
          </w:p>
          <w:p w:rsidRPr="00506899" w:rsidR="00671917" w:rsidP="00671917" w:rsidRDefault="001C3A31" w14:paraId="345237C6" w14:textId="77777777">
            <w:pPr>
              <w:ind w:left="30" w:right="30"/>
              <w:rPr>
                <w:rFonts w:ascii="Calibri" w:hAnsi="Calibri" w:eastAsia="Times New Roman" w:cs="Calibri"/>
                <w:sz w:val="16"/>
              </w:rPr>
            </w:pPr>
            <w:hyperlink w:tgtFrame="_blank" w:history="1" r:id="rId60">
              <w:r w:rsidRPr="00506899">
                <w:rPr>
                  <w:rFonts w:ascii="Calibri" w:hAnsi="Calibri" w:eastAsia="Times New Roman" w:cs="Calibri"/>
                  <w:color w:val="0000FF"/>
                  <w:sz w:val="16"/>
                  <w:u w:val="single"/>
                </w:rPr>
                <w:t>27_C_12</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671917" w:rsidP="00FE7D31" w:rsidRDefault="001C3A31" w14:paraId="51327B9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COMMUNITY INVOLVEMENT</w:t>
            </w:r>
          </w:p>
          <w:p w:rsidRPr="00506899" w:rsidR="00671917" w:rsidP="00FE7D31" w:rsidRDefault="001C3A31" w14:paraId="18BC802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support community well-being.</w:t>
            </w:r>
          </w:p>
          <w:p w:rsidRPr="00506899" w:rsidR="00671917" w:rsidP="00FE7D31" w:rsidRDefault="001C3A31" w14:paraId="128D8E1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At Abbott, we support the well-being of communities through our products, our work, and our actions and we have a long history of giving back to the places where we live and </w:t>
            </w:r>
            <w:r w:rsidRPr="00506899">
              <w:rPr>
                <w:rFonts w:ascii="Calibri" w:hAnsi="Calibri" w:eastAsia="Times New Roman" w:cs="Calibri"/>
              </w:rPr>
              <w:t>work, because we believe healthy communities thrive.</w:t>
            </w:r>
          </w:p>
          <w:p w:rsidRPr="00506899" w:rsidR="00671917" w:rsidP="00FE7D31" w:rsidRDefault="001C3A31" w14:paraId="5B910975"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Through our operations, partnerships, and support for local groups and causes, we strive to make a positive and lasting impact wherever we do business.</w:t>
            </w:r>
          </w:p>
        </w:tc>
        <w:tc>
          <w:tcPr>
            <w:tcW w:w="6000" w:type="dxa"/>
            <w:tcMar/>
          </w:tcPr>
          <w:p w:rsidRPr="00506899" w:rsidR="00671917" w:rsidP="00FE7D31" w:rsidRDefault="001C3A31" w14:paraId="6624A61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การมีส่วนร่วมในชุมชน</w:t>
            </w:r>
          </w:p>
          <w:p w:rsidRPr="00506899" w:rsidR="00671917" w:rsidP="00FE7D31" w:rsidRDefault="001C3A31" w14:paraId="2703CED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เราสนับสนุนสุขภาวะที่ดีของชุมชน</w:t>
            </w:r>
          </w:p>
          <w:p w:rsidRPr="00506899" w:rsidR="00671917" w:rsidP="00FE7D31" w:rsidRDefault="001C3A31" w14:paraId="5822E0D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w:t>
            </w:r>
            <w:r w:rsidRPr="00BC551A">
              <w:rPr>
                <w:rFonts w:ascii="Calibri" w:hAnsi="Calibri" w:eastAsia="Times New Roman" w:cs="Calibri"/>
              </w:rPr>
              <w:t xml:space="preserve"> Abbott </w:t>
            </w:r>
            <w:r w:rsidRPr="00506899">
              <w:rPr>
                <w:rFonts w:ascii="Angsana New" w:hAnsi="Angsana New" w:eastAsia="Angsana New" w:cs="Tahoma"/>
                <w:cs/>
                <w:lang w:val="th-TH" w:bidi="th-TH"/>
              </w:rPr>
              <w:t>เราสนับสนุนสุขภาวะที่ดีของชุมชนต่างๆ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ผ่านผลิตภัณฑ์</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งาน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และการดำเนินการของเรา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และเรามีประวัติศาสตร์อันยาวนานในการตอบแทนสถานที่ที่เราพักอาศัยและทำงาน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เพราะเราเช</w:t>
            </w:r>
            <w:r w:rsidRPr="00506899">
              <w:rPr>
                <w:rFonts w:ascii="Angsana New" w:hAnsi="Angsana New" w:eastAsia="Angsana New" w:cs="Tahoma"/>
                <w:cs/>
                <w:lang w:val="th-TH" w:bidi="th-TH"/>
              </w:rPr>
              <w:t>ื่อว่าชุมชนที่เข้มแข็งจะเติบโต</w:t>
            </w:r>
          </w:p>
          <w:p w:rsidRPr="00506899" w:rsidR="00671917" w:rsidP="00FE7D31" w:rsidRDefault="001C3A31" w14:paraId="4D17ECD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เรามุ่งมั่นที่จะสร้างผลกระทบเชิงบวกและยั่งยืนในทุกที่ที่เราทำธุรกิจ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ผ่านการดำเนินงาน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ความร่วมมือ</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และการสนับสนุนกลุ่มและโครงการริเริ่มในท้องถิ่น</w:t>
            </w:r>
          </w:p>
        </w:tc>
      </w:tr>
      <w:tr w:rsidRPr="00506899" w:rsidR="00CC1327" w:rsidTr="5CF65F5B" w14:paraId="7CB0870C" w14:textId="77777777">
        <w:tc>
          <w:tcPr>
            <w:tcW w:w="1353" w:type="dxa"/>
            <w:shd w:val="clear" w:color="auto" w:fill="C1E4F5" w:themeFill="accent1" w:themeFillTint="33"/>
            <w:tcMar>
              <w:top w:w="120" w:type="dxa"/>
              <w:left w:w="180" w:type="dxa"/>
              <w:bottom w:w="120" w:type="dxa"/>
              <w:right w:w="180" w:type="dxa"/>
            </w:tcMar>
            <w:hideMark/>
          </w:tcPr>
          <w:p w:rsidRPr="00506899" w:rsidR="003E5A36" w:rsidP="003E5A36" w:rsidRDefault="001C3A31" w14:paraId="1F351011" w14:textId="77777777">
            <w:pPr>
              <w:spacing w:before="30" w:after="30"/>
              <w:ind w:left="30" w:right="30"/>
              <w:rPr>
                <w:rFonts w:ascii="Calibri" w:hAnsi="Calibri" w:eastAsia="Times New Roman" w:cs="Calibri"/>
                <w:sz w:val="16"/>
              </w:rPr>
            </w:pPr>
            <w:hyperlink w:tgtFrame="_blank" w:history="1" r:id="rId61">
              <w:r w:rsidRPr="00506899">
                <w:rPr>
                  <w:rFonts w:ascii="Calibri" w:hAnsi="Calibri" w:eastAsia="Times New Roman" w:cs="Calibri"/>
                  <w:color w:val="0000FF"/>
                  <w:sz w:val="16"/>
                  <w:u w:val="single"/>
                </w:rPr>
                <w:t>Screen 11</w:t>
              </w:r>
            </w:hyperlink>
            <w:r w:rsidRPr="00506899">
              <w:rPr>
                <w:rFonts w:ascii="Calibri" w:hAnsi="Calibri" w:eastAsia="Times New Roman" w:cs="Calibri"/>
                <w:sz w:val="16"/>
              </w:rPr>
              <w:t xml:space="preserve"> </w:t>
            </w:r>
          </w:p>
          <w:p w:rsidRPr="00506899" w:rsidR="003E5A36" w:rsidP="003E5A36" w:rsidRDefault="001C3A31" w14:paraId="51B61D36" w14:textId="77777777">
            <w:pPr>
              <w:ind w:left="30" w:right="30"/>
              <w:rPr>
                <w:rFonts w:ascii="Calibri" w:hAnsi="Calibri" w:eastAsia="Times New Roman" w:cs="Calibri"/>
                <w:sz w:val="16"/>
              </w:rPr>
            </w:pPr>
            <w:hyperlink w:tgtFrame="_blank" w:history="1" r:id="rId62">
              <w:r w:rsidRPr="00506899">
                <w:rPr>
                  <w:rFonts w:ascii="Calibri" w:hAnsi="Calibri" w:eastAsia="Times New Roman" w:cs="Calibri"/>
                  <w:color w:val="0000FF"/>
                  <w:sz w:val="16"/>
                  <w:u w:val="single"/>
                </w:rPr>
                <w:t>28_C_12</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3E5A36" w:rsidP="00FE7D31" w:rsidRDefault="001C3A31" w14:paraId="528B93E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ENVIRONMENTAL RESPONSIBILITY</w:t>
            </w:r>
          </w:p>
          <w:p w:rsidRPr="00506899" w:rsidR="003E5A36" w:rsidP="00FE7D31" w:rsidRDefault="001C3A31" w14:paraId="4FB7003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We take part in sustainable development and work to reduce our impact on the </w:t>
            </w:r>
            <w:r w:rsidRPr="00506899">
              <w:rPr>
                <w:rFonts w:ascii="Calibri" w:hAnsi="Calibri" w:eastAsia="Times New Roman" w:cs="Calibri"/>
              </w:rPr>
              <w:t>environment.</w:t>
            </w:r>
          </w:p>
          <w:p w:rsidRPr="00506899" w:rsidR="003E5A36" w:rsidP="00FE7D31" w:rsidRDefault="001C3A31" w14:paraId="3A8FB69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work to protect the environment in everything we do—from how we source materials to how we make, ship, and use our products.</w:t>
            </w:r>
          </w:p>
          <w:p w:rsidRPr="00506899" w:rsidR="003E5A36" w:rsidP="00FE7D31" w:rsidRDefault="001C3A31" w14:paraId="365B8CD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take steps to use less energy and fewer natural resources. We support clean energy projects at work and in our c</w:t>
            </w:r>
            <w:r w:rsidRPr="00506899">
              <w:rPr>
                <w:rFonts w:ascii="Calibri" w:hAnsi="Calibri" w:eastAsia="Times New Roman" w:cs="Calibri"/>
              </w:rPr>
              <w:t xml:space="preserve">ommunities. We look for ways to reduce waste, </w:t>
            </w:r>
            <w:r w:rsidRPr="00506899">
              <w:rPr>
                <w:rFonts w:ascii="Calibri" w:hAnsi="Calibri" w:eastAsia="Times New Roman" w:cs="Calibri"/>
              </w:rPr>
              <w:lastRenderedPageBreak/>
              <w:t>recycle more, and lower environmental risks. We also follow environmental laws and regulations that apply to our operations.</w:t>
            </w:r>
          </w:p>
        </w:tc>
        <w:tc>
          <w:tcPr>
            <w:tcW w:w="6000" w:type="dxa"/>
            <w:tcMar/>
          </w:tcPr>
          <w:p w:rsidRPr="00506899" w:rsidR="003E5A36" w:rsidP="00FE7D31" w:rsidRDefault="001C3A31" w14:paraId="713664A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ความรับผิดชอบต่อสิ่งแวดล้อม</w:t>
            </w:r>
          </w:p>
          <w:p w:rsidRPr="00506899" w:rsidR="003E5A36" w:rsidP="00FE7D31" w:rsidRDefault="001C3A31" w14:paraId="4EC11B8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เรามีส่วนร่วมในการพัฒนาอย่างยั่งยืนและดำเนินการเพื่อลดผลกระทบต่อสิ่งแวดล้อม</w:t>
            </w:r>
          </w:p>
          <w:p w:rsidRPr="00506899" w:rsidR="003E5A36" w:rsidP="00FE7D31" w:rsidRDefault="001C3A31" w14:paraId="61494256"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เราดำเนินการเพื่อปกป้องสิ่งแวดล้อมในทุกสิ่งที่เราทำ</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นับตั้งแต่การจัดหาวัตถุดิบไปจนถึงการผลิต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การจัดส่ง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และการใช้ผลิตภัณฑ์ของเรา</w:t>
            </w:r>
          </w:p>
          <w:p w:rsidRPr="00506899" w:rsidR="003E5A36" w:rsidP="00FE7D31" w:rsidRDefault="001C3A31" w14:paraId="5282BD9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เราใช้มาตรการเพื่อลดการใช้พลังงานและทรัพยากรธรรมชาติ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เราสนับสนุนโครงการพลังงานสะอาดในที่ทำงานและในชุมชนของเรา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เรามองหาวิธีที่จะช่วยลดขยะ</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lastRenderedPageBreak/>
              <w:t>นำกลับมารีไซเคิลมากขึ้น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และลดความเสี่ยงต่อสิ่งแวดล้อม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และเรายังปฏิบัติตามกฎหมายและกฎระเบียบด้านสิ่งแวดล้อมที่มีผลบังคับใช้กับการดำเนินงานของเรา</w:t>
            </w:r>
          </w:p>
        </w:tc>
      </w:tr>
      <w:tr w:rsidRPr="00506899" w:rsidR="00CC1327" w:rsidTr="5CF65F5B" w14:paraId="56C5C4C6" w14:textId="77777777">
        <w:tc>
          <w:tcPr>
            <w:tcW w:w="1353" w:type="dxa"/>
            <w:shd w:val="clear" w:color="auto" w:fill="C1E4F5" w:themeFill="accent1" w:themeFillTint="33"/>
            <w:tcMar>
              <w:top w:w="120" w:type="dxa"/>
              <w:left w:w="180" w:type="dxa"/>
              <w:bottom w:w="120" w:type="dxa"/>
              <w:right w:w="180" w:type="dxa"/>
            </w:tcMar>
            <w:hideMark/>
          </w:tcPr>
          <w:p w:rsidRPr="00506899" w:rsidR="00B93BBE" w:rsidP="00B93BBE" w:rsidRDefault="001C3A31" w14:paraId="1B39C9DA" w14:textId="77777777">
            <w:pPr>
              <w:spacing w:before="30" w:after="30"/>
              <w:ind w:left="30" w:right="30"/>
              <w:rPr>
                <w:rFonts w:ascii="Calibri" w:hAnsi="Calibri" w:eastAsia="Times New Roman" w:cs="Calibri"/>
                <w:sz w:val="16"/>
              </w:rPr>
            </w:pPr>
            <w:hyperlink w:tgtFrame="_blank" w:history="1" r:id="rId63">
              <w:r w:rsidRPr="00506899">
                <w:rPr>
                  <w:rFonts w:ascii="Calibri" w:hAnsi="Calibri" w:eastAsia="Times New Roman" w:cs="Calibri"/>
                  <w:color w:val="0000FF"/>
                  <w:sz w:val="16"/>
                  <w:u w:val="single"/>
                </w:rPr>
                <w:t>Screen 11</w:t>
              </w:r>
            </w:hyperlink>
            <w:r w:rsidRPr="00506899">
              <w:rPr>
                <w:rFonts w:ascii="Calibri" w:hAnsi="Calibri" w:eastAsia="Times New Roman" w:cs="Calibri"/>
                <w:sz w:val="16"/>
              </w:rPr>
              <w:t xml:space="preserve"> </w:t>
            </w:r>
          </w:p>
          <w:p w:rsidRPr="00506899" w:rsidR="00B93BBE" w:rsidP="00B93BBE" w:rsidRDefault="001C3A31" w14:paraId="130178A7" w14:textId="77777777">
            <w:pPr>
              <w:ind w:left="30" w:right="30"/>
              <w:rPr>
                <w:rFonts w:ascii="Calibri" w:hAnsi="Calibri" w:eastAsia="Times New Roman" w:cs="Calibri"/>
                <w:sz w:val="16"/>
              </w:rPr>
            </w:pPr>
            <w:hyperlink w:tgtFrame="_blank" w:history="1" r:id="rId64">
              <w:r w:rsidRPr="00506899">
                <w:rPr>
                  <w:rFonts w:ascii="Calibri" w:hAnsi="Calibri" w:eastAsia="Times New Roman" w:cs="Calibri"/>
                  <w:color w:val="0000FF"/>
                  <w:sz w:val="16"/>
                  <w:u w:val="single"/>
                </w:rPr>
                <w:t>29_C_12</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B93BBE" w:rsidP="00FE7D31" w:rsidRDefault="001C3A31" w14:paraId="3A7E6AF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POLITICAL CONTRIBUTIONS</w:t>
            </w:r>
          </w:p>
          <w:p w:rsidRPr="00506899" w:rsidR="00B93BBE" w:rsidP="00FE7D31" w:rsidRDefault="001C3A31" w14:paraId="1ED99C4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encourage appropriate engagement in the political process and support community involvement.</w:t>
            </w:r>
          </w:p>
          <w:p w:rsidRPr="00506899" w:rsidR="00B93BBE" w:rsidP="00FE7D31" w:rsidRDefault="001C3A31" w14:paraId="1D4E46B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Abbott supports public policies that align with our mission and values. When appropriate, we may also support po</w:t>
            </w:r>
            <w:r w:rsidRPr="00506899">
              <w:rPr>
                <w:rFonts w:ascii="Calibri" w:hAnsi="Calibri" w:eastAsia="Times New Roman" w:cs="Calibri"/>
              </w:rPr>
              <w:t>litical candidates or interest groups.</w:t>
            </w:r>
          </w:p>
          <w:p w:rsidRPr="00506899" w:rsidR="00B93BBE" w:rsidP="00FE7D31" w:rsidRDefault="001C3A31" w14:paraId="5EFC717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Because laws about political contributions by companies are complex, any use of Abbott funds—or contributions made on Abbott’s behalf—must be reviewed with the Legal Division first.</w:t>
            </w:r>
          </w:p>
        </w:tc>
        <w:tc>
          <w:tcPr>
            <w:tcW w:w="6000" w:type="dxa"/>
            <w:tcMar/>
          </w:tcPr>
          <w:p w:rsidRPr="00506899" w:rsidR="00B93BBE" w:rsidP="00FE7D31" w:rsidRDefault="001C3A31" w14:paraId="1598B90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การสนับสนุนทางการเมือง</w:t>
            </w:r>
          </w:p>
          <w:p w:rsidRPr="00506899" w:rsidR="00B93BBE" w:rsidP="00FE7D31" w:rsidRDefault="001C3A31" w14:paraId="1EFFAF4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เราส่งเสริมการมีส่วนร่วมอย่างเหมาะสมในกระบวนการทางการเมืองและสนับสนุนการมีส่วนร่วมในชุมชน</w:t>
            </w:r>
          </w:p>
          <w:p w:rsidRPr="00506899" w:rsidR="00B93BBE" w:rsidP="00FE7D31" w:rsidRDefault="001C3A31" w14:paraId="51F490FC" w14:textId="77777777">
            <w:pPr>
              <w:spacing w:before="100" w:beforeAutospacing="1" w:after="100" w:afterAutospacing="1"/>
              <w:ind w:left="30" w:right="30"/>
              <w:rPr>
                <w:rFonts w:ascii="Angsana New" w:hAnsi="Angsana New" w:eastAsia="Times New Roman" w:cs="Tahoma"/>
              </w:rPr>
            </w:pPr>
            <w:r w:rsidRPr="00BC551A">
              <w:rPr>
                <w:rFonts w:ascii="Calibri" w:hAnsi="Calibri" w:eastAsia="Times New Roman" w:cs="Calibri"/>
              </w:rPr>
              <w:t xml:space="preserve">Abbott </w:t>
            </w:r>
            <w:r w:rsidRPr="00506899">
              <w:rPr>
                <w:rFonts w:ascii="Angsana New" w:hAnsi="Angsana New" w:eastAsia="Angsana New" w:cs="Tahoma"/>
                <w:cs/>
                <w:lang w:val="th-TH" w:bidi="th-TH"/>
              </w:rPr>
              <w:t>สนับสนุนนโยบายสาธารณะที่สอดคล้องกับภารกิจและค่านิยมของเรา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หากเหมาะสม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เราอาจจะให้การสนับสนุนผู้สมัครทางการเมืองหรือกลุ่มผลประโยช</w:t>
            </w:r>
            <w:r w:rsidRPr="00506899">
              <w:rPr>
                <w:rFonts w:ascii="Angsana New" w:hAnsi="Angsana New" w:eastAsia="Angsana New" w:cs="Tahoma"/>
                <w:cs/>
                <w:lang w:val="th-TH" w:bidi="th-TH"/>
              </w:rPr>
              <w:t>น์ด้วยเช่นกัน</w:t>
            </w:r>
          </w:p>
          <w:p w:rsidRPr="00506899" w:rsidR="00B93BBE" w:rsidP="00FE7D31" w:rsidRDefault="001C3A31" w14:paraId="2E6AEAF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เนื่องจากกฎหมายเกี่ยวกับการบริจาคในทางการเมืองโดยบริษัทมีความซับซ้อน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การใช้เงินของ</w:t>
            </w:r>
            <w:r w:rsidRPr="00BC551A">
              <w:rPr>
                <w:rFonts w:ascii="Calibri" w:hAnsi="Calibri" w:eastAsia="Times New Roman" w:cs="Calibri"/>
              </w:rPr>
              <w:t xml:space="preserve"> Abbott </w:t>
            </w:r>
            <w:r w:rsidRPr="00506899">
              <w:rPr>
                <w:rFonts w:ascii="Angsana New" w:hAnsi="Angsana New" w:eastAsia="Angsana New" w:cs="Tahoma"/>
                <w:cs/>
                <w:lang w:val="th-TH" w:bidi="th-TH"/>
              </w:rPr>
              <w:t>หรือการบริจาคในนามของ</w:t>
            </w:r>
            <w:r w:rsidRPr="00BC551A">
              <w:rPr>
                <w:rFonts w:ascii="Calibri" w:hAnsi="Calibri" w:eastAsia="Times New Roman" w:cs="Calibri"/>
              </w:rPr>
              <w:t xml:space="preserve"> Abbott </w:t>
            </w:r>
            <w:r w:rsidRPr="00506899">
              <w:rPr>
                <w:rFonts w:ascii="Angsana New" w:hAnsi="Angsana New" w:eastAsia="Angsana New" w:cs="Tahoma"/>
                <w:cs/>
                <w:lang w:val="th-TH" w:bidi="th-TH"/>
              </w:rPr>
              <w:t>จะต้องได้รับการตรวจสอบจากฝ่ายกฎหมายก่อนเสมอ</w:t>
            </w:r>
          </w:p>
        </w:tc>
      </w:tr>
      <w:tr w:rsidRPr="00506899" w:rsidR="00CC1327" w:rsidTr="5CF65F5B" w14:paraId="7A33590F" w14:textId="77777777">
        <w:tc>
          <w:tcPr>
            <w:tcW w:w="1353" w:type="dxa"/>
            <w:shd w:val="clear" w:color="auto" w:fill="C1E4F5" w:themeFill="accent1" w:themeFillTint="33"/>
            <w:tcMar>
              <w:top w:w="120" w:type="dxa"/>
              <w:left w:w="180" w:type="dxa"/>
              <w:bottom w:w="120" w:type="dxa"/>
              <w:right w:w="180" w:type="dxa"/>
            </w:tcMar>
            <w:hideMark/>
          </w:tcPr>
          <w:p w:rsidRPr="00506899" w:rsidR="00BB2193" w:rsidP="00BB2193" w:rsidRDefault="001C3A31" w14:paraId="7C1ACA1A" w14:textId="77777777">
            <w:pPr>
              <w:spacing w:before="30" w:after="30"/>
              <w:ind w:left="30" w:right="30"/>
              <w:rPr>
                <w:rFonts w:ascii="Calibri" w:hAnsi="Calibri" w:eastAsia="Times New Roman" w:cs="Calibri"/>
                <w:sz w:val="16"/>
              </w:rPr>
            </w:pPr>
            <w:hyperlink w:tgtFrame="_blank" w:history="1" r:id="rId65">
              <w:r w:rsidRPr="00506899">
                <w:rPr>
                  <w:rFonts w:ascii="Calibri" w:hAnsi="Calibri" w:eastAsia="Times New Roman" w:cs="Calibri"/>
                  <w:color w:val="0000FF"/>
                  <w:sz w:val="16"/>
                  <w:u w:val="single"/>
                </w:rPr>
                <w:t>Screen 12</w:t>
              </w:r>
            </w:hyperlink>
            <w:r w:rsidRPr="00506899">
              <w:rPr>
                <w:rFonts w:ascii="Calibri" w:hAnsi="Calibri" w:eastAsia="Times New Roman" w:cs="Calibri"/>
                <w:sz w:val="16"/>
              </w:rPr>
              <w:t xml:space="preserve"> </w:t>
            </w:r>
          </w:p>
          <w:p w:rsidRPr="00506899" w:rsidR="00BB2193" w:rsidP="00BB2193" w:rsidRDefault="001C3A31" w14:paraId="2AC8300C" w14:textId="77777777">
            <w:pPr>
              <w:ind w:left="30" w:right="30"/>
              <w:rPr>
                <w:rFonts w:ascii="Calibri" w:hAnsi="Calibri" w:eastAsia="Times New Roman" w:cs="Calibri"/>
                <w:sz w:val="16"/>
              </w:rPr>
            </w:pPr>
            <w:hyperlink w:tgtFrame="_blank" w:history="1" r:id="rId66">
              <w:r w:rsidRPr="00506899">
                <w:rPr>
                  <w:rFonts w:ascii="Calibri" w:hAnsi="Calibri" w:eastAsia="Times New Roman" w:cs="Calibri"/>
                  <w:color w:val="0000FF"/>
                  <w:sz w:val="16"/>
                  <w:u w:val="single"/>
                </w:rPr>
                <w:t>30_C_13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BB2193" w:rsidP="00FE7D31" w:rsidRDefault="001C3A31" w14:paraId="5CE805B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You must view all content before moving forward.</w:t>
            </w:r>
          </w:p>
          <w:p w:rsidRPr="00506899" w:rsidR="00BB2193" w:rsidP="00FE7D31" w:rsidRDefault="001C3A31" w14:paraId="4C3010A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At Abbott, we are committed to doing business honestly and keeping our promises in all areas of our work.</w:t>
            </w:r>
          </w:p>
          <w:p w:rsidRPr="00506899" w:rsidR="00BB2193" w:rsidP="00FE7D31" w:rsidRDefault="001C3A31" w14:paraId="6AFBA1F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We put Abbott’s interests ahead of our own when handling conflicts of </w:t>
            </w:r>
            <w:r w:rsidRPr="00506899">
              <w:rPr>
                <w:rFonts w:ascii="Calibri" w:hAnsi="Calibri" w:eastAsia="Times New Roman" w:cs="Calibri"/>
              </w:rPr>
              <w:t>interest. We protect Abbott’s assets and reputation, keep confidential information safe, and respect the privacy of everyone who shares personal information with us.</w:t>
            </w:r>
          </w:p>
          <w:p w:rsidRPr="00506899" w:rsidR="00BB2193" w:rsidP="00FE7D31" w:rsidRDefault="001C3A31" w14:paraId="528195F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Fair Dealing</w:t>
            </w:r>
          </w:p>
          <w:p w:rsidRPr="00506899" w:rsidR="00BB2193" w:rsidP="00FE7D31" w:rsidRDefault="001C3A31" w14:paraId="5063DE2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Avoiding Conflicts of </w:t>
            </w:r>
            <w:proofErr w:type="gramStart"/>
            <w:r w:rsidRPr="00506899">
              <w:rPr>
                <w:rFonts w:ascii="Calibri" w:hAnsi="Calibri" w:eastAsia="Times New Roman" w:cs="Calibri"/>
              </w:rPr>
              <w:t>Interest</w:t>
            </w:r>
            <w:proofErr w:type="gramEnd"/>
            <w:r w:rsidRPr="00506899">
              <w:rPr>
                <w:rFonts w:ascii="Calibri" w:hAnsi="Calibri" w:eastAsia="Times New Roman" w:cs="Calibri"/>
              </w:rPr>
              <w:t xml:space="preserve"> I</w:t>
            </w:r>
          </w:p>
          <w:p w:rsidRPr="00506899" w:rsidR="00BB2193" w:rsidP="00FE7D31" w:rsidRDefault="001C3A31" w14:paraId="224E76C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Avoiding Conflicts of Interest I</w:t>
            </w:r>
            <w:r w:rsidRPr="00506899" w:rsidR="00380CFE">
              <w:rPr>
                <w:rFonts w:ascii="Calibri" w:hAnsi="Calibri" w:eastAsia="Times New Roman" w:cs="Calibri"/>
              </w:rPr>
              <w:t>I</w:t>
            </w:r>
          </w:p>
          <w:p w:rsidRPr="00506899" w:rsidR="00BB2193" w:rsidP="00FE7D31" w:rsidRDefault="001C3A31" w14:paraId="3730813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Protection of Abbott Assets &amp; Reputation</w:t>
            </w:r>
          </w:p>
          <w:p w:rsidRPr="00506899" w:rsidR="00BB2193" w:rsidP="00FE7D31" w:rsidRDefault="001C3A31" w14:paraId="5ADB218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Confidential Information</w:t>
            </w:r>
          </w:p>
          <w:p w:rsidRPr="00506899" w:rsidR="00BB2193" w:rsidP="00FE7D31" w:rsidRDefault="001C3A31" w14:paraId="23A146F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Anti-bribery</w:t>
            </w:r>
          </w:p>
          <w:p w:rsidRPr="00506899" w:rsidR="00BB2193" w:rsidP="00FE7D31" w:rsidRDefault="001C3A31" w14:paraId="7D2CBAF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Gifts, Meals &amp; Entertainment</w:t>
            </w:r>
          </w:p>
          <w:p w:rsidRPr="00506899" w:rsidR="00BB2193" w:rsidP="00FE7D31" w:rsidRDefault="001C3A31" w14:paraId="380E516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Accurate Books and Records</w:t>
            </w:r>
          </w:p>
          <w:p w:rsidRPr="00506899" w:rsidR="00BB2193" w:rsidP="00FE7D31" w:rsidRDefault="001C3A31" w14:paraId="1855C00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Compliance with Laws</w:t>
            </w:r>
          </w:p>
          <w:p w:rsidRPr="00506899" w:rsidR="00BB2193" w:rsidP="00FE7D31" w:rsidRDefault="001C3A31" w14:paraId="2CB382D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Fair Competition</w:t>
            </w:r>
          </w:p>
          <w:p w:rsidRPr="00506899" w:rsidR="00BB2193" w:rsidP="00FE7D31" w:rsidRDefault="001C3A31" w14:paraId="7DAF267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Click each of the icons to learn more.</w:t>
            </w:r>
          </w:p>
        </w:tc>
        <w:tc>
          <w:tcPr>
            <w:tcW w:w="6000" w:type="dxa"/>
            <w:tcMar/>
          </w:tcPr>
          <w:p w:rsidRPr="00506899" w:rsidR="00BB2193" w:rsidP="00FE7D31" w:rsidRDefault="001C3A31" w14:paraId="4364154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คุณต้องดูเนื้อหาทั้งหมดก่อนดำเนินการต่อ</w:t>
            </w:r>
          </w:p>
          <w:p w:rsidRPr="00506899" w:rsidR="00BB2193" w:rsidP="00FE7D31" w:rsidRDefault="001C3A31" w14:paraId="719006B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w:t>
            </w:r>
            <w:r w:rsidRPr="00BC551A">
              <w:rPr>
                <w:rFonts w:ascii="Calibri" w:hAnsi="Calibri" w:eastAsia="Times New Roman" w:cs="Calibri"/>
              </w:rPr>
              <w:t xml:space="preserve"> Abbott </w:t>
            </w:r>
            <w:r w:rsidRPr="00506899">
              <w:rPr>
                <w:rFonts w:ascii="Angsana New" w:hAnsi="Angsana New" w:eastAsia="Angsana New" w:cs="Tahoma"/>
                <w:cs/>
                <w:lang w:val="th-TH" w:bidi="th-TH"/>
              </w:rPr>
              <w:t>เรามุ่งมั่นที่จะทำ</w:t>
            </w:r>
            <w:r w:rsidRPr="00506899">
              <w:rPr>
                <w:rFonts w:ascii="Angsana New" w:hAnsi="Angsana New" w:eastAsia="Angsana New" w:cs="Tahoma"/>
                <w:cs/>
                <w:lang w:val="th-TH" w:bidi="th-TH"/>
              </w:rPr>
              <w:t>ธุรกิจอย่างซื่อสัตย์และรักษาคำมั่นสัญญาของเราในงานทุกอย่างที่เป็นของเรา</w:t>
            </w:r>
          </w:p>
          <w:p w:rsidRPr="00506899" w:rsidR="00BB2193" w:rsidP="00FE7D31" w:rsidRDefault="001C3A31" w14:paraId="3D5DE1A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เราให้ความสำคัญกับผลประโยชน์ของ</w:t>
            </w:r>
            <w:r w:rsidRPr="00BC551A">
              <w:rPr>
                <w:rFonts w:ascii="Calibri" w:hAnsi="Calibri" w:eastAsia="Times New Roman" w:cs="Calibri"/>
              </w:rPr>
              <w:t xml:space="preserve"> Abbott </w:t>
            </w:r>
            <w:r w:rsidRPr="00506899">
              <w:rPr>
                <w:rFonts w:ascii="Angsana New" w:hAnsi="Angsana New" w:eastAsia="Angsana New" w:cs="Tahoma"/>
                <w:cs/>
                <w:lang w:val="th-TH" w:bidi="th-TH"/>
              </w:rPr>
              <w:t>เหนือกว่าผลประโยชน์ของเราเองเมื่อจัดการกับผลประโยชน์ทับซ้อน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เราปกป้องสินทรัพย์และชื่อเสียงของ</w:t>
            </w:r>
            <w:r w:rsidRPr="00506899">
              <w:rPr>
                <w:rFonts w:ascii="Angsana New" w:hAnsi="Angsana New" w:eastAsia="Tahoma" w:cs="Tahoma"/>
                <w:lang w:val="th-TH"/>
              </w:rPr>
              <w:t> </w:t>
            </w:r>
            <w:r w:rsidRPr="00BC551A">
              <w:rPr>
                <w:rFonts w:ascii="Calibri" w:hAnsi="Calibri" w:eastAsia="Times New Roman" w:cs="Calibri"/>
              </w:rPr>
              <w:t xml:space="preserve">Abbott </w:t>
            </w:r>
            <w:r w:rsidRPr="00506899">
              <w:rPr>
                <w:rFonts w:ascii="Angsana New" w:hAnsi="Angsana New" w:eastAsia="Angsana New" w:cs="Tahoma"/>
                <w:cs/>
                <w:lang w:val="th-TH" w:bidi="th-TH"/>
              </w:rPr>
              <w:t>รักษาความปลอดภัยข</w:t>
            </w:r>
            <w:r w:rsidRPr="00506899">
              <w:rPr>
                <w:rFonts w:ascii="Angsana New" w:hAnsi="Angsana New" w:eastAsia="Angsana New" w:cs="Tahoma"/>
                <w:cs/>
                <w:lang w:val="th-TH" w:bidi="th-TH"/>
              </w:rPr>
              <w:t>องข้อมูลที่เป็นความลับ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และเคารพในความเป็นส่วนตัวของบุคคลที่เปิดเผยข้อมูลส่วนบุคคลต่อเราทุกคน</w:t>
            </w:r>
          </w:p>
          <w:p w:rsidRPr="00506899" w:rsidR="00BB2193" w:rsidP="00FE7D31" w:rsidRDefault="001C3A31" w14:paraId="55A7DCB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การติดต่อธุรกิจอย่างเป็นธรรม</w:t>
            </w:r>
          </w:p>
          <w:p w:rsidRPr="00506899" w:rsidR="00BB2193" w:rsidP="5CF65F5B" w:rsidRDefault="001C3A31" w14:paraId="23CAAEF9" w14:textId="1047302D">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การหลีกเลี่ยงผลประโยชน์ทับซ้อน</w:t>
            </w:r>
            <w:ins w:author="Chongprakitpong, Komkit" w:date="2026-01-05T03:03:01.858Z" w:id="1460484227">
              <w:r w:rsidRPr="00506899" w:rsidR="019D6F04">
                <w:rPr>
                  <w:rFonts w:ascii="Angsana New" w:hAnsi="Angsana New" w:eastAsia="Angsana New" w:cs="Tahoma"/>
                  <w:cs/>
                  <w:lang w:val="th-TH" w:bidi="th-TH"/>
                </w:rPr>
                <w:t xml:space="preserve"> 1</w:t>
              </w:r>
            </w:ins>
            <w:del w:author="Chongprakitpong, Komkit" w:date="2026-01-05T03:03:03.123Z" w:id="774756081">
              <w:r w:rsidRPr="5CF65F5B" w:rsidDel="14595073">
                <w:rPr>
                  <w:rFonts w:ascii="Angsana New" w:hAnsi="Angsana New" w:eastAsia="Tahoma" w:cs="Tahoma"/>
                  <w:lang w:val="th-TH"/>
                </w:rPr>
                <w:delText xml:space="preserve"> I</w:delText>
              </w:r>
            </w:del>
          </w:p>
          <w:p w:rsidRPr="00506899" w:rsidR="00BB2193" w:rsidP="5CF65F5B" w:rsidRDefault="001C3A31" w14:paraId="31A7482C" w14:textId="797320F3">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การหลีกเลี่ยงผลประโยชน์ทับซ้อน</w:t>
            </w:r>
            <w:ins w:author="Chongprakitpong, Komkit" w:date="2026-01-05T03:03:07.028Z" w:id="1004110713">
              <w:r w:rsidRPr="00506899" w:rsidR="1F934BA7">
                <w:rPr>
                  <w:rFonts w:ascii="Angsana New" w:hAnsi="Angsana New" w:eastAsia="Angsana New" w:cs="Tahoma"/>
                  <w:cs/>
                  <w:lang w:val="th-TH" w:bidi="th-TH"/>
                </w:rPr>
                <w:t xml:space="preserve"> 2</w:t>
              </w:r>
            </w:ins>
            <w:del w:author="Chongprakitpong, Komkit" w:date="2026-01-05T03:03:08.693Z" w:id="977023076">
              <w:r w:rsidRPr="5CF65F5B" w:rsidDel="14595073">
                <w:rPr>
                  <w:rFonts w:ascii="Angsana New" w:hAnsi="Angsana New" w:eastAsia="Tahoma" w:cs="Tahoma"/>
                  <w:lang w:val="th-TH"/>
                </w:rPr>
                <w:delText xml:space="preserve"> II</w:delText>
              </w:r>
            </w:del>
          </w:p>
          <w:p w:rsidRPr="00506899" w:rsidR="00BB2193" w:rsidP="00FE7D31" w:rsidRDefault="001C3A31" w14:paraId="79887EE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การปกป้องทรัพย์สินและชื่อเสียงของบริษัท</w:t>
            </w:r>
            <w:r w:rsidRPr="00506899">
              <w:rPr>
                <w:rFonts w:ascii="Angsana New" w:hAnsi="Angsana New" w:eastAsia="Tahoma" w:cs="Tahoma"/>
                <w:lang w:val="th-TH"/>
              </w:rPr>
              <w:t xml:space="preserve"> </w:t>
            </w:r>
            <w:r w:rsidRPr="00BC551A">
              <w:rPr>
                <w:rFonts w:ascii="Calibri" w:hAnsi="Calibri" w:eastAsia="Times New Roman" w:cs="Calibri"/>
              </w:rPr>
              <w:t>Abbott</w:t>
            </w:r>
          </w:p>
          <w:p w:rsidRPr="00506899" w:rsidR="00BB2193" w:rsidP="00FE7D31" w:rsidRDefault="001C3A31" w14:paraId="047A13C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ข้อมูลที่เป็นความลับ</w:t>
            </w:r>
          </w:p>
          <w:p w:rsidRPr="00506899" w:rsidR="00BB2193" w:rsidP="00FE7D31" w:rsidRDefault="001C3A31" w14:paraId="5A549BD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การต่อต้านการติดสินบน</w:t>
            </w:r>
          </w:p>
          <w:p w:rsidRPr="00506899" w:rsidR="00BB2193" w:rsidP="00FE7D31" w:rsidRDefault="001C3A31" w14:paraId="7AEC7BC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ของกำนัล</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การเลี้ยงอาหาร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และการเลี้ยงรับรอง</w:t>
            </w:r>
          </w:p>
          <w:p w:rsidRPr="00506899" w:rsidR="00BB2193" w:rsidP="00FE7D31" w:rsidRDefault="001C3A31" w14:paraId="5D562D6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สมุดบัญชีและบันทึกข้อมูลที่ถูกต้อง</w:t>
            </w:r>
          </w:p>
          <w:p w:rsidRPr="00506899" w:rsidR="00BB2193" w:rsidP="00FE7D31" w:rsidRDefault="001C3A31" w14:paraId="4E17CE36"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การปฏิบัติตามกฎหมาย</w:t>
            </w:r>
          </w:p>
          <w:p w:rsidRPr="00506899" w:rsidR="00BB2193" w:rsidP="00FE7D31" w:rsidRDefault="001C3A31" w14:paraId="024EBDA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การแข่งขันทางการค้าที่เป็นธรรม</w:t>
            </w:r>
          </w:p>
          <w:p w:rsidRPr="00506899" w:rsidR="00BB2193" w:rsidP="00FE7D31" w:rsidRDefault="001C3A31" w14:paraId="21CE161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คลิกแต่ละไอคอนเพื่อดูข้อมูลเพิ่มเติม</w:t>
            </w:r>
          </w:p>
        </w:tc>
      </w:tr>
      <w:tr w:rsidRPr="00506899" w:rsidR="00CC1327" w:rsidTr="5CF65F5B" w14:paraId="5160C372" w14:textId="77777777">
        <w:tc>
          <w:tcPr>
            <w:tcW w:w="1353" w:type="dxa"/>
            <w:shd w:val="clear" w:color="auto" w:fill="C1E4F5" w:themeFill="accent1" w:themeFillTint="33"/>
            <w:tcMar>
              <w:top w:w="120" w:type="dxa"/>
              <w:left w:w="180" w:type="dxa"/>
              <w:bottom w:w="120" w:type="dxa"/>
              <w:right w:w="180" w:type="dxa"/>
            </w:tcMar>
            <w:hideMark/>
          </w:tcPr>
          <w:p w:rsidRPr="00506899" w:rsidR="007A2786" w:rsidP="007A2786" w:rsidRDefault="001C3A31" w14:paraId="1EEC9554" w14:textId="77777777">
            <w:pPr>
              <w:spacing w:before="30" w:after="30"/>
              <w:ind w:left="30" w:right="30"/>
              <w:rPr>
                <w:rFonts w:ascii="Calibri" w:hAnsi="Calibri" w:eastAsia="Times New Roman" w:cs="Calibri"/>
                <w:sz w:val="16"/>
              </w:rPr>
            </w:pPr>
            <w:hyperlink w:tgtFrame="_blank" w:history="1" r:id="rId67">
              <w:r w:rsidRPr="00506899">
                <w:rPr>
                  <w:rFonts w:ascii="Calibri" w:hAnsi="Calibri" w:eastAsia="Times New Roman" w:cs="Calibri"/>
                  <w:color w:val="0000FF"/>
                  <w:sz w:val="16"/>
                  <w:u w:val="single"/>
                </w:rPr>
                <w:t>Screen 12</w:t>
              </w:r>
            </w:hyperlink>
            <w:r w:rsidRPr="00506899">
              <w:rPr>
                <w:rFonts w:ascii="Calibri" w:hAnsi="Calibri" w:eastAsia="Times New Roman" w:cs="Calibri"/>
                <w:sz w:val="16"/>
              </w:rPr>
              <w:t xml:space="preserve"> </w:t>
            </w:r>
          </w:p>
          <w:p w:rsidRPr="00506899" w:rsidR="007A2786" w:rsidP="007A2786" w:rsidRDefault="001C3A31" w14:paraId="75297B2C" w14:textId="77777777">
            <w:pPr>
              <w:ind w:left="30" w:right="30"/>
              <w:rPr>
                <w:rFonts w:ascii="Calibri" w:hAnsi="Calibri" w:eastAsia="Times New Roman" w:cs="Calibri"/>
                <w:sz w:val="16"/>
              </w:rPr>
            </w:pPr>
            <w:hyperlink w:tgtFrame="_blank" w:history="1" r:id="rId68">
              <w:r w:rsidRPr="00506899">
                <w:rPr>
                  <w:rFonts w:ascii="Calibri" w:hAnsi="Calibri" w:eastAsia="Times New Roman" w:cs="Calibri"/>
                  <w:color w:val="0000FF"/>
                  <w:sz w:val="16"/>
                  <w:u w:val="single"/>
                </w:rPr>
                <w:t>31_C_13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7A2786" w:rsidP="00FE7D31" w:rsidRDefault="001C3A31" w14:paraId="5367480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FAIR DEALING</w:t>
            </w:r>
          </w:p>
          <w:p w:rsidRPr="00506899" w:rsidR="007A2786" w:rsidP="00FE7D31" w:rsidRDefault="001C3A31" w14:paraId="3C426CD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conduct business with integrity and follow through on our commitments in every aspect of our work.</w:t>
            </w:r>
          </w:p>
          <w:p w:rsidRPr="00506899" w:rsidR="007A2786" w:rsidP="00FE7D31" w:rsidRDefault="001C3A31" w14:paraId="5B562E1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We are each responsible for our work and the decisions we make in our roles. In every professional interaction—whether with </w:t>
            </w:r>
            <w:proofErr w:type="spellStart"/>
            <w:r w:rsidRPr="00506899">
              <w:rPr>
                <w:rFonts w:ascii="Calibri" w:hAnsi="Calibri" w:eastAsia="Times New Roman" w:cs="Calibri"/>
              </w:rPr>
              <w:t>coworkers</w:t>
            </w:r>
            <w:proofErr w:type="spellEnd"/>
            <w:r w:rsidRPr="00506899">
              <w:rPr>
                <w:rFonts w:ascii="Calibri" w:hAnsi="Calibri" w:eastAsia="Times New Roman" w:cs="Calibri"/>
              </w:rPr>
              <w:t xml:space="preserve">, customers, suppliers, </w:t>
            </w:r>
            <w:r w:rsidRPr="00506899">
              <w:rPr>
                <w:rFonts w:ascii="Calibri" w:hAnsi="Calibri" w:eastAsia="Times New Roman" w:cs="Calibri"/>
              </w:rPr>
              <w:lastRenderedPageBreak/>
              <w:t>healthcare professionals, competitors, or others—we must be fair and honest about how Abbott does b</w:t>
            </w:r>
            <w:r w:rsidRPr="00506899">
              <w:rPr>
                <w:rFonts w:ascii="Calibri" w:hAnsi="Calibri" w:eastAsia="Times New Roman" w:cs="Calibri"/>
              </w:rPr>
              <w:t>usiness.</w:t>
            </w:r>
          </w:p>
        </w:tc>
        <w:tc>
          <w:tcPr>
            <w:tcW w:w="6000" w:type="dxa"/>
            <w:tcMar/>
          </w:tcPr>
          <w:p w:rsidRPr="00506899" w:rsidR="007A2786" w:rsidP="00FE7D31" w:rsidRDefault="001C3A31" w14:paraId="1433658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การติดต่อธุรกิจอย่างเป็นธรรม</w:t>
            </w:r>
          </w:p>
          <w:p w:rsidRPr="00506899" w:rsidR="007A2786" w:rsidP="00FE7D31" w:rsidRDefault="001C3A31" w14:paraId="12CB9E5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เราดำเนินธุรกิจด้วยความซื่อสัตย์และปฏิบัติตามพันธกิจที่มีต่องานของเราในทุกมิติ</w:t>
            </w:r>
          </w:p>
          <w:p w:rsidRPr="00506899" w:rsidR="007A2786" w:rsidP="00FE7D31" w:rsidRDefault="001C3A31" w14:paraId="2886AB2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ทุกคนต้องรับผิดชอบต่อการทำงานของตนเองและการตัดสินใจในบทบาทหน้าที่ของตนเอง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ในการมีปฏิสัมพันธ์ทางวิชาชีพทุกครั้ง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ไม่ว่าจะเป็นกับเพื่อนร่วมงาน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ลูกค้า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ซัพพลาย</w:t>
            </w:r>
            <w:r w:rsidRPr="00506899">
              <w:rPr>
                <w:rFonts w:ascii="Angsana New" w:hAnsi="Angsana New" w:eastAsia="Angsana New" w:cs="Tahoma"/>
                <w:cs/>
                <w:lang w:val="th-TH" w:bidi="th-TH"/>
              </w:rPr>
              <w:lastRenderedPageBreak/>
              <w:t>เออร์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บุคลากรทางการแพทย์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คู่แข่ง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หรืออื่นๆ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เราต้องมีความยุติธรรมและซื่อสัตย์ต่อวิธีการดำเนินธุรกิจของ</w:t>
            </w:r>
            <w:r w:rsidRPr="00506899">
              <w:rPr>
                <w:rFonts w:ascii="Angsana New" w:hAnsi="Angsana New" w:eastAsia="Tahoma" w:cs="Tahoma"/>
                <w:lang w:val="th-TH"/>
              </w:rPr>
              <w:t xml:space="preserve"> </w:t>
            </w:r>
            <w:r w:rsidRPr="00BC551A">
              <w:rPr>
                <w:rFonts w:ascii="Calibri" w:hAnsi="Calibri" w:eastAsia="Times New Roman" w:cs="Calibri"/>
              </w:rPr>
              <w:t>Abbott</w:t>
            </w:r>
          </w:p>
        </w:tc>
      </w:tr>
      <w:tr w:rsidRPr="00506899" w:rsidR="00CC1327" w:rsidTr="5CF65F5B" w14:paraId="3AAEE079" w14:textId="77777777">
        <w:tc>
          <w:tcPr>
            <w:tcW w:w="1353" w:type="dxa"/>
            <w:shd w:val="clear" w:color="auto" w:fill="C1E4F5" w:themeFill="accent1" w:themeFillTint="33"/>
            <w:tcMar>
              <w:top w:w="120" w:type="dxa"/>
              <w:left w:w="180" w:type="dxa"/>
              <w:bottom w:w="120" w:type="dxa"/>
              <w:right w:w="180" w:type="dxa"/>
            </w:tcMar>
            <w:hideMark/>
          </w:tcPr>
          <w:p w:rsidRPr="00506899" w:rsidR="00EA2282" w:rsidP="00EA2282" w:rsidRDefault="001C3A31" w14:paraId="0836C2CF" w14:textId="77777777">
            <w:pPr>
              <w:spacing w:before="30" w:after="30"/>
              <w:ind w:left="30" w:right="30"/>
              <w:rPr>
                <w:rFonts w:ascii="Calibri" w:hAnsi="Calibri" w:eastAsia="Times New Roman" w:cs="Calibri"/>
                <w:sz w:val="16"/>
              </w:rPr>
            </w:pPr>
            <w:hyperlink w:tgtFrame="_blank" w:history="1" r:id="rId69">
              <w:r w:rsidRPr="00506899">
                <w:rPr>
                  <w:rFonts w:ascii="Calibri" w:hAnsi="Calibri" w:eastAsia="Times New Roman" w:cs="Calibri"/>
                  <w:color w:val="0000FF"/>
                  <w:sz w:val="16"/>
                  <w:u w:val="single"/>
                </w:rPr>
                <w:t>Screen 12</w:t>
              </w:r>
            </w:hyperlink>
            <w:r w:rsidRPr="00506899">
              <w:rPr>
                <w:rFonts w:ascii="Calibri" w:hAnsi="Calibri" w:eastAsia="Times New Roman" w:cs="Calibri"/>
                <w:sz w:val="16"/>
              </w:rPr>
              <w:t xml:space="preserve"> </w:t>
            </w:r>
          </w:p>
          <w:p w:rsidRPr="00506899" w:rsidR="00EA2282" w:rsidP="00EA2282" w:rsidRDefault="001C3A31" w14:paraId="37DC433C" w14:textId="77777777">
            <w:pPr>
              <w:ind w:left="30" w:right="30"/>
              <w:rPr>
                <w:rFonts w:ascii="Calibri" w:hAnsi="Calibri" w:eastAsia="Times New Roman" w:cs="Calibri"/>
                <w:sz w:val="16"/>
              </w:rPr>
            </w:pPr>
            <w:hyperlink w:tgtFrame="_blank" w:history="1" r:id="rId70">
              <w:r w:rsidRPr="00506899">
                <w:rPr>
                  <w:rFonts w:ascii="Calibri" w:hAnsi="Calibri" w:eastAsia="Times New Roman" w:cs="Calibri"/>
                  <w:color w:val="0000FF"/>
                  <w:sz w:val="16"/>
                  <w:u w:val="single"/>
                </w:rPr>
                <w:t>32_C_13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EA2282" w:rsidP="00FE7D31" w:rsidRDefault="001C3A31" w14:paraId="180C2BF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AVOIDING CONFLICTS OF </w:t>
            </w:r>
            <w:proofErr w:type="gramStart"/>
            <w:r w:rsidRPr="00506899">
              <w:rPr>
                <w:rFonts w:ascii="Calibri" w:hAnsi="Calibri" w:eastAsia="Times New Roman" w:cs="Calibri"/>
              </w:rPr>
              <w:t>INTEREST</w:t>
            </w:r>
            <w:proofErr w:type="gramEnd"/>
            <w:r w:rsidRPr="00506899">
              <w:rPr>
                <w:rFonts w:ascii="Calibri" w:hAnsi="Calibri" w:eastAsia="Times New Roman" w:cs="Calibri"/>
              </w:rPr>
              <w:t xml:space="preserve"> I</w:t>
            </w:r>
          </w:p>
          <w:p w:rsidRPr="00506899" w:rsidR="00EA2282" w:rsidP="00FE7D31" w:rsidRDefault="001C3A31" w14:paraId="25FE798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identify and address conflicts of interest before moving forward.</w:t>
            </w:r>
          </w:p>
          <w:p w:rsidRPr="00506899" w:rsidR="00EA2282" w:rsidP="00FE7D31" w:rsidRDefault="001C3A31" w14:paraId="2E899DC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 conflict of interest happens when personal interests interfere—or appear to interfere—with what’s best for Abbott. Business decisions must be based on Abbott’s needs, not personal gain or the interests of family or friends. We are expected to use good ju</w:t>
            </w:r>
            <w:r w:rsidRPr="00506899">
              <w:rPr>
                <w:rFonts w:ascii="Calibri" w:hAnsi="Calibri" w:eastAsia="Times New Roman" w:cs="Calibri"/>
              </w:rPr>
              <w:t>dgment and avoid situations that could lead to a real or perceived conflict. If personal relationships, interests, or outside activities affect your ability to act fairly and effectively—or could benefit you or a family member—you must disclose the potenti</w:t>
            </w:r>
            <w:r w:rsidRPr="00506899">
              <w:rPr>
                <w:rFonts w:ascii="Calibri" w:hAnsi="Calibri" w:eastAsia="Times New Roman" w:cs="Calibri"/>
              </w:rPr>
              <w:t>al conflict and remove yourself from the situation, following Abbott’s guidelines.</w:t>
            </w:r>
          </w:p>
        </w:tc>
        <w:tc>
          <w:tcPr>
            <w:tcW w:w="6000" w:type="dxa"/>
            <w:tcMar/>
          </w:tcPr>
          <w:p w:rsidRPr="00506899" w:rsidR="00EA2282" w:rsidP="5CF65F5B" w:rsidRDefault="001C3A31" w14:paraId="7077357B" w14:textId="30567785">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การหลีกเลี่ยงผลประโยชน์ทับซ้อน</w:t>
            </w:r>
            <w:ins w:author="Chongprakitpong, Komkit" w:date="2026-01-05T03:03:16.353Z" w:id="1788741881">
              <w:r w:rsidRPr="00506899" w:rsidR="2A262D1B">
                <w:rPr>
                  <w:rFonts w:ascii="Angsana New" w:hAnsi="Angsana New" w:eastAsia="Angsana New" w:cs="Tahoma"/>
                  <w:cs/>
                  <w:lang w:val="th-TH" w:bidi="th-TH"/>
                </w:rPr>
                <w:t xml:space="preserve"> 1</w:t>
              </w:r>
            </w:ins>
            <w:del w:author="Chongprakitpong, Komkit" w:date="2026-01-05T03:03:18.489Z" w:id="120284997">
              <w:r w:rsidRPr="5CF65F5B" w:rsidDel="14595073">
                <w:rPr>
                  <w:rFonts w:ascii="Angsana New" w:hAnsi="Angsana New" w:eastAsia="Tahoma" w:cs="Tahoma"/>
                  <w:lang w:val="th-TH"/>
                </w:rPr>
                <w:delText xml:space="preserve"> I</w:delText>
              </w:r>
            </w:del>
          </w:p>
          <w:p w:rsidRPr="00506899" w:rsidR="00EA2282" w:rsidP="00FE7D31" w:rsidRDefault="001C3A31" w14:paraId="284BAD7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เราระบุและแก้ปัญหาผลประโยชน์ทับซ้อนใดๆ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ก่อนที่จะมีการดำเนินการต่อ</w:t>
            </w:r>
          </w:p>
          <w:p w:rsidRPr="00506899" w:rsidR="00EA2282" w:rsidP="00FE7D31" w:rsidRDefault="001C3A31" w14:paraId="7A4B6D5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ผลประโยชน์ทับซ้อนเกิดขึ้นเมื่อผลประโยชน์ส่วนตัวแทรกแซงหรือถูกมองว่าแทรกแซงผลประโยชน์ของ</w:t>
            </w:r>
            <w:r w:rsidRPr="00506899">
              <w:rPr>
                <w:rFonts w:ascii="Angsana New" w:hAnsi="Angsana New" w:eastAsia="Tahoma" w:cs="Tahoma"/>
                <w:lang w:val="th-TH"/>
              </w:rPr>
              <w:t xml:space="preserve"> </w:t>
            </w:r>
            <w:r w:rsidRPr="00BC551A">
              <w:rPr>
                <w:rFonts w:ascii="Calibri" w:hAnsi="Calibri" w:eastAsia="Times New Roman" w:cs="Calibri"/>
              </w:rPr>
              <w:t xml:space="preserve">Abbott </w:t>
            </w:r>
            <w:r w:rsidRPr="00506899">
              <w:rPr>
                <w:rFonts w:ascii="Angsana New" w:hAnsi="Angsana New" w:eastAsia="Angsana New" w:cs="Tahoma"/>
                <w:cs/>
                <w:lang w:val="th-TH" w:bidi="th-TH"/>
              </w:rPr>
              <w:t>การตัดสินใจทางธุรกิจควรพิจารณาจากความจำเป็นของ</w:t>
            </w:r>
            <w:r w:rsidRPr="00506899">
              <w:rPr>
                <w:rFonts w:ascii="Angsana New" w:hAnsi="Angsana New" w:eastAsia="Tahoma" w:cs="Tahoma"/>
                <w:lang w:val="th-TH"/>
              </w:rPr>
              <w:t xml:space="preserve"> </w:t>
            </w:r>
            <w:r w:rsidRPr="00BC551A">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มิใช่พิจารณาจากผลประโยชน์ส่วนตัวหรืองครอบครัวหรือเพื่อน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คาดว่าจะใช้มีการตัดสินใจที่ดีและหลีกเลี่ยงสถานการณ์ที่อาจนำไปสู่ผลประโยชน์ทับซ้อนจริงหรือที่รับรู้ไ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หากความสัมพันธ์</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ผลประโยชน์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กิจกรรมส่วนตัวภายนอกส่งผลกระทบต่อความสามารถของคุณในการกระทำการอย่างยุติธรรมและมีประสิทธิภาพ</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หรืออาจเป็นประโยชน์ต่อตัวคุณเองหรือสมาชิกในครอบครัว</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คุณต้องเปิดเผยผลประโยชน์ทับซ้อนที่อาจเกิดขึ้นและถอนตัวออกจากสถานการณ์ดังกล่าว</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โดยปฏิบัติตามแนวทางของ</w:t>
            </w:r>
            <w:r w:rsidRPr="00506899">
              <w:rPr>
                <w:rFonts w:ascii="Angsana New" w:hAnsi="Angsana New" w:eastAsia="Tahoma" w:cs="Tahoma"/>
                <w:lang w:val="th-TH"/>
              </w:rPr>
              <w:t xml:space="preserve"> </w:t>
            </w:r>
            <w:r w:rsidRPr="00BC551A">
              <w:rPr>
                <w:rFonts w:ascii="Calibri" w:hAnsi="Calibri" w:eastAsia="Times New Roman" w:cs="Calibri"/>
              </w:rPr>
              <w:t>Abbott</w:t>
            </w:r>
          </w:p>
        </w:tc>
      </w:tr>
      <w:tr w:rsidRPr="00506899" w:rsidR="00CC1327" w:rsidTr="5CF65F5B" w14:paraId="0C18B665" w14:textId="77777777">
        <w:tc>
          <w:tcPr>
            <w:tcW w:w="1353" w:type="dxa"/>
            <w:shd w:val="clear" w:color="auto" w:fill="C1E4F5" w:themeFill="accent1" w:themeFillTint="33"/>
            <w:tcMar>
              <w:top w:w="120" w:type="dxa"/>
              <w:left w:w="180" w:type="dxa"/>
              <w:bottom w:w="120" w:type="dxa"/>
              <w:right w:w="180" w:type="dxa"/>
            </w:tcMar>
            <w:hideMark/>
          </w:tcPr>
          <w:p w:rsidRPr="00506899" w:rsidR="00795145" w:rsidP="00795145" w:rsidRDefault="001C3A31" w14:paraId="61E66695" w14:textId="77777777">
            <w:pPr>
              <w:spacing w:before="30" w:after="30"/>
              <w:ind w:left="30" w:right="30"/>
              <w:rPr>
                <w:rFonts w:ascii="Calibri" w:hAnsi="Calibri" w:eastAsia="Times New Roman" w:cs="Calibri"/>
                <w:sz w:val="16"/>
              </w:rPr>
            </w:pPr>
            <w:hyperlink w:tgtFrame="_blank" w:history="1" r:id="rId71">
              <w:r w:rsidRPr="00506899">
                <w:rPr>
                  <w:rFonts w:ascii="Calibri" w:hAnsi="Calibri" w:eastAsia="Times New Roman" w:cs="Calibri"/>
                  <w:color w:val="0000FF"/>
                  <w:sz w:val="16"/>
                  <w:u w:val="single"/>
                </w:rPr>
                <w:t>Screen 12</w:t>
              </w:r>
            </w:hyperlink>
            <w:r w:rsidRPr="00506899">
              <w:rPr>
                <w:rFonts w:ascii="Calibri" w:hAnsi="Calibri" w:eastAsia="Times New Roman" w:cs="Calibri"/>
                <w:sz w:val="16"/>
              </w:rPr>
              <w:t xml:space="preserve"> </w:t>
            </w:r>
          </w:p>
          <w:p w:rsidRPr="00506899" w:rsidR="00795145" w:rsidP="00795145" w:rsidRDefault="001C3A31" w14:paraId="5EFA6028" w14:textId="77777777">
            <w:pPr>
              <w:ind w:left="30" w:right="30"/>
              <w:rPr>
                <w:rFonts w:ascii="Calibri" w:hAnsi="Calibri" w:eastAsia="Times New Roman" w:cs="Calibri"/>
                <w:sz w:val="16"/>
              </w:rPr>
            </w:pPr>
            <w:hyperlink w:tgtFrame="_blank" w:history="1" r:id="rId72">
              <w:r w:rsidRPr="00506899">
                <w:rPr>
                  <w:rFonts w:ascii="Calibri" w:hAnsi="Calibri" w:eastAsia="Times New Roman" w:cs="Calibri"/>
                  <w:color w:val="0000FF"/>
                  <w:sz w:val="16"/>
                  <w:u w:val="single"/>
                </w:rPr>
                <w:t>33_C_13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795145" w:rsidP="00FE7D31" w:rsidRDefault="001C3A31" w14:paraId="4647CC4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AVOIDING CONFLICTS OF INTEREST II</w:t>
            </w:r>
          </w:p>
          <w:p w:rsidRPr="00506899" w:rsidR="00795145" w:rsidP="00FE7D31" w:rsidRDefault="001C3A31" w14:paraId="4B7583C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put Abbott’s interests first when making work-related decisions.</w:t>
            </w:r>
          </w:p>
          <w:p w:rsidRPr="00506899" w:rsidR="00795145" w:rsidP="00FE7D31" w:rsidRDefault="001C3A31" w14:paraId="764D796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That means </w:t>
            </w:r>
            <w:r w:rsidRPr="00506899">
              <w:rPr>
                <w:rFonts w:ascii="Calibri" w:hAnsi="Calibri" w:eastAsia="Times New Roman" w:cs="Calibri"/>
              </w:rPr>
              <w:t xml:space="preserve">prioritizing the company’s goals over those of a specific team, group, or individual. Any opportunities or resources we access through our roles </w:t>
            </w:r>
            <w:r w:rsidRPr="00506899">
              <w:rPr>
                <w:rFonts w:ascii="Calibri" w:hAnsi="Calibri" w:eastAsia="Times New Roman" w:cs="Calibri"/>
              </w:rPr>
              <w:lastRenderedPageBreak/>
              <w:t>at Abbott should be used to benefit the company—not for personal gain. We should not compete with Abbott or hel</w:t>
            </w:r>
            <w:r w:rsidRPr="00506899">
              <w:rPr>
                <w:rFonts w:ascii="Calibri" w:hAnsi="Calibri" w:eastAsia="Times New Roman" w:cs="Calibri"/>
              </w:rPr>
              <w:t>p others do so. When opportunities arise, our focus must be on advancing Abbott’s interests.</w:t>
            </w:r>
          </w:p>
        </w:tc>
        <w:tc>
          <w:tcPr>
            <w:tcW w:w="6000" w:type="dxa"/>
            <w:tcMar/>
          </w:tcPr>
          <w:p w:rsidRPr="00506899" w:rsidR="00795145" w:rsidP="5CF65F5B" w:rsidRDefault="001C3A31" w14:paraId="15366365" w14:textId="7745CABB">
            <w:pPr>
              <w:spacing w:before="100" w:beforeAutospacing="on" w:after="100" w:afterAutospacing="on"/>
              <w:ind w:left="30" w:right="30"/>
              <w:rPr>
                <w:rFonts w:ascii="Angsana New" w:hAnsi="Angsana New" w:eastAsia="Times New Roman" w:cs="Tahoma"/>
              </w:rPr>
            </w:pPr>
            <w:r w:rsidRPr="00506899" w:rsidR="14595073">
              <w:rPr>
                <w:rFonts w:ascii="Angsana New" w:hAnsi="Angsana New" w:eastAsia="Angsana New" w:cs="Tahoma"/>
                <w:cs/>
                <w:lang w:val="th-TH" w:bidi="th-TH"/>
              </w:rPr>
              <w:t>การหลีกเลี่ยงผลประโยชน์ทับซ้อน</w:t>
            </w:r>
            <w:ins w:author="Chongprakitpong, Komkit" w:date="2026-01-05T03:03:26.208Z" w:id="1670445565">
              <w:r w:rsidRPr="00506899" w:rsidR="4B96BAAD">
                <w:rPr>
                  <w:rFonts w:ascii="Angsana New" w:hAnsi="Angsana New" w:eastAsia="Angsana New" w:cs="Tahoma"/>
                  <w:cs/>
                  <w:lang w:val="th-TH" w:bidi="th-TH"/>
                </w:rPr>
                <w:lastRenderedPageBreak/>
                <w:t xml:space="preserve"> 2</w:t>
              </w:r>
            </w:ins>
            <w:del w:author="Chongprakitpong, Komkit" w:date="2026-01-05T03:03:27.683Z" w:id="2136079541">
              <w:r w:rsidRPr="5CF65F5B" w:rsidDel="14595073">
                <w:rPr>
                  <w:rFonts w:ascii="Angsana New" w:hAnsi="Angsana New" w:eastAsia="Tahoma" w:cs="Tahoma"/>
                  <w:lang w:val="th-TH"/>
                </w:rPr>
                <w:delText xml:space="preserve"> II</w:delText>
              </w:r>
            </w:del>
          </w:p>
          <w:p w:rsidRPr="00506899" w:rsidR="00795145" w:rsidP="00FE7D31" w:rsidRDefault="001C3A31" w14:paraId="628FD58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เราให้ความสำคัญกับผลประโยชน์ของ</w:t>
            </w:r>
            <w:r w:rsidRPr="00506899">
              <w:rPr>
                <w:rFonts w:ascii="Angsana New" w:hAnsi="Angsana New" w:eastAsia="Tahoma" w:cs="Tahoma"/>
                <w:lang w:val="th-TH"/>
              </w:rPr>
              <w:t xml:space="preserve"> </w:t>
            </w:r>
            <w:r w:rsidRPr="00BC551A">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เป็นอันดับแรกเมื่อตัดสินใจเกี่ยวกับงาน</w:t>
            </w:r>
          </w:p>
          <w:p w:rsidRPr="00506899" w:rsidR="00795145" w:rsidP="00FE7D31" w:rsidRDefault="001C3A31" w14:paraId="4300ADC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นั่นหมายความว่าต้องให้ความสำคัญกับเป้าหมายของบริษัทมากกว่าเป้าหมายของทีม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กลุ่ม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หรือบุคคลใดบุคคลหนึ่ง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โอกาสหรือทรัพยากรใดๆ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ที่เราเข้าถึงได้เนื่องจากบทบาท</w:t>
            </w:r>
            <w:r w:rsidRPr="00506899">
              <w:rPr>
                <w:rFonts w:ascii="Angsana New" w:hAnsi="Angsana New" w:eastAsia="Angsana New" w:cs="Tahoma"/>
                <w:cs/>
                <w:lang w:val="th-TH" w:bidi="th-TH"/>
              </w:rPr>
              <w:lastRenderedPageBreak/>
              <w:t>หน้าที่ของเราที่</w:t>
            </w:r>
            <w:r w:rsidRPr="00506899">
              <w:rPr>
                <w:rFonts w:ascii="Angsana New" w:hAnsi="Angsana New" w:eastAsia="Tahoma" w:cs="Tahoma"/>
                <w:lang w:val="th-TH"/>
              </w:rPr>
              <w:t xml:space="preserve"> </w:t>
            </w:r>
            <w:r w:rsidRPr="00BC551A">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ควรนำไปใช้เพื่อประโยชน์ของบริษัท</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ไม่ใช่เพื่อผลประโยชน์ส่วนตัว</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เราไม่ควรแข่งขันกับ</w:t>
            </w:r>
            <w:r w:rsidRPr="00506899">
              <w:rPr>
                <w:rFonts w:ascii="Angsana New" w:hAnsi="Angsana New" w:eastAsia="Tahoma" w:cs="Tahoma"/>
                <w:lang w:val="th-TH"/>
              </w:rPr>
              <w:t xml:space="preserve"> </w:t>
            </w:r>
            <w:r w:rsidRPr="00BC551A">
              <w:rPr>
                <w:rFonts w:ascii="Calibri" w:hAnsi="Calibri" w:eastAsia="Times New Roman" w:cs="Calibri"/>
              </w:rPr>
              <w:t xml:space="preserve">Abbott </w:t>
            </w:r>
            <w:r w:rsidRPr="00506899">
              <w:rPr>
                <w:rFonts w:ascii="Angsana New" w:hAnsi="Angsana New" w:eastAsia="Angsana New" w:cs="Tahoma"/>
                <w:cs/>
                <w:lang w:val="th-TH" w:bidi="th-TH"/>
              </w:rPr>
              <w:t>หรือช่วยเหลือบุคคลอื่นให้ดำเนินการดังกล่าว</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เมื่อมีโอกาสเกิดขึ้น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เราต้องมุ่งเน้นไปที่การส่งเสริมผลประโยชน์ของ</w:t>
            </w:r>
            <w:r w:rsidRPr="00506899">
              <w:rPr>
                <w:rFonts w:ascii="Angsana New" w:hAnsi="Angsana New" w:eastAsia="Tahoma" w:cs="Tahoma"/>
                <w:lang w:val="th-TH"/>
              </w:rPr>
              <w:t xml:space="preserve"> </w:t>
            </w:r>
            <w:r w:rsidRPr="00BC551A">
              <w:rPr>
                <w:rFonts w:ascii="Calibri" w:hAnsi="Calibri" w:eastAsia="Times New Roman" w:cs="Calibri"/>
              </w:rPr>
              <w:t>Abbott</w:t>
            </w:r>
          </w:p>
        </w:tc>
      </w:tr>
      <w:tr w:rsidRPr="00506899" w:rsidR="00CC1327" w:rsidTr="5CF65F5B" w14:paraId="0D44A730" w14:textId="77777777">
        <w:tc>
          <w:tcPr>
            <w:tcW w:w="1353" w:type="dxa"/>
            <w:shd w:val="clear" w:color="auto" w:fill="C1E4F5" w:themeFill="accent1" w:themeFillTint="33"/>
            <w:tcMar>
              <w:top w:w="120" w:type="dxa"/>
              <w:left w:w="180" w:type="dxa"/>
              <w:bottom w:w="120" w:type="dxa"/>
              <w:right w:w="180" w:type="dxa"/>
            </w:tcMar>
            <w:hideMark/>
          </w:tcPr>
          <w:p w:rsidRPr="00506899" w:rsidR="004150A0" w:rsidP="004150A0" w:rsidRDefault="001C3A31" w14:paraId="2B19EC27" w14:textId="77777777">
            <w:pPr>
              <w:spacing w:before="30" w:after="30"/>
              <w:ind w:left="30" w:right="30"/>
              <w:rPr>
                <w:rFonts w:ascii="Calibri" w:hAnsi="Calibri" w:eastAsia="Times New Roman" w:cs="Calibri"/>
                <w:sz w:val="16"/>
              </w:rPr>
            </w:pPr>
            <w:hyperlink w:tgtFrame="_blank" w:history="1" r:id="rId73">
              <w:r w:rsidRPr="00506899">
                <w:rPr>
                  <w:rFonts w:ascii="Calibri" w:hAnsi="Calibri" w:eastAsia="Times New Roman" w:cs="Calibri"/>
                  <w:color w:val="0000FF"/>
                  <w:sz w:val="16"/>
                  <w:u w:val="single"/>
                </w:rPr>
                <w:t>Screen 12</w:t>
              </w:r>
            </w:hyperlink>
            <w:r w:rsidRPr="00506899">
              <w:rPr>
                <w:rFonts w:ascii="Calibri" w:hAnsi="Calibri" w:eastAsia="Times New Roman" w:cs="Calibri"/>
                <w:sz w:val="16"/>
              </w:rPr>
              <w:t xml:space="preserve"> </w:t>
            </w:r>
          </w:p>
          <w:p w:rsidRPr="00506899" w:rsidR="004150A0" w:rsidP="004150A0" w:rsidRDefault="001C3A31" w14:paraId="1C855522" w14:textId="77777777">
            <w:pPr>
              <w:ind w:left="30" w:right="30"/>
              <w:rPr>
                <w:rFonts w:ascii="Calibri" w:hAnsi="Calibri" w:eastAsia="Times New Roman" w:cs="Calibri"/>
                <w:sz w:val="16"/>
              </w:rPr>
            </w:pPr>
            <w:hyperlink w:tgtFrame="_blank" w:history="1" r:id="rId74">
              <w:r w:rsidRPr="00506899">
                <w:rPr>
                  <w:rFonts w:ascii="Calibri" w:hAnsi="Calibri" w:eastAsia="Times New Roman" w:cs="Calibri"/>
                  <w:color w:val="0000FF"/>
                  <w:sz w:val="16"/>
                  <w:u w:val="single"/>
                </w:rPr>
                <w:t>34_C_13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4150A0" w:rsidP="00FE7D31" w:rsidRDefault="001C3A31" w14:paraId="421FBF5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PROTECTION OF ABBOTT ASSETS &amp; REPUTATION</w:t>
            </w:r>
          </w:p>
          <w:p w:rsidRPr="00506899" w:rsidR="004150A0" w:rsidP="00FE7D31" w:rsidRDefault="001C3A31" w14:paraId="56FC12B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are caretakers of our company.</w:t>
            </w:r>
          </w:p>
          <w:p w:rsidRPr="00506899" w:rsidR="004150A0" w:rsidP="00FE7D31" w:rsidRDefault="001C3A31" w14:paraId="1F67EE5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all share the responsibility to protect and use Abbott’s assets wisely. This includes everything from physical items like vehicles and computers, to valua</w:t>
            </w:r>
            <w:r w:rsidRPr="00506899">
              <w:rPr>
                <w:rFonts w:ascii="Calibri" w:hAnsi="Calibri" w:eastAsia="Times New Roman" w:cs="Calibri"/>
              </w:rPr>
              <w:t>ble information such as intellectual property, trade secrets, and specialized knowledge.</w:t>
            </w:r>
          </w:p>
          <w:p w:rsidRPr="00506899" w:rsidR="004150A0" w:rsidP="00FE7D31" w:rsidRDefault="001C3A31" w14:paraId="712E9DD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should always use good judgment to make sure these resources are used properly, efficiently, and with care—avoiding loss, theft, misuse, or waste.</w:t>
            </w:r>
          </w:p>
          <w:p w:rsidRPr="00506899" w:rsidR="004150A0" w:rsidP="00FE7D31" w:rsidRDefault="001C3A31" w14:paraId="24697FE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Abbott’s reputati</w:t>
            </w:r>
            <w:r w:rsidRPr="00506899">
              <w:rPr>
                <w:rFonts w:ascii="Calibri" w:hAnsi="Calibri" w:eastAsia="Times New Roman" w:cs="Calibri"/>
              </w:rPr>
              <w:t>on is one of our most valuable assets—and we all play a role in protecting it.</w:t>
            </w:r>
          </w:p>
          <w:p w:rsidRPr="00506899" w:rsidR="004150A0" w:rsidP="00FE7D31" w:rsidRDefault="001C3A31" w14:paraId="7E5D334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Each of us is responsible for how we represent Abbott, especially in public settings and online, where anything we share—whether in conversations, emails, or social media—can re</w:t>
            </w:r>
            <w:r w:rsidRPr="00506899">
              <w:rPr>
                <w:rFonts w:ascii="Calibri" w:hAnsi="Calibri" w:eastAsia="Times New Roman" w:cs="Calibri"/>
              </w:rPr>
              <w:t>flect on the company. It’s important to communicate thoughtfully, use good judgment, and protect Abbott’s confidential information.</w:t>
            </w:r>
          </w:p>
          <w:p w:rsidRPr="00506899" w:rsidR="004150A0" w:rsidP="00FE7D31" w:rsidRDefault="001C3A31" w14:paraId="58864ED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When interacting externally, we should consider whether we might be seen as representing Abbott and how our words or actions</w:t>
            </w:r>
            <w:r w:rsidRPr="00506899">
              <w:rPr>
                <w:rFonts w:ascii="Calibri" w:hAnsi="Calibri" w:eastAsia="Times New Roman" w:cs="Calibri"/>
              </w:rPr>
              <w:t xml:space="preserve"> could impact its reputation. This is especially important on social media, where posts can spread quickly and widely—a careless comment or post can cause real harm.</w:t>
            </w:r>
          </w:p>
        </w:tc>
        <w:tc>
          <w:tcPr>
            <w:tcW w:w="6000" w:type="dxa"/>
            <w:tcMar/>
          </w:tcPr>
          <w:p w:rsidRPr="00506899" w:rsidR="004150A0" w:rsidP="00FE7D31" w:rsidRDefault="001C3A31" w14:paraId="338B72B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การปกป้องทรัพย์สินและชื่อเสียงของบริษัท</w:t>
            </w:r>
            <w:r w:rsidRPr="00506899">
              <w:rPr>
                <w:rFonts w:ascii="Angsana New" w:hAnsi="Angsana New" w:eastAsia="Tahoma" w:cs="Tahoma"/>
                <w:lang w:val="th-TH"/>
              </w:rPr>
              <w:t xml:space="preserve"> </w:t>
            </w:r>
            <w:r w:rsidRPr="00BC551A">
              <w:rPr>
                <w:rFonts w:ascii="Calibri" w:hAnsi="Calibri" w:eastAsia="Times New Roman" w:cs="Calibri"/>
              </w:rPr>
              <w:t>Abbott</w:t>
            </w:r>
          </w:p>
          <w:p w:rsidRPr="00506899" w:rsidR="004150A0" w:rsidP="00FE7D31" w:rsidRDefault="001C3A31" w14:paraId="07BD6DF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เราเป็นผู้ดูแลบริษัทของเรา</w:t>
            </w:r>
          </w:p>
          <w:p w:rsidRPr="00506899" w:rsidR="004150A0" w:rsidP="00FE7D31" w:rsidRDefault="001C3A31" w14:paraId="0930642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ทุกคนต่างมีส่วนรับผิดชอบในการปกป้องและใช้</w:t>
            </w:r>
            <w:r w:rsidRPr="00506899">
              <w:rPr>
                <w:rFonts w:ascii="Angsana New" w:hAnsi="Angsana New" w:eastAsia="Angsana New" w:cs="Tahoma"/>
                <w:cs/>
                <w:lang w:val="th-TH" w:bidi="th-TH"/>
              </w:rPr>
              <w:t>ทรัพย์สินของ</w:t>
            </w:r>
            <w:r w:rsidRPr="00BC551A">
              <w:rPr>
                <w:rFonts w:ascii="Calibri" w:hAnsi="Calibri" w:eastAsia="Times New Roman" w:cs="Calibri"/>
              </w:rPr>
              <w:t xml:space="preserve"> Abbott </w:t>
            </w:r>
            <w:r w:rsidRPr="00506899">
              <w:rPr>
                <w:rFonts w:ascii="Angsana New" w:hAnsi="Angsana New" w:eastAsia="Angsana New" w:cs="Tahoma"/>
                <w:cs/>
                <w:lang w:val="th-TH" w:bidi="th-TH"/>
              </w:rPr>
              <w:t>อย่างรอบคอบ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ซึ่งรวมไปถึงทุกสิ่งทุกอย่างตั้งแต่สิ่งของจับต้องได้อย่าง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ยานพาหนะและคอมพิวเตอร์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ไป</w:t>
            </w:r>
            <w:r w:rsidRPr="00506899">
              <w:rPr>
                <w:rFonts w:ascii="Angsana New" w:hAnsi="Angsana New" w:eastAsia="Angsana New" w:cs="Tahoma"/>
                <w:cs/>
                <w:lang w:val="th-TH" w:bidi="th-TH"/>
              </w:rPr>
              <w:t>จนถึงข้อมูลที่มีค่า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เช่น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ทรัพย์สินทางปัญญา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ความลับ</w:t>
            </w:r>
            <w:r w:rsidRPr="00506899">
              <w:rPr>
                <w:rFonts w:ascii="Angsana New" w:hAnsi="Angsana New" w:eastAsia="Angsana New" w:cs="Tahoma"/>
                <w:cs/>
                <w:lang w:val="th-TH" w:bidi="th-TH"/>
              </w:rPr>
              <w:t>ทางการค้า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และความรู้เฉพาะทาง</w:t>
            </w:r>
          </w:p>
          <w:p w:rsidRPr="00506899" w:rsidR="004150A0" w:rsidP="00FE7D31" w:rsidRDefault="001C3A31" w14:paraId="207E708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เราควรใช้การตัดสินใจที่ดีอยู่เสมอเพื่อให้แน่ใจว่าทรัพยากรเหล่านี้ถูกใช้อย่างเหมาะสม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มีประสิทธิภาพ</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และด้วยความระมัดระวัง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หลีกเลี่ยงการสูญหาย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การโจรกร</w:t>
            </w:r>
            <w:r w:rsidRPr="00506899">
              <w:rPr>
                <w:rFonts w:ascii="Angsana New" w:hAnsi="Angsana New" w:eastAsia="Angsana New" w:cs="Tahoma"/>
                <w:cs/>
                <w:lang w:val="th-TH" w:bidi="th-TH"/>
              </w:rPr>
              <w:t>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การใช้ในทางที่ผิด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หรือการสิ้นเปลือง</w:t>
            </w:r>
          </w:p>
          <w:p w:rsidRPr="00506899" w:rsidR="004150A0" w:rsidP="00FE7D31" w:rsidRDefault="001C3A31" w14:paraId="2DAFAE68"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ชื่อเสียงของ</w:t>
            </w:r>
            <w:r w:rsidRPr="00BC551A">
              <w:rPr>
                <w:rFonts w:ascii="Calibri" w:hAnsi="Calibri" w:eastAsia="Times New Roman" w:cs="Calibri"/>
              </w:rPr>
              <w:t xml:space="preserve"> Abbott </w:t>
            </w:r>
            <w:r w:rsidRPr="00506899">
              <w:rPr>
                <w:rFonts w:ascii="Angsana New" w:hAnsi="Angsana New" w:eastAsia="Angsana New" w:cs="Tahoma"/>
                <w:cs/>
                <w:lang w:val="th-TH" w:bidi="th-TH"/>
              </w:rPr>
              <w:t>เป็นทรัพย์สินที่มีมูลค่าที่สุดของเรา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และทุกคนมีบทบาทในการปกป้อง</w:t>
            </w:r>
          </w:p>
          <w:p w:rsidRPr="00506899" w:rsidR="004150A0" w:rsidP="00FE7D31" w:rsidRDefault="001C3A31" w14:paraId="47C28A9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ทุกคนต้องรับผิดชอบต่อการแสดงตัวว่าเป็นตัวแทนของ</w:t>
            </w:r>
            <w:r w:rsidRPr="00BC551A">
              <w:rPr>
                <w:rFonts w:ascii="Calibri" w:hAnsi="Calibri" w:eastAsia="Times New Roman" w:cs="Calibri"/>
              </w:rPr>
              <w:t xml:space="preserve"> Abbott</w:t>
            </w:r>
            <w:r w:rsidRPr="00BC551A">
              <w:rPr>
                <w:rFonts w:ascii="Calibri" w:hAnsi="Calibri" w:eastAsia="Times New Roman" w:cs="Calibri"/>
              </w:rPr>
              <w:t xml:space="preserve"> </w:t>
            </w:r>
            <w:r w:rsidRPr="00506899">
              <w:rPr>
                <w:rFonts w:ascii="Angsana New" w:hAnsi="Angsana New" w:eastAsia="Angsana New" w:cs="Tahoma"/>
                <w:cs/>
                <w:lang w:val="th-TH" w:bidi="th-TH"/>
              </w:rPr>
              <w:t>โดยเฉพาะในที่สาธารณะและออนไลน์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ที่ทุกสิ่งที่เราแชร์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ไม่ว่าจะเป็นบทสนทนา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อีเมล</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หรือโซเชียลมีเดีย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ก็สามารถสะท้อนถึงบริษัทได</w:t>
            </w:r>
            <w:r w:rsidRPr="00506899">
              <w:rPr>
                <w:rFonts w:ascii="Angsana New" w:hAnsi="Angsana New" w:eastAsia="Angsana New" w:cs="Tahoma"/>
                <w:cs/>
                <w:lang w:val="th-TH" w:bidi="th-TH"/>
              </w:rPr>
              <w: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สิ่งก็สำคัญคือการสื่อสารอย่าง</w:t>
            </w:r>
            <w:r w:rsidRPr="00506899">
              <w:rPr>
                <w:rFonts w:ascii="Angsana New" w:hAnsi="Angsana New" w:eastAsia="Angsana New" w:cs="Tahoma"/>
                <w:cs/>
                <w:lang w:val="th-TH" w:bidi="th-TH"/>
              </w:rPr>
              <w:lastRenderedPageBreak/>
              <w:t>รอบคอบ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ใช้การตัดสินใจที่ดี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และปกป้องข้อมูลที่เป็นความลับของ</w:t>
            </w:r>
            <w:r w:rsidRPr="00506899">
              <w:rPr>
                <w:rFonts w:ascii="Angsana New" w:hAnsi="Angsana New" w:eastAsia="Tahoma" w:cs="Tahoma"/>
                <w:lang w:val="th-TH"/>
              </w:rPr>
              <w:t xml:space="preserve"> </w:t>
            </w:r>
            <w:r w:rsidRPr="00BC551A">
              <w:rPr>
                <w:rFonts w:ascii="Calibri" w:hAnsi="Calibri" w:eastAsia="Times New Roman" w:cs="Calibri"/>
              </w:rPr>
              <w:t>Abbott</w:t>
            </w:r>
          </w:p>
          <w:p w:rsidRPr="00506899" w:rsidR="004150A0" w:rsidP="00FE7D31" w:rsidRDefault="001C3A31" w14:paraId="0D4AE52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เมื่อมีการมีปฏิสัมพันธ์กับภายนอก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เราควรคำนึงว่าเราอาจถูกมองว่าเป็นตัวแทนของ</w:t>
            </w:r>
            <w:r w:rsidRPr="00506899">
              <w:rPr>
                <w:rFonts w:ascii="Angsana New" w:hAnsi="Angsana New" w:eastAsia="Tahoma" w:cs="Tahoma"/>
                <w:lang w:val="th-TH"/>
              </w:rPr>
              <w:t xml:space="preserve"> </w:t>
            </w:r>
            <w:r w:rsidRPr="00BC551A">
              <w:rPr>
                <w:rFonts w:ascii="Calibri" w:hAnsi="Calibri" w:eastAsia="Times New Roman" w:cs="Calibri"/>
              </w:rPr>
              <w:t>Abb</w:t>
            </w:r>
            <w:r w:rsidRPr="00BC551A">
              <w:rPr>
                <w:rFonts w:ascii="Calibri" w:hAnsi="Calibri" w:eastAsia="Times New Roman" w:cs="Calibri"/>
              </w:rPr>
              <w:t xml:space="preserve">ott </w:t>
            </w:r>
            <w:r w:rsidRPr="00506899">
              <w:rPr>
                <w:rFonts w:ascii="Angsana New" w:hAnsi="Angsana New" w:eastAsia="Angsana New" w:cs="Tahoma"/>
                <w:cs/>
                <w:lang w:val="th-TH" w:bidi="th-TH"/>
              </w:rPr>
              <w:t>หรือไม่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และคำพูดหรือก</w:t>
            </w:r>
            <w:r w:rsidRPr="00506899">
              <w:rPr>
                <w:rFonts w:ascii="Angsana New" w:hAnsi="Angsana New" w:eastAsia="Angsana New" w:cs="Tahoma"/>
                <w:cs/>
                <w:lang w:val="th-TH" w:bidi="th-TH"/>
              </w:rPr>
              <w:t>ารกระทำของเราอาจส่งผลกระทบต่อชื่อเสียงของบริษัทอย่างไร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เรื่องนี้มีความสำคัญอย่างยิ่งโดยเฉพาะบนโซเชียลม</w:t>
            </w:r>
            <w:r w:rsidRPr="00506899">
              <w:rPr>
                <w:rFonts w:ascii="Angsana New" w:hAnsi="Angsana New" w:eastAsia="Angsana New" w:cs="Tahoma"/>
                <w:cs/>
                <w:lang w:val="th-TH" w:bidi="th-TH"/>
              </w:rPr>
              <w:t>ีเดีย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เนื่องจากโพสต์ต่างๆ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สามารถแพร่กระจายได้อย่างรวดเร็วและกว้างขวาง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ความคิดเห็นหรือโพสต์ที่ไม่ใส่ใจอาจสร้างความเสียหายได้</w:t>
            </w:r>
          </w:p>
        </w:tc>
      </w:tr>
      <w:tr w:rsidRPr="00506899" w:rsidR="00CC1327" w:rsidTr="5CF65F5B" w14:paraId="747D9166" w14:textId="77777777">
        <w:tc>
          <w:tcPr>
            <w:tcW w:w="1353" w:type="dxa"/>
            <w:shd w:val="clear" w:color="auto" w:fill="C1E4F5" w:themeFill="accent1" w:themeFillTint="33"/>
            <w:tcMar>
              <w:top w:w="120" w:type="dxa"/>
              <w:left w:w="180" w:type="dxa"/>
              <w:bottom w:w="120" w:type="dxa"/>
              <w:right w:w="180" w:type="dxa"/>
            </w:tcMar>
            <w:hideMark/>
          </w:tcPr>
          <w:p w:rsidRPr="00506899" w:rsidR="007C042D" w:rsidP="007C042D" w:rsidRDefault="001C3A31" w14:paraId="1DCE9682" w14:textId="77777777">
            <w:pPr>
              <w:spacing w:before="30" w:after="30"/>
              <w:ind w:left="30" w:right="30"/>
              <w:rPr>
                <w:rFonts w:ascii="Calibri" w:hAnsi="Calibri" w:eastAsia="Times New Roman" w:cs="Calibri"/>
                <w:sz w:val="16"/>
              </w:rPr>
            </w:pPr>
            <w:hyperlink w:tgtFrame="_blank" w:history="1" r:id="rId75">
              <w:r w:rsidRPr="00506899">
                <w:rPr>
                  <w:rFonts w:ascii="Calibri" w:hAnsi="Calibri" w:eastAsia="Times New Roman" w:cs="Calibri"/>
                  <w:color w:val="0000FF"/>
                  <w:sz w:val="16"/>
                  <w:u w:val="single"/>
                </w:rPr>
                <w:t>Screen 12</w:t>
              </w:r>
            </w:hyperlink>
            <w:r w:rsidRPr="00506899">
              <w:rPr>
                <w:rFonts w:ascii="Calibri" w:hAnsi="Calibri" w:eastAsia="Times New Roman" w:cs="Calibri"/>
                <w:sz w:val="16"/>
              </w:rPr>
              <w:t xml:space="preserve"> </w:t>
            </w:r>
          </w:p>
          <w:p w:rsidRPr="00506899" w:rsidR="007C042D" w:rsidP="007C042D" w:rsidRDefault="001C3A31" w14:paraId="1970CA4D" w14:textId="77777777">
            <w:pPr>
              <w:ind w:left="30" w:right="30"/>
              <w:rPr>
                <w:rFonts w:ascii="Calibri" w:hAnsi="Calibri" w:eastAsia="Times New Roman" w:cs="Calibri"/>
                <w:sz w:val="16"/>
              </w:rPr>
            </w:pPr>
            <w:hyperlink w:tgtFrame="_blank" w:history="1" r:id="rId76">
              <w:r w:rsidRPr="00506899">
                <w:rPr>
                  <w:rFonts w:ascii="Calibri" w:hAnsi="Calibri" w:eastAsia="Times New Roman" w:cs="Calibri"/>
                  <w:color w:val="0000FF"/>
                  <w:sz w:val="16"/>
                  <w:u w:val="single"/>
                </w:rPr>
                <w:t>35_C_13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7C042D" w:rsidP="00FE7D31" w:rsidRDefault="001C3A31" w14:paraId="170DB3F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CONFIDENTIAL INFORMATION</w:t>
            </w:r>
          </w:p>
          <w:p w:rsidRPr="00506899" w:rsidR="007C042D" w:rsidP="00FE7D31" w:rsidRDefault="001C3A31" w14:paraId="03BE6D05"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are committed to respecting and protecting all confidential information, including personal data.</w:t>
            </w:r>
          </w:p>
          <w:p w:rsidRPr="00506899" w:rsidR="007C042D" w:rsidP="00FE7D31" w:rsidRDefault="001C3A31" w14:paraId="3B68FB3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Confidential information is one of Abbott’s most valuable assets. It includes non-public details like rese</w:t>
            </w:r>
            <w:r w:rsidRPr="00506899">
              <w:rPr>
                <w:rFonts w:ascii="Calibri" w:hAnsi="Calibri" w:eastAsia="Times New Roman" w:cs="Calibri"/>
              </w:rPr>
              <w:t>arch, trade secrets, business plans, pricing, contracts, financial results, and other data that could benefit competitors or harm Abbott if disclosed.</w:t>
            </w:r>
          </w:p>
          <w:p w:rsidRPr="00506899" w:rsidR="007C042D" w:rsidP="00FE7D31" w:rsidRDefault="001C3A31" w14:paraId="457A086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must protect confidential information and prevent unauthorized use or sharing—even after our time with</w:t>
            </w:r>
            <w:r w:rsidRPr="00506899">
              <w:rPr>
                <w:rFonts w:ascii="Calibri" w:hAnsi="Calibri" w:eastAsia="Times New Roman" w:cs="Calibri"/>
              </w:rPr>
              <w:t xml:space="preserve"> Abbott ends.</w:t>
            </w:r>
          </w:p>
          <w:p w:rsidRPr="00506899" w:rsidR="007C042D" w:rsidP="00FE7D31" w:rsidRDefault="001C3A31" w14:paraId="75A143B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At Abbott we also respect the intellectual property of others and avoid improper use of their confidential </w:t>
            </w:r>
            <w:r w:rsidRPr="00506899">
              <w:rPr>
                <w:rFonts w:ascii="Calibri" w:hAnsi="Calibri" w:eastAsia="Times New Roman" w:cs="Calibri"/>
              </w:rPr>
              <w:lastRenderedPageBreak/>
              <w:t>information. Misusing non-public information, such as for insider trading, is illegal and unethical.</w:t>
            </w:r>
          </w:p>
          <w:p w:rsidRPr="00506899" w:rsidR="007C042D" w:rsidP="00FE7D31" w:rsidRDefault="001C3A31" w14:paraId="46AEA2D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also safeguard personal data en</w:t>
            </w:r>
            <w:r w:rsidRPr="00506899">
              <w:rPr>
                <w:rFonts w:ascii="Calibri" w:hAnsi="Calibri" w:eastAsia="Times New Roman" w:cs="Calibri"/>
              </w:rPr>
              <w:t>trusted to us by colleagues, healthcare professionals, and customers. When we collect and use personal information, we do it responsibly, with proper consent, and never sell or obtain it from unauthorized sources. Many locations have strict privacy laws, a</w:t>
            </w:r>
            <w:r w:rsidRPr="00506899">
              <w:rPr>
                <w:rFonts w:ascii="Calibri" w:hAnsi="Calibri" w:eastAsia="Times New Roman" w:cs="Calibri"/>
              </w:rPr>
              <w:t>nd we are committed to understanding and following them, especially for the most sensitive categories of personal information.</w:t>
            </w:r>
          </w:p>
        </w:tc>
        <w:tc>
          <w:tcPr>
            <w:tcW w:w="6000" w:type="dxa"/>
            <w:tcMar/>
          </w:tcPr>
          <w:p w:rsidRPr="00506899" w:rsidR="007C042D" w:rsidP="00FE7D31" w:rsidRDefault="001C3A31" w14:paraId="34A9B4C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ข้อมูลที่เป็นความลับ</w:t>
            </w:r>
          </w:p>
          <w:p w:rsidRPr="00506899" w:rsidR="007C042D" w:rsidP="00FE7D31" w:rsidRDefault="001C3A31" w14:paraId="6D89D3C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เรามุ่งมั่นที่จะเคารพและปกป้องข้อมูลที่เป็นความลับทั้งหมด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รวมไปถึงข้อมูลส่วนบุคคล</w:t>
            </w:r>
          </w:p>
          <w:p w:rsidRPr="00506899" w:rsidR="007C042D" w:rsidP="00FE7D31" w:rsidRDefault="001C3A31" w14:paraId="5B8E085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ข้อมูลที่เป็นความเป็นลับคือหนึ่งในสินทรัพย์ที่มีมูลค่าที่สุดของ</w:t>
            </w:r>
            <w:r w:rsidRPr="00BC551A">
              <w:rPr>
                <w:rFonts w:ascii="Calibri" w:hAnsi="Calibri" w:eastAsia="Times New Roman" w:cs="Calibri"/>
              </w:rPr>
              <w:t xml:space="preserve"> Abbott </w:t>
            </w:r>
            <w:r w:rsidRPr="00506899">
              <w:rPr>
                <w:rFonts w:ascii="Angsana New" w:hAnsi="Angsana New" w:eastAsia="Angsana New" w:cs="Tahoma"/>
                <w:cs/>
                <w:lang w:val="th-TH" w:bidi="th-TH"/>
              </w:rPr>
              <w:t>ข้อมูลที่เป็นความเป็นลับรวมไปถึงรายละเอียดที่ไม่เปิดเผยต่อสาธารณะ</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เช่น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การวิจัย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ความลับทางการค้า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แผนธุรกิ</w:t>
            </w:r>
            <w:r w:rsidRPr="00506899">
              <w:rPr>
                <w:rFonts w:ascii="Angsana New" w:hAnsi="Angsana New" w:eastAsia="Angsana New" w:cs="Tahoma"/>
                <w:cs/>
                <w:lang w:val="th-TH" w:bidi="th-TH"/>
              </w:rPr>
              <w:t>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การกำหนดราคา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สัญญา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ผลประกอบการทางการเงิน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และข้อมูลอื่นๆ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ที่อาจเป็นประโยชน์ต่อคู่แข่งหรือส่งผลเสียต่อ</w:t>
            </w:r>
            <w:r w:rsidRPr="00BC551A">
              <w:rPr>
                <w:rFonts w:ascii="Calibri" w:hAnsi="Calibri" w:eastAsia="Times New Roman" w:cs="Calibri"/>
              </w:rPr>
              <w:t xml:space="preserve"> Abbott </w:t>
            </w:r>
            <w:r w:rsidRPr="00506899">
              <w:rPr>
                <w:rFonts w:ascii="Angsana New" w:hAnsi="Angsana New" w:eastAsia="Angsana New" w:cs="Tahoma"/>
                <w:cs/>
                <w:lang w:val="th-TH" w:bidi="th-TH"/>
              </w:rPr>
              <w:t>หากถูกเปิดเผย</w:t>
            </w:r>
          </w:p>
          <w:p w:rsidRPr="00506899" w:rsidR="007C042D" w:rsidP="00FE7D31" w:rsidRDefault="001C3A31" w14:paraId="72E3522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เราต้องปกป้องข้อมูลที่เป็นความลับและป้องกันการใช้งานหรือการแบ่งปันโดยไม่ได้รับอนุญาต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ถึงแม้ว่าเราจะไม่ได้ทำงหานให้กับ</w:t>
            </w:r>
            <w:r w:rsidRPr="00BC551A">
              <w:rPr>
                <w:rFonts w:ascii="Calibri" w:hAnsi="Calibri" w:eastAsia="Times New Roman" w:cs="Calibri"/>
              </w:rPr>
              <w:t xml:space="preserve"> Abbott </w:t>
            </w:r>
            <w:r w:rsidRPr="00506899">
              <w:rPr>
                <w:rFonts w:ascii="Angsana New" w:hAnsi="Angsana New" w:eastAsia="Angsana New" w:cs="Tahoma"/>
                <w:cs/>
                <w:lang w:val="th-TH" w:bidi="th-TH"/>
              </w:rPr>
              <w:t>แล้วก็ตาม</w:t>
            </w:r>
          </w:p>
          <w:p w:rsidRPr="00506899" w:rsidR="007C042D" w:rsidP="00FE7D31" w:rsidRDefault="001C3A31" w14:paraId="15D3FD9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w:t>
            </w:r>
            <w:r w:rsidRPr="00BC551A">
              <w:rPr>
                <w:rFonts w:ascii="Calibri" w:hAnsi="Calibri" w:eastAsia="Times New Roman" w:cs="Calibri"/>
              </w:rPr>
              <w:t xml:space="preserve"> Abbott </w:t>
            </w:r>
            <w:r w:rsidRPr="00506899">
              <w:rPr>
                <w:rFonts w:ascii="Angsana New" w:hAnsi="Angsana New" w:eastAsia="Angsana New" w:cs="Tahoma"/>
                <w:cs/>
                <w:lang w:val="th-TH" w:bidi="th-TH"/>
              </w:rPr>
              <w:t>เรายังให้ความเคารพในทรัพย์สินทางปัญญาของบุคคลอื่นและหลีกเลี่ยงการใช้ข้อมูลที่เป็นความลับของพวกเขาโดยไม่เหมาะส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การใช้ข้อมูลที่ไม่เป็นสาธารณะในทางที่</w:t>
            </w:r>
            <w:r w:rsidRPr="00506899">
              <w:rPr>
                <w:rFonts w:ascii="Angsana New" w:hAnsi="Angsana New" w:eastAsia="Angsana New" w:cs="Tahoma"/>
                <w:cs/>
                <w:lang w:val="th-TH" w:bidi="th-TH"/>
              </w:rPr>
              <w:lastRenderedPageBreak/>
              <w:t>ผิด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เช่น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การซื้อขายข้อมูลภายใน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ถือเป็นสิ่งผิดกฎหมายและผิดจริยธรรม</w:t>
            </w:r>
          </w:p>
          <w:p w:rsidRPr="00506899" w:rsidR="007C042D" w:rsidP="00FE7D31" w:rsidRDefault="001C3A31" w14:paraId="00B32AC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นอกจากนี้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เรายังปกป้องข้อมูลส่วนบุคคลที่ได้รับความไว้วางใจจากพนักงาน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บุคลากรทางการแพทย์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และลูก</w:t>
            </w:r>
            <w:r w:rsidRPr="00506899">
              <w:rPr>
                <w:rFonts w:ascii="Angsana New" w:hAnsi="Angsana New" w:eastAsia="Angsana New" w:cs="Tahoma"/>
                <w:cs/>
                <w:lang w:val="th-TH" w:bidi="th-TH"/>
              </w:rPr>
              <w:t>ค้าอีกด้วย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เมื่อเราเก็บรวบรวมและใช้ข้อมูลส่วนบุคคล</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เราจะดำเนินการอย่างมีความรับผิดชอบ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โดยต้องได้รับความยินยอมอย่างถูกต้อง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และจะไม่ขายหรือรับข้อมูลดังกล่</w:t>
            </w:r>
            <w:r w:rsidRPr="00506899">
              <w:rPr>
                <w:rFonts w:ascii="Angsana New" w:hAnsi="Angsana New" w:eastAsia="Angsana New" w:cs="Tahoma"/>
                <w:cs/>
                <w:lang w:val="th-TH" w:bidi="th-TH"/>
              </w:rPr>
              <w:t>าวจากแหล่งที่ไม่ได้รับอนุญาต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หลายประเทศมีกฎหมายความเป็นส่วนตัวที่เข้มงวด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และเรามุ่งมั่นที่จะทำความเข้าใจและปฏิบัติตาม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โดยเฉพาะอย่างยิ่งสำหรับหมวดหมู่ข้อมูลส่วนบุคคลที่ละเอียดอ่อนที่สุด</w:t>
            </w:r>
          </w:p>
        </w:tc>
      </w:tr>
      <w:tr w:rsidRPr="00506899" w:rsidR="00CC1327" w:rsidTr="5CF65F5B" w14:paraId="72185279" w14:textId="77777777">
        <w:tc>
          <w:tcPr>
            <w:tcW w:w="1353" w:type="dxa"/>
            <w:shd w:val="clear" w:color="auto" w:fill="C1E4F5" w:themeFill="accent1" w:themeFillTint="33"/>
            <w:tcMar>
              <w:top w:w="120" w:type="dxa"/>
              <w:left w:w="180" w:type="dxa"/>
              <w:bottom w:w="120" w:type="dxa"/>
              <w:right w:w="180" w:type="dxa"/>
            </w:tcMar>
            <w:hideMark/>
          </w:tcPr>
          <w:p w:rsidRPr="00506899" w:rsidR="007317E0" w:rsidP="007317E0" w:rsidRDefault="001C3A31" w14:paraId="103FE63A" w14:textId="77777777">
            <w:pPr>
              <w:spacing w:before="30" w:after="30"/>
              <w:ind w:left="30" w:right="30"/>
              <w:rPr>
                <w:rFonts w:ascii="Calibri" w:hAnsi="Calibri" w:eastAsia="Times New Roman" w:cs="Calibri"/>
                <w:sz w:val="16"/>
              </w:rPr>
            </w:pPr>
            <w:hyperlink w:tgtFrame="_blank" w:history="1" r:id="rId77">
              <w:r w:rsidRPr="00506899">
                <w:rPr>
                  <w:rFonts w:ascii="Calibri" w:hAnsi="Calibri" w:eastAsia="Times New Roman" w:cs="Calibri"/>
                  <w:color w:val="0000FF"/>
                  <w:sz w:val="16"/>
                  <w:u w:val="single"/>
                </w:rPr>
                <w:t>Screen 12</w:t>
              </w:r>
            </w:hyperlink>
            <w:r w:rsidRPr="00506899">
              <w:rPr>
                <w:rFonts w:ascii="Calibri" w:hAnsi="Calibri" w:eastAsia="Times New Roman" w:cs="Calibri"/>
                <w:sz w:val="16"/>
              </w:rPr>
              <w:t xml:space="preserve"> </w:t>
            </w:r>
          </w:p>
          <w:p w:rsidRPr="00506899" w:rsidR="007317E0" w:rsidP="007317E0" w:rsidRDefault="001C3A31" w14:paraId="7E6FFAEF" w14:textId="77777777">
            <w:pPr>
              <w:ind w:left="30" w:right="30"/>
              <w:rPr>
                <w:rFonts w:ascii="Calibri" w:hAnsi="Calibri" w:eastAsia="Times New Roman" w:cs="Calibri"/>
                <w:sz w:val="16"/>
              </w:rPr>
            </w:pPr>
            <w:hyperlink w:tgtFrame="_blank" w:history="1" r:id="rId78">
              <w:r w:rsidRPr="00506899">
                <w:rPr>
                  <w:rFonts w:ascii="Calibri" w:hAnsi="Calibri" w:eastAsia="Times New Roman" w:cs="Calibri"/>
                  <w:color w:val="0000FF"/>
                  <w:sz w:val="16"/>
                  <w:u w:val="single"/>
                </w:rPr>
                <w:t>36_C_13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7317E0" w:rsidP="00FE7D31" w:rsidRDefault="001C3A31" w14:paraId="28FAA80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ANTI-BRIBERY</w:t>
            </w:r>
          </w:p>
          <w:p w:rsidRPr="00506899" w:rsidR="007317E0" w:rsidP="00FE7D31" w:rsidRDefault="001C3A31" w14:paraId="330DACB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actively oppose fraud, bribery, and corruption. We get business the right way.</w:t>
            </w:r>
          </w:p>
          <w:p w:rsidRPr="00506899" w:rsidR="007317E0" w:rsidP="00FE7D31" w:rsidRDefault="001C3A31" w14:paraId="2EA72EC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As individuals, we expect healthcare professionals to make decisions based on what’s best for patients—not influenced by incentives from companies. Likewise, we </w:t>
            </w:r>
            <w:r w:rsidRPr="00506899">
              <w:rPr>
                <w:rFonts w:ascii="Calibri" w:hAnsi="Calibri" w:eastAsia="Times New Roman" w:cs="Calibri"/>
              </w:rPr>
              <w:t>expect government officials to act in the public’s interest, free from corporate pressure.</w:t>
            </w:r>
          </w:p>
          <w:p w:rsidRPr="00506899" w:rsidR="007317E0" w:rsidP="00FE7D31" w:rsidRDefault="001C3A31" w14:paraId="5EBAB41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At Abbott, we educate healthcare professionals about our products but do not interfere with their independent judgment. It is never permissible to offer anything of </w:t>
            </w:r>
            <w:r w:rsidRPr="00506899">
              <w:rPr>
                <w:rFonts w:ascii="Calibri" w:hAnsi="Calibri" w:eastAsia="Times New Roman" w:cs="Calibri"/>
              </w:rPr>
              <w:t xml:space="preserve">value to healthcare providers (such as a physician, pharmacist, nurse, researcher or laboratory staff), </w:t>
            </w:r>
            <w:r w:rsidRPr="00506899">
              <w:rPr>
                <w:rFonts w:ascii="Calibri" w:hAnsi="Calibri" w:eastAsia="Times New Roman" w:cs="Calibri"/>
              </w:rPr>
              <w:lastRenderedPageBreak/>
              <w:t>government officials, or others to gain business or reward past relationships.</w:t>
            </w:r>
          </w:p>
          <w:p w:rsidRPr="00506899" w:rsidR="007317E0" w:rsidP="00FE7D31" w:rsidRDefault="001C3A31" w14:paraId="3B9C368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follow anti-bribery, anti-corruption, and anti-kickback laws globally,</w:t>
            </w:r>
            <w:r w:rsidRPr="00506899">
              <w:rPr>
                <w:rFonts w:ascii="Calibri" w:hAnsi="Calibri" w:eastAsia="Times New Roman" w:cs="Calibri"/>
              </w:rPr>
              <w:t xml:space="preserve"> including the U.S. Foreign Corrupt Practices Act. Everyone at Abbott must carefully manage relationships with service providers—such as distributors, consultants, and speakers—by conducting due diligence, paying fair market value, and properly documenting</w:t>
            </w:r>
            <w:r w:rsidRPr="00506899">
              <w:rPr>
                <w:rFonts w:ascii="Calibri" w:hAnsi="Calibri" w:eastAsia="Times New Roman" w:cs="Calibri"/>
              </w:rPr>
              <w:t xml:space="preserve"> payments to ensure compliance with laws and company standards.</w:t>
            </w:r>
          </w:p>
        </w:tc>
        <w:tc>
          <w:tcPr>
            <w:tcW w:w="6000" w:type="dxa"/>
            <w:tcMar/>
          </w:tcPr>
          <w:p w:rsidRPr="00506899" w:rsidR="007317E0" w:rsidP="00FE7D31" w:rsidRDefault="001C3A31" w14:paraId="72E537F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การต่อต้านการติดสินบน</w:t>
            </w:r>
          </w:p>
          <w:p w:rsidRPr="00506899" w:rsidR="007317E0" w:rsidP="00FE7D31" w:rsidRDefault="001C3A31" w14:paraId="5EA0741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เราต่อต้านการฉ้อโกง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การให้สินบน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และการทุจ</w:t>
            </w:r>
            <w:r w:rsidRPr="00506899">
              <w:rPr>
                <w:rFonts w:ascii="Angsana New" w:hAnsi="Angsana New" w:eastAsia="Angsana New" w:cs="Tahoma"/>
                <w:cs/>
                <w:lang w:val="th-TH" w:bidi="th-TH"/>
              </w:rPr>
              <w:t>ริตอย่างจริงจัง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เราได้ธุรกิจมาด้วยวิธีการที่ถูกต้อง</w:t>
            </w:r>
          </w:p>
          <w:p w:rsidRPr="00506899" w:rsidR="007317E0" w:rsidP="00FE7D31" w:rsidRDefault="001C3A31" w14:paraId="4C92784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เราคาดหวังให้บุคลากรทางการแพทย์ตัดสินใจในฐานะบุคคลโดยพิจารณาจากสิ่งที่ดีที่สุดสำหรับผู้ป่วย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ไม่ใช่ขึ้นอยู่กับแรงจูงใจจากบริษัท</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ในทำนองเดียวกัน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เราคาดหวังให้เจ้าหน้าที่ของรัฐดำเนินการเพื่อผลประโยชน์ของสาธารณะ</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โดยปราศจากแรงกดดันจากองค์กรเอกชน</w:t>
            </w:r>
          </w:p>
          <w:p w:rsidRPr="00506899" w:rsidR="007317E0" w:rsidP="00FE7D31" w:rsidRDefault="001C3A31" w14:paraId="2A1D71D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w:t>
            </w:r>
            <w:r w:rsidRPr="00506899">
              <w:rPr>
                <w:rFonts w:ascii="Angsana New" w:hAnsi="Angsana New" w:eastAsia="Tahoma" w:cs="Tahoma"/>
                <w:lang w:val="th-TH"/>
              </w:rPr>
              <w:t xml:space="preserve"> </w:t>
            </w:r>
            <w:r w:rsidRPr="000F432C">
              <w:rPr>
                <w:rFonts w:ascii="Calibri" w:hAnsi="Calibri" w:eastAsia="Times New Roman" w:cs="Calibri"/>
              </w:rPr>
              <w:t xml:space="preserve">Abbott </w:t>
            </w:r>
            <w:r w:rsidRPr="00506899">
              <w:rPr>
                <w:rFonts w:ascii="Angsana New" w:hAnsi="Angsana New" w:eastAsia="Angsana New" w:cs="Tahoma"/>
                <w:cs/>
                <w:lang w:val="th-TH" w:bidi="th-TH"/>
              </w:rPr>
              <w:t>เราให้ความรู้แก่บุคลากรทางการแพทย์เกี่ยวกับผลิตภัณฑ์ของเรา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แต่จะไม่เข้าไปยุ่งเกี่ยวกับการตัดสินใจโดยอิสระของพวกเขา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ห้ามมิให้เสนอสิ่งใดๆ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ที่มีค่าแก่ผู้ให้บริการการการดูแลสุขภาพ</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เช่น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แพทย์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เภสัชกร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พยาบาล</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นักวิจัย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หรือเจ้าหน้าที่ห้องปฏิบัติการ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เจ้าหน้าที่รัฐ</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หรือบุคคล</w:t>
            </w:r>
            <w:r w:rsidRPr="00506899">
              <w:rPr>
                <w:rFonts w:ascii="Angsana New" w:hAnsi="Angsana New" w:eastAsia="Angsana New" w:cs="Tahoma"/>
                <w:cs/>
                <w:lang w:val="th-TH" w:bidi="th-TH"/>
              </w:rPr>
              <w:lastRenderedPageBreak/>
              <w:t>อื่นเพื่อหวังผลในการทำธุรกิจหรือให้รางวัลตอบแทนตามความสัมพันธ์ที่ผ่านมา</w:t>
            </w:r>
          </w:p>
          <w:p w:rsidRPr="00506899" w:rsidR="007317E0" w:rsidP="00FE7D31" w:rsidRDefault="001C3A31" w14:paraId="46A63A5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เราปฏิบัติตามกฎหมายการต่อต้านการติดสินบน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การต่อต้านการทุจริต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และการต่อต้านการมอบหรือรับสิ่งตอบแทนทั่วโลก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รวมถึงกฎหมายป้องกันการทุจริตในต่างประเทศของสหรัฐอเมริกา</w:t>
            </w:r>
            <w:r w:rsidRPr="00506899">
              <w:rPr>
                <w:rFonts w:ascii="Angsana New" w:hAnsi="Angsana New" w:eastAsia="Tahoma" w:cs="Tahoma"/>
                <w:lang w:val="th-TH"/>
              </w:rPr>
              <w:t xml:space="preserve"> </w:t>
            </w:r>
            <w:r w:rsidRPr="000F432C">
              <w:rPr>
                <w:rFonts w:ascii="Calibri" w:hAnsi="Calibri" w:eastAsia="Times New Roman" w:cs="Calibri"/>
              </w:rPr>
              <w:t xml:space="preserve">(U.S. Foreign Corrupt Practices Act) </w:t>
            </w:r>
            <w:r w:rsidRPr="00506899">
              <w:rPr>
                <w:rFonts w:ascii="Angsana New" w:hAnsi="Angsana New" w:eastAsia="Angsana New" w:cs="Tahoma"/>
                <w:cs/>
                <w:lang w:val="th-TH" w:bidi="th-TH"/>
              </w:rPr>
              <w:t>ทุกคนใน</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จะต้องบริหารความสัมพันธ์กับผู้ให้บริการอย่างรอบคอบ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เช่น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ผู้จัดจำหน่าย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ที่ปรึกษา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และวิทยากร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โดยดำเนินการตรวจสอบความครบถ้วน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จ่ายตามมูลค่าตลาดที่ยุติธรรม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และบันทึกการชำระเงินอย่างถูกต้องเพื่อให้แน่ใจว่าเป็นไปตามกฎหมายและมาตรฐานของบริษัท</w:t>
            </w:r>
          </w:p>
        </w:tc>
      </w:tr>
      <w:tr w:rsidRPr="00506899" w:rsidR="00CC1327" w:rsidTr="5CF65F5B" w14:paraId="4A57B649" w14:textId="77777777">
        <w:tc>
          <w:tcPr>
            <w:tcW w:w="1353" w:type="dxa"/>
            <w:shd w:val="clear" w:color="auto" w:fill="C1E4F5" w:themeFill="accent1" w:themeFillTint="33"/>
            <w:tcMar>
              <w:top w:w="120" w:type="dxa"/>
              <w:left w:w="180" w:type="dxa"/>
              <w:bottom w:w="120" w:type="dxa"/>
              <w:right w:w="180" w:type="dxa"/>
            </w:tcMar>
            <w:hideMark/>
          </w:tcPr>
          <w:p w:rsidRPr="00506899" w:rsidR="00870B35" w:rsidP="00870B35" w:rsidRDefault="001C3A31" w14:paraId="2A20E15F" w14:textId="77777777">
            <w:pPr>
              <w:spacing w:before="30" w:after="30"/>
              <w:ind w:left="30" w:right="30"/>
              <w:rPr>
                <w:rFonts w:ascii="Calibri" w:hAnsi="Calibri" w:eastAsia="Times New Roman" w:cs="Calibri"/>
                <w:sz w:val="16"/>
              </w:rPr>
            </w:pPr>
            <w:hyperlink w:tgtFrame="_blank" w:history="1" r:id="rId79">
              <w:r w:rsidRPr="00506899">
                <w:rPr>
                  <w:rFonts w:ascii="Calibri" w:hAnsi="Calibri" w:eastAsia="Times New Roman" w:cs="Calibri"/>
                  <w:color w:val="0000FF"/>
                  <w:sz w:val="16"/>
                  <w:u w:val="single"/>
                </w:rPr>
                <w:t>Screen 12</w:t>
              </w:r>
            </w:hyperlink>
            <w:r w:rsidRPr="00506899">
              <w:rPr>
                <w:rFonts w:ascii="Calibri" w:hAnsi="Calibri" w:eastAsia="Times New Roman" w:cs="Calibri"/>
                <w:sz w:val="16"/>
              </w:rPr>
              <w:t xml:space="preserve"> </w:t>
            </w:r>
          </w:p>
          <w:p w:rsidRPr="00506899" w:rsidR="00870B35" w:rsidP="00870B35" w:rsidRDefault="001C3A31" w14:paraId="4A72C544" w14:textId="77777777">
            <w:pPr>
              <w:ind w:left="30" w:right="30"/>
              <w:rPr>
                <w:rFonts w:ascii="Calibri" w:hAnsi="Calibri" w:eastAsia="Times New Roman" w:cs="Calibri"/>
                <w:sz w:val="16"/>
              </w:rPr>
            </w:pPr>
            <w:hyperlink w:tgtFrame="_blank" w:history="1" r:id="rId80">
              <w:r w:rsidRPr="00506899">
                <w:rPr>
                  <w:rFonts w:ascii="Calibri" w:hAnsi="Calibri" w:eastAsia="Times New Roman" w:cs="Calibri"/>
                  <w:color w:val="0000FF"/>
                  <w:sz w:val="16"/>
                  <w:u w:val="single"/>
                </w:rPr>
                <w:t>37_C_13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870B35" w:rsidP="00FE7D31" w:rsidRDefault="001C3A31" w14:paraId="30068DA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GIFTS, MEALS &amp; ENTERTAINMENT</w:t>
            </w:r>
          </w:p>
          <w:p w:rsidRPr="00506899" w:rsidR="00870B35" w:rsidP="00FE7D31" w:rsidRDefault="001C3A31" w14:paraId="06762D1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do not offer or provide anything of value to gain a business advantage, directly or indirectly, in line with anti-bribery principles.</w:t>
            </w:r>
          </w:p>
          <w:p w:rsidRPr="00506899" w:rsidR="00870B35" w:rsidP="00FE7D31" w:rsidRDefault="001C3A31" w14:paraId="7EACC63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To prevent improper influence in business decisions, we set limits</w:t>
            </w:r>
            <w:r w:rsidRPr="00506899">
              <w:rPr>
                <w:rFonts w:ascii="Calibri" w:hAnsi="Calibri" w:eastAsia="Times New Roman" w:cs="Calibri"/>
              </w:rPr>
              <w:t xml:space="preserve"> surrounding gifts, meals, and entertainment. Abbott’s policies help ensure that brand reminders, cultural courtesies, hospitality, and other benefits never interfere with professional judgment.</w:t>
            </w:r>
          </w:p>
        </w:tc>
        <w:tc>
          <w:tcPr>
            <w:tcW w:w="6000" w:type="dxa"/>
            <w:tcMar/>
          </w:tcPr>
          <w:p w:rsidRPr="00506899" w:rsidR="00870B35" w:rsidP="00FE7D31" w:rsidRDefault="001C3A31" w14:paraId="453DE7C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ของกำนัล</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การเลี้ยงอาหาร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และการเลี้ยงรับรอง</w:t>
            </w:r>
          </w:p>
          <w:p w:rsidRPr="00506899" w:rsidR="00870B35" w:rsidP="00FE7D31" w:rsidRDefault="001C3A31" w14:paraId="72F294F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เราไม่เสนอหรือมอบสิ่งใดๆ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ที่มีค่าเพื่อให้ได้มาซึ่งข้อได้เปรียบทางธุรกิจ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ไม่ว่าจะโดยตรงหรือโดยอ้อม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ตามหลักการต่อต้านการติดสินบน</w:t>
            </w:r>
          </w:p>
          <w:p w:rsidRPr="00506899" w:rsidR="00870B35" w:rsidP="00FE7D31" w:rsidRDefault="001C3A31" w14:paraId="5F4A8ED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เพื่อป้องกันอิทธิพลที่ไม่เหมาะสมในการตัดสินใจทางธุรกิจ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เราจึงกำหนดขอบเขตเกี่ยวกับของกำนัล</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การเลี้ยงอาหาร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และการเลี้ยงรับรอง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นโยบายของ</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ช่วยให้มั่นใจว่าการย้ำเตือนในเรื่องแบรนด์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ความสุภาพตามธรรมเนียม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การต้อนรับ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และผลประโยชน์อื่นๆ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จะไม่รบกวนการตัดสินใจทางวิชาชีพ</w:t>
            </w:r>
          </w:p>
        </w:tc>
      </w:tr>
      <w:tr w:rsidRPr="00506899" w:rsidR="00CC1327" w:rsidTr="5CF65F5B" w14:paraId="46F50008" w14:textId="77777777">
        <w:tc>
          <w:tcPr>
            <w:tcW w:w="1353" w:type="dxa"/>
            <w:shd w:val="clear" w:color="auto" w:fill="C1E4F5" w:themeFill="accent1" w:themeFillTint="33"/>
            <w:tcMar>
              <w:top w:w="120" w:type="dxa"/>
              <w:left w:w="180" w:type="dxa"/>
              <w:bottom w:w="120" w:type="dxa"/>
              <w:right w:w="180" w:type="dxa"/>
            </w:tcMar>
            <w:hideMark/>
          </w:tcPr>
          <w:p w:rsidRPr="00506899" w:rsidR="00B44AA0" w:rsidP="00B44AA0" w:rsidRDefault="001C3A31" w14:paraId="21F8EDFB" w14:textId="77777777">
            <w:pPr>
              <w:spacing w:before="30" w:after="30"/>
              <w:ind w:left="30" w:right="30"/>
              <w:rPr>
                <w:rFonts w:ascii="Calibri" w:hAnsi="Calibri" w:eastAsia="Times New Roman" w:cs="Calibri"/>
                <w:sz w:val="16"/>
              </w:rPr>
            </w:pPr>
            <w:hyperlink w:tgtFrame="_blank" w:history="1" r:id="rId81">
              <w:r w:rsidRPr="00506899">
                <w:rPr>
                  <w:rFonts w:ascii="Calibri" w:hAnsi="Calibri" w:eastAsia="Times New Roman" w:cs="Calibri"/>
                  <w:color w:val="0000FF"/>
                  <w:sz w:val="16"/>
                  <w:u w:val="single"/>
                </w:rPr>
                <w:t>Screen 12</w:t>
              </w:r>
            </w:hyperlink>
            <w:r w:rsidRPr="00506899">
              <w:rPr>
                <w:rFonts w:ascii="Calibri" w:hAnsi="Calibri" w:eastAsia="Times New Roman" w:cs="Calibri"/>
                <w:sz w:val="16"/>
              </w:rPr>
              <w:t xml:space="preserve"> </w:t>
            </w:r>
          </w:p>
          <w:p w:rsidRPr="00506899" w:rsidR="00B44AA0" w:rsidP="00B44AA0" w:rsidRDefault="001C3A31" w14:paraId="65CE7964" w14:textId="77777777">
            <w:pPr>
              <w:ind w:left="30" w:right="30"/>
              <w:rPr>
                <w:rFonts w:ascii="Calibri" w:hAnsi="Calibri" w:eastAsia="Times New Roman" w:cs="Calibri"/>
                <w:sz w:val="16"/>
              </w:rPr>
            </w:pPr>
            <w:hyperlink w:tgtFrame="_blank" w:history="1" r:id="rId82">
              <w:r w:rsidRPr="00506899">
                <w:rPr>
                  <w:rFonts w:ascii="Calibri" w:hAnsi="Calibri" w:eastAsia="Times New Roman" w:cs="Calibri"/>
                  <w:color w:val="0000FF"/>
                  <w:sz w:val="16"/>
                  <w:u w:val="single"/>
                </w:rPr>
                <w:t>38_C_13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B44AA0" w:rsidP="00B44AA0" w:rsidRDefault="001C3A31" w14:paraId="3D13EEE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ACCURATE BOOKS &amp; RECORDS</w:t>
            </w:r>
          </w:p>
          <w:p w:rsidRPr="00506899" w:rsidR="00B44AA0" w:rsidP="00B44AA0" w:rsidRDefault="001C3A31" w14:paraId="40C1249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measure achievements accurately.</w:t>
            </w:r>
          </w:p>
          <w:p w:rsidRPr="00506899" w:rsidR="00B44AA0" w:rsidP="00B44AA0" w:rsidRDefault="001C3A31" w14:paraId="4CA61E7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Abbott’s records and public statements must accurately re</w:t>
            </w:r>
            <w:r w:rsidRPr="00506899">
              <w:rPr>
                <w:rFonts w:ascii="Calibri" w:hAnsi="Calibri" w:eastAsia="Times New Roman" w:cs="Calibri"/>
              </w:rPr>
              <w:t>flect our actions, with enough context to show the true nature of our work. Financial records must follow accounting standards, laws, and Abbott’s internal policies.</w:t>
            </w:r>
          </w:p>
          <w:p w:rsidRPr="00506899" w:rsidR="00B44AA0" w:rsidP="00B44AA0" w:rsidRDefault="001C3A31" w14:paraId="1BEC3C2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When reporting pricing, payments, or items of value—especially to healthcare professionals</w:t>
            </w:r>
            <w:r w:rsidRPr="00506899">
              <w:rPr>
                <w:rFonts w:ascii="Calibri" w:hAnsi="Calibri" w:eastAsia="Times New Roman" w:cs="Calibri"/>
              </w:rPr>
              <w:t>—we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Mar/>
            <w:vAlign w:val="center"/>
          </w:tcPr>
          <w:p w:rsidRPr="00506899" w:rsidR="00B44AA0" w:rsidP="008970A2" w:rsidRDefault="001C3A31" w14:paraId="50CCC4D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สมุดบัญชีและบันทึกข้อมูลที่ถูกต้อง</w:t>
            </w:r>
          </w:p>
          <w:p w:rsidRPr="00506899" w:rsidR="00B44AA0" w:rsidP="008970A2" w:rsidRDefault="001C3A31" w14:paraId="5AA74A2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เราตรวจวัดความสำเร็จอย่างถูกต้อง</w:t>
            </w:r>
          </w:p>
          <w:p w:rsidRPr="000F432C" w:rsidR="00B44AA0" w:rsidP="008970A2" w:rsidRDefault="001C3A31" w14:paraId="5ED5D91F" w14:textId="77777777">
            <w:pPr>
              <w:spacing w:before="100" w:beforeAutospacing="1" w:after="100" w:afterAutospacing="1"/>
              <w:ind w:left="30" w:right="30"/>
              <w:rPr>
                <w:rFonts w:ascii="Calibri" w:hAnsi="Calibri" w:eastAsia="Times New Roman" w:cs="Calibri"/>
              </w:rPr>
            </w:pPr>
            <w:r w:rsidRPr="00506899">
              <w:rPr>
                <w:rFonts w:ascii="Angsana New" w:hAnsi="Angsana New" w:eastAsia="Angsana New" w:cs="Tahoma"/>
                <w:cs/>
                <w:lang w:val="th-TH" w:bidi="th-TH"/>
              </w:rPr>
              <w:lastRenderedPageBreak/>
              <w:t>บันทึกและแถลงการณ์ต่อสาธารณะของ</w:t>
            </w:r>
            <w:r w:rsidRPr="00506899">
              <w:rPr>
                <w:rFonts w:ascii="Angsana New" w:hAnsi="Angsana New" w:eastAsia="Tahoma" w:cs="Tahoma"/>
                <w:lang w:val="th-TH"/>
              </w:rPr>
              <w:t xml:space="preserve"> </w:t>
            </w:r>
            <w:r w:rsidRPr="000F432C">
              <w:rPr>
                <w:rFonts w:ascii="Calibri" w:hAnsi="Calibri" w:eastAsia="Times New Roman" w:cs="Calibri"/>
              </w:rPr>
              <w:t xml:space="preserve">Abbott </w:t>
            </w:r>
            <w:r w:rsidRPr="00506899">
              <w:rPr>
                <w:rFonts w:ascii="Angsana New" w:hAnsi="Angsana New" w:eastAsia="Angsana New" w:cs="Tahoma"/>
                <w:cs/>
                <w:lang w:val="th-TH" w:bidi="th-TH"/>
              </w:rPr>
              <w:t>จะต้องสะท้อนถึงการกระทำของเราอย่างถูกต้อง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โดยมีบริบทเพียงพอที่จะแสดงถึงลักษณะที่แท้จริงของงานของเรา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บันทึกทางการเงินจะต้องเป็นไปตามมาตรฐานการบัญชี</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กฎหมาย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และนโยบายภายในของ</w:t>
            </w:r>
            <w:r w:rsidRPr="00506899">
              <w:rPr>
                <w:rFonts w:ascii="Angsana New" w:hAnsi="Angsana New" w:eastAsia="Tahoma" w:cs="Tahoma"/>
                <w:lang w:val="th-TH"/>
              </w:rPr>
              <w:t xml:space="preserve"> </w:t>
            </w:r>
            <w:r w:rsidRPr="000F432C">
              <w:rPr>
                <w:rFonts w:ascii="Calibri" w:hAnsi="Calibri" w:eastAsia="Times New Roman" w:cs="Calibri"/>
              </w:rPr>
              <w:t>Abbott</w:t>
            </w:r>
          </w:p>
          <w:p w:rsidRPr="00506899" w:rsidR="00B44AA0" w:rsidP="008970A2" w:rsidRDefault="001C3A31" w14:paraId="4CF7514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เมื่อรายงานราคา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w:t>
            </w:r>
            <w:r w:rsidRPr="00506899">
              <w:rPr>
                <w:rFonts w:ascii="Angsana New" w:hAnsi="Angsana New" w:eastAsia="Angsana New" w:cs="Tahoma"/>
                <w:cs/>
                <w:lang w:val="th-TH" w:bidi="th-TH"/>
              </w:rPr>
              <w:t>ารชำระเงิน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หรือรายการที่มีค่า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โดยเฉพาะต่อบุคลากรทางการแพทย์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เราต้องแน่ใจว่าข้อมูลมีความครบถ้วนและถูกต้อง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รัฐบาลของหลายประเทศต้องการความโปร่งใสนี้เพื่อปก</w:t>
            </w:r>
            <w:r w:rsidRPr="00506899">
              <w:rPr>
                <w:rFonts w:ascii="Angsana New" w:hAnsi="Angsana New" w:eastAsia="Angsana New" w:cs="Tahoma"/>
                <w:cs/>
                <w:lang w:val="th-TH" w:bidi="th-TH"/>
              </w:rPr>
              <w:t>ป้องเงินทุนของรัฐ</w:t>
            </w:r>
            <w:r w:rsidRPr="000F432C">
              <w:rPr>
                <w:rFonts w:ascii="Calibri" w:hAnsi="Calibri" w:eastAsia="Times New Roman" w:cs="Calibri"/>
              </w:rPr>
              <w:t xml:space="preserve"> Abbott </w:t>
            </w:r>
            <w:r w:rsidRPr="00506899">
              <w:rPr>
                <w:rFonts w:ascii="Angsana New" w:hAnsi="Angsana New" w:eastAsia="Angsana New" w:cs="Tahoma"/>
                <w:cs/>
                <w:lang w:val="th-TH" w:bidi="th-TH"/>
              </w:rPr>
              <w:t>มุ่งมั่นที่จะจัดหาข้อมูลที่เชื่อถือได้เพื่อให้รัฐบาล</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บริษัทประกันภัย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และผู้มีส่วนได้ส่วนเสียอื่นๆ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สามารถตัดสินใจได้อย่างมีความร</w:t>
            </w:r>
            <w:r w:rsidRPr="00506899">
              <w:rPr>
                <w:rFonts w:ascii="Angsana New" w:hAnsi="Angsana New" w:eastAsia="Angsana New" w:cs="Tahoma"/>
                <w:cs/>
                <w:lang w:val="th-TH" w:bidi="th-TH"/>
              </w:rPr>
              <w:t>ู้</w:t>
            </w:r>
          </w:p>
        </w:tc>
      </w:tr>
      <w:tr w:rsidRPr="00506899" w:rsidR="00CC1327" w:rsidTr="5CF65F5B" w14:paraId="09895667" w14:textId="77777777">
        <w:tc>
          <w:tcPr>
            <w:tcW w:w="1353" w:type="dxa"/>
            <w:shd w:val="clear" w:color="auto" w:fill="C1E4F5" w:themeFill="accent1" w:themeFillTint="33"/>
            <w:tcMar>
              <w:top w:w="120" w:type="dxa"/>
              <w:left w:w="180" w:type="dxa"/>
              <w:bottom w:w="120" w:type="dxa"/>
              <w:right w:w="180" w:type="dxa"/>
            </w:tcMar>
            <w:hideMark/>
          </w:tcPr>
          <w:p w:rsidRPr="00506899" w:rsidR="008A1495" w:rsidP="008A1495" w:rsidRDefault="001C3A31" w14:paraId="400F0F71" w14:textId="77777777">
            <w:pPr>
              <w:spacing w:before="30" w:after="30"/>
              <w:ind w:left="30" w:right="30"/>
              <w:rPr>
                <w:rFonts w:ascii="Calibri" w:hAnsi="Calibri" w:eastAsia="Times New Roman" w:cs="Calibri"/>
                <w:sz w:val="16"/>
              </w:rPr>
            </w:pPr>
            <w:hyperlink w:tgtFrame="_blank" w:history="1" r:id="rId83">
              <w:r w:rsidRPr="00506899">
                <w:rPr>
                  <w:rFonts w:ascii="Calibri" w:hAnsi="Calibri" w:eastAsia="Times New Roman" w:cs="Calibri"/>
                  <w:color w:val="0000FF"/>
                  <w:sz w:val="16"/>
                  <w:u w:val="single"/>
                </w:rPr>
                <w:t>Screen 12</w:t>
              </w:r>
            </w:hyperlink>
            <w:r w:rsidRPr="00506899">
              <w:rPr>
                <w:rFonts w:ascii="Calibri" w:hAnsi="Calibri" w:eastAsia="Times New Roman" w:cs="Calibri"/>
                <w:sz w:val="16"/>
              </w:rPr>
              <w:t xml:space="preserve"> </w:t>
            </w:r>
          </w:p>
          <w:p w:rsidRPr="00506899" w:rsidR="008A1495" w:rsidP="008A1495" w:rsidRDefault="001C3A31" w14:paraId="1CD04868" w14:textId="77777777">
            <w:pPr>
              <w:ind w:left="30" w:right="30"/>
              <w:rPr>
                <w:rFonts w:ascii="Calibri" w:hAnsi="Calibri" w:eastAsia="Times New Roman" w:cs="Calibri"/>
                <w:sz w:val="16"/>
              </w:rPr>
            </w:pPr>
            <w:hyperlink w:tgtFrame="_blank" w:history="1" r:id="rId84">
              <w:r w:rsidRPr="00506899">
                <w:rPr>
                  <w:rFonts w:ascii="Calibri" w:hAnsi="Calibri" w:eastAsia="Times New Roman" w:cs="Calibri"/>
                  <w:color w:val="0000FF"/>
                  <w:sz w:val="16"/>
                  <w:u w:val="single"/>
                </w:rPr>
                <w:t>39_C_13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8A1495" w:rsidP="00FE7D31" w:rsidRDefault="001C3A31" w14:paraId="7D7675E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COMPLIANCE WITH LAWS</w:t>
            </w:r>
          </w:p>
          <w:p w:rsidRPr="00506899" w:rsidR="008A1495" w:rsidP="00FE7D31" w:rsidRDefault="001C3A31" w14:paraId="4495FAA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follow all laws, regulations and Abbott requirements that apply to our work.</w:t>
            </w:r>
          </w:p>
          <w:p w:rsidRPr="00506899" w:rsidR="008A1495" w:rsidP="00FE7D31" w:rsidRDefault="001C3A31" w14:paraId="48BCD8E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Every Abbott employee is expected to follow all applicable laws, as well as Abbott’s policies, procedures, and the Code. This is a basic condition of employment. Abbott’s policies cover key areas like healthcare compliance, quality, finance, trade, securit</w:t>
            </w:r>
            <w:r w:rsidRPr="00506899">
              <w:rPr>
                <w:rFonts w:ascii="Calibri" w:hAnsi="Calibri" w:eastAsia="Times New Roman" w:cs="Calibri"/>
              </w:rPr>
              <w:t>y, and more, helping us meet legal requirements and prevent non-compliance.</w:t>
            </w:r>
          </w:p>
          <w:p w:rsidRPr="00506899" w:rsidR="008A1495" w:rsidP="00FE7D31" w:rsidRDefault="001C3A31" w14:paraId="0FDA6E7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As a global company, we must also be aware that laws from one country may apply to work done in another. </w:t>
            </w:r>
            <w:r w:rsidRPr="00506899">
              <w:rPr>
                <w:rFonts w:ascii="Calibri" w:hAnsi="Calibri" w:eastAsia="Times New Roman" w:cs="Calibri"/>
              </w:rPr>
              <w:lastRenderedPageBreak/>
              <w:t>When in doubt, seek guidance from the Legal Division or the Office of Ethic</w:t>
            </w:r>
            <w:r w:rsidRPr="00506899">
              <w:rPr>
                <w:rFonts w:ascii="Calibri" w:hAnsi="Calibri" w:eastAsia="Times New Roman" w:cs="Calibri"/>
              </w:rPr>
              <w:t>s and Compliance.</w:t>
            </w:r>
          </w:p>
        </w:tc>
        <w:tc>
          <w:tcPr>
            <w:tcW w:w="6000" w:type="dxa"/>
            <w:tcMar/>
          </w:tcPr>
          <w:p w:rsidRPr="00506899" w:rsidR="008A1495" w:rsidP="00FE7D31" w:rsidRDefault="001C3A31" w14:paraId="49CC7C7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การปฏิบัติตามกฎหมาย</w:t>
            </w:r>
          </w:p>
          <w:p w:rsidRPr="00506899" w:rsidR="008A1495" w:rsidP="00FE7D31" w:rsidRDefault="001C3A31" w14:paraId="44CF7B4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เราปฏิบัติตามกฎหมาย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กฎระเบียบ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และข้อกำหนดทั้งหมดของ</w:t>
            </w:r>
            <w:r w:rsidRPr="000F432C">
              <w:rPr>
                <w:rFonts w:ascii="Calibri" w:hAnsi="Calibri" w:eastAsia="Times New Roman" w:cs="Calibri"/>
              </w:rPr>
              <w:t xml:space="preserve"> 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ที่เกี่ยวข้องกับงานของเรา</w:t>
            </w:r>
          </w:p>
          <w:p w:rsidRPr="00506899" w:rsidR="008A1495" w:rsidP="00FE7D31" w:rsidRDefault="001C3A31" w14:paraId="66BA414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พนักงานทุกคนของ</w:t>
            </w:r>
            <w:r w:rsidRPr="000F432C">
              <w:rPr>
                <w:rFonts w:ascii="Calibri" w:hAnsi="Calibri" w:eastAsia="Times New Roman" w:cs="Calibri"/>
              </w:rPr>
              <w:t xml:space="preserve"> Abbott </w:t>
            </w:r>
            <w:r w:rsidRPr="00506899">
              <w:rPr>
                <w:rFonts w:ascii="Angsana New" w:hAnsi="Angsana New" w:eastAsia="Angsana New" w:cs="Tahoma"/>
                <w:cs/>
                <w:lang w:val="th-TH" w:bidi="th-TH"/>
              </w:rPr>
              <w:t>ได้รับการคาดหวังว่าจะปฏิบัติตามกฎหมายที่เกี่ยวข้องทั้งหมด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รวมถึงนโยบาย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ระเบียบปฏิบัติ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และหลักจรร</w:t>
            </w:r>
            <w:r w:rsidRPr="00506899">
              <w:rPr>
                <w:rFonts w:ascii="Angsana New" w:hAnsi="Angsana New" w:eastAsia="Angsana New" w:cs="Tahoma"/>
                <w:cs/>
                <w:lang w:val="th-TH" w:bidi="th-TH"/>
              </w:rPr>
              <w:t>ยาบรรณของ</w:t>
            </w:r>
            <w:r w:rsidRPr="00506899">
              <w:rPr>
                <w:rFonts w:ascii="Angsana New" w:hAnsi="Angsana New" w:eastAsia="Tahoma" w:cs="Tahoma"/>
                <w:lang w:val="th-TH"/>
              </w:rPr>
              <w:t xml:space="preserve"> </w:t>
            </w:r>
            <w:r w:rsidRPr="000F432C">
              <w:rPr>
                <w:rFonts w:ascii="Calibri" w:hAnsi="Calibri" w:eastAsia="Times New Roman" w:cs="Calibri"/>
              </w:rPr>
              <w:t xml:space="preserve">Abbott </w:t>
            </w:r>
            <w:r w:rsidRPr="00506899">
              <w:rPr>
                <w:rFonts w:ascii="Angsana New" w:hAnsi="Angsana New" w:eastAsia="Angsana New" w:cs="Tahoma"/>
                <w:cs/>
                <w:lang w:val="th-TH" w:bidi="th-TH"/>
              </w:rPr>
              <w:t>นี่เป็นเงื่อนไขพื้นฐานของการจ้างงาน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นโยบายของ</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ครอบคลุมประเด็นสำคัญ</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เช่น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การปฏิบัติตามข้อกำหนดการดูแลสุขภาพ</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คุณภาพ</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การเงิน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การค้า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ความปลอดภัย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และอื่นๆ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ช่วยให้เราปฏิบัติตามข้อกำหนดของกฎหมายและป้องกันการไม่ปฏิบัติตาม</w:t>
            </w:r>
          </w:p>
          <w:p w:rsidRPr="00506899" w:rsidR="008A1495" w:rsidP="00FE7D31" w:rsidRDefault="001C3A31" w14:paraId="1266B70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ในฐานะบริษัทระดับโลก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เรายังต้องตระหนักด้วยว่ากฎหมายในประเทศหนึ่งอาจนำไปใช้กับงานที่ทำในอีกประเทศหนึ่ง</w:t>
            </w:r>
            <w:r w:rsidRPr="00506899">
              <w:rPr>
                <w:rFonts w:ascii="Angsana New" w:hAnsi="Angsana New" w:eastAsia="Angsana New" w:cs="Tahoma"/>
                <w:cs/>
                <w:lang w:val="th-TH" w:bidi="th-TH"/>
              </w:rPr>
              <w:lastRenderedPageBreak/>
              <w:t>ไม่ได้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หากมีข้อสงสัย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โปรดขอคำแนะนำจากฝ่ายกฎหมายหรือสำนักงานจริยธรรมและการปฏิบัติตามกฎระเบียบ</w:t>
            </w:r>
          </w:p>
        </w:tc>
      </w:tr>
      <w:tr w:rsidRPr="00506899" w:rsidR="00CC1327" w:rsidTr="5CF65F5B" w14:paraId="40B0D294" w14:textId="77777777">
        <w:tc>
          <w:tcPr>
            <w:tcW w:w="1353" w:type="dxa"/>
            <w:shd w:val="clear" w:color="auto" w:fill="C1E4F5" w:themeFill="accent1" w:themeFillTint="33"/>
            <w:tcMar>
              <w:top w:w="120" w:type="dxa"/>
              <w:left w:w="180" w:type="dxa"/>
              <w:bottom w:w="120" w:type="dxa"/>
              <w:right w:w="180" w:type="dxa"/>
            </w:tcMar>
            <w:hideMark/>
          </w:tcPr>
          <w:p w:rsidRPr="00506899" w:rsidR="0044511A" w:rsidP="0044511A" w:rsidRDefault="001C3A31" w14:paraId="74C45760" w14:textId="77777777">
            <w:pPr>
              <w:spacing w:before="30" w:after="30"/>
              <w:ind w:left="30" w:right="30"/>
              <w:rPr>
                <w:rFonts w:ascii="Calibri" w:hAnsi="Calibri" w:eastAsia="Times New Roman" w:cs="Calibri"/>
                <w:sz w:val="16"/>
              </w:rPr>
            </w:pPr>
            <w:hyperlink w:tgtFrame="_blank" w:history="1" r:id="rId85">
              <w:r w:rsidRPr="00506899">
                <w:rPr>
                  <w:rFonts w:ascii="Calibri" w:hAnsi="Calibri" w:eastAsia="Times New Roman" w:cs="Calibri"/>
                  <w:color w:val="0000FF"/>
                  <w:sz w:val="16"/>
                  <w:u w:val="single"/>
                </w:rPr>
                <w:t>Screen 12</w:t>
              </w:r>
            </w:hyperlink>
            <w:r w:rsidRPr="00506899">
              <w:rPr>
                <w:rFonts w:ascii="Calibri" w:hAnsi="Calibri" w:eastAsia="Times New Roman" w:cs="Calibri"/>
                <w:sz w:val="16"/>
              </w:rPr>
              <w:t xml:space="preserve"> </w:t>
            </w:r>
          </w:p>
          <w:p w:rsidRPr="00506899" w:rsidR="0044511A" w:rsidP="0044511A" w:rsidRDefault="001C3A31" w14:paraId="2B58F34A" w14:textId="77777777">
            <w:pPr>
              <w:ind w:left="30" w:right="30"/>
              <w:rPr>
                <w:rFonts w:ascii="Calibri" w:hAnsi="Calibri" w:eastAsia="Times New Roman" w:cs="Calibri"/>
                <w:sz w:val="16"/>
              </w:rPr>
            </w:pPr>
            <w:hyperlink w:tgtFrame="_blank" w:history="1" r:id="rId86">
              <w:r w:rsidRPr="00506899">
                <w:rPr>
                  <w:rFonts w:ascii="Calibri" w:hAnsi="Calibri" w:eastAsia="Times New Roman" w:cs="Calibri"/>
                  <w:color w:val="0000FF"/>
                  <w:sz w:val="16"/>
                  <w:u w:val="single"/>
                </w:rPr>
                <w:t>40_C_13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44511A" w:rsidP="00FE7D31" w:rsidRDefault="001C3A31" w14:paraId="0E7A29A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FAIR COMPETITION</w:t>
            </w:r>
          </w:p>
          <w:p w:rsidRPr="00506899" w:rsidR="0044511A" w:rsidP="00FE7D31" w:rsidRDefault="001C3A31" w14:paraId="7F9C1E3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 ensure that any interactions that we have with competitors are appropriate.</w:t>
            </w:r>
          </w:p>
          <w:p w:rsidRPr="00506899" w:rsidR="0044511A" w:rsidP="00FE7D31" w:rsidRDefault="001C3A31" w14:paraId="233F1EA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At Abbott we are committed to following competition laws everywhere we operate. These laws prohibit agreements or actions that discourag</w:t>
            </w:r>
            <w:r w:rsidRPr="00506899">
              <w:rPr>
                <w:rFonts w:ascii="Calibri" w:hAnsi="Calibri" w:eastAsia="Times New Roman" w:cs="Calibri"/>
              </w:rPr>
              <w:t>e fair market practices—especially in pricing, sales terms, and interactions with competitors.</w:t>
            </w:r>
          </w:p>
          <w:p w:rsidRPr="00506899" w:rsidR="0044511A" w:rsidP="00FE7D31" w:rsidRDefault="001C3A31" w14:paraId="4788F42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Avoid discussing sensitive topics—such as pricing, costs, or business plans—with competitors, and reach out to Legal or the Office of Ethics and Compliance if yo</w:t>
            </w:r>
            <w:r w:rsidRPr="00506899">
              <w:rPr>
                <w:rFonts w:ascii="Calibri" w:hAnsi="Calibri" w:eastAsia="Times New Roman" w:cs="Calibri"/>
              </w:rPr>
              <w:t>u have questions or encounter anything inappropriate. Because competition laws are complex and violations can carry serious penalties, we must also carefully manage relationships with third parties to ensure compliance and avoid even the appearance of anti</w:t>
            </w:r>
            <w:r w:rsidRPr="00506899">
              <w:rPr>
                <w:rFonts w:ascii="Calibri" w:hAnsi="Calibri" w:eastAsia="Times New Roman" w:cs="Calibri"/>
              </w:rPr>
              <w:t xml:space="preserve">-competitive </w:t>
            </w:r>
            <w:proofErr w:type="spellStart"/>
            <w:r w:rsidRPr="00506899">
              <w:rPr>
                <w:rFonts w:ascii="Calibri" w:hAnsi="Calibri" w:eastAsia="Times New Roman" w:cs="Calibri"/>
              </w:rPr>
              <w:t>behavior</w:t>
            </w:r>
            <w:proofErr w:type="spellEnd"/>
            <w:r w:rsidRPr="00506899">
              <w:rPr>
                <w:rFonts w:ascii="Calibri" w:hAnsi="Calibri" w:eastAsia="Times New Roman" w:cs="Calibri"/>
              </w:rPr>
              <w:t>.</w:t>
            </w:r>
          </w:p>
        </w:tc>
        <w:tc>
          <w:tcPr>
            <w:tcW w:w="6000" w:type="dxa"/>
            <w:tcMar/>
          </w:tcPr>
          <w:p w:rsidRPr="00506899" w:rsidR="0044511A" w:rsidP="00FE7D31" w:rsidRDefault="001C3A31" w14:paraId="6C0BF23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การแข่งขันทางการค้าที่เป็นธรรม</w:t>
            </w:r>
          </w:p>
          <w:p w:rsidRPr="00506899" w:rsidR="0044511A" w:rsidP="00FE7D31" w:rsidRDefault="001C3A31" w14:paraId="2158AEC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เราดำเนินการให้แน่ใจว่าการติดต่อใดๆ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ของเรากับคู่แข่งนั้นต้องเป็นไปอย่างเหมาะสม</w:t>
            </w:r>
          </w:p>
          <w:p w:rsidRPr="00506899" w:rsidR="0044511A" w:rsidP="00FE7D31" w:rsidRDefault="001C3A31" w14:paraId="6234FC8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เรามุ่งมั่นที่จะปฏิบัติตามกฎหมายการแข่งขันทุกที่ที่เราดำเนินงาน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กฎหมายเหล่านี้ห้ามการทำข้อตกลงหรือการกระทำใดๆ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ที่ไม่สนับสนุนแนวทางปฏิบัติทางการตลาดที่ยุติธรรม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โดยเฉพาะอย่างยิ่งในเรื่องราคา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เงื่อนไขการขาย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และการมีปฏิสัมพันธ์กับคู่แข่ง</w:t>
            </w:r>
          </w:p>
          <w:p w:rsidRPr="00506899" w:rsidR="0044511A" w:rsidP="00FE7D31" w:rsidRDefault="001C3A31" w14:paraId="25C99048"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หลีกเลี่ยงการพูดคุยในหัวข้อที่ละเอียดอ่อน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เช่น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ราคา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ต้นทุน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หรือแผนธุรกิจกับคู่แข่ง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และติดต่อฝ่ายกฎหมายหรือสำนักงานจริยธรรมและการปฏิบัติตามกฎระเบียบ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หากคุณมีคำถามหรือพบเห็นเรื่องที่ไ</w:t>
            </w:r>
            <w:r w:rsidRPr="00506899">
              <w:rPr>
                <w:rFonts w:ascii="Angsana New" w:hAnsi="Angsana New" w:eastAsia="Angsana New" w:cs="Tahoma"/>
                <w:cs/>
                <w:lang w:val="th-TH" w:bidi="th-TH"/>
              </w:rPr>
              <w:t>ม่เหมาะสม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เนื่องจากกฎหมายการแข่งขันมีความซับซ้อนและการฝ่าฝืนอาจนำมาซึ่งบทลงโทษที่ร้ายแรง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ราจึงต้องบริหารความสัมพันธ์กับบุคคลที่สามอย่างระมัดระวังเพื่อให้แน่ใจว่าจะเป็นไปตามข้อกำหนดและหลีกเลี่ยงแม้กระทั่ง</w:t>
            </w:r>
            <w:r w:rsidRPr="00506899">
              <w:rPr>
                <w:rFonts w:ascii="Angsana New" w:hAnsi="Angsana New" w:eastAsia="Angsana New" w:cs="Tahoma"/>
                <w:cs/>
                <w:lang w:val="th-TH" w:bidi="th-TH"/>
              </w:rPr>
              <w:t>พฤติกรรมที่ดูเหมือนจะเป็นการต่อต้านการแข่งขัน</w:t>
            </w:r>
          </w:p>
        </w:tc>
      </w:tr>
      <w:tr w:rsidRPr="00506899" w:rsidR="00CC1327" w:rsidTr="5CF65F5B" w14:paraId="1EABA428" w14:textId="77777777">
        <w:tc>
          <w:tcPr>
            <w:tcW w:w="1353" w:type="dxa"/>
            <w:shd w:val="clear" w:color="auto" w:fill="C1E4F5" w:themeFill="accent1" w:themeFillTint="33"/>
            <w:tcMar>
              <w:top w:w="120" w:type="dxa"/>
              <w:left w:w="180" w:type="dxa"/>
              <w:bottom w:w="120" w:type="dxa"/>
              <w:right w:w="180" w:type="dxa"/>
            </w:tcMar>
            <w:hideMark/>
          </w:tcPr>
          <w:p w:rsidRPr="00506899" w:rsidR="000B1959" w:rsidP="000B1959" w:rsidRDefault="001C3A31" w14:paraId="5A8B48FD" w14:textId="77777777">
            <w:pPr>
              <w:spacing w:before="30" w:after="30"/>
              <w:ind w:left="30" w:right="30"/>
              <w:rPr>
                <w:rFonts w:ascii="Calibri" w:hAnsi="Calibri" w:eastAsia="Times New Roman" w:cs="Calibri"/>
                <w:sz w:val="16"/>
              </w:rPr>
            </w:pPr>
            <w:hyperlink w:tgtFrame="_blank" w:history="1" r:id="rId87">
              <w:r w:rsidRPr="00506899">
                <w:rPr>
                  <w:rFonts w:ascii="Calibri" w:hAnsi="Calibri" w:eastAsia="Times New Roman" w:cs="Calibri"/>
                  <w:color w:val="0000FF"/>
                  <w:sz w:val="16"/>
                  <w:u w:val="single"/>
                </w:rPr>
                <w:t>Screen 13</w:t>
              </w:r>
            </w:hyperlink>
            <w:r w:rsidRPr="00506899">
              <w:rPr>
                <w:rFonts w:ascii="Calibri" w:hAnsi="Calibri" w:eastAsia="Times New Roman" w:cs="Calibri"/>
                <w:sz w:val="16"/>
              </w:rPr>
              <w:t xml:space="preserve"> </w:t>
            </w:r>
          </w:p>
          <w:p w:rsidRPr="00506899" w:rsidR="000B1959" w:rsidP="000B1959" w:rsidRDefault="001C3A31" w14:paraId="2C7BE7DB" w14:textId="77777777">
            <w:pPr>
              <w:ind w:left="30" w:right="30"/>
              <w:rPr>
                <w:rFonts w:ascii="Calibri" w:hAnsi="Calibri" w:eastAsia="Times New Roman" w:cs="Calibri"/>
                <w:sz w:val="16"/>
              </w:rPr>
            </w:pPr>
            <w:hyperlink w:tgtFrame="_blank" w:history="1" r:id="rId88">
              <w:r w:rsidRPr="00506899">
                <w:rPr>
                  <w:rFonts w:ascii="Calibri" w:hAnsi="Calibri" w:eastAsia="Times New Roman" w:cs="Calibri"/>
                  <w:color w:val="0000FF"/>
                  <w:sz w:val="16"/>
                  <w:u w:val="single"/>
                </w:rPr>
                <w:t>41_C_14</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B1959" w:rsidP="00FE7D31" w:rsidRDefault="001C3A31" w14:paraId="287A7D2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Before you leave this course, take a moment to confirm that you understand your responsibilities related to Abbott’s C</w:t>
            </w:r>
            <w:r w:rsidRPr="00506899">
              <w:rPr>
                <w:rFonts w:ascii="Calibri" w:hAnsi="Calibri" w:eastAsia="Times New Roman" w:cs="Calibri"/>
              </w:rPr>
              <w:t>ode of Business Conduct.</w:t>
            </w:r>
          </w:p>
          <w:p w:rsidRPr="00506899" w:rsidR="000B1959" w:rsidP="00FE7D31" w:rsidRDefault="001C3A31" w14:paraId="7E1FE44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I confirm that I understand my responsibilities regarding Abbott’s Code of Business Conduct and know where to locate and review applicable Policies and Procedures.</w:t>
            </w:r>
          </w:p>
          <w:p w:rsidRPr="00506899" w:rsidR="000B1959" w:rsidP="00FE7D31" w:rsidRDefault="001C3A31" w14:paraId="28868BC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Confirm</w:t>
            </w:r>
          </w:p>
        </w:tc>
        <w:tc>
          <w:tcPr>
            <w:tcW w:w="6000" w:type="dxa"/>
            <w:tcMar/>
          </w:tcPr>
          <w:p w:rsidRPr="00506899" w:rsidR="000B1959" w:rsidP="00FE7D31" w:rsidRDefault="001C3A31" w14:paraId="4CAE474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ก่อนที่คุณจะออกจากหลักสูตรนี้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ปรดใช้เวลาสักครู่เพื่อยืนยันว่าคุณเข้าใจในความรับผิดชอบของคุณที่เกี่ยวข้องกับหลักจรรยาบรรณในการดำเนิ</w:t>
            </w:r>
            <w:r w:rsidRPr="00506899">
              <w:rPr>
                <w:rFonts w:ascii="Angsana New" w:hAnsi="Angsana New" w:eastAsia="Angsana New" w:cs="Tahoma"/>
                <w:cs/>
                <w:lang w:val="th-TH" w:bidi="th-TH"/>
              </w:rPr>
              <w:t>นธุรกิจของ</w:t>
            </w:r>
            <w:r w:rsidRPr="000F432C">
              <w:rPr>
                <w:rFonts w:ascii="Calibri" w:hAnsi="Calibri" w:eastAsia="Times New Roman" w:cs="Calibri"/>
              </w:rPr>
              <w:t xml:space="preserve"> Abbott </w:t>
            </w:r>
            <w:r w:rsidRPr="00506899">
              <w:rPr>
                <w:rFonts w:ascii="Angsana New" w:hAnsi="Angsana New" w:eastAsia="Angsana New" w:cs="Tahoma"/>
                <w:cs/>
                <w:lang w:val="th-TH" w:bidi="th-TH"/>
              </w:rPr>
              <w:t>หรือไม่</w:t>
            </w:r>
          </w:p>
          <w:p w:rsidRPr="00506899" w:rsidR="000B1959" w:rsidP="00FE7D31" w:rsidRDefault="001C3A31" w14:paraId="54F09E9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ข้าพเจ้าขอยืนยันว่าข้าพเจ้าเข้าใจความรับผิดชอบของข้าพเจ้าในหลักจรรยาบรรณในการดำเนินธุรกิจของ</w:t>
            </w:r>
            <w:r w:rsidRPr="00506899">
              <w:rPr>
                <w:rFonts w:ascii="Angsana New" w:hAnsi="Angsana New" w:eastAsia="Tahoma" w:cs="Tahoma"/>
                <w:lang w:val="th-TH"/>
              </w:rPr>
              <w:t xml:space="preserve"> </w:t>
            </w:r>
            <w:r w:rsidRPr="000F432C">
              <w:rPr>
                <w:rFonts w:ascii="Calibri" w:hAnsi="Calibri" w:eastAsia="Times New Roman" w:cs="Calibri"/>
              </w:rPr>
              <w:t xml:space="preserve">Abbott </w:t>
            </w:r>
            <w:r w:rsidRPr="00506899">
              <w:rPr>
                <w:rFonts w:ascii="Angsana New" w:hAnsi="Angsana New" w:eastAsia="Angsana New" w:cs="Tahoma"/>
                <w:cs/>
                <w:lang w:val="th-TH" w:bidi="th-TH"/>
              </w:rPr>
              <w:lastRenderedPageBreak/>
              <w:t>แ</w:t>
            </w:r>
            <w:r w:rsidRPr="00506899">
              <w:rPr>
                <w:rFonts w:ascii="Angsana New" w:hAnsi="Angsana New" w:eastAsia="Angsana New" w:cs="Tahoma"/>
                <w:cs/>
                <w:lang w:val="th-TH" w:bidi="th-TH"/>
              </w:rPr>
              <w:t>ละทราบว่าจะดูและทบทวนนโยบายและระเบียบปฏิบัติที่เกี่ยวข้องได้ที่ใด</w:t>
            </w:r>
          </w:p>
          <w:p w:rsidRPr="00506899" w:rsidR="000B1959" w:rsidP="00FE7D31" w:rsidRDefault="001C3A31" w14:paraId="2E0205F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ยืนยัน</w:t>
            </w:r>
          </w:p>
        </w:tc>
      </w:tr>
      <w:tr w:rsidRPr="00506899" w:rsidR="00CC1327" w:rsidTr="5CF65F5B" w14:paraId="426488F1" w14:textId="77777777">
        <w:tc>
          <w:tcPr>
            <w:tcW w:w="1353" w:type="dxa"/>
            <w:shd w:val="clear" w:color="auto" w:fill="C1E4F5" w:themeFill="accent1" w:themeFillTint="33"/>
            <w:tcMar>
              <w:top w:w="120" w:type="dxa"/>
              <w:left w:w="180" w:type="dxa"/>
              <w:bottom w:w="120" w:type="dxa"/>
              <w:right w:w="180" w:type="dxa"/>
            </w:tcMar>
            <w:hideMark/>
          </w:tcPr>
          <w:p w:rsidRPr="00506899" w:rsidR="000B1959" w:rsidP="000B1959" w:rsidRDefault="001C3A31" w14:paraId="39C55AB0" w14:textId="77777777">
            <w:pPr>
              <w:spacing w:before="30" w:after="30"/>
              <w:ind w:left="30" w:right="30"/>
              <w:rPr>
                <w:rFonts w:ascii="Calibri" w:hAnsi="Calibri" w:eastAsia="Times New Roman" w:cs="Calibri"/>
                <w:sz w:val="16"/>
              </w:rPr>
            </w:pPr>
            <w:hyperlink w:tgtFrame="_blank" w:history="1" r:id="rId89">
              <w:r w:rsidRPr="00506899">
                <w:rPr>
                  <w:rFonts w:ascii="Calibri" w:hAnsi="Calibri" w:eastAsia="Times New Roman" w:cs="Calibri"/>
                  <w:color w:val="0000FF"/>
                  <w:sz w:val="16"/>
                  <w:u w:val="single"/>
                </w:rPr>
                <w:t>Screen 14</w:t>
              </w:r>
            </w:hyperlink>
            <w:r w:rsidRPr="00506899">
              <w:rPr>
                <w:rFonts w:ascii="Calibri" w:hAnsi="Calibri" w:eastAsia="Times New Roman" w:cs="Calibri"/>
                <w:sz w:val="16"/>
              </w:rPr>
              <w:t xml:space="preserve"> </w:t>
            </w:r>
          </w:p>
          <w:p w:rsidRPr="00506899" w:rsidR="000B1959" w:rsidP="000B1959" w:rsidRDefault="001C3A31" w14:paraId="6334E8B4" w14:textId="77777777">
            <w:pPr>
              <w:ind w:left="30" w:right="30"/>
              <w:rPr>
                <w:rFonts w:ascii="Calibri" w:hAnsi="Calibri" w:eastAsia="Times New Roman" w:cs="Calibri"/>
                <w:sz w:val="16"/>
              </w:rPr>
            </w:pPr>
            <w:hyperlink w:tgtFrame="_blank" w:history="1" r:id="rId90">
              <w:r w:rsidRPr="00506899">
                <w:rPr>
                  <w:rFonts w:ascii="Calibri" w:hAnsi="Calibri" w:eastAsia="Times New Roman" w:cs="Calibri"/>
                  <w:color w:val="0000FF"/>
                  <w:sz w:val="16"/>
                  <w:u w:val="single"/>
                </w:rPr>
                <w:t>42_C_15</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0B1959" w:rsidP="000B1959" w:rsidRDefault="001C3A31" w14:paraId="7FD0284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The Knowledge Check that follows consists of 10 questions. You must score 80% or higher to successfully complete this course.</w:t>
            </w:r>
          </w:p>
          <w:p w:rsidRPr="00506899" w:rsidR="00022AA5" w:rsidP="008550AC" w:rsidRDefault="001C3A31" w14:paraId="6FA5A19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WHEN YOU ARE READY, CLICK THE KNOWLEDGE CHECK BUTTON.</w:t>
            </w:r>
          </w:p>
        </w:tc>
        <w:tc>
          <w:tcPr>
            <w:tcW w:w="6000" w:type="dxa"/>
            <w:tcMar/>
          </w:tcPr>
          <w:p w:rsidRPr="00506899" w:rsidR="009E2420" w:rsidP="008970A2" w:rsidRDefault="001C3A31" w14:paraId="4035762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แบบทดสอบความรู้ประกอบไปด้วยคำถาม</w:t>
            </w:r>
            <w:r w:rsidRPr="00506899">
              <w:rPr>
                <w:rFonts w:ascii="Angsana New" w:hAnsi="Angsana New" w:eastAsia="Tahoma" w:cs="Tahoma"/>
                <w:lang w:val="th-TH"/>
              </w:rPr>
              <w:t xml:space="preserve"> </w:t>
            </w:r>
            <w:r w:rsidRPr="000F432C">
              <w:rPr>
                <w:rFonts w:ascii="Calibri" w:hAnsi="Calibri" w:eastAsia="Times New Roman" w:cs="Calibri"/>
              </w:rPr>
              <w:t>10</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ข้อ</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คุณจะต้องได้คะแนน</w:t>
            </w:r>
            <w:r w:rsidRPr="00506899">
              <w:rPr>
                <w:rFonts w:ascii="Angsana New" w:hAnsi="Angsana New" w:eastAsia="Tahoma" w:cs="Tahoma"/>
                <w:lang w:val="th-TH"/>
              </w:rPr>
              <w:t xml:space="preserve"> </w:t>
            </w:r>
            <w:r w:rsidRPr="000F432C">
              <w:rPr>
                <w:rFonts w:ascii="Calibri" w:hAnsi="Calibri" w:eastAsia="Times New Roman" w:cs="Calibri"/>
              </w:rPr>
              <w:t>80%</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ขึ้นไปเพื่อเสร็จสิ้น</w:t>
            </w:r>
            <w:r w:rsidRPr="00506899">
              <w:rPr>
                <w:rFonts w:ascii="Angsana New" w:hAnsi="Angsana New" w:eastAsia="Angsana New" w:cs="Tahoma"/>
                <w:cs/>
                <w:lang w:val="th-TH" w:bidi="th-TH"/>
              </w:rPr>
              <w:t>การอบรมหลักสูตรนี้โดยสมบูรณ์</w:t>
            </w:r>
          </w:p>
          <w:p w:rsidRPr="00506899" w:rsidR="000B1959" w:rsidP="008970A2" w:rsidRDefault="001C3A31" w14:paraId="5E035F1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เมื่อคุณพร้อมแล้ว</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ให้คลิกปุ่ม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แบบทดสอบความรู้</w:t>
            </w:r>
          </w:p>
        </w:tc>
      </w:tr>
      <w:tr w:rsidRPr="00506899" w:rsidR="00CC1327" w:rsidTr="5CF65F5B" w14:paraId="3C29635C" w14:textId="77777777">
        <w:tc>
          <w:tcPr>
            <w:tcW w:w="1353" w:type="dxa"/>
            <w:shd w:val="clear" w:color="auto" w:fill="C1E4F5" w:themeFill="accent1" w:themeFillTint="33"/>
            <w:tcMar>
              <w:top w:w="120" w:type="dxa"/>
              <w:left w:w="180" w:type="dxa"/>
              <w:bottom w:w="120" w:type="dxa"/>
              <w:right w:w="180" w:type="dxa"/>
            </w:tcMar>
            <w:hideMark/>
          </w:tcPr>
          <w:p w:rsidRPr="00506899" w:rsidR="00FD6DAC" w:rsidP="00FD6DAC" w:rsidRDefault="001C3A31" w14:paraId="25E6623D" w14:textId="77777777">
            <w:pPr>
              <w:spacing w:before="30" w:after="30"/>
              <w:ind w:left="30" w:right="30"/>
              <w:rPr>
                <w:rFonts w:ascii="Calibri" w:hAnsi="Calibri" w:eastAsia="Times New Roman" w:cs="Calibri"/>
                <w:sz w:val="16"/>
              </w:rPr>
            </w:pPr>
            <w:hyperlink w:tgtFrame="_blank" w:history="1" r:id="rId91">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FD6DAC" w:rsidP="00FD6DAC" w:rsidRDefault="001C3A31" w14:paraId="12538C17" w14:textId="77777777">
            <w:pPr>
              <w:ind w:left="30" w:right="30"/>
              <w:rPr>
                <w:rFonts w:ascii="Calibri" w:hAnsi="Calibri" w:eastAsia="Times New Roman" w:cs="Calibri"/>
                <w:sz w:val="16"/>
              </w:rPr>
            </w:pPr>
            <w:hyperlink w:tgtFrame="_blank" w:history="1" r:id="rId92">
              <w:r w:rsidRPr="00506899">
                <w:rPr>
                  <w:rFonts w:ascii="Calibri" w:hAnsi="Calibri" w:eastAsia="Times New Roman" w:cs="Calibri"/>
                  <w:color w:val="0000FF"/>
                  <w:sz w:val="16"/>
                  <w:u w:val="single"/>
                </w:rPr>
                <w:t>43_C_16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FD6DAC" w:rsidP="00FD6DAC" w:rsidRDefault="001C3A31" w14:paraId="2A31FE3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Why is the Code of Business Conduct important?</w:t>
            </w:r>
          </w:p>
        </w:tc>
        <w:tc>
          <w:tcPr>
            <w:tcW w:w="6000" w:type="dxa"/>
            <w:tcMar/>
            <w:vAlign w:val="center"/>
          </w:tcPr>
          <w:p w:rsidRPr="00506899" w:rsidR="00FD6DAC" w:rsidP="008970A2" w:rsidRDefault="001C3A31" w14:paraId="5AF32042"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[1] </w:t>
            </w:r>
            <w:r w:rsidRPr="00506899">
              <w:rPr>
                <w:rFonts w:ascii="Angsana New" w:hAnsi="Angsana New" w:eastAsia="Angsana New" w:cs="Tahoma"/>
                <w:cs/>
                <w:lang w:val="th-TH" w:bidi="th-TH"/>
              </w:rPr>
              <w:t>เหตุใดหลักจรรยาบรรณในการดำเนินธุรกิจจึงมีความสำคัญ</w:t>
            </w:r>
          </w:p>
        </w:tc>
      </w:tr>
      <w:tr w:rsidRPr="00506899" w:rsidR="00CC1327" w:rsidTr="5CF65F5B" w14:paraId="332AA292" w14:textId="77777777">
        <w:tc>
          <w:tcPr>
            <w:tcW w:w="1353" w:type="dxa"/>
            <w:shd w:val="clear" w:color="auto" w:fill="C1E4F5" w:themeFill="accent1" w:themeFillTint="33"/>
            <w:tcMar>
              <w:top w:w="120" w:type="dxa"/>
              <w:left w:w="180" w:type="dxa"/>
              <w:bottom w:w="120" w:type="dxa"/>
              <w:right w:w="180" w:type="dxa"/>
            </w:tcMar>
            <w:hideMark/>
          </w:tcPr>
          <w:p w:rsidRPr="00506899" w:rsidR="00FD6DAC" w:rsidP="00FD6DAC" w:rsidRDefault="001C3A31" w14:paraId="1AD5A308" w14:textId="77777777">
            <w:pPr>
              <w:spacing w:before="30" w:after="30"/>
              <w:ind w:left="30" w:right="30"/>
              <w:rPr>
                <w:rFonts w:ascii="Calibri" w:hAnsi="Calibri" w:eastAsia="Times New Roman" w:cs="Calibri"/>
                <w:sz w:val="16"/>
              </w:rPr>
            </w:pPr>
            <w:hyperlink w:tgtFrame="_blank" w:history="1" r:id="rId93">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FD6DAC" w:rsidP="00FD6DAC" w:rsidRDefault="001C3A31" w14:paraId="10DC1EE2" w14:textId="77777777">
            <w:pPr>
              <w:ind w:left="30" w:right="30"/>
              <w:rPr>
                <w:rFonts w:ascii="Calibri" w:hAnsi="Calibri" w:eastAsia="Times New Roman" w:cs="Calibri"/>
                <w:sz w:val="16"/>
              </w:rPr>
            </w:pPr>
            <w:hyperlink w:tgtFrame="_blank" w:history="1" r:id="rId94">
              <w:r w:rsidRPr="00506899">
                <w:rPr>
                  <w:rFonts w:ascii="Calibri" w:hAnsi="Calibri" w:eastAsia="Times New Roman" w:cs="Calibri"/>
                  <w:color w:val="0000FF"/>
                  <w:sz w:val="16"/>
                  <w:u w:val="single"/>
                </w:rPr>
                <w:t>44_C_16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FD6DAC" w:rsidP="00FD6DAC" w:rsidRDefault="001C3A31" w14:paraId="679987A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It provides specific advice for every situation we may face in our work.</w:t>
            </w:r>
          </w:p>
        </w:tc>
        <w:tc>
          <w:tcPr>
            <w:tcW w:w="6000" w:type="dxa"/>
            <w:tcMar/>
            <w:vAlign w:val="center"/>
          </w:tcPr>
          <w:p w:rsidRPr="00506899" w:rsidR="00FD6DAC" w:rsidP="008970A2" w:rsidRDefault="001C3A31" w14:paraId="07F73EA3"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[1] </w:t>
            </w:r>
            <w:r w:rsidRPr="00506899">
              <w:rPr>
                <w:rFonts w:ascii="Angsana New" w:hAnsi="Angsana New" w:eastAsia="Angsana New" w:cs="Tahoma"/>
                <w:cs/>
                <w:lang w:val="th-TH" w:bidi="th-TH"/>
              </w:rPr>
              <w:t>ใ</w:t>
            </w:r>
            <w:r w:rsidRPr="00506899">
              <w:rPr>
                <w:rFonts w:ascii="Angsana New" w:hAnsi="Angsana New" w:eastAsia="Angsana New" w:cs="Tahoma"/>
                <w:cs/>
                <w:lang w:val="th-TH" w:bidi="th-TH"/>
              </w:rPr>
              <w:t>ห้คำแนะนำที่เฉพาะเจาะจงสำหรับทุกสถานการณ์ที่เราอาจเผชิญในการทำงาน</w:t>
            </w:r>
          </w:p>
        </w:tc>
      </w:tr>
      <w:tr w:rsidRPr="00506899" w:rsidR="00CC1327" w:rsidTr="5CF65F5B" w14:paraId="47025228" w14:textId="77777777">
        <w:tc>
          <w:tcPr>
            <w:tcW w:w="1353" w:type="dxa"/>
            <w:shd w:val="clear" w:color="auto" w:fill="C1E4F5" w:themeFill="accent1" w:themeFillTint="33"/>
            <w:tcMar>
              <w:top w:w="120" w:type="dxa"/>
              <w:left w:w="180" w:type="dxa"/>
              <w:bottom w:w="120" w:type="dxa"/>
              <w:right w:w="180" w:type="dxa"/>
            </w:tcMar>
            <w:hideMark/>
          </w:tcPr>
          <w:p w:rsidRPr="00506899" w:rsidR="00FD6DAC" w:rsidP="00FD6DAC" w:rsidRDefault="001C3A31" w14:paraId="05AB8D17" w14:textId="77777777">
            <w:pPr>
              <w:spacing w:before="30" w:after="30"/>
              <w:ind w:left="30" w:right="30"/>
              <w:rPr>
                <w:rFonts w:ascii="Calibri" w:hAnsi="Calibri" w:eastAsia="Times New Roman" w:cs="Calibri"/>
                <w:sz w:val="16"/>
              </w:rPr>
            </w:pPr>
            <w:hyperlink w:tgtFrame="_blank" w:history="1" r:id="rId95">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FD6DAC" w:rsidP="00FD6DAC" w:rsidRDefault="001C3A31" w14:paraId="21505ADD" w14:textId="77777777">
            <w:pPr>
              <w:ind w:left="30" w:right="30"/>
              <w:rPr>
                <w:rFonts w:ascii="Calibri" w:hAnsi="Calibri" w:eastAsia="Times New Roman" w:cs="Calibri"/>
                <w:sz w:val="16"/>
              </w:rPr>
            </w:pPr>
            <w:hyperlink w:tgtFrame="_blank" w:history="1" r:id="rId96">
              <w:r w:rsidRPr="00506899">
                <w:rPr>
                  <w:rFonts w:ascii="Calibri" w:hAnsi="Calibri" w:eastAsia="Times New Roman" w:cs="Calibri"/>
                  <w:color w:val="0000FF"/>
                  <w:sz w:val="16"/>
                  <w:u w:val="single"/>
                </w:rPr>
                <w:t>45_C_16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FD6DAC" w:rsidP="00FD6DAC" w:rsidRDefault="001C3A31" w14:paraId="22BA89E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[2] It provides a clear set of principles and values on which to base decisions when the best course of action is </w:t>
            </w:r>
            <w:r w:rsidRPr="00506899">
              <w:rPr>
                <w:rFonts w:ascii="Calibri" w:hAnsi="Calibri" w:eastAsia="Times New Roman" w:cs="Calibri"/>
              </w:rPr>
              <w:t>not immediately clear.</w:t>
            </w:r>
          </w:p>
          <w:p w:rsidRPr="00506899" w:rsidR="00FD6DAC" w:rsidP="00FD6DAC" w:rsidRDefault="001C3A31" w14:paraId="694956E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Next</w:t>
            </w:r>
          </w:p>
        </w:tc>
        <w:tc>
          <w:tcPr>
            <w:tcW w:w="6000" w:type="dxa"/>
            <w:tcMar/>
            <w:vAlign w:val="center"/>
          </w:tcPr>
          <w:p w:rsidRPr="00506899" w:rsidR="00FD6DAC" w:rsidP="008970A2" w:rsidRDefault="001C3A31" w14:paraId="3D97E304"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[2] </w:t>
            </w:r>
            <w:r w:rsidRPr="00506899">
              <w:rPr>
                <w:rFonts w:ascii="Angsana New" w:hAnsi="Angsana New" w:eastAsia="Angsana New" w:cs="Tahoma"/>
                <w:cs/>
                <w:lang w:val="th-TH" w:bidi="th-TH"/>
              </w:rPr>
              <w:t>ให้ชุดหลักการและค่าที่นิยมที่ชัดเจนซึ่งเป็นพื้นฐานในการตัดสินใจเมื่อแนวทางดำเนินการที่ดีที่สุดมีความไม่ชัดเจนในขณะนั้น</w:t>
            </w:r>
          </w:p>
          <w:p w:rsidRPr="00506899" w:rsidR="00FD6DAC" w:rsidP="008970A2" w:rsidRDefault="001C3A31" w14:paraId="06ECD70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ถัดไป</w:t>
            </w:r>
          </w:p>
        </w:tc>
      </w:tr>
      <w:tr w:rsidRPr="00506899" w:rsidR="00CC1327" w:rsidTr="5CF65F5B" w14:paraId="556FF152" w14:textId="77777777">
        <w:tc>
          <w:tcPr>
            <w:tcW w:w="1353" w:type="dxa"/>
            <w:shd w:val="clear" w:color="auto" w:fill="C1E4F5" w:themeFill="accent1" w:themeFillTint="33"/>
            <w:tcMar>
              <w:top w:w="120" w:type="dxa"/>
              <w:left w:w="180" w:type="dxa"/>
              <w:bottom w:w="120" w:type="dxa"/>
              <w:right w:w="180" w:type="dxa"/>
            </w:tcMar>
            <w:hideMark/>
          </w:tcPr>
          <w:p w:rsidRPr="00506899" w:rsidR="002117DA" w:rsidP="002117DA" w:rsidRDefault="001C3A31" w14:paraId="3F1692DC"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Screen 15</w:t>
            </w:r>
          </w:p>
          <w:p w:rsidRPr="00506899" w:rsidR="002117DA" w:rsidP="002117DA" w:rsidRDefault="001C3A31" w14:paraId="600CE2F4" w14:textId="77777777">
            <w:pPr>
              <w:spacing w:before="100" w:beforeAutospacing="1" w:after="100" w:afterAutospacing="1"/>
              <w:ind w:left="30" w:right="30"/>
              <w:rPr>
                <w:rFonts w:ascii="Calibri" w:hAnsi="Calibri" w:eastAsia="Times New Roman" w:cs="Calibri"/>
                <w:sz w:val="16"/>
              </w:rPr>
            </w:pPr>
            <w:r w:rsidRPr="00506899">
              <w:rPr>
                <w:rFonts w:ascii="Calibri" w:hAnsi="Calibri" w:eastAsia="Times New Roman" w:cs="Calibri"/>
                <w:sz w:val="16"/>
              </w:rPr>
              <w:t>Question 1: Feedback</w:t>
            </w:r>
          </w:p>
          <w:p w:rsidRPr="00506899" w:rsidR="002117DA" w:rsidP="002117DA" w:rsidRDefault="001C3A31" w14:paraId="696B8D18" w14:textId="77777777">
            <w:pPr>
              <w:ind w:left="30" w:right="30"/>
              <w:rPr>
                <w:rFonts w:ascii="Calibri" w:hAnsi="Calibri" w:eastAsia="Times New Roman" w:cs="Calibri"/>
                <w:sz w:val="16"/>
              </w:rPr>
            </w:pPr>
            <w:r w:rsidRPr="00506899">
              <w:rPr>
                <w:rFonts w:ascii="Calibri" w:hAnsi="Calibri" w:eastAsia="Times New Roman" w:cs="Calibri"/>
                <w:sz w:val="16"/>
              </w:rPr>
              <w:t>46_C_16</w:t>
            </w:r>
          </w:p>
        </w:tc>
        <w:tc>
          <w:tcPr>
            <w:tcW w:w="6000" w:type="dxa"/>
            <w:tcMar>
              <w:top w:w="120" w:type="dxa"/>
              <w:left w:w="180" w:type="dxa"/>
              <w:bottom w:w="120" w:type="dxa"/>
              <w:right w:w="180" w:type="dxa"/>
            </w:tcMar>
            <w:vAlign w:val="center"/>
            <w:hideMark/>
          </w:tcPr>
          <w:p w:rsidRPr="00506899" w:rsidR="002117DA" w:rsidP="002117DA" w:rsidRDefault="001C3A31" w14:paraId="5E10C57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The Code of Business Conduct to provides us with a clear set of principles and </w:t>
            </w:r>
            <w:r w:rsidRPr="00506899">
              <w:rPr>
                <w:rFonts w:ascii="Calibri" w:hAnsi="Calibri" w:eastAsia="Times New Roman" w:cs="Calibri"/>
              </w:rPr>
              <w:t>values on which to base decisions when the best course of action is not immediately clear.</w:t>
            </w:r>
          </w:p>
        </w:tc>
        <w:tc>
          <w:tcPr>
            <w:tcW w:w="6000" w:type="dxa"/>
            <w:tcMar/>
            <w:vAlign w:val="center"/>
          </w:tcPr>
          <w:p w:rsidRPr="00506899" w:rsidR="002117DA" w:rsidP="008970A2" w:rsidRDefault="001C3A31" w14:paraId="4474F1E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หลักจรรยาบรรณในการดำเนินธุรกิจอธิบายถึงหลักการและค่านิยมต่างๆ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อย่างชัดเจนซึ่งเป็นพื้นฐานในการตัดสินใจ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ในกรณีที่แนวทางที่พึงปฏิบัตินั้นยังไม่ชัดเจน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ณ</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ขณะนั้น</w:t>
            </w:r>
          </w:p>
        </w:tc>
      </w:tr>
      <w:tr w:rsidRPr="00506899" w:rsidR="00CC1327" w:rsidTr="5CF65F5B" w14:paraId="57EF189B" w14:textId="77777777">
        <w:tc>
          <w:tcPr>
            <w:tcW w:w="1353" w:type="dxa"/>
            <w:shd w:val="clear" w:color="auto" w:fill="C1E4F5" w:themeFill="accent1" w:themeFillTint="33"/>
            <w:tcMar>
              <w:top w:w="120" w:type="dxa"/>
              <w:left w:w="180" w:type="dxa"/>
              <w:bottom w:w="120" w:type="dxa"/>
              <w:right w:w="180" w:type="dxa"/>
            </w:tcMar>
            <w:hideMark/>
          </w:tcPr>
          <w:p w:rsidRPr="00506899" w:rsidR="002117DA" w:rsidP="002117DA" w:rsidRDefault="001C3A31" w14:paraId="4289B38D" w14:textId="77777777">
            <w:pPr>
              <w:spacing w:before="30" w:after="30"/>
              <w:ind w:left="30" w:right="30"/>
              <w:rPr>
                <w:rFonts w:ascii="Calibri" w:hAnsi="Calibri" w:eastAsia="Times New Roman" w:cs="Calibri"/>
                <w:sz w:val="16"/>
              </w:rPr>
            </w:pPr>
            <w:hyperlink w:tgtFrame="_blank" w:history="1" r:id="rId97">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2117DA" w:rsidP="002117DA" w:rsidRDefault="001C3A31" w14:paraId="37B9FD1E" w14:textId="77777777">
            <w:pPr>
              <w:ind w:left="30" w:right="30"/>
              <w:rPr>
                <w:rFonts w:ascii="Calibri" w:hAnsi="Calibri" w:eastAsia="Times New Roman" w:cs="Calibri"/>
                <w:sz w:val="16"/>
              </w:rPr>
            </w:pPr>
            <w:hyperlink w:tgtFrame="_blank" w:history="1" r:id="rId98">
              <w:r w:rsidRPr="00506899">
                <w:rPr>
                  <w:rFonts w:ascii="Calibri" w:hAnsi="Calibri" w:eastAsia="Times New Roman" w:cs="Calibri"/>
                  <w:color w:val="0000FF"/>
                  <w:sz w:val="16"/>
                  <w:u w:val="single"/>
                </w:rPr>
                <w:t>47_C_16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2117DA" w:rsidP="002117DA" w:rsidRDefault="001C3A31" w14:paraId="75303A0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[2] Which of the following is </w:t>
            </w:r>
            <w:r w:rsidRPr="00506899">
              <w:rPr>
                <w:rFonts w:ascii="Calibri" w:hAnsi="Calibri" w:eastAsia="Times New Roman" w:cs="Calibri"/>
                <w:u w:val="single"/>
              </w:rPr>
              <w:t>never</w:t>
            </w:r>
            <w:r w:rsidRPr="00506899">
              <w:rPr>
                <w:rFonts w:ascii="Calibri" w:hAnsi="Calibri" w:eastAsia="Times New Roman" w:cs="Calibri"/>
              </w:rPr>
              <w:t xml:space="preserve"> an appropriate business transaction?</w:t>
            </w:r>
          </w:p>
        </w:tc>
        <w:tc>
          <w:tcPr>
            <w:tcW w:w="6000" w:type="dxa"/>
            <w:tcMar/>
            <w:vAlign w:val="center"/>
          </w:tcPr>
          <w:p w:rsidRPr="00506899" w:rsidR="002117DA" w:rsidP="008970A2" w:rsidRDefault="001C3A31" w14:paraId="562EAEA7"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[2] </w:t>
            </w:r>
            <w:r w:rsidRPr="00506899">
              <w:rPr>
                <w:rFonts w:ascii="Angsana New" w:hAnsi="Angsana New" w:eastAsia="Angsana New" w:cs="Tahoma"/>
                <w:cs/>
                <w:lang w:val="th-TH" w:bidi="th-TH"/>
              </w:rPr>
              <w:t>ข้อใดต่อไปนี้ที่</w:t>
            </w:r>
            <w:r w:rsidRPr="00506899">
              <w:rPr>
                <w:rFonts w:ascii="Angsana New" w:hAnsi="Angsana New" w:eastAsia="Angsana New" w:cs="Tahoma"/>
                <w:u w:val="single"/>
                <w:cs/>
                <w:lang w:val="th-TH" w:bidi="th-TH"/>
              </w:rPr>
              <w:t>ไม่มีทาง</w:t>
            </w:r>
            <w:r w:rsidRPr="00506899">
              <w:rPr>
                <w:rFonts w:ascii="Angsana New" w:hAnsi="Angsana New" w:eastAsia="Angsana New" w:cs="Tahoma"/>
                <w:cs/>
                <w:lang w:val="th-TH" w:bidi="th-TH"/>
              </w:rPr>
              <w:t>ท</w:t>
            </w:r>
            <w:r w:rsidRPr="00506899">
              <w:rPr>
                <w:rFonts w:ascii="Angsana New" w:hAnsi="Angsana New" w:eastAsia="Angsana New" w:cs="Tahoma"/>
                <w:cs/>
                <w:lang w:val="th-TH" w:bidi="th-TH"/>
              </w:rPr>
              <w:t>ี่จะเป็นการทำธุรกรรมทางธุรกิจที่เหมาะสม</w:t>
            </w:r>
          </w:p>
        </w:tc>
      </w:tr>
      <w:tr w:rsidRPr="00506899" w:rsidR="00CC1327" w:rsidTr="5CF65F5B" w14:paraId="13C694BD" w14:textId="77777777">
        <w:tc>
          <w:tcPr>
            <w:tcW w:w="1353" w:type="dxa"/>
            <w:shd w:val="clear" w:color="auto" w:fill="C1E4F5" w:themeFill="accent1" w:themeFillTint="33"/>
            <w:tcMar>
              <w:top w:w="120" w:type="dxa"/>
              <w:left w:w="180" w:type="dxa"/>
              <w:bottom w:w="120" w:type="dxa"/>
              <w:right w:w="180" w:type="dxa"/>
            </w:tcMar>
            <w:hideMark/>
          </w:tcPr>
          <w:p w:rsidRPr="00506899" w:rsidR="002117DA" w:rsidP="002117DA" w:rsidRDefault="001C3A31" w14:paraId="0A8FC748" w14:textId="77777777">
            <w:pPr>
              <w:spacing w:before="30" w:after="30"/>
              <w:ind w:left="30" w:right="30"/>
              <w:rPr>
                <w:rFonts w:ascii="Calibri" w:hAnsi="Calibri" w:eastAsia="Times New Roman" w:cs="Calibri"/>
                <w:sz w:val="16"/>
              </w:rPr>
            </w:pPr>
            <w:hyperlink w:tgtFrame="_blank" w:history="1" r:id="rId99">
              <w:r w:rsidRPr="00506899">
                <w:rPr>
                  <w:rFonts w:ascii="Calibri" w:hAnsi="Calibri" w:eastAsia="Times New Roman" w:cs="Calibri"/>
                  <w:color w:val="0000FF"/>
                  <w:sz w:val="16"/>
                  <w:u w:val="single"/>
                </w:rPr>
                <w:t xml:space="preserve">Screen </w:t>
              </w:r>
              <w:r w:rsidRPr="00506899">
                <w:rPr>
                  <w:rFonts w:ascii="Calibri" w:hAnsi="Calibri" w:eastAsia="Times New Roman" w:cs="Calibri"/>
                  <w:color w:val="0000FF"/>
                  <w:sz w:val="16"/>
                  <w:u w:val="single"/>
                </w:rPr>
                <w:t>15</w:t>
              </w:r>
            </w:hyperlink>
            <w:r w:rsidRPr="00506899">
              <w:rPr>
                <w:rFonts w:ascii="Calibri" w:hAnsi="Calibri" w:eastAsia="Times New Roman" w:cs="Calibri"/>
                <w:sz w:val="16"/>
              </w:rPr>
              <w:t xml:space="preserve"> </w:t>
            </w:r>
          </w:p>
          <w:p w:rsidRPr="00506899" w:rsidR="002117DA" w:rsidP="002117DA" w:rsidRDefault="001C3A31" w14:paraId="48DCC7E2" w14:textId="77777777">
            <w:pPr>
              <w:ind w:left="30" w:right="30"/>
              <w:rPr>
                <w:rFonts w:ascii="Calibri" w:hAnsi="Calibri" w:eastAsia="Times New Roman" w:cs="Calibri"/>
                <w:sz w:val="16"/>
              </w:rPr>
            </w:pPr>
            <w:hyperlink w:tgtFrame="_blank" w:history="1" r:id="rId100">
              <w:r w:rsidRPr="00506899">
                <w:rPr>
                  <w:rFonts w:ascii="Calibri" w:hAnsi="Calibri" w:eastAsia="Times New Roman" w:cs="Calibri"/>
                  <w:color w:val="0000FF"/>
                  <w:sz w:val="16"/>
                  <w:u w:val="single"/>
                </w:rPr>
                <w:t>48_C_16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2117DA" w:rsidP="002117DA" w:rsidRDefault="001C3A31" w14:paraId="58ED01D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Hiring an HCP to speak about a particular disease area due to their skills and expertise.</w:t>
            </w:r>
          </w:p>
        </w:tc>
        <w:tc>
          <w:tcPr>
            <w:tcW w:w="6000" w:type="dxa"/>
            <w:tcMar/>
            <w:vAlign w:val="center"/>
          </w:tcPr>
          <w:p w:rsidRPr="00506899" w:rsidR="002117DA" w:rsidP="008970A2" w:rsidRDefault="001C3A31" w14:paraId="176B8B2A"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[1] </w:t>
            </w:r>
            <w:r w:rsidRPr="00506899">
              <w:rPr>
                <w:rFonts w:ascii="Angsana New" w:hAnsi="Angsana New" w:eastAsia="Angsana New" w:cs="Tahoma"/>
                <w:cs/>
                <w:lang w:val="th-TH" w:bidi="th-TH"/>
              </w:rPr>
              <w:t>การว่าจ้าง</w:t>
            </w:r>
            <w:r w:rsidRPr="00506899">
              <w:rPr>
                <w:rFonts w:ascii="Angsana New" w:hAnsi="Angsana New" w:eastAsia="Tahoma" w:cs="Tahoma"/>
                <w:lang w:val="th-TH"/>
              </w:rPr>
              <w:t xml:space="preserve"> </w:t>
            </w:r>
            <w:r w:rsidRPr="000F432C">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เพื่อพูดคุ</w:t>
            </w:r>
            <w:r w:rsidRPr="00506899">
              <w:rPr>
                <w:rFonts w:ascii="Angsana New" w:hAnsi="Angsana New" w:eastAsia="Angsana New" w:cs="Tahoma"/>
                <w:cs/>
                <w:lang w:val="th-TH" w:bidi="th-TH"/>
              </w:rPr>
              <w:t>ยเกี่ยวกับโรคเฉพาะด้านเนื่องจากทักษะและความเชี่ยวชาญของพวกเขา</w:t>
            </w:r>
          </w:p>
        </w:tc>
      </w:tr>
      <w:tr w:rsidRPr="00506899" w:rsidR="00CC1327" w:rsidTr="5CF65F5B" w14:paraId="74DEA853" w14:textId="77777777">
        <w:tc>
          <w:tcPr>
            <w:tcW w:w="1353" w:type="dxa"/>
            <w:shd w:val="clear" w:color="auto" w:fill="C1E4F5" w:themeFill="accent1" w:themeFillTint="33"/>
            <w:tcMar>
              <w:top w:w="120" w:type="dxa"/>
              <w:left w:w="180" w:type="dxa"/>
              <w:bottom w:w="120" w:type="dxa"/>
              <w:right w:w="180" w:type="dxa"/>
            </w:tcMar>
            <w:hideMark/>
          </w:tcPr>
          <w:p w:rsidRPr="00506899" w:rsidR="002117DA" w:rsidP="002117DA" w:rsidRDefault="001C3A31" w14:paraId="4444DF44" w14:textId="77777777">
            <w:pPr>
              <w:spacing w:before="30" w:after="30"/>
              <w:ind w:left="30" w:right="30"/>
              <w:rPr>
                <w:rFonts w:ascii="Calibri" w:hAnsi="Calibri" w:eastAsia="Times New Roman" w:cs="Calibri"/>
                <w:sz w:val="16"/>
              </w:rPr>
            </w:pPr>
            <w:hyperlink w:tgtFrame="_blank" w:history="1" r:id="rId101">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2117DA" w:rsidP="002117DA" w:rsidRDefault="001C3A31" w14:paraId="21360DEB" w14:textId="77777777">
            <w:pPr>
              <w:ind w:left="30" w:right="30"/>
              <w:rPr>
                <w:rFonts w:ascii="Calibri" w:hAnsi="Calibri" w:eastAsia="Times New Roman" w:cs="Calibri"/>
                <w:sz w:val="16"/>
              </w:rPr>
            </w:pPr>
            <w:hyperlink w:tgtFrame="_blank" w:history="1" r:id="rId102">
              <w:r w:rsidRPr="00506899">
                <w:rPr>
                  <w:rFonts w:ascii="Calibri" w:hAnsi="Calibri" w:eastAsia="Times New Roman" w:cs="Calibri"/>
                  <w:color w:val="0000FF"/>
                  <w:sz w:val="16"/>
                  <w:u w:val="single"/>
                </w:rPr>
                <w:t>49_C_16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2117DA" w:rsidP="002117DA" w:rsidRDefault="001C3A31" w14:paraId="31C0BE8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[2] Providing a reasonable meal to attendees of an Abbott-sponsored educational program.</w:t>
            </w:r>
          </w:p>
        </w:tc>
        <w:tc>
          <w:tcPr>
            <w:tcW w:w="6000" w:type="dxa"/>
            <w:tcMar/>
            <w:vAlign w:val="center"/>
          </w:tcPr>
          <w:p w:rsidRPr="00506899" w:rsidR="002117DA" w:rsidP="008970A2" w:rsidRDefault="001C3A31" w14:paraId="4A59DF77"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[2] </w:t>
            </w:r>
            <w:r w:rsidRPr="00506899">
              <w:rPr>
                <w:rFonts w:ascii="Angsana New" w:hAnsi="Angsana New" w:eastAsia="Angsana New" w:cs="Tahoma"/>
                <w:cs/>
                <w:lang w:val="th-TH" w:bidi="th-TH"/>
              </w:rPr>
              <w:t>การจัดหาอาหารที่เหมาะสมให้แก่ผู้เข้าร่วมโปรแกรมการศึกษาที่</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ให้การสนับสนุน</w:t>
            </w:r>
          </w:p>
        </w:tc>
      </w:tr>
      <w:tr w:rsidRPr="00506899" w:rsidR="00CC1327" w:rsidTr="5CF65F5B" w14:paraId="709A0DD4" w14:textId="77777777">
        <w:tc>
          <w:tcPr>
            <w:tcW w:w="1353" w:type="dxa"/>
            <w:shd w:val="clear" w:color="auto" w:fill="C1E4F5" w:themeFill="accent1" w:themeFillTint="33"/>
            <w:tcMar>
              <w:top w:w="120" w:type="dxa"/>
              <w:left w:w="180" w:type="dxa"/>
              <w:bottom w:w="120" w:type="dxa"/>
              <w:right w:w="180" w:type="dxa"/>
            </w:tcMar>
            <w:hideMark/>
          </w:tcPr>
          <w:p w:rsidRPr="00506899" w:rsidR="002117DA" w:rsidP="002117DA" w:rsidRDefault="001C3A31" w14:paraId="1CEC7F07" w14:textId="77777777">
            <w:pPr>
              <w:spacing w:before="30" w:after="30"/>
              <w:ind w:left="30" w:right="30"/>
              <w:rPr>
                <w:rFonts w:ascii="Calibri" w:hAnsi="Calibri" w:eastAsia="Times New Roman" w:cs="Calibri"/>
                <w:sz w:val="16"/>
              </w:rPr>
            </w:pPr>
            <w:hyperlink w:tgtFrame="_blank" w:history="1" r:id="rId103">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2117DA" w:rsidP="002117DA" w:rsidRDefault="001C3A31" w14:paraId="37D1E139" w14:textId="77777777">
            <w:pPr>
              <w:ind w:left="30" w:right="30"/>
              <w:rPr>
                <w:rFonts w:ascii="Calibri" w:hAnsi="Calibri" w:eastAsia="Times New Roman" w:cs="Calibri"/>
                <w:sz w:val="16"/>
              </w:rPr>
            </w:pPr>
            <w:hyperlink w:tgtFrame="_blank" w:history="1" r:id="rId104">
              <w:r w:rsidRPr="00506899">
                <w:rPr>
                  <w:rFonts w:ascii="Calibri" w:hAnsi="Calibri" w:eastAsia="Times New Roman" w:cs="Calibri"/>
                  <w:color w:val="0000FF"/>
                  <w:sz w:val="16"/>
                  <w:u w:val="single"/>
                </w:rPr>
                <w:t>50_C_16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2117DA" w:rsidP="002117DA" w:rsidRDefault="001C3A31" w14:paraId="09BA0B9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[3] Arranging a charitable contribution for a local organization.</w:t>
            </w:r>
          </w:p>
        </w:tc>
        <w:tc>
          <w:tcPr>
            <w:tcW w:w="6000" w:type="dxa"/>
            <w:tcMar/>
            <w:vAlign w:val="center"/>
          </w:tcPr>
          <w:p w:rsidRPr="00506899" w:rsidR="002117DA" w:rsidP="008970A2" w:rsidRDefault="001C3A31" w14:paraId="415B8F6D"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[3] </w:t>
            </w:r>
            <w:r w:rsidRPr="00506899">
              <w:rPr>
                <w:rFonts w:ascii="Angsana New" w:hAnsi="Angsana New" w:eastAsia="Angsana New" w:cs="Tahoma"/>
                <w:cs/>
                <w:lang w:val="th-TH" w:bidi="th-TH"/>
              </w:rPr>
              <w:t>การจัดให้มีการบริจาคเพื่อการกุศลสำหรับองค์กรในท้องถิ่น</w:t>
            </w:r>
          </w:p>
        </w:tc>
      </w:tr>
      <w:tr w:rsidRPr="00506899" w:rsidR="00CC1327" w:rsidTr="5CF65F5B" w14:paraId="7C5DB20C" w14:textId="77777777">
        <w:tc>
          <w:tcPr>
            <w:tcW w:w="1353" w:type="dxa"/>
            <w:shd w:val="clear" w:color="auto" w:fill="C1E4F5" w:themeFill="accent1" w:themeFillTint="33"/>
            <w:tcMar>
              <w:top w:w="120" w:type="dxa"/>
              <w:left w:w="180" w:type="dxa"/>
              <w:bottom w:w="120" w:type="dxa"/>
              <w:right w:w="180" w:type="dxa"/>
            </w:tcMar>
            <w:hideMark/>
          </w:tcPr>
          <w:p w:rsidRPr="00506899" w:rsidR="002117DA" w:rsidP="002117DA" w:rsidRDefault="001C3A31" w14:paraId="611177EC" w14:textId="77777777">
            <w:pPr>
              <w:spacing w:before="30" w:after="30"/>
              <w:ind w:left="30" w:right="30"/>
              <w:rPr>
                <w:rFonts w:ascii="Calibri" w:hAnsi="Calibri" w:eastAsia="Times New Roman" w:cs="Calibri"/>
                <w:sz w:val="16"/>
              </w:rPr>
            </w:pPr>
            <w:hyperlink w:tgtFrame="_blank" w:history="1" r:id="rId105">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2117DA" w:rsidP="002117DA" w:rsidRDefault="001C3A31" w14:paraId="763286F3" w14:textId="77777777">
            <w:pPr>
              <w:ind w:left="30" w:right="30"/>
              <w:rPr>
                <w:rFonts w:ascii="Calibri" w:hAnsi="Calibri" w:eastAsia="Times New Roman" w:cs="Calibri"/>
                <w:sz w:val="16"/>
              </w:rPr>
            </w:pPr>
            <w:hyperlink w:tgtFrame="_blank" w:history="1" r:id="rId106">
              <w:r w:rsidRPr="00506899">
                <w:rPr>
                  <w:rFonts w:ascii="Calibri" w:hAnsi="Calibri" w:eastAsia="Times New Roman" w:cs="Calibri"/>
                  <w:color w:val="0000FF"/>
                  <w:sz w:val="16"/>
                  <w:u w:val="single"/>
                </w:rPr>
                <w:t>51_C_16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2117DA" w:rsidP="002117DA" w:rsidRDefault="001C3A31" w14:paraId="0B701FE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[4] Hiring an HCP to conduct an educational program to thank them for using Abbott products.</w:t>
            </w:r>
          </w:p>
          <w:p w:rsidRPr="00506899" w:rsidR="002117DA" w:rsidP="002117DA" w:rsidRDefault="001C3A31" w14:paraId="67848BB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Next</w:t>
            </w:r>
          </w:p>
        </w:tc>
        <w:tc>
          <w:tcPr>
            <w:tcW w:w="6000" w:type="dxa"/>
            <w:tcMar/>
            <w:vAlign w:val="center"/>
          </w:tcPr>
          <w:p w:rsidRPr="00506899" w:rsidR="002117DA" w:rsidP="008970A2" w:rsidRDefault="001C3A31" w14:paraId="62F0475D"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[4] </w:t>
            </w:r>
            <w:r w:rsidRPr="00506899">
              <w:rPr>
                <w:rFonts w:ascii="Angsana New" w:hAnsi="Angsana New" w:eastAsia="Angsana New" w:cs="Tahoma"/>
                <w:cs/>
                <w:lang w:val="th-TH" w:bidi="th-TH"/>
              </w:rPr>
              <w:t>การว่าจ้าง</w:t>
            </w:r>
            <w:r w:rsidRPr="00506899">
              <w:rPr>
                <w:rFonts w:ascii="Angsana New" w:hAnsi="Angsana New" w:eastAsia="Tahoma" w:cs="Tahoma"/>
                <w:lang w:val="th-TH"/>
              </w:rPr>
              <w:t xml:space="preserve"> </w:t>
            </w:r>
            <w:r w:rsidRPr="000F432C">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เพื่อดำเนินโปรแกรมการศึกษาเพื่อขอบคุณที่ใช้ผลิตภัณฑ์ของ</w:t>
            </w:r>
            <w:r w:rsidRPr="00506899">
              <w:rPr>
                <w:rFonts w:ascii="Angsana New" w:hAnsi="Angsana New" w:eastAsia="Tahoma" w:cs="Tahoma"/>
                <w:lang w:val="th-TH"/>
              </w:rPr>
              <w:t xml:space="preserve"> </w:t>
            </w:r>
            <w:r w:rsidRPr="000F432C">
              <w:rPr>
                <w:rFonts w:ascii="Calibri" w:hAnsi="Calibri" w:eastAsia="Times New Roman" w:cs="Calibri"/>
              </w:rPr>
              <w:t>Abbott</w:t>
            </w:r>
          </w:p>
          <w:p w:rsidRPr="00506899" w:rsidR="002117DA" w:rsidP="008970A2" w:rsidRDefault="001C3A31" w14:paraId="36EEA5D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ถัดไป</w:t>
            </w:r>
          </w:p>
        </w:tc>
      </w:tr>
      <w:tr w:rsidRPr="00506899" w:rsidR="00CC1327" w:rsidTr="5CF65F5B" w14:paraId="6215F236" w14:textId="77777777">
        <w:tc>
          <w:tcPr>
            <w:tcW w:w="1353" w:type="dxa"/>
            <w:shd w:val="clear" w:color="auto" w:fill="C1E4F5" w:themeFill="accent1" w:themeFillTint="33"/>
            <w:tcMar>
              <w:top w:w="120" w:type="dxa"/>
              <w:left w:w="180" w:type="dxa"/>
              <w:bottom w:w="120" w:type="dxa"/>
              <w:right w:w="180" w:type="dxa"/>
            </w:tcMar>
            <w:hideMark/>
          </w:tcPr>
          <w:p w:rsidRPr="00506899" w:rsidR="00603700" w:rsidP="00603700" w:rsidRDefault="001C3A31" w14:paraId="3184815A"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Screen 15</w:t>
            </w:r>
          </w:p>
          <w:p w:rsidRPr="00506899" w:rsidR="00603700" w:rsidP="00603700" w:rsidRDefault="001C3A31" w14:paraId="43633170" w14:textId="77777777">
            <w:pPr>
              <w:spacing w:before="100" w:beforeAutospacing="1" w:after="100" w:afterAutospacing="1"/>
              <w:ind w:left="30" w:right="30"/>
              <w:rPr>
                <w:rFonts w:ascii="Calibri" w:hAnsi="Calibri" w:eastAsia="Times New Roman" w:cs="Calibri"/>
                <w:sz w:val="16"/>
              </w:rPr>
            </w:pPr>
            <w:r w:rsidRPr="00506899">
              <w:rPr>
                <w:rFonts w:ascii="Calibri" w:hAnsi="Calibri" w:eastAsia="Times New Roman" w:cs="Calibri"/>
                <w:sz w:val="16"/>
              </w:rPr>
              <w:t>Question 2: Feedback</w:t>
            </w:r>
          </w:p>
          <w:p w:rsidRPr="00506899" w:rsidR="00603700" w:rsidP="00603700" w:rsidRDefault="001C3A31" w14:paraId="4F6C6410" w14:textId="77777777">
            <w:pPr>
              <w:ind w:left="30" w:right="30"/>
              <w:rPr>
                <w:rFonts w:ascii="Calibri" w:hAnsi="Calibri" w:eastAsia="Times New Roman" w:cs="Calibri"/>
                <w:sz w:val="16"/>
              </w:rPr>
            </w:pPr>
            <w:r w:rsidRPr="00506899">
              <w:rPr>
                <w:rFonts w:ascii="Calibri" w:hAnsi="Calibri" w:eastAsia="Times New Roman" w:cs="Calibri"/>
                <w:sz w:val="16"/>
              </w:rPr>
              <w:t>52_C_16</w:t>
            </w:r>
          </w:p>
        </w:tc>
        <w:tc>
          <w:tcPr>
            <w:tcW w:w="6000" w:type="dxa"/>
            <w:tcMar>
              <w:top w:w="120" w:type="dxa"/>
              <w:left w:w="180" w:type="dxa"/>
              <w:bottom w:w="120" w:type="dxa"/>
              <w:right w:w="180" w:type="dxa"/>
            </w:tcMar>
            <w:hideMark/>
          </w:tcPr>
          <w:p w:rsidRPr="00506899" w:rsidR="00603700" w:rsidP="00FE7D31" w:rsidRDefault="001C3A31" w14:paraId="0C47938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Hiring an HCP to conduct an educational program due to </w:t>
            </w:r>
            <w:r w:rsidRPr="00506899">
              <w:rPr>
                <w:rFonts w:ascii="Calibri" w:hAnsi="Calibri" w:eastAsia="Times New Roman" w:cs="Calibri"/>
              </w:rPr>
              <w:t>their skills and expertise is permitted, however, hiring an HCP as a thank you for using Abbott products is inappropriate because this may be perceived as a bribe.</w:t>
            </w:r>
          </w:p>
        </w:tc>
        <w:tc>
          <w:tcPr>
            <w:tcW w:w="6000" w:type="dxa"/>
            <w:tcMar/>
          </w:tcPr>
          <w:p w:rsidRPr="00506899" w:rsidR="00603700" w:rsidP="00FE7D31" w:rsidRDefault="001C3A31" w14:paraId="30F27F9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อนุญาตให้ทำการว่าจ้าง</w:t>
            </w:r>
            <w:r w:rsidRPr="000F432C">
              <w:rPr>
                <w:rFonts w:ascii="Calibri" w:hAnsi="Calibri" w:eastAsia="Times New Roman" w:cs="Calibri"/>
              </w:rPr>
              <w:t xml:space="preserve"> HCP </w:t>
            </w:r>
            <w:r w:rsidRPr="00506899">
              <w:rPr>
                <w:rFonts w:ascii="Angsana New" w:hAnsi="Angsana New" w:eastAsia="Angsana New" w:cs="Tahoma"/>
                <w:cs/>
                <w:lang w:val="th-TH" w:bidi="th-TH"/>
              </w:rPr>
              <w:t>เพื่อจัดโปรแกรมการศึกษาเนื่องจากทักษะและความเชี่ยวชาญของพวกเขา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อย่างไรก็ตาม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การว่าจ้าง</w:t>
            </w:r>
            <w:r w:rsidRPr="000F432C">
              <w:rPr>
                <w:rFonts w:ascii="Calibri" w:hAnsi="Calibri" w:eastAsia="Times New Roman" w:cs="Calibri"/>
              </w:rPr>
              <w:t xml:space="preserve"> HCP </w:t>
            </w:r>
            <w:r w:rsidRPr="00506899">
              <w:rPr>
                <w:rFonts w:ascii="Angsana New" w:hAnsi="Angsana New" w:eastAsia="Angsana New" w:cs="Tahoma"/>
                <w:cs/>
                <w:lang w:val="th-TH" w:bidi="th-TH"/>
              </w:rPr>
              <w:t>เพื่อเป็นการขอบคุณสำหรับการใช้ผลิตภัณฑ์ของ</w:t>
            </w:r>
            <w:r w:rsidRPr="000F432C">
              <w:rPr>
                <w:rFonts w:ascii="Calibri" w:hAnsi="Calibri" w:eastAsia="Times New Roman" w:cs="Calibri"/>
              </w:rPr>
              <w:t xml:space="preserve"> Abbott </w:t>
            </w:r>
            <w:r w:rsidRPr="00506899">
              <w:rPr>
                <w:rFonts w:ascii="Angsana New" w:hAnsi="Angsana New" w:eastAsia="Angsana New" w:cs="Tahoma"/>
                <w:cs/>
                <w:lang w:val="th-TH" w:bidi="th-TH"/>
              </w:rPr>
              <w:t>นั้นไม่เหมาะสม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เนื่องจากสิ่งนี้อาจถูกมองว่าเป็นสินบน</w:t>
            </w:r>
          </w:p>
        </w:tc>
      </w:tr>
      <w:tr w:rsidRPr="00506899" w:rsidR="00CC1327" w:rsidTr="5CF65F5B" w14:paraId="5D06E326" w14:textId="77777777">
        <w:tc>
          <w:tcPr>
            <w:tcW w:w="1353" w:type="dxa"/>
            <w:shd w:val="clear" w:color="auto" w:fill="C1E4F5" w:themeFill="accent1" w:themeFillTint="33"/>
            <w:tcMar>
              <w:top w:w="120" w:type="dxa"/>
              <w:left w:w="180" w:type="dxa"/>
              <w:bottom w:w="120" w:type="dxa"/>
              <w:right w:w="180" w:type="dxa"/>
            </w:tcMar>
            <w:hideMark/>
          </w:tcPr>
          <w:p w:rsidRPr="00506899" w:rsidR="00603700" w:rsidP="00603700" w:rsidRDefault="001C3A31" w14:paraId="7EF9F574" w14:textId="77777777">
            <w:pPr>
              <w:spacing w:before="30" w:after="30"/>
              <w:ind w:left="30" w:right="30"/>
              <w:rPr>
                <w:rFonts w:ascii="Calibri" w:hAnsi="Calibri" w:eastAsia="Times New Roman" w:cs="Calibri"/>
                <w:sz w:val="16"/>
              </w:rPr>
            </w:pPr>
            <w:hyperlink w:tgtFrame="_blank" w:history="1" r:id="rId107">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603700" w:rsidP="00603700" w:rsidRDefault="001C3A31" w14:paraId="564A5C4C" w14:textId="77777777">
            <w:pPr>
              <w:ind w:left="30" w:right="30"/>
              <w:rPr>
                <w:rFonts w:ascii="Calibri" w:hAnsi="Calibri" w:eastAsia="Times New Roman" w:cs="Calibri"/>
                <w:sz w:val="16"/>
              </w:rPr>
            </w:pPr>
            <w:hyperlink w:tgtFrame="_blank" w:history="1" r:id="rId108">
              <w:r w:rsidRPr="00506899">
                <w:rPr>
                  <w:rFonts w:ascii="Calibri" w:hAnsi="Calibri" w:eastAsia="Times New Roman" w:cs="Calibri"/>
                  <w:color w:val="0000FF"/>
                  <w:sz w:val="16"/>
                  <w:u w:val="single"/>
                </w:rPr>
                <w:t>53_C_16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603700" w:rsidP="00FE7D31" w:rsidRDefault="001C3A31" w14:paraId="7DC3C4D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[3] The consequences for individuals involved in bribery and corruption can include:</w:t>
            </w:r>
          </w:p>
        </w:tc>
        <w:tc>
          <w:tcPr>
            <w:tcW w:w="6000" w:type="dxa"/>
            <w:tcMar/>
          </w:tcPr>
          <w:p w:rsidRPr="00506899" w:rsidR="00603700" w:rsidP="00FE7D31" w:rsidRDefault="001C3A31" w14:paraId="5A64831D"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[3] </w:t>
            </w:r>
            <w:r w:rsidRPr="00506899">
              <w:rPr>
                <w:rFonts w:ascii="Angsana New" w:hAnsi="Angsana New" w:eastAsia="Angsana New" w:cs="Tahoma"/>
                <w:cs/>
                <w:lang w:val="th-TH" w:bidi="th-TH"/>
              </w:rPr>
              <w:t>ผลที่ตามมาสำหรับตัวบุคคลที่เข้าไปมีส่วนเกี่ยวข้องกับการติดสินบนและการทุจริตอาจรวมถึง</w:t>
            </w:r>
            <w:r w:rsidRPr="00506899">
              <w:rPr>
                <w:rFonts w:ascii="Angsana New" w:hAnsi="Angsana New" w:eastAsia="Tahoma" w:cs="Tahoma"/>
                <w:lang w:val="th-TH"/>
              </w:rPr>
              <w:t>:</w:t>
            </w:r>
          </w:p>
        </w:tc>
      </w:tr>
      <w:tr w:rsidRPr="00506899" w:rsidR="00CC1327" w:rsidTr="5CF65F5B" w14:paraId="6F773495" w14:textId="77777777">
        <w:tc>
          <w:tcPr>
            <w:tcW w:w="1353" w:type="dxa"/>
            <w:shd w:val="clear" w:color="auto" w:fill="C1E4F5" w:themeFill="accent1" w:themeFillTint="33"/>
            <w:tcMar>
              <w:top w:w="120" w:type="dxa"/>
              <w:left w:w="180" w:type="dxa"/>
              <w:bottom w:w="120" w:type="dxa"/>
              <w:right w:w="180" w:type="dxa"/>
            </w:tcMar>
            <w:hideMark/>
          </w:tcPr>
          <w:p w:rsidRPr="00506899" w:rsidR="00603700" w:rsidP="00603700" w:rsidRDefault="001C3A31" w14:paraId="6C450D0E" w14:textId="77777777">
            <w:pPr>
              <w:spacing w:before="30" w:after="30"/>
              <w:ind w:left="30" w:right="30"/>
              <w:rPr>
                <w:rFonts w:ascii="Calibri" w:hAnsi="Calibri" w:eastAsia="Times New Roman" w:cs="Calibri"/>
                <w:sz w:val="16"/>
              </w:rPr>
            </w:pPr>
            <w:hyperlink w:tgtFrame="_blank" w:history="1" r:id="rId109">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603700" w:rsidP="00603700" w:rsidRDefault="001C3A31" w14:paraId="3012D3A3" w14:textId="77777777">
            <w:pPr>
              <w:ind w:left="30" w:right="30"/>
              <w:rPr>
                <w:rFonts w:ascii="Calibri" w:hAnsi="Calibri" w:eastAsia="Times New Roman" w:cs="Calibri"/>
                <w:sz w:val="16"/>
              </w:rPr>
            </w:pPr>
            <w:hyperlink w:tgtFrame="_blank" w:history="1" r:id="rId110">
              <w:r w:rsidRPr="00506899">
                <w:rPr>
                  <w:rFonts w:ascii="Calibri" w:hAnsi="Calibri" w:eastAsia="Times New Roman" w:cs="Calibri"/>
                  <w:color w:val="0000FF"/>
                  <w:sz w:val="16"/>
                  <w:u w:val="single"/>
                </w:rPr>
                <w:t>54_C_16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603700" w:rsidP="00603700" w:rsidRDefault="001C3A31" w14:paraId="5D4DF04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Reputational damage.</w:t>
            </w:r>
          </w:p>
        </w:tc>
        <w:tc>
          <w:tcPr>
            <w:tcW w:w="6000" w:type="dxa"/>
            <w:tcMar/>
            <w:vAlign w:val="center"/>
          </w:tcPr>
          <w:p w:rsidRPr="00506899" w:rsidR="00603700" w:rsidP="008970A2" w:rsidRDefault="001C3A31" w14:paraId="12089CE2"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[1] </w:t>
            </w:r>
            <w:r w:rsidRPr="00506899">
              <w:rPr>
                <w:rFonts w:ascii="Angsana New" w:hAnsi="Angsana New" w:eastAsia="Angsana New" w:cs="Tahoma"/>
                <w:cs/>
                <w:lang w:val="th-TH" w:bidi="th-TH"/>
              </w:rPr>
              <w:t>ความเสียหายต่อชื่อเสียง</w:t>
            </w:r>
          </w:p>
        </w:tc>
      </w:tr>
      <w:tr w:rsidRPr="00506899" w:rsidR="00CC1327" w:rsidTr="5CF65F5B" w14:paraId="2539EAA8" w14:textId="77777777">
        <w:tc>
          <w:tcPr>
            <w:tcW w:w="1353" w:type="dxa"/>
            <w:shd w:val="clear" w:color="auto" w:fill="C1E4F5" w:themeFill="accent1" w:themeFillTint="33"/>
            <w:tcMar>
              <w:top w:w="120" w:type="dxa"/>
              <w:left w:w="180" w:type="dxa"/>
              <w:bottom w:w="120" w:type="dxa"/>
              <w:right w:w="180" w:type="dxa"/>
            </w:tcMar>
            <w:hideMark/>
          </w:tcPr>
          <w:p w:rsidRPr="00506899" w:rsidR="00603700" w:rsidP="00603700" w:rsidRDefault="001C3A31" w14:paraId="4B2937F5" w14:textId="77777777">
            <w:pPr>
              <w:spacing w:before="30" w:after="30"/>
              <w:ind w:left="30" w:right="30"/>
              <w:rPr>
                <w:rFonts w:ascii="Calibri" w:hAnsi="Calibri" w:eastAsia="Times New Roman" w:cs="Calibri"/>
                <w:sz w:val="16"/>
              </w:rPr>
            </w:pPr>
            <w:hyperlink w:tgtFrame="_blank" w:history="1" r:id="rId111">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603700" w:rsidP="00603700" w:rsidRDefault="001C3A31" w14:paraId="0754875A" w14:textId="77777777">
            <w:pPr>
              <w:ind w:left="30" w:right="30"/>
              <w:rPr>
                <w:rFonts w:ascii="Calibri" w:hAnsi="Calibri" w:eastAsia="Times New Roman" w:cs="Calibri"/>
                <w:sz w:val="16"/>
              </w:rPr>
            </w:pPr>
            <w:hyperlink w:tgtFrame="_blank" w:history="1" r:id="rId112">
              <w:r w:rsidRPr="00506899">
                <w:rPr>
                  <w:rFonts w:ascii="Calibri" w:hAnsi="Calibri" w:eastAsia="Times New Roman" w:cs="Calibri"/>
                  <w:color w:val="0000FF"/>
                  <w:sz w:val="16"/>
                  <w:u w:val="single"/>
                </w:rPr>
                <w:t>55_C_16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603700" w:rsidP="00603700" w:rsidRDefault="001C3A31" w14:paraId="50D936E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[2] Fines and penalties.</w:t>
            </w:r>
          </w:p>
        </w:tc>
        <w:tc>
          <w:tcPr>
            <w:tcW w:w="6000" w:type="dxa"/>
            <w:tcMar/>
            <w:vAlign w:val="center"/>
          </w:tcPr>
          <w:p w:rsidRPr="00506899" w:rsidR="00603700" w:rsidP="008970A2" w:rsidRDefault="001C3A31" w14:paraId="381C0007"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[2] </w:t>
            </w:r>
            <w:r w:rsidRPr="00506899">
              <w:rPr>
                <w:rFonts w:ascii="Angsana New" w:hAnsi="Angsana New" w:eastAsia="Angsana New" w:cs="Tahoma"/>
                <w:cs/>
                <w:lang w:val="th-TH" w:bidi="th-TH"/>
              </w:rPr>
              <w:t>การจ่ายค่าปร</w:t>
            </w:r>
            <w:r w:rsidRPr="00506899">
              <w:rPr>
                <w:rFonts w:ascii="Angsana New" w:hAnsi="Angsana New" w:eastAsia="Angsana New" w:cs="Tahoma"/>
                <w:cs/>
                <w:lang w:val="th-TH" w:bidi="th-TH"/>
              </w:rPr>
              <w:t>ับและบทลงโทษ</w:t>
            </w:r>
          </w:p>
        </w:tc>
      </w:tr>
      <w:tr w:rsidRPr="00506899" w:rsidR="00CC1327" w:rsidTr="5CF65F5B" w14:paraId="70871B66" w14:textId="77777777">
        <w:tc>
          <w:tcPr>
            <w:tcW w:w="1353" w:type="dxa"/>
            <w:shd w:val="clear" w:color="auto" w:fill="C1E4F5" w:themeFill="accent1" w:themeFillTint="33"/>
            <w:tcMar>
              <w:top w:w="120" w:type="dxa"/>
              <w:left w:w="180" w:type="dxa"/>
              <w:bottom w:w="120" w:type="dxa"/>
              <w:right w:w="180" w:type="dxa"/>
            </w:tcMar>
            <w:hideMark/>
          </w:tcPr>
          <w:p w:rsidRPr="00506899" w:rsidR="00603700" w:rsidP="00603700" w:rsidRDefault="001C3A31" w14:paraId="39EBE7E7" w14:textId="77777777">
            <w:pPr>
              <w:spacing w:before="30" w:after="30"/>
              <w:ind w:left="30" w:right="30"/>
              <w:rPr>
                <w:rFonts w:ascii="Calibri" w:hAnsi="Calibri" w:eastAsia="Times New Roman" w:cs="Calibri"/>
                <w:sz w:val="16"/>
              </w:rPr>
            </w:pPr>
            <w:hyperlink w:tgtFrame="_blank" w:history="1" r:id="rId113">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603700" w:rsidP="00603700" w:rsidRDefault="001C3A31" w14:paraId="2A2C5D97" w14:textId="77777777">
            <w:pPr>
              <w:ind w:left="30" w:right="30"/>
              <w:rPr>
                <w:rFonts w:ascii="Calibri" w:hAnsi="Calibri" w:eastAsia="Times New Roman" w:cs="Calibri"/>
                <w:sz w:val="16"/>
              </w:rPr>
            </w:pPr>
            <w:hyperlink w:tgtFrame="_blank" w:history="1" r:id="rId114">
              <w:r w:rsidRPr="00506899">
                <w:rPr>
                  <w:rFonts w:ascii="Calibri" w:hAnsi="Calibri" w:eastAsia="Times New Roman" w:cs="Calibri"/>
                  <w:color w:val="0000FF"/>
                  <w:sz w:val="16"/>
                  <w:u w:val="single"/>
                </w:rPr>
                <w:t>56_C_16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603700" w:rsidP="00603700" w:rsidRDefault="001C3A31" w14:paraId="030F271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[3] Termination of employment.</w:t>
            </w:r>
          </w:p>
        </w:tc>
        <w:tc>
          <w:tcPr>
            <w:tcW w:w="6000" w:type="dxa"/>
            <w:tcMar/>
            <w:vAlign w:val="center"/>
          </w:tcPr>
          <w:p w:rsidRPr="00506899" w:rsidR="00603700" w:rsidP="008970A2" w:rsidRDefault="001C3A31" w14:paraId="775AC6BC"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[3] </w:t>
            </w:r>
            <w:r w:rsidRPr="00506899">
              <w:rPr>
                <w:rFonts w:ascii="Angsana New" w:hAnsi="Angsana New" w:eastAsia="Angsana New" w:cs="Tahoma"/>
                <w:cs/>
                <w:lang w:val="th-TH" w:bidi="th-TH"/>
              </w:rPr>
              <w:t>การเลิ</w:t>
            </w:r>
            <w:r w:rsidRPr="00506899">
              <w:rPr>
                <w:rFonts w:ascii="Angsana New" w:hAnsi="Angsana New" w:eastAsia="Angsana New" w:cs="Tahoma"/>
                <w:cs/>
                <w:lang w:val="th-TH" w:bidi="th-TH"/>
              </w:rPr>
              <w:t>กจ้าง</w:t>
            </w:r>
          </w:p>
        </w:tc>
      </w:tr>
      <w:tr w:rsidRPr="00506899" w:rsidR="00CC1327" w:rsidTr="5CF65F5B" w14:paraId="1FDF36DE" w14:textId="77777777">
        <w:tc>
          <w:tcPr>
            <w:tcW w:w="1353" w:type="dxa"/>
            <w:shd w:val="clear" w:color="auto" w:fill="C1E4F5" w:themeFill="accent1" w:themeFillTint="33"/>
            <w:tcMar>
              <w:top w:w="120" w:type="dxa"/>
              <w:left w:w="180" w:type="dxa"/>
              <w:bottom w:w="120" w:type="dxa"/>
              <w:right w:w="180" w:type="dxa"/>
            </w:tcMar>
            <w:hideMark/>
          </w:tcPr>
          <w:p w:rsidRPr="00506899" w:rsidR="00603700" w:rsidP="00603700" w:rsidRDefault="001C3A31" w14:paraId="0A3307A0" w14:textId="77777777">
            <w:pPr>
              <w:spacing w:before="30" w:after="30"/>
              <w:ind w:left="30" w:right="30"/>
              <w:rPr>
                <w:rFonts w:ascii="Calibri" w:hAnsi="Calibri" w:eastAsia="Times New Roman" w:cs="Calibri"/>
                <w:sz w:val="16"/>
              </w:rPr>
            </w:pPr>
            <w:hyperlink w:tgtFrame="_blank" w:history="1" r:id="rId115">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603700" w:rsidP="00603700" w:rsidRDefault="001C3A31" w14:paraId="62B84A6F" w14:textId="77777777">
            <w:pPr>
              <w:ind w:left="30" w:right="30"/>
              <w:rPr>
                <w:rFonts w:ascii="Calibri" w:hAnsi="Calibri" w:eastAsia="Times New Roman" w:cs="Calibri"/>
                <w:sz w:val="16"/>
              </w:rPr>
            </w:pPr>
            <w:hyperlink w:tgtFrame="_blank" w:history="1" r:id="rId116">
              <w:r w:rsidRPr="00506899">
                <w:rPr>
                  <w:rFonts w:ascii="Calibri" w:hAnsi="Calibri" w:eastAsia="Times New Roman" w:cs="Calibri"/>
                  <w:color w:val="0000FF"/>
                  <w:sz w:val="16"/>
                  <w:u w:val="single"/>
                </w:rPr>
                <w:t>57_C_16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603700" w:rsidP="00603700" w:rsidRDefault="001C3A31" w14:paraId="530C5ED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[4] Prison time.</w:t>
            </w:r>
          </w:p>
        </w:tc>
        <w:tc>
          <w:tcPr>
            <w:tcW w:w="6000" w:type="dxa"/>
            <w:tcMar/>
            <w:vAlign w:val="center"/>
          </w:tcPr>
          <w:p w:rsidRPr="00506899" w:rsidR="00603700" w:rsidP="008970A2" w:rsidRDefault="001C3A31" w14:paraId="1C9F21C5"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[4] </w:t>
            </w:r>
            <w:r w:rsidRPr="00506899">
              <w:rPr>
                <w:rFonts w:ascii="Angsana New" w:hAnsi="Angsana New" w:eastAsia="Angsana New" w:cs="Tahoma"/>
                <w:cs/>
                <w:lang w:val="th-TH" w:bidi="th-TH"/>
              </w:rPr>
              <w:t>โทษจำคุก</w:t>
            </w:r>
          </w:p>
        </w:tc>
      </w:tr>
      <w:tr w:rsidRPr="00506899" w:rsidR="00CC1327" w:rsidTr="5CF65F5B" w14:paraId="5E65BFBD" w14:textId="77777777">
        <w:tc>
          <w:tcPr>
            <w:tcW w:w="1353" w:type="dxa"/>
            <w:shd w:val="clear" w:color="auto" w:fill="C1E4F5" w:themeFill="accent1" w:themeFillTint="33"/>
            <w:tcMar>
              <w:top w:w="120" w:type="dxa"/>
              <w:left w:w="180" w:type="dxa"/>
              <w:bottom w:w="120" w:type="dxa"/>
              <w:right w:w="180" w:type="dxa"/>
            </w:tcMar>
            <w:hideMark/>
          </w:tcPr>
          <w:p w:rsidRPr="00506899" w:rsidR="00603700" w:rsidP="00603700" w:rsidRDefault="001C3A31" w14:paraId="5148B43F" w14:textId="77777777">
            <w:pPr>
              <w:spacing w:before="30" w:after="30"/>
              <w:ind w:left="30" w:right="30"/>
              <w:rPr>
                <w:rFonts w:ascii="Calibri" w:hAnsi="Calibri" w:eastAsia="Times New Roman" w:cs="Calibri"/>
                <w:sz w:val="16"/>
              </w:rPr>
            </w:pPr>
            <w:hyperlink w:tgtFrame="_blank" w:history="1" r:id="rId117">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603700" w:rsidP="00603700" w:rsidRDefault="001C3A31" w14:paraId="6D37A74E" w14:textId="77777777">
            <w:pPr>
              <w:ind w:left="30" w:right="30"/>
              <w:rPr>
                <w:rFonts w:ascii="Calibri" w:hAnsi="Calibri" w:eastAsia="Times New Roman" w:cs="Calibri"/>
                <w:sz w:val="16"/>
              </w:rPr>
            </w:pPr>
            <w:hyperlink w:tgtFrame="_blank" w:history="1" r:id="rId118">
              <w:r w:rsidRPr="00506899">
                <w:rPr>
                  <w:rFonts w:ascii="Calibri" w:hAnsi="Calibri" w:eastAsia="Times New Roman" w:cs="Calibri"/>
                  <w:color w:val="0000FF"/>
                  <w:sz w:val="16"/>
                  <w:u w:val="single"/>
                </w:rPr>
                <w:t>58_C_16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603700" w:rsidP="00603700" w:rsidRDefault="001C3A31" w14:paraId="0B1A540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[5] All of the above.</w:t>
            </w:r>
          </w:p>
          <w:p w:rsidRPr="00506899" w:rsidR="00603700" w:rsidP="00603700" w:rsidRDefault="001C3A31" w14:paraId="0C171BD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Next</w:t>
            </w:r>
          </w:p>
        </w:tc>
        <w:tc>
          <w:tcPr>
            <w:tcW w:w="6000" w:type="dxa"/>
            <w:tcMar/>
            <w:vAlign w:val="center"/>
          </w:tcPr>
          <w:p w:rsidRPr="00506899" w:rsidR="00603700" w:rsidP="008970A2" w:rsidRDefault="001C3A31" w14:paraId="6D92D107"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[5] </w:t>
            </w:r>
            <w:r w:rsidRPr="000F432C">
              <w:rPr>
                <w:rFonts w:hint="cs" w:ascii="Angsana New" w:hAnsi="Angsana New" w:eastAsia="Angsana New" w:cs="Tahoma"/>
                <w:cs/>
                <w:lang w:val="th-TH" w:bidi="th-TH"/>
              </w:rPr>
              <w:t>ถู</w:t>
            </w:r>
            <w:r w:rsidRPr="00506899">
              <w:rPr>
                <w:rFonts w:ascii="Angsana New" w:hAnsi="Angsana New" w:eastAsia="Angsana New" w:cs="Tahoma"/>
                <w:cs/>
                <w:lang w:val="th-TH" w:bidi="th-TH"/>
              </w:rPr>
              <w:t>กทุกข้อ</w:t>
            </w:r>
          </w:p>
          <w:p w:rsidRPr="00506899" w:rsidR="00603700" w:rsidP="008970A2" w:rsidRDefault="001C3A31" w14:paraId="3469EAE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ถัดไป</w:t>
            </w:r>
          </w:p>
        </w:tc>
      </w:tr>
      <w:tr w:rsidRPr="00506899" w:rsidR="00CC1327" w:rsidTr="5CF65F5B" w14:paraId="2643A58B" w14:textId="77777777">
        <w:tc>
          <w:tcPr>
            <w:tcW w:w="1353" w:type="dxa"/>
            <w:shd w:val="clear" w:color="auto" w:fill="C1E4F5" w:themeFill="accent1" w:themeFillTint="33"/>
            <w:tcMar>
              <w:top w:w="120" w:type="dxa"/>
              <w:left w:w="180" w:type="dxa"/>
              <w:bottom w:w="120" w:type="dxa"/>
              <w:right w:w="180" w:type="dxa"/>
            </w:tcMar>
            <w:hideMark/>
          </w:tcPr>
          <w:p w:rsidRPr="00506899" w:rsidR="0094318D" w:rsidP="0094318D" w:rsidRDefault="001C3A31" w14:paraId="0079A05D"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Screen 15</w:t>
            </w:r>
          </w:p>
          <w:p w:rsidRPr="00506899" w:rsidR="0094318D" w:rsidP="0094318D" w:rsidRDefault="001C3A31" w14:paraId="5509B613" w14:textId="77777777">
            <w:pPr>
              <w:spacing w:before="100" w:beforeAutospacing="1" w:after="100" w:afterAutospacing="1"/>
              <w:ind w:left="30" w:right="30"/>
              <w:rPr>
                <w:rFonts w:ascii="Calibri" w:hAnsi="Calibri" w:eastAsia="Times New Roman" w:cs="Calibri"/>
                <w:sz w:val="16"/>
              </w:rPr>
            </w:pPr>
            <w:r w:rsidRPr="00506899">
              <w:rPr>
                <w:rFonts w:ascii="Calibri" w:hAnsi="Calibri" w:eastAsia="Times New Roman" w:cs="Calibri"/>
                <w:sz w:val="16"/>
              </w:rPr>
              <w:t>Question 3: Feedback</w:t>
            </w:r>
          </w:p>
          <w:p w:rsidRPr="00506899" w:rsidR="0094318D" w:rsidP="0094318D" w:rsidRDefault="001C3A31" w14:paraId="709AC9C6" w14:textId="77777777">
            <w:pPr>
              <w:ind w:left="30" w:right="30"/>
              <w:rPr>
                <w:rFonts w:ascii="Calibri" w:hAnsi="Calibri" w:eastAsia="Times New Roman" w:cs="Calibri"/>
                <w:sz w:val="16"/>
              </w:rPr>
            </w:pPr>
            <w:r w:rsidRPr="00506899">
              <w:rPr>
                <w:rFonts w:ascii="Calibri" w:hAnsi="Calibri" w:eastAsia="Times New Roman" w:cs="Calibri"/>
                <w:sz w:val="16"/>
              </w:rPr>
              <w:t>59_C_16</w:t>
            </w:r>
          </w:p>
        </w:tc>
        <w:tc>
          <w:tcPr>
            <w:tcW w:w="6000" w:type="dxa"/>
            <w:tcMar>
              <w:top w:w="120" w:type="dxa"/>
              <w:left w:w="180" w:type="dxa"/>
              <w:bottom w:w="120" w:type="dxa"/>
              <w:right w:w="180" w:type="dxa"/>
            </w:tcMar>
            <w:hideMark/>
          </w:tcPr>
          <w:p w:rsidRPr="00506899" w:rsidR="0094318D" w:rsidP="00FE7D31" w:rsidRDefault="001C3A31" w14:paraId="7D3B922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The consequences for individuals involved in </w:t>
            </w:r>
            <w:r w:rsidRPr="00506899">
              <w:rPr>
                <w:rFonts w:ascii="Calibri" w:hAnsi="Calibri" w:eastAsia="Times New Roman" w:cs="Calibri"/>
              </w:rPr>
              <w:t>bribery and corruption can include reputational damage, fines and penalties, termination of employment, and even prison time.</w:t>
            </w:r>
          </w:p>
        </w:tc>
        <w:tc>
          <w:tcPr>
            <w:tcW w:w="6000" w:type="dxa"/>
            <w:tcMar/>
          </w:tcPr>
          <w:p w:rsidRPr="00506899" w:rsidR="0094318D" w:rsidP="00FE7D31" w:rsidRDefault="001C3A31" w14:paraId="71640C9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ผลที่ตามมาสำหรับบุคคลที่เกี่ยวข้องกับการติดสินบนและการทุจริตอาจรวมถึงความเสียหายต่อชื่อเสียง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การจ่ายค่าปรับและบทลงโทษ</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การเลิกจ้าง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และแม้กระทั่งโทษจำคุก</w:t>
            </w:r>
          </w:p>
        </w:tc>
      </w:tr>
      <w:tr w:rsidRPr="00506899" w:rsidR="00CC1327" w:rsidTr="5CF65F5B" w14:paraId="3B65D48A" w14:textId="77777777">
        <w:tc>
          <w:tcPr>
            <w:tcW w:w="1353" w:type="dxa"/>
            <w:shd w:val="clear" w:color="auto" w:fill="C1E4F5" w:themeFill="accent1" w:themeFillTint="33"/>
            <w:tcMar>
              <w:top w:w="120" w:type="dxa"/>
              <w:left w:w="180" w:type="dxa"/>
              <w:bottom w:w="120" w:type="dxa"/>
              <w:right w:w="180" w:type="dxa"/>
            </w:tcMar>
            <w:hideMark/>
          </w:tcPr>
          <w:p w:rsidRPr="00506899" w:rsidR="0094318D" w:rsidP="0094318D" w:rsidRDefault="001C3A31" w14:paraId="0C329141" w14:textId="77777777">
            <w:pPr>
              <w:spacing w:before="30" w:after="30"/>
              <w:ind w:left="30" w:right="30"/>
              <w:rPr>
                <w:rFonts w:ascii="Calibri" w:hAnsi="Calibri" w:eastAsia="Times New Roman" w:cs="Calibri"/>
                <w:sz w:val="16"/>
              </w:rPr>
            </w:pPr>
            <w:hyperlink w:tgtFrame="_blank" w:history="1" r:id="rId119">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94318D" w:rsidP="0094318D" w:rsidRDefault="001C3A31" w14:paraId="0AFB103B" w14:textId="77777777">
            <w:pPr>
              <w:ind w:left="30" w:right="30"/>
              <w:rPr>
                <w:rFonts w:ascii="Calibri" w:hAnsi="Calibri" w:eastAsia="Times New Roman" w:cs="Calibri"/>
                <w:sz w:val="16"/>
              </w:rPr>
            </w:pPr>
            <w:hyperlink w:tgtFrame="_blank" w:history="1" r:id="rId120">
              <w:r w:rsidRPr="00506899">
                <w:rPr>
                  <w:rFonts w:ascii="Calibri" w:hAnsi="Calibri" w:eastAsia="Times New Roman" w:cs="Calibri"/>
                  <w:color w:val="0000FF"/>
                  <w:sz w:val="16"/>
                  <w:u w:val="single"/>
                </w:rPr>
                <w:t>60_C_16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94318D" w:rsidP="00FE7D31" w:rsidRDefault="001C3A31" w14:paraId="5CAA61F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[4] A sales representative also owns a small </w:t>
            </w:r>
            <w:proofErr w:type="spellStart"/>
            <w:r w:rsidRPr="00506899">
              <w:rPr>
                <w:rFonts w:ascii="Calibri" w:hAnsi="Calibri" w:eastAsia="Times New Roman" w:cs="Calibri"/>
              </w:rPr>
              <w:t>jewelry</w:t>
            </w:r>
            <w:proofErr w:type="spellEnd"/>
            <w:r w:rsidRPr="00506899">
              <w:rPr>
                <w:rFonts w:ascii="Calibri" w:hAnsi="Calibri" w:eastAsia="Times New Roman" w:cs="Calibri"/>
              </w:rPr>
              <w:t xml:space="preserve"> shop. She decides it would be nice to provide small gifts from he</w:t>
            </w:r>
            <w:r w:rsidRPr="00506899">
              <w:rPr>
                <w:rFonts w:ascii="Calibri" w:hAnsi="Calibri" w:eastAsia="Times New Roman" w:cs="Calibri"/>
              </w:rPr>
              <w:t xml:space="preserve">r shop to HCPs who have not prescribed Abbott product lately. Is </w:t>
            </w:r>
            <w:proofErr w:type="gramStart"/>
            <w:r w:rsidRPr="00506899">
              <w:rPr>
                <w:rFonts w:ascii="Calibri" w:hAnsi="Calibri" w:eastAsia="Times New Roman" w:cs="Calibri"/>
              </w:rPr>
              <w:t>this</w:t>
            </w:r>
            <w:proofErr w:type="gramEnd"/>
            <w:r w:rsidRPr="00506899">
              <w:rPr>
                <w:rFonts w:ascii="Calibri" w:hAnsi="Calibri" w:eastAsia="Times New Roman" w:cs="Calibri"/>
              </w:rPr>
              <w:t xml:space="preserve"> okay?</w:t>
            </w:r>
          </w:p>
        </w:tc>
        <w:tc>
          <w:tcPr>
            <w:tcW w:w="6000" w:type="dxa"/>
            <w:tcMar/>
          </w:tcPr>
          <w:p w:rsidRPr="00506899" w:rsidR="0094318D" w:rsidP="00FE7D31" w:rsidRDefault="001C3A31" w14:paraId="0F7CA22A"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[4]</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ตัวแทนขายยังเป็นเจ้าของร้านขายเครื่องประดับเล็กๆ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อีกด้วย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เธอตัดสินใจว่าเป็นการดีที่จะมอบของขวัญเล็กๆ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น้อยๆ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จากร้านค้าของเธอให้กับ</w:t>
            </w:r>
            <w:r w:rsidRPr="00506899">
              <w:rPr>
                <w:rFonts w:ascii="Angsana New" w:hAnsi="Angsana New" w:eastAsia="Tahoma" w:cs="Tahoma"/>
                <w:lang w:val="th-TH"/>
              </w:rPr>
              <w:t xml:space="preserve"> </w:t>
            </w:r>
            <w:r w:rsidRPr="000F432C">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ที่ไม่ได้สั่งจ่ายผลิตภัณฑ์ของ</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ในช่วงนี้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การทำเช่นนี้เหมาะสมหรือไม่</w:t>
            </w:r>
          </w:p>
        </w:tc>
      </w:tr>
      <w:tr w:rsidRPr="00506899" w:rsidR="00CC1327" w:rsidTr="5CF65F5B" w14:paraId="5B39084A" w14:textId="77777777">
        <w:tc>
          <w:tcPr>
            <w:tcW w:w="1353" w:type="dxa"/>
            <w:shd w:val="clear" w:color="auto" w:fill="C1E4F5" w:themeFill="accent1" w:themeFillTint="33"/>
            <w:tcMar>
              <w:top w:w="120" w:type="dxa"/>
              <w:left w:w="180" w:type="dxa"/>
              <w:bottom w:w="120" w:type="dxa"/>
              <w:right w:w="180" w:type="dxa"/>
            </w:tcMar>
            <w:hideMark/>
          </w:tcPr>
          <w:p w:rsidRPr="00506899" w:rsidR="0094318D" w:rsidP="0094318D" w:rsidRDefault="001C3A31" w14:paraId="4C977D36" w14:textId="77777777">
            <w:pPr>
              <w:spacing w:before="30" w:after="30"/>
              <w:ind w:left="30" w:right="30"/>
              <w:rPr>
                <w:rFonts w:ascii="Calibri" w:hAnsi="Calibri" w:eastAsia="Times New Roman" w:cs="Calibri"/>
                <w:sz w:val="16"/>
              </w:rPr>
            </w:pPr>
            <w:hyperlink w:tgtFrame="_blank" w:history="1" r:id="rId121">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94318D" w:rsidP="0094318D" w:rsidRDefault="001C3A31" w14:paraId="6AAB5A9B" w14:textId="77777777">
            <w:pPr>
              <w:ind w:left="30" w:right="30"/>
              <w:rPr>
                <w:rFonts w:ascii="Calibri" w:hAnsi="Calibri" w:eastAsia="Times New Roman" w:cs="Calibri"/>
                <w:sz w:val="16"/>
              </w:rPr>
            </w:pPr>
            <w:hyperlink w:tgtFrame="_blank" w:history="1" r:id="rId122">
              <w:r w:rsidRPr="00506899">
                <w:rPr>
                  <w:rFonts w:ascii="Calibri" w:hAnsi="Calibri" w:eastAsia="Times New Roman" w:cs="Calibri"/>
                  <w:color w:val="0000FF"/>
                  <w:sz w:val="16"/>
                  <w:u w:val="single"/>
                </w:rPr>
                <w:t>61_C_16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94318D" w:rsidP="0094318D" w:rsidRDefault="001C3A31" w14:paraId="4ABFCBE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Yes</w:t>
            </w:r>
          </w:p>
        </w:tc>
        <w:tc>
          <w:tcPr>
            <w:tcW w:w="6000" w:type="dxa"/>
            <w:tcMar/>
            <w:vAlign w:val="center"/>
          </w:tcPr>
          <w:p w:rsidRPr="00506899" w:rsidR="0094318D" w:rsidP="008970A2" w:rsidRDefault="001C3A31" w14:paraId="3AFEC785"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[1]</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ใช่</w:t>
            </w:r>
          </w:p>
        </w:tc>
      </w:tr>
      <w:tr w:rsidRPr="00506899" w:rsidR="00CC1327" w:rsidTr="5CF65F5B" w14:paraId="6C6061F2" w14:textId="77777777">
        <w:tc>
          <w:tcPr>
            <w:tcW w:w="1353" w:type="dxa"/>
            <w:shd w:val="clear" w:color="auto" w:fill="C1E4F5" w:themeFill="accent1" w:themeFillTint="33"/>
            <w:tcMar>
              <w:top w:w="120" w:type="dxa"/>
              <w:left w:w="180" w:type="dxa"/>
              <w:bottom w:w="120" w:type="dxa"/>
              <w:right w:w="180" w:type="dxa"/>
            </w:tcMar>
            <w:hideMark/>
          </w:tcPr>
          <w:p w:rsidRPr="00506899" w:rsidR="0094318D" w:rsidP="0094318D" w:rsidRDefault="001C3A31" w14:paraId="35FFE9F5" w14:textId="77777777">
            <w:pPr>
              <w:spacing w:before="30" w:after="30"/>
              <w:ind w:left="30" w:right="30"/>
              <w:rPr>
                <w:rFonts w:ascii="Calibri" w:hAnsi="Calibri" w:eastAsia="Times New Roman" w:cs="Calibri"/>
                <w:sz w:val="16"/>
              </w:rPr>
            </w:pPr>
            <w:hyperlink w:tgtFrame="_blank" w:history="1" r:id="rId123">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94318D" w:rsidP="0094318D" w:rsidRDefault="001C3A31" w14:paraId="35BF2523" w14:textId="77777777">
            <w:pPr>
              <w:ind w:left="30" w:right="30"/>
              <w:rPr>
                <w:rFonts w:ascii="Calibri" w:hAnsi="Calibri" w:eastAsia="Times New Roman" w:cs="Calibri"/>
                <w:sz w:val="16"/>
              </w:rPr>
            </w:pPr>
            <w:hyperlink w:tgtFrame="_blank" w:history="1" r:id="rId124">
              <w:r w:rsidRPr="00506899">
                <w:rPr>
                  <w:rFonts w:ascii="Calibri" w:hAnsi="Calibri" w:eastAsia="Times New Roman" w:cs="Calibri"/>
                  <w:color w:val="0000FF"/>
                  <w:sz w:val="16"/>
                  <w:u w:val="single"/>
                </w:rPr>
                <w:t>62_C_16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94318D" w:rsidP="0094318D" w:rsidRDefault="001C3A31" w14:paraId="01006DF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[2] No</w:t>
            </w:r>
          </w:p>
          <w:p w:rsidRPr="00506899" w:rsidR="0094318D" w:rsidP="0094318D" w:rsidRDefault="001C3A31" w14:paraId="08880DD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Next</w:t>
            </w:r>
          </w:p>
        </w:tc>
        <w:tc>
          <w:tcPr>
            <w:tcW w:w="6000" w:type="dxa"/>
            <w:tcMar/>
            <w:vAlign w:val="center"/>
          </w:tcPr>
          <w:p w:rsidRPr="00506899" w:rsidR="0094318D" w:rsidP="008970A2" w:rsidRDefault="001C3A31" w14:paraId="66882B9A"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[2] </w:t>
            </w:r>
            <w:r w:rsidRPr="00506899">
              <w:rPr>
                <w:rFonts w:ascii="Angsana New" w:hAnsi="Angsana New" w:eastAsia="Angsana New" w:cs="Tahoma"/>
                <w:cs/>
                <w:lang w:val="th-TH" w:bidi="th-TH"/>
              </w:rPr>
              <w:t>ไม่</w:t>
            </w:r>
          </w:p>
          <w:p w:rsidRPr="00506899" w:rsidR="0094318D" w:rsidP="008970A2" w:rsidRDefault="001C3A31" w14:paraId="10FD9C4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ถัดไป</w:t>
            </w:r>
          </w:p>
        </w:tc>
      </w:tr>
      <w:tr w:rsidRPr="00506899" w:rsidR="00CC1327" w:rsidTr="5CF65F5B" w14:paraId="27ED14AE" w14:textId="77777777">
        <w:tc>
          <w:tcPr>
            <w:tcW w:w="1353" w:type="dxa"/>
            <w:shd w:val="clear" w:color="auto" w:fill="C1E4F5" w:themeFill="accent1" w:themeFillTint="33"/>
            <w:tcMar>
              <w:top w:w="120" w:type="dxa"/>
              <w:left w:w="180" w:type="dxa"/>
              <w:bottom w:w="120" w:type="dxa"/>
              <w:right w:w="180" w:type="dxa"/>
            </w:tcMar>
            <w:hideMark/>
          </w:tcPr>
          <w:p w:rsidRPr="00506899" w:rsidR="0094318D" w:rsidP="0094318D" w:rsidRDefault="001C3A31" w14:paraId="489A762D"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Screen 15</w:t>
            </w:r>
          </w:p>
          <w:p w:rsidRPr="00506899" w:rsidR="0094318D" w:rsidP="0094318D" w:rsidRDefault="001C3A31" w14:paraId="68B48086" w14:textId="77777777">
            <w:pPr>
              <w:spacing w:before="100" w:beforeAutospacing="1" w:after="100" w:afterAutospacing="1"/>
              <w:ind w:left="30" w:right="30"/>
              <w:rPr>
                <w:rFonts w:ascii="Calibri" w:hAnsi="Calibri" w:eastAsia="Times New Roman" w:cs="Calibri"/>
                <w:sz w:val="16"/>
              </w:rPr>
            </w:pPr>
            <w:r w:rsidRPr="00506899">
              <w:rPr>
                <w:rFonts w:ascii="Calibri" w:hAnsi="Calibri" w:eastAsia="Times New Roman" w:cs="Calibri"/>
                <w:sz w:val="16"/>
              </w:rPr>
              <w:t>Question 4: Feedback</w:t>
            </w:r>
          </w:p>
          <w:p w:rsidRPr="00506899" w:rsidR="0094318D" w:rsidP="0094318D" w:rsidRDefault="001C3A31" w14:paraId="6FB38F43" w14:textId="77777777">
            <w:pPr>
              <w:ind w:left="30" w:right="30"/>
              <w:rPr>
                <w:rFonts w:ascii="Calibri" w:hAnsi="Calibri" w:eastAsia="Times New Roman" w:cs="Calibri"/>
                <w:sz w:val="16"/>
              </w:rPr>
            </w:pPr>
            <w:r w:rsidRPr="00506899">
              <w:rPr>
                <w:rFonts w:ascii="Calibri" w:hAnsi="Calibri" w:eastAsia="Times New Roman" w:cs="Calibri"/>
                <w:sz w:val="16"/>
              </w:rPr>
              <w:lastRenderedPageBreak/>
              <w:t>63_C_16</w:t>
            </w:r>
          </w:p>
        </w:tc>
        <w:tc>
          <w:tcPr>
            <w:tcW w:w="6000" w:type="dxa"/>
            <w:tcMar>
              <w:top w:w="120" w:type="dxa"/>
              <w:left w:w="180" w:type="dxa"/>
              <w:bottom w:w="120" w:type="dxa"/>
              <w:right w:w="180" w:type="dxa"/>
            </w:tcMar>
            <w:hideMark/>
          </w:tcPr>
          <w:p w:rsidRPr="00506899" w:rsidR="0094318D" w:rsidP="00FE7D31" w:rsidRDefault="001C3A31" w14:paraId="568BDD7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 xml:space="preserve">Abbott’s policy prohibits gifts to HCPs because the sales representative is acting as an Abbott representative. The gifts are </w:t>
            </w:r>
            <w:r w:rsidRPr="00506899">
              <w:rPr>
                <w:rFonts w:ascii="Calibri" w:hAnsi="Calibri" w:eastAsia="Times New Roman" w:cs="Calibri"/>
              </w:rPr>
              <w:t xml:space="preserve">prohibited even though she is paying for them. </w:t>
            </w:r>
            <w:r w:rsidRPr="00506899">
              <w:rPr>
                <w:rFonts w:ascii="Calibri" w:hAnsi="Calibri" w:eastAsia="Times New Roman" w:cs="Calibri"/>
              </w:rPr>
              <w:lastRenderedPageBreak/>
              <w:t>Providing the gifts could also be perceived as a bribe for future business.</w:t>
            </w:r>
          </w:p>
        </w:tc>
        <w:tc>
          <w:tcPr>
            <w:tcW w:w="6000" w:type="dxa"/>
            <w:tcMar/>
          </w:tcPr>
          <w:p w:rsidRPr="00506899" w:rsidR="0094318D" w:rsidP="00FE7D31" w:rsidRDefault="001C3A31" w14:paraId="4EBC4698"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นโยบายของ</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ห้ามไม่ให้มอบของกำนัลให้กับบุคลากรทางการแพทย์</w:t>
            </w:r>
            <w:r w:rsidRPr="00506899">
              <w:rPr>
                <w:rFonts w:ascii="Angsana New" w:hAnsi="Angsana New" w:eastAsia="Tahoma" w:cs="Tahoma"/>
                <w:lang w:val="th-TH"/>
              </w:rPr>
              <w:t xml:space="preserve"> </w:t>
            </w:r>
            <w:r w:rsidRPr="000F432C">
              <w:rPr>
                <w:rFonts w:ascii="Calibri" w:hAnsi="Calibri" w:eastAsia="Times New Roman" w:cs="Calibri"/>
              </w:rPr>
              <w:t xml:space="preserve">(HCP) </w:t>
            </w:r>
            <w:r w:rsidRPr="00506899">
              <w:rPr>
                <w:rFonts w:ascii="Angsana New" w:hAnsi="Angsana New" w:eastAsia="Angsana New" w:cs="Tahoma"/>
                <w:cs/>
                <w:lang w:val="th-TH" w:bidi="th-TH"/>
              </w:rPr>
              <w:t>เนื่องจากตัวแทนขายดำเนินการในฐานะตัวแทนของ</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ของกำนัลเป็นข้อห้ามแม้กระทั่งเธอ</w:t>
            </w:r>
            <w:r w:rsidRPr="00506899">
              <w:rPr>
                <w:rFonts w:ascii="Angsana New" w:hAnsi="Angsana New" w:eastAsia="Angsana New" w:cs="Tahoma"/>
                <w:cs/>
                <w:lang w:val="th-TH" w:bidi="th-TH"/>
              </w:rPr>
              <w:lastRenderedPageBreak/>
              <w:t>จะจ่ายเงินไปแล้วก็ตา</w:t>
            </w:r>
            <w:r w:rsidRPr="00506899">
              <w:rPr>
                <w:rFonts w:ascii="Angsana New" w:hAnsi="Angsana New" w:eastAsia="Angsana New" w:cs="Tahoma"/>
                <w:cs/>
                <w:lang w:val="th-TH" w:bidi="th-TH"/>
              </w:rPr>
              <w:t>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การให้ของขวัญยังอาจถูกมองว่าเป็นสินบนสำหรับธุรกิจในอนาคต</w:t>
            </w:r>
          </w:p>
        </w:tc>
      </w:tr>
      <w:tr w:rsidRPr="00506899" w:rsidR="00CC1327" w:rsidTr="5CF65F5B" w14:paraId="2C0983E0" w14:textId="77777777">
        <w:tc>
          <w:tcPr>
            <w:tcW w:w="1353" w:type="dxa"/>
            <w:shd w:val="clear" w:color="auto" w:fill="C1E4F5" w:themeFill="accent1" w:themeFillTint="33"/>
            <w:tcMar>
              <w:top w:w="120" w:type="dxa"/>
              <w:left w:w="180" w:type="dxa"/>
              <w:bottom w:w="120" w:type="dxa"/>
              <w:right w:w="180" w:type="dxa"/>
            </w:tcMar>
            <w:hideMark/>
          </w:tcPr>
          <w:p w:rsidRPr="00506899" w:rsidR="0094318D" w:rsidP="0094318D" w:rsidRDefault="001C3A31" w14:paraId="4D3F1A6C" w14:textId="77777777">
            <w:pPr>
              <w:spacing w:before="30" w:after="30"/>
              <w:ind w:left="30" w:right="30"/>
              <w:rPr>
                <w:rFonts w:ascii="Calibri" w:hAnsi="Calibri" w:eastAsia="Times New Roman" w:cs="Calibri"/>
                <w:sz w:val="16"/>
              </w:rPr>
            </w:pPr>
            <w:hyperlink w:tgtFrame="_blank" w:history="1" r:id="rId125">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94318D" w:rsidP="0094318D" w:rsidRDefault="001C3A31" w14:paraId="08E57874" w14:textId="77777777">
            <w:pPr>
              <w:ind w:left="30" w:right="30"/>
              <w:rPr>
                <w:rFonts w:ascii="Calibri" w:hAnsi="Calibri" w:eastAsia="Times New Roman" w:cs="Calibri"/>
                <w:sz w:val="16"/>
              </w:rPr>
            </w:pPr>
            <w:hyperlink w:tgtFrame="_blank" w:history="1" r:id="rId126">
              <w:r w:rsidRPr="00506899">
                <w:rPr>
                  <w:rFonts w:ascii="Calibri" w:hAnsi="Calibri" w:eastAsia="Times New Roman" w:cs="Calibri"/>
                  <w:color w:val="0000FF"/>
                  <w:sz w:val="16"/>
                  <w:u w:val="single"/>
                </w:rPr>
                <w:t>64_C_16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94318D" w:rsidP="00FE7D31" w:rsidRDefault="001C3A31" w14:paraId="664ABE1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[5] A sales manager receives a call from a contact at a competing company. The competitor shares that a third-party sales team contracted by Abbott in a new market is allegedly offering </w:t>
            </w:r>
            <w:r w:rsidRPr="00506899">
              <w:rPr>
                <w:rFonts w:ascii="Calibri" w:hAnsi="Calibri" w:eastAsia="Times New Roman" w:cs="Calibri"/>
              </w:rPr>
              <w:t>lavish meals to customers who choose Abbott products over the competitors. What is the appropriate action?</w:t>
            </w:r>
          </w:p>
        </w:tc>
        <w:tc>
          <w:tcPr>
            <w:tcW w:w="6000" w:type="dxa"/>
            <w:tcMar/>
          </w:tcPr>
          <w:p w:rsidRPr="00506899" w:rsidR="0094318D" w:rsidP="00FE7D31" w:rsidRDefault="001C3A31" w14:paraId="5C6BBB9E"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[5]</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ผู้จัดการฝ่ายขายได้รับโทรศัพท์จากผู้ติดต่อของบริษัทคู่แข่ง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คู่แข่งเล่าว่าทีมงานขายของบุคคลที่สามที่ได้ทำสัญญากับ</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ในตลาดใหม่กำลังเสนอเลี้ยงมื้ออาหารหรูหราให้กับลูกค้าที่เลือกผลิตภัณฑ์ของ</w:t>
            </w:r>
            <w:r w:rsidRPr="00506899">
              <w:rPr>
                <w:rFonts w:ascii="Angsana New" w:hAnsi="Angsana New" w:eastAsia="Tahoma" w:cs="Tahoma"/>
                <w:lang w:val="th-TH"/>
              </w:rPr>
              <w:t xml:space="preserve"> </w:t>
            </w:r>
            <w:r w:rsidRPr="000F432C">
              <w:rPr>
                <w:rFonts w:ascii="Calibri" w:hAnsi="Calibri" w:eastAsia="Times New Roman" w:cs="Calibri"/>
              </w:rPr>
              <w:t xml:space="preserve">Abbott </w:t>
            </w:r>
            <w:r w:rsidRPr="00506899">
              <w:rPr>
                <w:rFonts w:ascii="Angsana New" w:hAnsi="Angsana New" w:eastAsia="Angsana New" w:cs="Tahoma"/>
                <w:cs/>
                <w:lang w:val="th-TH" w:bidi="th-TH"/>
              </w:rPr>
              <w:t>แทนคู่แข่ง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ข้อใดค</w:t>
            </w:r>
            <w:r w:rsidRPr="00506899">
              <w:rPr>
                <w:rFonts w:ascii="Angsana New" w:hAnsi="Angsana New" w:eastAsia="Angsana New" w:cs="Tahoma"/>
                <w:cs/>
                <w:lang w:val="th-TH" w:bidi="th-TH"/>
              </w:rPr>
              <w:t>ือการกระทำที่เหมาะสม</w:t>
            </w:r>
          </w:p>
        </w:tc>
      </w:tr>
      <w:tr w:rsidRPr="00506899" w:rsidR="00CC1327" w:rsidTr="5CF65F5B" w14:paraId="681CC873" w14:textId="77777777">
        <w:tc>
          <w:tcPr>
            <w:tcW w:w="1353" w:type="dxa"/>
            <w:shd w:val="clear" w:color="auto" w:fill="C1E4F5" w:themeFill="accent1" w:themeFillTint="33"/>
            <w:tcMar>
              <w:top w:w="120" w:type="dxa"/>
              <w:left w:w="180" w:type="dxa"/>
              <w:bottom w:w="120" w:type="dxa"/>
              <w:right w:w="180" w:type="dxa"/>
            </w:tcMar>
            <w:hideMark/>
          </w:tcPr>
          <w:p w:rsidRPr="00506899" w:rsidR="0094318D" w:rsidP="0094318D" w:rsidRDefault="001C3A31" w14:paraId="0414FC4C" w14:textId="77777777">
            <w:pPr>
              <w:spacing w:before="30" w:after="30"/>
              <w:ind w:left="30" w:right="30"/>
              <w:rPr>
                <w:rFonts w:ascii="Calibri" w:hAnsi="Calibri" w:eastAsia="Times New Roman" w:cs="Calibri"/>
                <w:sz w:val="16"/>
              </w:rPr>
            </w:pPr>
            <w:hyperlink w:tgtFrame="_blank" w:history="1" r:id="rId127">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94318D" w:rsidP="0094318D" w:rsidRDefault="001C3A31" w14:paraId="341FB3DF" w14:textId="77777777">
            <w:pPr>
              <w:ind w:left="30" w:right="30"/>
              <w:rPr>
                <w:rFonts w:ascii="Calibri" w:hAnsi="Calibri" w:eastAsia="Times New Roman" w:cs="Calibri"/>
                <w:sz w:val="16"/>
              </w:rPr>
            </w:pPr>
            <w:hyperlink w:tgtFrame="_blank" w:history="1" r:id="rId128">
              <w:r w:rsidRPr="00506899">
                <w:rPr>
                  <w:rFonts w:ascii="Calibri" w:hAnsi="Calibri" w:eastAsia="Times New Roman" w:cs="Calibri"/>
                  <w:color w:val="0000FF"/>
                  <w:sz w:val="16"/>
                  <w:u w:val="single"/>
                </w:rPr>
                <w:t>65_C_16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94318D" w:rsidP="0094318D" w:rsidRDefault="001C3A31" w14:paraId="3F4437B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Do nothing, since the information came from a competitor.</w:t>
            </w:r>
          </w:p>
        </w:tc>
        <w:tc>
          <w:tcPr>
            <w:tcW w:w="6000" w:type="dxa"/>
            <w:tcMar/>
            <w:vAlign w:val="center"/>
          </w:tcPr>
          <w:p w:rsidRPr="00506899" w:rsidR="0094318D" w:rsidP="008970A2" w:rsidRDefault="001C3A31" w14:paraId="37197EA8"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[1] </w:t>
            </w:r>
            <w:r w:rsidRPr="00506899">
              <w:rPr>
                <w:rFonts w:ascii="Angsana New" w:hAnsi="Angsana New" w:eastAsia="Angsana New" w:cs="Tahoma"/>
                <w:cs/>
                <w:lang w:val="th-TH" w:bidi="th-TH"/>
              </w:rPr>
              <w:t>ไม่ต้องทำอะไร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เนื่องจากข้</w:t>
            </w:r>
            <w:r w:rsidRPr="00506899">
              <w:rPr>
                <w:rFonts w:ascii="Angsana New" w:hAnsi="Angsana New" w:eastAsia="Angsana New" w:cs="Tahoma"/>
                <w:cs/>
                <w:lang w:val="th-TH" w:bidi="th-TH"/>
              </w:rPr>
              <w:t>อมูลดังกล่าวมาจากคู่แข่ง</w:t>
            </w:r>
          </w:p>
        </w:tc>
      </w:tr>
      <w:tr w:rsidRPr="00506899" w:rsidR="00CC1327" w:rsidTr="5CF65F5B" w14:paraId="1579F7FA" w14:textId="77777777">
        <w:tc>
          <w:tcPr>
            <w:tcW w:w="1353" w:type="dxa"/>
            <w:shd w:val="clear" w:color="auto" w:fill="C1E4F5" w:themeFill="accent1" w:themeFillTint="33"/>
            <w:tcMar>
              <w:top w:w="120" w:type="dxa"/>
              <w:left w:w="180" w:type="dxa"/>
              <w:bottom w:w="120" w:type="dxa"/>
              <w:right w:w="180" w:type="dxa"/>
            </w:tcMar>
            <w:hideMark/>
          </w:tcPr>
          <w:p w:rsidRPr="00506899" w:rsidR="0094318D" w:rsidP="0094318D" w:rsidRDefault="001C3A31" w14:paraId="3342C051" w14:textId="77777777">
            <w:pPr>
              <w:spacing w:before="30" w:after="30"/>
              <w:ind w:left="30" w:right="30"/>
              <w:rPr>
                <w:rFonts w:ascii="Calibri" w:hAnsi="Calibri" w:eastAsia="Times New Roman" w:cs="Calibri"/>
                <w:sz w:val="16"/>
              </w:rPr>
            </w:pPr>
            <w:hyperlink w:tgtFrame="_blank" w:history="1" r:id="rId129">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94318D" w:rsidP="0094318D" w:rsidRDefault="001C3A31" w14:paraId="22D8A36B" w14:textId="77777777">
            <w:pPr>
              <w:ind w:left="30" w:right="30"/>
              <w:rPr>
                <w:rFonts w:ascii="Calibri" w:hAnsi="Calibri" w:eastAsia="Times New Roman" w:cs="Calibri"/>
                <w:sz w:val="16"/>
              </w:rPr>
            </w:pPr>
            <w:hyperlink w:tgtFrame="_blank" w:history="1" r:id="rId130">
              <w:r w:rsidRPr="00506899">
                <w:rPr>
                  <w:rFonts w:ascii="Calibri" w:hAnsi="Calibri" w:eastAsia="Times New Roman" w:cs="Calibri"/>
                  <w:color w:val="0000FF"/>
                  <w:sz w:val="16"/>
                  <w:u w:val="single"/>
                </w:rPr>
                <w:t>66_C_16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94318D" w:rsidP="0094318D" w:rsidRDefault="001C3A31" w14:paraId="6C01F7F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[2] Do nothing, because lavish meals are common in that market.</w:t>
            </w:r>
          </w:p>
        </w:tc>
        <w:tc>
          <w:tcPr>
            <w:tcW w:w="6000" w:type="dxa"/>
            <w:tcMar/>
            <w:vAlign w:val="center"/>
          </w:tcPr>
          <w:p w:rsidRPr="00506899" w:rsidR="0094318D" w:rsidP="008970A2" w:rsidRDefault="001C3A31" w14:paraId="2293A6FD"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[2] </w:t>
            </w:r>
            <w:r w:rsidRPr="00506899">
              <w:rPr>
                <w:rFonts w:ascii="Angsana New" w:hAnsi="Angsana New" w:eastAsia="Angsana New" w:cs="Tahoma"/>
                <w:cs/>
                <w:lang w:val="th-TH" w:bidi="th-TH"/>
              </w:rPr>
              <w:t>ไม่ต้องทำอะไร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เพราะมื้ออาหารหรูหราเป็นเรื่องปกติในตลาดนั้น</w:t>
            </w:r>
          </w:p>
        </w:tc>
      </w:tr>
      <w:tr w:rsidRPr="00506899" w:rsidR="00CC1327" w:rsidTr="5CF65F5B" w14:paraId="6EEFF43C" w14:textId="77777777">
        <w:tc>
          <w:tcPr>
            <w:tcW w:w="1353" w:type="dxa"/>
            <w:shd w:val="clear" w:color="auto" w:fill="C1E4F5" w:themeFill="accent1" w:themeFillTint="33"/>
            <w:tcMar>
              <w:top w:w="120" w:type="dxa"/>
              <w:left w:w="180" w:type="dxa"/>
              <w:bottom w:w="120" w:type="dxa"/>
              <w:right w:w="180" w:type="dxa"/>
            </w:tcMar>
            <w:hideMark/>
          </w:tcPr>
          <w:p w:rsidRPr="00506899" w:rsidR="0094318D" w:rsidP="0094318D" w:rsidRDefault="001C3A31" w14:paraId="032AF0EA" w14:textId="77777777">
            <w:pPr>
              <w:spacing w:before="30" w:after="30"/>
              <w:ind w:left="30" w:right="30"/>
              <w:rPr>
                <w:rFonts w:ascii="Calibri" w:hAnsi="Calibri" w:eastAsia="Times New Roman" w:cs="Calibri"/>
                <w:sz w:val="16"/>
              </w:rPr>
            </w:pPr>
            <w:hyperlink w:tgtFrame="_blank" w:history="1" r:id="rId131">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94318D" w:rsidP="0094318D" w:rsidRDefault="001C3A31" w14:paraId="2168F23D" w14:textId="77777777">
            <w:pPr>
              <w:ind w:left="30" w:right="30"/>
              <w:rPr>
                <w:rFonts w:ascii="Calibri" w:hAnsi="Calibri" w:eastAsia="Times New Roman" w:cs="Calibri"/>
                <w:sz w:val="16"/>
              </w:rPr>
            </w:pPr>
            <w:hyperlink w:tgtFrame="_blank" w:history="1" r:id="rId132">
              <w:r w:rsidRPr="00506899">
                <w:rPr>
                  <w:rFonts w:ascii="Calibri" w:hAnsi="Calibri" w:eastAsia="Times New Roman" w:cs="Calibri"/>
                  <w:color w:val="0000FF"/>
                  <w:sz w:val="16"/>
                  <w:u w:val="single"/>
                </w:rPr>
                <w:t>67_C_16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94318D" w:rsidP="0094318D" w:rsidRDefault="001C3A31" w14:paraId="5221CE9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[3] Report the matter immediately to the Office of Ethics and Compliance (OEC).</w:t>
            </w:r>
          </w:p>
        </w:tc>
        <w:tc>
          <w:tcPr>
            <w:tcW w:w="6000" w:type="dxa"/>
            <w:tcMar/>
            <w:vAlign w:val="center"/>
          </w:tcPr>
          <w:p w:rsidRPr="00506899" w:rsidR="0094318D" w:rsidP="008970A2" w:rsidRDefault="001C3A31" w14:paraId="75FFBC83"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[3]</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รายงานเรื่องดังกล่าวต่อสำนักงานจริยธรรมและการปฏิบัติตามกฎระเบียบ</w:t>
            </w:r>
            <w:r w:rsidRPr="00506899">
              <w:rPr>
                <w:rFonts w:ascii="Angsana New" w:hAnsi="Angsana New" w:eastAsia="Tahoma" w:cs="Tahoma"/>
                <w:lang w:val="th-TH"/>
              </w:rPr>
              <w:t xml:space="preserve"> </w:t>
            </w:r>
            <w:r w:rsidRPr="000F432C">
              <w:rPr>
                <w:rFonts w:ascii="Calibri" w:hAnsi="Calibri" w:eastAsia="Times New Roman" w:cs="Calibri"/>
              </w:rPr>
              <w:t>(OEC)</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ทันที</w:t>
            </w:r>
          </w:p>
        </w:tc>
      </w:tr>
      <w:tr w:rsidRPr="00506899" w:rsidR="00CC1327" w:rsidTr="5CF65F5B" w14:paraId="4F85D865" w14:textId="77777777">
        <w:tc>
          <w:tcPr>
            <w:tcW w:w="1353" w:type="dxa"/>
            <w:shd w:val="clear" w:color="auto" w:fill="C1E4F5" w:themeFill="accent1" w:themeFillTint="33"/>
            <w:tcMar>
              <w:top w:w="120" w:type="dxa"/>
              <w:left w:w="180" w:type="dxa"/>
              <w:bottom w:w="120" w:type="dxa"/>
              <w:right w:w="180" w:type="dxa"/>
            </w:tcMar>
            <w:hideMark/>
          </w:tcPr>
          <w:p w:rsidRPr="00506899" w:rsidR="0094318D" w:rsidP="0094318D" w:rsidRDefault="001C3A31" w14:paraId="06798B60" w14:textId="77777777">
            <w:pPr>
              <w:spacing w:before="30" w:after="30"/>
              <w:ind w:left="30" w:right="30"/>
              <w:rPr>
                <w:rFonts w:ascii="Calibri" w:hAnsi="Calibri" w:eastAsia="Times New Roman" w:cs="Calibri"/>
                <w:sz w:val="16"/>
              </w:rPr>
            </w:pPr>
            <w:hyperlink w:tgtFrame="_blank" w:history="1" r:id="rId133">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94318D" w:rsidP="0094318D" w:rsidRDefault="001C3A31" w14:paraId="7FE492CD" w14:textId="77777777">
            <w:pPr>
              <w:ind w:left="30" w:right="30"/>
              <w:rPr>
                <w:rFonts w:ascii="Calibri" w:hAnsi="Calibri" w:eastAsia="Times New Roman" w:cs="Calibri"/>
                <w:sz w:val="16"/>
              </w:rPr>
            </w:pPr>
            <w:hyperlink w:tgtFrame="_blank" w:history="1" r:id="rId134">
              <w:r w:rsidRPr="00506899">
                <w:rPr>
                  <w:rFonts w:ascii="Calibri" w:hAnsi="Calibri" w:eastAsia="Times New Roman" w:cs="Calibri"/>
                  <w:color w:val="0000FF"/>
                  <w:sz w:val="16"/>
                  <w:u w:val="single"/>
                </w:rPr>
                <w:t>68_C_16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94318D" w:rsidP="0094318D" w:rsidRDefault="001C3A31" w14:paraId="7EE0B3C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[4] Research alternative distributors in case the claim is true.</w:t>
            </w:r>
          </w:p>
          <w:p w:rsidRPr="00506899" w:rsidR="0094318D" w:rsidP="0094318D" w:rsidRDefault="001C3A31" w14:paraId="0D5D324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Next</w:t>
            </w:r>
          </w:p>
        </w:tc>
        <w:tc>
          <w:tcPr>
            <w:tcW w:w="6000" w:type="dxa"/>
            <w:tcMar/>
            <w:vAlign w:val="center"/>
          </w:tcPr>
          <w:p w:rsidRPr="00506899" w:rsidR="0094318D" w:rsidP="008970A2" w:rsidRDefault="001C3A31" w14:paraId="4B5DCF8A"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[4] </w:t>
            </w:r>
            <w:r w:rsidRPr="00506899">
              <w:rPr>
                <w:rFonts w:ascii="Angsana New" w:hAnsi="Angsana New" w:eastAsia="Angsana New" w:cs="Tahoma"/>
                <w:cs/>
                <w:lang w:val="th-TH" w:bidi="th-TH"/>
              </w:rPr>
              <w:t>ค้นหาผู้จัดจำหน่ายรายอื่นในกรณีที่คำกล่าวอ้างนั้นเป็นจริง</w:t>
            </w:r>
          </w:p>
          <w:p w:rsidRPr="00506899" w:rsidR="0094318D" w:rsidP="008970A2" w:rsidRDefault="001C3A31" w14:paraId="68EFB87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ถัดไป</w:t>
            </w:r>
          </w:p>
        </w:tc>
      </w:tr>
      <w:tr w:rsidRPr="00506899" w:rsidR="00CC1327" w:rsidTr="5CF65F5B" w14:paraId="20C8105F" w14:textId="77777777">
        <w:tc>
          <w:tcPr>
            <w:tcW w:w="1353" w:type="dxa"/>
            <w:shd w:val="clear" w:color="auto" w:fill="C1E4F5" w:themeFill="accent1" w:themeFillTint="33"/>
            <w:tcMar>
              <w:top w:w="120" w:type="dxa"/>
              <w:left w:w="180" w:type="dxa"/>
              <w:bottom w:w="120" w:type="dxa"/>
              <w:right w:w="180" w:type="dxa"/>
            </w:tcMar>
            <w:hideMark/>
          </w:tcPr>
          <w:p w:rsidRPr="00506899" w:rsidR="00807D7F" w:rsidP="00807D7F" w:rsidRDefault="001C3A31" w14:paraId="5CCB88FC"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Screen 15</w:t>
            </w:r>
          </w:p>
          <w:p w:rsidRPr="00506899" w:rsidR="00807D7F" w:rsidP="00807D7F" w:rsidRDefault="001C3A31" w14:paraId="075313C7" w14:textId="77777777">
            <w:pPr>
              <w:spacing w:before="100" w:beforeAutospacing="1" w:after="100" w:afterAutospacing="1"/>
              <w:ind w:left="30" w:right="30"/>
              <w:rPr>
                <w:rFonts w:ascii="Calibri" w:hAnsi="Calibri" w:eastAsia="Times New Roman" w:cs="Calibri"/>
                <w:sz w:val="16"/>
              </w:rPr>
            </w:pPr>
            <w:r w:rsidRPr="00506899">
              <w:rPr>
                <w:rFonts w:ascii="Calibri" w:hAnsi="Calibri" w:eastAsia="Times New Roman" w:cs="Calibri"/>
                <w:sz w:val="16"/>
              </w:rPr>
              <w:t>Question 5: Feedback</w:t>
            </w:r>
          </w:p>
          <w:p w:rsidRPr="00506899" w:rsidR="00807D7F" w:rsidP="00807D7F" w:rsidRDefault="001C3A31" w14:paraId="192A5FCF" w14:textId="77777777">
            <w:pPr>
              <w:ind w:left="30" w:right="30"/>
              <w:rPr>
                <w:rFonts w:ascii="Calibri" w:hAnsi="Calibri" w:eastAsia="Times New Roman" w:cs="Calibri"/>
                <w:sz w:val="16"/>
              </w:rPr>
            </w:pPr>
            <w:r w:rsidRPr="00506899">
              <w:rPr>
                <w:rFonts w:ascii="Calibri" w:hAnsi="Calibri" w:eastAsia="Times New Roman" w:cs="Calibri"/>
                <w:sz w:val="16"/>
              </w:rPr>
              <w:t>69_C_16</w:t>
            </w:r>
          </w:p>
        </w:tc>
        <w:tc>
          <w:tcPr>
            <w:tcW w:w="6000" w:type="dxa"/>
            <w:tcMar>
              <w:top w:w="120" w:type="dxa"/>
              <w:left w:w="180" w:type="dxa"/>
              <w:bottom w:w="120" w:type="dxa"/>
              <w:right w:w="180" w:type="dxa"/>
            </w:tcMar>
            <w:hideMark/>
          </w:tcPr>
          <w:p w:rsidRPr="00506899" w:rsidR="00807D7F" w:rsidP="00FE7D31" w:rsidRDefault="001C3A31" w14:paraId="09AA499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You should immediately report the allegation to the Office of Ethics and Compliance (OEC) so it can be properly investigated, even if the information comes from a competitor.</w:t>
            </w:r>
          </w:p>
        </w:tc>
        <w:tc>
          <w:tcPr>
            <w:tcW w:w="6000" w:type="dxa"/>
            <w:tcMar/>
          </w:tcPr>
          <w:p w:rsidRPr="00506899" w:rsidR="00807D7F" w:rsidP="00FE7D31" w:rsidRDefault="001C3A31" w14:paraId="64D6D57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คุณควรแจ้งข้อกล่าวหาดังกล่าวต่อสำนักงานจริยธรรมและการปฏิบัติตามกฎระเบียบ</w:t>
            </w:r>
            <w:r w:rsidRPr="00506899">
              <w:rPr>
                <w:rFonts w:ascii="Angsana New" w:hAnsi="Angsana New" w:eastAsia="Tahoma" w:cs="Tahoma"/>
                <w:lang w:val="th-TH"/>
              </w:rPr>
              <w:t xml:space="preserve"> </w:t>
            </w:r>
            <w:r w:rsidRPr="000F432C">
              <w:rPr>
                <w:rFonts w:ascii="Calibri" w:hAnsi="Calibri" w:eastAsia="Times New Roman" w:cs="Calibri"/>
              </w:rPr>
              <w:t>(OEC)</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เพื่อให้ดำเนินการสอบสวนได้อย่างถูกต้อง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แม้ว่าข้อมูลจะมาจากคู่แข่งก็ตาม</w:t>
            </w:r>
          </w:p>
        </w:tc>
      </w:tr>
      <w:tr w:rsidRPr="00506899" w:rsidR="00CC1327" w:rsidTr="5CF65F5B" w14:paraId="5E8DC093" w14:textId="77777777">
        <w:tc>
          <w:tcPr>
            <w:tcW w:w="1353" w:type="dxa"/>
            <w:shd w:val="clear" w:color="auto" w:fill="C1E4F5" w:themeFill="accent1" w:themeFillTint="33"/>
            <w:tcMar>
              <w:top w:w="120" w:type="dxa"/>
              <w:left w:w="180" w:type="dxa"/>
              <w:bottom w:w="120" w:type="dxa"/>
              <w:right w:w="180" w:type="dxa"/>
            </w:tcMar>
            <w:hideMark/>
          </w:tcPr>
          <w:p w:rsidRPr="00506899" w:rsidR="00807D7F" w:rsidP="00807D7F" w:rsidRDefault="001C3A31" w14:paraId="3628D3B2" w14:textId="77777777">
            <w:pPr>
              <w:spacing w:before="30" w:after="30"/>
              <w:ind w:left="30" w:right="30"/>
              <w:rPr>
                <w:rFonts w:ascii="Calibri" w:hAnsi="Calibri" w:eastAsia="Times New Roman" w:cs="Calibri"/>
                <w:sz w:val="16"/>
              </w:rPr>
            </w:pPr>
            <w:hyperlink w:tgtFrame="_blank" w:history="1" r:id="rId135">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807D7F" w:rsidP="00807D7F" w:rsidRDefault="001C3A31" w14:paraId="574E1C91" w14:textId="77777777">
            <w:pPr>
              <w:ind w:left="30" w:right="30"/>
              <w:rPr>
                <w:rFonts w:ascii="Calibri" w:hAnsi="Calibri" w:eastAsia="Times New Roman" w:cs="Calibri"/>
                <w:sz w:val="16"/>
              </w:rPr>
            </w:pPr>
            <w:hyperlink w:tgtFrame="_blank" w:history="1" r:id="rId136">
              <w:r w:rsidRPr="00506899">
                <w:rPr>
                  <w:rFonts w:ascii="Calibri" w:hAnsi="Calibri" w:eastAsia="Times New Roman" w:cs="Calibri"/>
                  <w:color w:val="0000FF"/>
                  <w:sz w:val="16"/>
                  <w:u w:val="single"/>
                </w:rPr>
                <w:t>70_C_16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807D7F" w:rsidP="00FE7D31" w:rsidRDefault="001C3A31" w14:paraId="6AAADCC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[6] A travel agency is arranging travel for healthcare professionals (HCPs) who provide proctoring services for Abbott. Upon reviewing the submitted receipts, discrepancies are found—the total does not match the reimbursement reques</w:t>
            </w:r>
            <w:r w:rsidRPr="00506899">
              <w:rPr>
                <w:rFonts w:ascii="Calibri" w:hAnsi="Calibri" w:eastAsia="Times New Roman" w:cs="Calibri"/>
              </w:rPr>
              <w:t>t, and some receipts are missing key details such as travel dates.</w:t>
            </w:r>
          </w:p>
          <w:p w:rsidRPr="00506899" w:rsidR="00807D7F" w:rsidP="00FE7D31" w:rsidRDefault="001C3A31" w14:paraId="37E408D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What is the appropriate action?</w:t>
            </w:r>
          </w:p>
        </w:tc>
        <w:tc>
          <w:tcPr>
            <w:tcW w:w="6000" w:type="dxa"/>
            <w:tcMar/>
          </w:tcPr>
          <w:p w:rsidRPr="00506899" w:rsidR="00807D7F" w:rsidP="00FE7D31" w:rsidRDefault="001C3A31" w14:paraId="4235194B"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[6] </w:t>
            </w:r>
            <w:r w:rsidRPr="00506899">
              <w:rPr>
                <w:rFonts w:ascii="Angsana New" w:hAnsi="Angsana New" w:eastAsia="Angsana New" w:cs="Tahoma"/>
                <w:cs/>
                <w:lang w:val="th-TH" w:bidi="th-TH"/>
              </w:rPr>
              <w:t>บริษัทตัวแทนท่องเที่ยวกำลังจัดเตรียมการเดินทางให้กับบุคลากรทางการแพทย์</w:t>
            </w:r>
            <w:r w:rsidRPr="000F432C">
              <w:rPr>
                <w:rFonts w:ascii="Calibri" w:hAnsi="Calibri" w:eastAsia="Times New Roman" w:cs="Calibri"/>
              </w:rPr>
              <w:t xml:space="preserve"> (HCP) </w:t>
            </w:r>
            <w:r w:rsidRPr="00506899">
              <w:rPr>
                <w:rFonts w:ascii="Angsana New" w:hAnsi="Angsana New" w:eastAsia="Angsana New" w:cs="Tahoma"/>
                <w:cs/>
                <w:lang w:val="th-TH" w:bidi="th-TH"/>
              </w:rPr>
              <w:t>ที่ให้บริการตัวแทนแก่</w:t>
            </w:r>
            <w:r w:rsidRPr="00506899">
              <w:rPr>
                <w:rFonts w:ascii="Angsana New" w:hAnsi="Angsana New" w:eastAsia="Tahoma" w:cs="Tahoma"/>
                <w:lang w:val="th-TH"/>
              </w:rPr>
              <w:t xml:space="preserve"> </w:t>
            </w:r>
            <w:r w:rsidRPr="000F432C">
              <w:rPr>
                <w:rFonts w:ascii="Calibri" w:hAnsi="Calibri" w:eastAsia="Times New Roman" w:cs="Calibri"/>
              </w:rPr>
              <w:t>Ab</w:t>
            </w:r>
            <w:r w:rsidRPr="000F432C">
              <w:rPr>
                <w:rFonts w:ascii="Calibri" w:hAnsi="Calibri" w:eastAsia="Times New Roman" w:cs="Calibri"/>
              </w:rPr>
              <w:t xml:space="preserve">bott </w:t>
            </w:r>
            <w:r w:rsidRPr="00506899">
              <w:rPr>
                <w:rFonts w:ascii="Angsana New" w:hAnsi="Angsana New" w:eastAsia="Angsana New" w:cs="Tahoma"/>
                <w:cs/>
                <w:lang w:val="th-TH" w:bidi="th-TH"/>
              </w:rPr>
              <w:t>จากการตรวจสอบใบเสร็จที่ส่งมาให้</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ได้พบความคลาดเคลื่อน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เช่น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ยอดรวมไม่ตรงกับการขอเบิกเงินคืน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และใบเสร็จบางฉบับไม่มีรายละเอียดสำคัญ</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เช่น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วันที่เดินทาง</w:t>
            </w:r>
          </w:p>
          <w:p w:rsidRPr="00506899" w:rsidR="00807D7F" w:rsidP="00FE7D31" w:rsidRDefault="001C3A31" w14:paraId="0A183AA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ข้อใดคือการกระทำที่เหมาะสม</w:t>
            </w:r>
          </w:p>
        </w:tc>
      </w:tr>
      <w:tr w:rsidRPr="00506899" w:rsidR="00CC1327" w:rsidTr="5CF65F5B" w14:paraId="5DB5A823" w14:textId="77777777">
        <w:tc>
          <w:tcPr>
            <w:tcW w:w="1353" w:type="dxa"/>
            <w:shd w:val="clear" w:color="auto" w:fill="C1E4F5" w:themeFill="accent1" w:themeFillTint="33"/>
            <w:tcMar>
              <w:top w:w="120" w:type="dxa"/>
              <w:left w:w="180" w:type="dxa"/>
              <w:bottom w:w="120" w:type="dxa"/>
              <w:right w:w="180" w:type="dxa"/>
            </w:tcMar>
            <w:hideMark/>
          </w:tcPr>
          <w:p w:rsidRPr="00506899" w:rsidR="00807D7F" w:rsidP="00807D7F" w:rsidRDefault="001C3A31" w14:paraId="7F21A6EF" w14:textId="77777777">
            <w:pPr>
              <w:spacing w:before="30" w:after="30"/>
              <w:ind w:left="30" w:right="30"/>
              <w:rPr>
                <w:rFonts w:ascii="Calibri" w:hAnsi="Calibri" w:eastAsia="Times New Roman" w:cs="Calibri"/>
                <w:sz w:val="16"/>
              </w:rPr>
            </w:pPr>
            <w:hyperlink w:tgtFrame="_blank" w:history="1" r:id="rId137">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807D7F" w:rsidP="00807D7F" w:rsidRDefault="001C3A31" w14:paraId="490E0F5E" w14:textId="77777777">
            <w:pPr>
              <w:ind w:left="30" w:right="30"/>
              <w:rPr>
                <w:rFonts w:ascii="Calibri" w:hAnsi="Calibri" w:eastAsia="Times New Roman" w:cs="Calibri"/>
                <w:sz w:val="16"/>
              </w:rPr>
            </w:pPr>
            <w:hyperlink w:tgtFrame="_blank" w:history="1" r:id="rId138">
              <w:r w:rsidRPr="00506899">
                <w:rPr>
                  <w:rFonts w:ascii="Calibri" w:hAnsi="Calibri" w:eastAsia="Times New Roman" w:cs="Calibri"/>
                  <w:color w:val="0000FF"/>
                  <w:sz w:val="16"/>
                  <w:u w:val="single"/>
                </w:rPr>
                <w:t>71_C_16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807D7F" w:rsidP="00FE7D31" w:rsidRDefault="001C3A31" w14:paraId="3B705C65"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Inform the travel agency that Abbott cannot process payment without complete and accurate documentation.</w:t>
            </w:r>
          </w:p>
        </w:tc>
        <w:tc>
          <w:tcPr>
            <w:tcW w:w="6000" w:type="dxa"/>
            <w:tcMar/>
          </w:tcPr>
          <w:p w:rsidRPr="00506899" w:rsidR="00807D7F" w:rsidP="00FE7D31" w:rsidRDefault="001C3A31" w14:paraId="609560F6"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[1] </w:t>
            </w:r>
            <w:r w:rsidRPr="00506899">
              <w:rPr>
                <w:rFonts w:ascii="Angsana New" w:hAnsi="Angsana New" w:eastAsia="Angsana New" w:cs="Tahoma"/>
                <w:cs/>
                <w:lang w:val="th-TH" w:bidi="th-TH"/>
              </w:rPr>
              <w:t>แจ้งตัวแทนท่องเที่ยวว่า</w:t>
            </w:r>
            <w:r w:rsidRPr="00506899">
              <w:rPr>
                <w:rFonts w:ascii="Angsana New" w:hAnsi="Angsana New" w:eastAsia="Tahoma" w:cs="Tahoma"/>
                <w:lang w:val="th-TH"/>
              </w:rPr>
              <w:t xml:space="preserve"> </w:t>
            </w:r>
            <w:r w:rsidRPr="000F432C">
              <w:rPr>
                <w:rFonts w:ascii="Calibri" w:hAnsi="Calibri" w:eastAsia="Times New Roman" w:cs="Calibri"/>
              </w:rPr>
              <w:t xml:space="preserve">Abbott </w:t>
            </w:r>
            <w:r w:rsidRPr="00506899">
              <w:rPr>
                <w:rFonts w:ascii="Angsana New" w:hAnsi="Angsana New" w:eastAsia="Angsana New" w:cs="Tahoma"/>
                <w:cs/>
                <w:lang w:val="th-TH" w:bidi="th-TH"/>
              </w:rPr>
              <w:t>ไม่สามารถจ่ายเงินได้หากเอกสารไม่มีข้อมูลที่ครบถ้วนและถูกต้อง</w:t>
            </w:r>
          </w:p>
        </w:tc>
      </w:tr>
      <w:tr w:rsidRPr="00506899" w:rsidR="00CC1327" w:rsidTr="5CF65F5B" w14:paraId="1ED0EDEE" w14:textId="77777777">
        <w:tc>
          <w:tcPr>
            <w:tcW w:w="1353" w:type="dxa"/>
            <w:shd w:val="clear" w:color="auto" w:fill="C1E4F5" w:themeFill="accent1" w:themeFillTint="33"/>
            <w:tcMar>
              <w:top w:w="120" w:type="dxa"/>
              <w:left w:w="180" w:type="dxa"/>
              <w:bottom w:w="120" w:type="dxa"/>
              <w:right w:w="180" w:type="dxa"/>
            </w:tcMar>
            <w:hideMark/>
          </w:tcPr>
          <w:p w:rsidRPr="00506899" w:rsidR="00807D7F" w:rsidP="00807D7F" w:rsidRDefault="001C3A31" w14:paraId="1D0040B3" w14:textId="77777777">
            <w:pPr>
              <w:spacing w:before="30" w:after="30"/>
              <w:ind w:left="30" w:right="30"/>
              <w:rPr>
                <w:rFonts w:ascii="Calibri" w:hAnsi="Calibri" w:eastAsia="Times New Roman" w:cs="Calibri"/>
                <w:sz w:val="16"/>
              </w:rPr>
            </w:pPr>
            <w:hyperlink w:tgtFrame="_blank" w:history="1" r:id="rId139">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807D7F" w:rsidP="00807D7F" w:rsidRDefault="001C3A31" w14:paraId="2DBEE1C7" w14:textId="77777777">
            <w:pPr>
              <w:ind w:left="30" w:right="30"/>
              <w:rPr>
                <w:rFonts w:ascii="Calibri" w:hAnsi="Calibri" w:eastAsia="Times New Roman" w:cs="Calibri"/>
                <w:sz w:val="16"/>
              </w:rPr>
            </w:pPr>
            <w:hyperlink w:tgtFrame="_blank" w:history="1" r:id="rId140">
              <w:r w:rsidRPr="00506899">
                <w:rPr>
                  <w:rFonts w:ascii="Calibri" w:hAnsi="Calibri" w:eastAsia="Times New Roman" w:cs="Calibri"/>
                  <w:color w:val="0000FF"/>
                  <w:sz w:val="16"/>
                  <w:u w:val="single"/>
                </w:rPr>
                <w:t>72_C_16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807D7F" w:rsidP="00807D7F" w:rsidRDefault="001C3A31" w14:paraId="0EE8657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[2] Process the receipts since only some information is missing.</w:t>
            </w:r>
          </w:p>
        </w:tc>
        <w:tc>
          <w:tcPr>
            <w:tcW w:w="6000" w:type="dxa"/>
            <w:tcMar/>
            <w:vAlign w:val="center"/>
          </w:tcPr>
          <w:p w:rsidRPr="00506899" w:rsidR="00807D7F" w:rsidP="008970A2" w:rsidRDefault="001C3A31" w14:paraId="0489355D"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[2]</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ดำเนินการจ่ายตามใบเสร็จรับเงินเนื่องจากมีข้อมูลแค่บางส่วนที่ไม่ครบ</w:t>
            </w:r>
          </w:p>
        </w:tc>
      </w:tr>
      <w:tr w:rsidRPr="00506899" w:rsidR="00CC1327" w:rsidTr="5CF65F5B" w14:paraId="707511D5" w14:textId="77777777">
        <w:tc>
          <w:tcPr>
            <w:tcW w:w="1353" w:type="dxa"/>
            <w:shd w:val="clear" w:color="auto" w:fill="C1E4F5" w:themeFill="accent1" w:themeFillTint="33"/>
            <w:tcMar>
              <w:top w:w="120" w:type="dxa"/>
              <w:left w:w="180" w:type="dxa"/>
              <w:bottom w:w="120" w:type="dxa"/>
              <w:right w:w="180" w:type="dxa"/>
            </w:tcMar>
            <w:hideMark/>
          </w:tcPr>
          <w:p w:rsidRPr="00506899" w:rsidR="00807D7F" w:rsidP="00807D7F" w:rsidRDefault="001C3A31" w14:paraId="50447F54" w14:textId="77777777">
            <w:pPr>
              <w:spacing w:before="30" w:after="30"/>
              <w:ind w:left="30" w:right="30"/>
              <w:rPr>
                <w:rFonts w:ascii="Calibri" w:hAnsi="Calibri" w:eastAsia="Times New Roman" w:cs="Calibri"/>
                <w:sz w:val="16"/>
              </w:rPr>
            </w:pPr>
            <w:hyperlink w:tgtFrame="_blank" w:history="1" r:id="rId141">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807D7F" w:rsidP="00807D7F" w:rsidRDefault="001C3A31" w14:paraId="6ED5985F" w14:textId="77777777">
            <w:pPr>
              <w:ind w:left="30" w:right="30"/>
              <w:rPr>
                <w:rFonts w:ascii="Calibri" w:hAnsi="Calibri" w:eastAsia="Times New Roman" w:cs="Calibri"/>
                <w:sz w:val="16"/>
              </w:rPr>
            </w:pPr>
            <w:hyperlink w:tgtFrame="_blank" w:history="1" r:id="rId142">
              <w:r w:rsidRPr="00506899">
                <w:rPr>
                  <w:rFonts w:ascii="Calibri" w:hAnsi="Calibri" w:eastAsia="Times New Roman" w:cs="Calibri"/>
                  <w:color w:val="0000FF"/>
                  <w:sz w:val="16"/>
                  <w:u w:val="single"/>
                </w:rPr>
                <w:t>73_C_16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807D7F" w:rsidP="00807D7F" w:rsidRDefault="001C3A31" w14:paraId="1343731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[3] Advise the agency to be more accurate next time.</w:t>
            </w:r>
          </w:p>
        </w:tc>
        <w:tc>
          <w:tcPr>
            <w:tcW w:w="6000" w:type="dxa"/>
            <w:tcMar/>
            <w:vAlign w:val="center"/>
          </w:tcPr>
          <w:p w:rsidRPr="00506899" w:rsidR="00807D7F" w:rsidP="008970A2" w:rsidRDefault="001C3A31" w14:paraId="1DA22513"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[3] </w:t>
            </w:r>
            <w:r w:rsidRPr="00506899">
              <w:rPr>
                <w:rFonts w:ascii="Angsana New" w:hAnsi="Angsana New" w:eastAsia="Angsana New" w:cs="Tahoma"/>
                <w:cs/>
                <w:lang w:val="th-TH" w:bidi="th-TH"/>
              </w:rPr>
              <w:t>แนะนำให้ตัวแทนให้ข้อมูลที่ถูกต้องมากขึ้นในครั้งต่อไป</w:t>
            </w:r>
          </w:p>
        </w:tc>
      </w:tr>
      <w:tr w:rsidRPr="00506899" w:rsidR="00CC1327" w:rsidTr="5CF65F5B" w14:paraId="3B57905A" w14:textId="77777777">
        <w:tc>
          <w:tcPr>
            <w:tcW w:w="1353" w:type="dxa"/>
            <w:shd w:val="clear" w:color="auto" w:fill="C1E4F5" w:themeFill="accent1" w:themeFillTint="33"/>
            <w:tcMar>
              <w:top w:w="120" w:type="dxa"/>
              <w:left w:w="180" w:type="dxa"/>
              <w:bottom w:w="120" w:type="dxa"/>
              <w:right w:w="180" w:type="dxa"/>
            </w:tcMar>
            <w:hideMark/>
          </w:tcPr>
          <w:p w:rsidRPr="00506899" w:rsidR="00807D7F" w:rsidP="00807D7F" w:rsidRDefault="001C3A31" w14:paraId="563A009A" w14:textId="77777777">
            <w:pPr>
              <w:spacing w:before="30" w:after="30"/>
              <w:ind w:left="30" w:right="30"/>
              <w:rPr>
                <w:rFonts w:ascii="Calibri" w:hAnsi="Calibri" w:eastAsia="Times New Roman" w:cs="Calibri"/>
                <w:sz w:val="16"/>
              </w:rPr>
            </w:pPr>
            <w:hyperlink w:tgtFrame="_blank" w:history="1" r:id="rId143">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807D7F" w:rsidP="00807D7F" w:rsidRDefault="001C3A31" w14:paraId="0A360743" w14:textId="77777777">
            <w:pPr>
              <w:ind w:left="30" w:right="30"/>
              <w:rPr>
                <w:rFonts w:ascii="Calibri" w:hAnsi="Calibri" w:eastAsia="Times New Roman" w:cs="Calibri"/>
                <w:sz w:val="16"/>
              </w:rPr>
            </w:pPr>
            <w:hyperlink w:tgtFrame="_blank" w:history="1" r:id="rId144">
              <w:r w:rsidRPr="00506899">
                <w:rPr>
                  <w:rFonts w:ascii="Calibri" w:hAnsi="Calibri" w:eastAsia="Times New Roman" w:cs="Calibri"/>
                  <w:color w:val="0000FF"/>
                  <w:sz w:val="16"/>
                  <w:u w:val="single"/>
                </w:rPr>
                <w:t>74_C_16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807D7F" w:rsidP="00807D7F" w:rsidRDefault="001C3A31" w14:paraId="55C15DB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[4] Do nothing, since the agency is new.</w:t>
            </w:r>
          </w:p>
          <w:p w:rsidRPr="00506899" w:rsidR="00807D7F" w:rsidP="00807D7F" w:rsidRDefault="001C3A31" w14:paraId="7635478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Next</w:t>
            </w:r>
          </w:p>
        </w:tc>
        <w:tc>
          <w:tcPr>
            <w:tcW w:w="6000" w:type="dxa"/>
            <w:tcMar/>
            <w:vAlign w:val="center"/>
          </w:tcPr>
          <w:p w:rsidRPr="00506899" w:rsidR="00807D7F" w:rsidP="008970A2" w:rsidRDefault="001C3A31" w14:paraId="75056D77"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[4] </w:t>
            </w:r>
            <w:r w:rsidRPr="00506899">
              <w:rPr>
                <w:rFonts w:ascii="Angsana New" w:hAnsi="Angsana New" w:eastAsia="Angsana New" w:cs="Tahoma"/>
                <w:cs/>
                <w:lang w:val="th-TH" w:bidi="th-TH"/>
              </w:rPr>
              <w:t>ไม่ทำอะไร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เนื่องจากตัวแทนรายนี้ยังใหม่อยู่</w:t>
            </w:r>
          </w:p>
          <w:p w:rsidRPr="00506899" w:rsidR="00807D7F" w:rsidP="008970A2" w:rsidRDefault="001C3A31" w14:paraId="6C45584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ถัดไป</w:t>
            </w:r>
          </w:p>
        </w:tc>
      </w:tr>
      <w:tr w:rsidRPr="00506899" w:rsidR="00CC1327" w:rsidTr="5CF65F5B" w14:paraId="20918F56" w14:textId="77777777">
        <w:tc>
          <w:tcPr>
            <w:tcW w:w="1353" w:type="dxa"/>
            <w:shd w:val="clear" w:color="auto" w:fill="C1E4F5" w:themeFill="accent1" w:themeFillTint="33"/>
            <w:tcMar>
              <w:top w:w="120" w:type="dxa"/>
              <w:left w:w="180" w:type="dxa"/>
              <w:bottom w:w="120" w:type="dxa"/>
              <w:right w:w="180" w:type="dxa"/>
            </w:tcMar>
            <w:hideMark/>
          </w:tcPr>
          <w:p w:rsidRPr="00506899" w:rsidR="00E90AF1" w:rsidP="00E90AF1" w:rsidRDefault="001C3A31" w14:paraId="2949A556"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Screen 15</w:t>
            </w:r>
          </w:p>
          <w:p w:rsidRPr="00506899" w:rsidR="00E90AF1" w:rsidP="00E90AF1" w:rsidRDefault="001C3A31" w14:paraId="0958A984" w14:textId="77777777">
            <w:pPr>
              <w:spacing w:before="100" w:beforeAutospacing="1" w:after="100" w:afterAutospacing="1"/>
              <w:ind w:left="30" w:right="30"/>
              <w:rPr>
                <w:rFonts w:ascii="Calibri" w:hAnsi="Calibri" w:eastAsia="Times New Roman" w:cs="Calibri"/>
                <w:sz w:val="16"/>
              </w:rPr>
            </w:pPr>
            <w:r w:rsidRPr="00506899">
              <w:rPr>
                <w:rFonts w:ascii="Calibri" w:hAnsi="Calibri" w:eastAsia="Times New Roman" w:cs="Calibri"/>
                <w:sz w:val="16"/>
              </w:rPr>
              <w:t>Question 6: Feedback</w:t>
            </w:r>
          </w:p>
          <w:p w:rsidRPr="00506899" w:rsidR="00E90AF1" w:rsidP="00E90AF1" w:rsidRDefault="001C3A31" w14:paraId="296BD531" w14:textId="77777777">
            <w:pPr>
              <w:ind w:left="30" w:right="30"/>
              <w:rPr>
                <w:rFonts w:ascii="Calibri" w:hAnsi="Calibri" w:eastAsia="Times New Roman" w:cs="Calibri"/>
                <w:sz w:val="16"/>
              </w:rPr>
            </w:pPr>
            <w:r w:rsidRPr="00506899">
              <w:rPr>
                <w:rFonts w:ascii="Calibri" w:hAnsi="Calibri" w:eastAsia="Times New Roman" w:cs="Calibri"/>
                <w:sz w:val="16"/>
              </w:rPr>
              <w:t>75_C_16</w:t>
            </w:r>
          </w:p>
        </w:tc>
        <w:tc>
          <w:tcPr>
            <w:tcW w:w="6000" w:type="dxa"/>
            <w:tcMar>
              <w:top w:w="120" w:type="dxa"/>
              <w:left w:w="180" w:type="dxa"/>
              <w:bottom w:w="120" w:type="dxa"/>
              <w:right w:w="180" w:type="dxa"/>
            </w:tcMar>
            <w:hideMark/>
          </w:tcPr>
          <w:p w:rsidRPr="00506899" w:rsidR="00E90AF1" w:rsidP="00FE7D31" w:rsidRDefault="001C3A31" w14:paraId="28DE810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Abbott’s books and records must completely and accurately reflect all transactions. Therefore, it’s critical that third parties performing services for Abbott provide complete documentation that accurately reflects the actual purpose and details of the tra</w:t>
            </w:r>
            <w:r w:rsidRPr="00506899">
              <w:rPr>
                <w:rFonts w:ascii="Calibri" w:hAnsi="Calibri" w:eastAsia="Times New Roman" w:cs="Calibri"/>
              </w:rPr>
              <w:t>nsactions.</w:t>
            </w:r>
          </w:p>
        </w:tc>
        <w:tc>
          <w:tcPr>
            <w:tcW w:w="6000" w:type="dxa"/>
            <w:tcMar/>
          </w:tcPr>
          <w:p w:rsidRPr="00506899" w:rsidR="00E90AF1" w:rsidP="00FE7D31" w:rsidRDefault="001C3A31" w14:paraId="7B08EDA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สมุดบัญชีและบันทึกรายการของ</w:t>
            </w:r>
            <w:r w:rsidRPr="000F432C">
              <w:rPr>
                <w:rFonts w:ascii="Calibri" w:hAnsi="Calibri" w:eastAsia="Times New Roman" w:cs="Calibri"/>
              </w:rPr>
              <w:t xml:space="preserve"> Abbott </w:t>
            </w:r>
            <w:r w:rsidRPr="00506899">
              <w:rPr>
                <w:rFonts w:ascii="Angsana New" w:hAnsi="Angsana New" w:eastAsia="Angsana New" w:cs="Tahoma"/>
                <w:cs/>
                <w:lang w:val="th-TH" w:bidi="th-TH"/>
              </w:rPr>
              <w:t>จะต้องถูกต้องและครบถ้วนซึ่งสะท้อนถึงธุรกรรมทั้งหมด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ดังนั้นจึงเป็นเรื่องสำคัญที่บุคคลที่สามที่ให้บริการแก่</w:t>
            </w:r>
            <w:r w:rsidRPr="000F432C">
              <w:rPr>
                <w:rFonts w:ascii="Calibri" w:hAnsi="Calibri" w:eastAsia="Times New Roman" w:cs="Calibri"/>
              </w:rPr>
              <w:t xml:space="preserve"> Abbott </w:t>
            </w:r>
            <w:r w:rsidRPr="00506899">
              <w:rPr>
                <w:rFonts w:ascii="Angsana New" w:hAnsi="Angsana New" w:eastAsia="Angsana New" w:cs="Tahoma"/>
                <w:cs/>
                <w:lang w:val="th-TH" w:bidi="th-TH"/>
              </w:rPr>
              <w:t>จะต้องจัดเตรียมเอกสารที่ครบถ้วนซึ่งสะท้อนถึงวัตถุประสงค์ที่แท้จริงและรายละเอียดการทำธุรกรรมอย่างถูกต้อง</w:t>
            </w:r>
          </w:p>
        </w:tc>
      </w:tr>
      <w:tr w:rsidRPr="00506899" w:rsidR="00CC1327" w:rsidTr="5CF65F5B" w14:paraId="1F53A28A" w14:textId="77777777">
        <w:tc>
          <w:tcPr>
            <w:tcW w:w="1353" w:type="dxa"/>
            <w:shd w:val="clear" w:color="auto" w:fill="C1E4F5" w:themeFill="accent1" w:themeFillTint="33"/>
            <w:tcMar>
              <w:top w:w="120" w:type="dxa"/>
              <w:left w:w="180" w:type="dxa"/>
              <w:bottom w:w="120" w:type="dxa"/>
              <w:right w:w="180" w:type="dxa"/>
            </w:tcMar>
            <w:hideMark/>
          </w:tcPr>
          <w:p w:rsidRPr="00506899" w:rsidR="00E90AF1" w:rsidP="00E90AF1" w:rsidRDefault="001C3A31" w14:paraId="0B34994E" w14:textId="77777777">
            <w:pPr>
              <w:spacing w:before="30" w:after="30"/>
              <w:ind w:left="30" w:right="30"/>
              <w:rPr>
                <w:rFonts w:ascii="Calibri" w:hAnsi="Calibri" w:eastAsia="Times New Roman" w:cs="Calibri"/>
                <w:sz w:val="16"/>
              </w:rPr>
            </w:pPr>
            <w:hyperlink w:tgtFrame="_blank" w:history="1" r:id="rId145">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E90AF1" w:rsidP="00E90AF1" w:rsidRDefault="001C3A31" w14:paraId="7BEA0E9D" w14:textId="77777777">
            <w:pPr>
              <w:ind w:left="30" w:right="30"/>
              <w:rPr>
                <w:rFonts w:ascii="Calibri" w:hAnsi="Calibri" w:eastAsia="Times New Roman" w:cs="Calibri"/>
                <w:sz w:val="16"/>
              </w:rPr>
            </w:pPr>
            <w:hyperlink w:tgtFrame="_blank" w:history="1" r:id="rId146">
              <w:r w:rsidRPr="00506899">
                <w:rPr>
                  <w:rFonts w:ascii="Calibri" w:hAnsi="Calibri" w:eastAsia="Times New Roman" w:cs="Calibri"/>
                  <w:color w:val="0000FF"/>
                  <w:sz w:val="16"/>
                  <w:u w:val="single"/>
                </w:rPr>
                <w:t>76_C_16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E90AF1" w:rsidP="00E90AF1" w:rsidRDefault="001C3A31" w14:paraId="5D3F8F9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[7] You are working in an affiliate where it is allowed to sponsor HCPs to attend educational conferences. You </w:t>
            </w:r>
            <w:r w:rsidRPr="00506899">
              <w:rPr>
                <w:rFonts w:ascii="Calibri" w:hAnsi="Calibri" w:eastAsia="Times New Roman" w:cs="Calibri"/>
              </w:rPr>
              <w:lastRenderedPageBreak/>
              <w:t>are in the process of selecting HCPs to attend a conference. The criteria that you use for selection include: (1) whether</w:t>
            </w:r>
            <w:r w:rsidRPr="00506899">
              <w:rPr>
                <w:rFonts w:ascii="Calibri" w:hAnsi="Calibri" w:eastAsia="Times New Roman" w:cs="Calibri"/>
              </w:rPr>
              <w:t xml:space="preserve"> the topic of the conference falls within the HCP’s area of expertise; (2) whether Abbott has sponsored the HCP in the past year; and (3) whether the HCP is likely to recommend Abbott products or utilize Abbott devices after attending the event. Are these </w:t>
            </w:r>
            <w:r w:rsidRPr="00506899">
              <w:rPr>
                <w:rFonts w:ascii="Calibri" w:hAnsi="Calibri" w:eastAsia="Times New Roman" w:cs="Calibri"/>
              </w:rPr>
              <w:t>criteria appropriate?</w:t>
            </w:r>
          </w:p>
        </w:tc>
        <w:tc>
          <w:tcPr>
            <w:tcW w:w="6000" w:type="dxa"/>
            <w:tcMar/>
            <w:vAlign w:val="center"/>
          </w:tcPr>
          <w:p w:rsidRPr="00506899" w:rsidR="00E90AF1" w:rsidP="008970A2" w:rsidRDefault="001C3A31" w14:paraId="6A74D671"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lastRenderedPageBreak/>
              <w:t xml:space="preserve">[7] </w:t>
            </w:r>
            <w:r w:rsidRPr="00506899">
              <w:rPr>
                <w:rFonts w:ascii="Angsana New" w:hAnsi="Angsana New" w:eastAsia="Angsana New" w:cs="Tahoma"/>
                <w:cs/>
                <w:lang w:val="th-TH" w:bidi="th-TH"/>
              </w:rPr>
              <w:t>คุณกำลังทำงานกับบริษัทในเครือซึ่งอนุญาตให้มีการสนับสนุนค่าใช้จ่ายให้</w:t>
            </w:r>
            <w:r w:rsidRPr="000F432C">
              <w:rPr>
                <w:rFonts w:ascii="Calibri" w:hAnsi="Calibri" w:eastAsia="Times New Roman" w:cs="Calibri"/>
              </w:rPr>
              <w:t xml:space="preserve"> 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เข้าร่วมการประชุมวิชาการ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w:t>
            </w:r>
            <w:r w:rsidRPr="00506899">
              <w:rPr>
                <w:rFonts w:ascii="Angsana New" w:hAnsi="Angsana New" w:eastAsia="Angsana New" w:cs="Tahoma"/>
                <w:cs/>
                <w:lang w:val="th-TH" w:bidi="th-TH"/>
              </w:rPr>
              <w:lastRenderedPageBreak/>
              <w:t>คุณกำลังอยู่ในกระบวนการคัดเลือก</w:t>
            </w:r>
            <w:r w:rsidRPr="00506899">
              <w:rPr>
                <w:rFonts w:ascii="Angsana New" w:hAnsi="Angsana New" w:eastAsia="Tahoma" w:cs="Tahoma"/>
                <w:lang w:val="th-TH"/>
              </w:rPr>
              <w:t xml:space="preserve"> </w:t>
            </w:r>
            <w:r w:rsidRPr="000F432C">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ที่จะเข้าร่วมการประชุมวิชาการ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หลักเกณฑ์ที่คุณใช้สำหรับการคัดเลือก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ได้แก่</w:t>
            </w:r>
            <w:r w:rsidRPr="00506899">
              <w:rPr>
                <w:rFonts w:ascii="Angsana New" w:hAnsi="Angsana New" w:eastAsia="Tahoma" w:cs="Tahoma"/>
                <w:lang w:val="th-TH"/>
              </w:rPr>
              <w:t xml:space="preserve">: </w:t>
            </w:r>
            <w:r w:rsidRPr="000F432C">
              <w:rPr>
                <w:rFonts w:ascii="Calibri" w:hAnsi="Calibri" w:eastAsia="Times New Roman" w:cs="Calibri"/>
              </w:rPr>
              <w:t xml:space="preserve">(1) </w:t>
            </w:r>
            <w:r w:rsidRPr="00506899">
              <w:rPr>
                <w:rFonts w:ascii="Angsana New" w:hAnsi="Angsana New" w:eastAsia="Angsana New" w:cs="Tahoma"/>
                <w:cs/>
                <w:lang w:val="th-TH" w:bidi="th-TH"/>
              </w:rPr>
              <w:t>หัวข้อของการประชุมวิชาการอยู่ในขอบเ</w:t>
            </w:r>
            <w:r w:rsidRPr="00506899">
              <w:rPr>
                <w:rFonts w:ascii="Angsana New" w:hAnsi="Angsana New" w:eastAsia="Angsana New" w:cs="Tahoma"/>
                <w:cs/>
                <w:lang w:val="th-TH" w:bidi="th-TH"/>
              </w:rPr>
              <w:t>ขตความเชี่ยวชาญของ</w:t>
            </w:r>
            <w:r w:rsidRPr="00506899">
              <w:rPr>
                <w:rFonts w:ascii="Angsana New" w:hAnsi="Angsana New" w:eastAsia="Tahoma" w:cs="Tahoma"/>
                <w:lang w:val="th-TH"/>
              </w:rPr>
              <w:t xml:space="preserve"> </w:t>
            </w:r>
            <w:r w:rsidRPr="000F432C">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ท่านนั้นหรือไม่</w:t>
            </w:r>
            <w:r w:rsidRPr="00506899">
              <w:rPr>
                <w:rFonts w:ascii="Angsana New" w:hAnsi="Angsana New" w:eastAsia="Tahoma" w:cs="Tahoma"/>
                <w:lang w:val="th-TH"/>
              </w:rPr>
              <w:t xml:space="preserve"> </w:t>
            </w:r>
            <w:r w:rsidRPr="000F432C">
              <w:rPr>
                <w:rFonts w:ascii="Calibri" w:hAnsi="Calibri" w:eastAsia="Times New Roman" w:cs="Calibri"/>
              </w:rPr>
              <w:t>(2) 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ได้สนับสนุน</w:t>
            </w:r>
            <w:r w:rsidRPr="00506899">
              <w:rPr>
                <w:rFonts w:ascii="Angsana New" w:hAnsi="Angsana New" w:eastAsia="Tahoma" w:cs="Tahoma"/>
                <w:lang w:val="th-TH"/>
              </w:rPr>
              <w:t xml:space="preserve"> </w:t>
            </w:r>
            <w:r w:rsidRPr="000F432C">
              <w:rPr>
                <w:rFonts w:ascii="Calibri" w:hAnsi="Calibri" w:eastAsia="Times New Roman" w:cs="Calibri"/>
              </w:rPr>
              <w:t xml:space="preserve">HCP </w:t>
            </w:r>
            <w:r w:rsidRPr="00506899">
              <w:rPr>
                <w:rFonts w:ascii="Angsana New" w:hAnsi="Angsana New" w:eastAsia="Angsana New" w:cs="Tahoma"/>
                <w:cs/>
                <w:lang w:val="th-TH" w:bidi="th-TH"/>
              </w:rPr>
              <w:t>รายนั้นในปีที่ผ่านมาหรือไม่</w:t>
            </w:r>
            <w:r w:rsidRPr="000F432C">
              <w:rPr>
                <w:rFonts w:ascii="Calibri" w:hAnsi="Calibri" w:eastAsia="Times New Roman" w:cs="Calibri"/>
              </w:rPr>
              <w:t xml:space="preserve"> (3) 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รายนั้นมีแนวโน้มที่จะแนะนำผลิตภัณฑ์ของ</w:t>
            </w:r>
            <w:r w:rsidRPr="00506899">
              <w:rPr>
                <w:rFonts w:ascii="Angsana New" w:hAnsi="Angsana New" w:eastAsia="Tahoma" w:cs="Tahoma"/>
                <w:lang w:val="th-TH"/>
              </w:rPr>
              <w:t xml:space="preserve"> </w:t>
            </w:r>
            <w:r w:rsidRPr="000F432C">
              <w:rPr>
                <w:rFonts w:ascii="Calibri" w:hAnsi="Calibri" w:eastAsia="Times New Roman" w:cs="Calibri"/>
              </w:rPr>
              <w:t xml:space="preserve">Abbott </w:t>
            </w:r>
            <w:r w:rsidRPr="00506899">
              <w:rPr>
                <w:rFonts w:ascii="Angsana New" w:hAnsi="Angsana New" w:eastAsia="Angsana New" w:cs="Tahoma"/>
                <w:cs/>
                <w:lang w:val="th-TH" w:bidi="th-TH"/>
              </w:rPr>
              <w:t>หรือใช้อุปกรณ์ของ</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ภายหลังการเข้าร่วมกิจกรรมดังกล่าวหรือไม่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เกณฑ์เหล่านี้เหมาะสมแล้วใช่หรือไม่</w:t>
            </w:r>
          </w:p>
        </w:tc>
      </w:tr>
      <w:tr w:rsidRPr="00506899" w:rsidR="00CC1327" w:rsidTr="5CF65F5B" w14:paraId="231DB690" w14:textId="77777777">
        <w:tc>
          <w:tcPr>
            <w:tcW w:w="1353" w:type="dxa"/>
            <w:shd w:val="clear" w:color="auto" w:fill="C1E4F5" w:themeFill="accent1" w:themeFillTint="33"/>
            <w:tcMar>
              <w:top w:w="120" w:type="dxa"/>
              <w:left w:w="180" w:type="dxa"/>
              <w:bottom w:w="120" w:type="dxa"/>
              <w:right w:w="180" w:type="dxa"/>
            </w:tcMar>
            <w:hideMark/>
          </w:tcPr>
          <w:p w:rsidRPr="00506899" w:rsidR="00E90AF1" w:rsidP="00E90AF1" w:rsidRDefault="001C3A31" w14:paraId="668F5AC7" w14:textId="77777777">
            <w:pPr>
              <w:spacing w:before="30" w:after="30"/>
              <w:ind w:left="30" w:right="30"/>
              <w:rPr>
                <w:rFonts w:ascii="Calibri" w:hAnsi="Calibri" w:eastAsia="Times New Roman" w:cs="Calibri"/>
                <w:sz w:val="16"/>
              </w:rPr>
            </w:pPr>
            <w:hyperlink w:tgtFrame="_blank" w:history="1" r:id="rId147">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E90AF1" w:rsidP="00E90AF1" w:rsidRDefault="001C3A31" w14:paraId="249A6B8C" w14:textId="77777777">
            <w:pPr>
              <w:ind w:left="30" w:right="30"/>
              <w:rPr>
                <w:rFonts w:ascii="Calibri" w:hAnsi="Calibri" w:eastAsia="Times New Roman" w:cs="Calibri"/>
                <w:sz w:val="16"/>
              </w:rPr>
            </w:pPr>
            <w:hyperlink w:tgtFrame="_blank" w:history="1" r:id="rId148">
              <w:r w:rsidRPr="00506899">
                <w:rPr>
                  <w:rFonts w:ascii="Calibri" w:hAnsi="Calibri" w:eastAsia="Times New Roman" w:cs="Calibri"/>
                  <w:color w:val="0000FF"/>
                  <w:sz w:val="16"/>
                  <w:u w:val="single"/>
                </w:rPr>
                <w:t>77_C_16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E90AF1" w:rsidP="00FE7D31" w:rsidRDefault="001C3A31" w14:paraId="531C98E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Yes. The two key criteria that must always be met when sponsoring individuals are that the sponsorship: a) is rele</w:t>
            </w:r>
            <w:r w:rsidRPr="00506899">
              <w:rPr>
                <w:rFonts w:ascii="Calibri" w:hAnsi="Calibri" w:eastAsia="Times New Roman" w:cs="Calibri"/>
              </w:rPr>
              <w:t>vant to the HCP’s area of expertise, and b) is not being used as a reward or inducement for business. The fact that you are checking to make sure that Abbott has not sponsored the HCP in the past year helps to ensure the latter.</w:t>
            </w:r>
          </w:p>
        </w:tc>
        <w:tc>
          <w:tcPr>
            <w:tcW w:w="6000" w:type="dxa"/>
            <w:tcMar/>
          </w:tcPr>
          <w:p w:rsidRPr="00506899" w:rsidR="00E90AF1" w:rsidP="00FE7D31" w:rsidRDefault="001C3A31" w14:paraId="0B219A00"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[1] </w:t>
            </w:r>
            <w:r w:rsidRPr="00506899">
              <w:rPr>
                <w:rFonts w:ascii="Angsana New" w:hAnsi="Angsana New" w:eastAsia="Angsana New" w:cs="Tahoma"/>
                <w:cs/>
                <w:lang w:val="th-TH" w:bidi="th-TH"/>
              </w:rPr>
              <w:t>ใช่</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หลักเกณฑ์สำคัญสองข้อที่ต้องปฏิบัติตามเสมอเมื</w:t>
            </w:r>
            <w:r w:rsidRPr="00506899">
              <w:rPr>
                <w:rFonts w:ascii="Angsana New" w:hAnsi="Angsana New" w:eastAsia="Angsana New" w:cs="Tahoma"/>
                <w:cs/>
                <w:lang w:val="th-TH" w:bidi="th-TH"/>
              </w:rPr>
              <w:t>่อให้การสนับสนุนบุคคลต่างๆ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คือ</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การสนับสนุนนั้นจะต้อง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เกี่ยวข้องกับขอบเขตความเชี่ยวชาญของ</w:t>
            </w:r>
            <w:r w:rsidRPr="00506899">
              <w:rPr>
                <w:rFonts w:ascii="Angsana New" w:hAnsi="Angsana New" w:eastAsia="Tahoma" w:cs="Tahoma"/>
                <w:lang w:val="th-TH"/>
              </w:rPr>
              <w:t xml:space="preserve"> </w:t>
            </w:r>
            <w:r w:rsidRPr="000F432C">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ข</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ไม่ถูกนำมาใช้เป็นของรางวัลหรือสิ่งจูงใจสำหรับธุรกิจ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ข้อเท็จจริงที่ว่าคุณกำลังตรวจสอบเพื่อให้แน่ใจว่า</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ไม่ได้ให้การสนับสนุน</w:t>
            </w:r>
            <w:r w:rsidRPr="00506899">
              <w:rPr>
                <w:rFonts w:ascii="Angsana New" w:hAnsi="Angsana New" w:eastAsia="Tahoma" w:cs="Tahoma"/>
                <w:lang w:val="th-TH"/>
              </w:rPr>
              <w:t xml:space="preserve"> </w:t>
            </w:r>
            <w:r w:rsidRPr="000F432C">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ดังกล่าวในปีที่ผ่านมาจะช่วยให้มั่นใจได้ในหลักเกณฑ์ส่วนหลัง</w:t>
            </w:r>
          </w:p>
        </w:tc>
      </w:tr>
      <w:tr w:rsidRPr="00506899" w:rsidR="00CC1327" w:rsidTr="5CF65F5B" w14:paraId="1353559F" w14:textId="77777777">
        <w:tc>
          <w:tcPr>
            <w:tcW w:w="1353" w:type="dxa"/>
            <w:shd w:val="clear" w:color="auto" w:fill="C1E4F5" w:themeFill="accent1" w:themeFillTint="33"/>
            <w:tcMar>
              <w:top w:w="120" w:type="dxa"/>
              <w:left w:w="180" w:type="dxa"/>
              <w:bottom w:w="120" w:type="dxa"/>
              <w:right w:w="180" w:type="dxa"/>
            </w:tcMar>
            <w:hideMark/>
          </w:tcPr>
          <w:p w:rsidRPr="00506899" w:rsidR="00E90AF1" w:rsidP="00E90AF1" w:rsidRDefault="001C3A31" w14:paraId="45F16D81" w14:textId="77777777">
            <w:pPr>
              <w:spacing w:before="30" w:after="30"/>
              <w:ind w:left="30" w:right="30"/>
              <w:rPr>
                <w:rFonts w:ascii="Calibri" w:hAnsi="Calibri" w:eastAsia="Times New Roman" w:cs="Calibri"/>
                <w:sz w:val="16"/>
              </w:rPr>
            </w:pPr>
            <w:hyperlink w:tgtFrame="_blank" w:history="1" r:id="rId149">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E90AF1" w:rsidP="00E90AF1" w:rsidRDefault="001C3A31" w14:paraId="5A02DABC" w14:textId="77777777">
            <w:pPr>
              <w:ind w:left="30" w:right="30"/>
              <w:rPr>
                <w:rFonts w:ascii="Calibri" w:hAnsi="Calibri" w:eastAsia="Times New Roman" w:cs="Calibri"/>
                <w:sz w:val="16"/>
              </w:rPr>
            </w:pPr>
            <w:hyperlink w:tgtFrame="_blank" w:history="1" r:id="rId150">
              <w:r w:rsidRPr="00506899">
                <w:rPr>
                  <w:rFonts w:ascii="Calibri" w:hAnsi="Calibri" w:eastAsia="Times New Roman" w:cs="Calibri"/>
                  <w:color w:val="0000FF"/>
                  <w:sz w:val="16"/>
                  <w:u w:val="single"/>
                </w:rPr>
                <w:t>78_C_16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E90AF1" w:rsidP="00FE7D31" w:rsidRDefault="001C3A31" w14:paraId="3A8E353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[2] Yes. As long as the reason for sponsoring the HCP is </w:t>
            </w:r>
            <w:r w:rsidRPr="00506899">
              <w:rPr>
                <w:rFonts w:ascii="Calibri" w:hAnsi="Calibri" w:eastAsia="Times New Roman" w:cs="Calibri"/>
              </w:rPr>
              <w:t>not to influence or reward the individual, you are able to consider the return on your investment – whether or not the individual will continue to prescribe Abbott products.</w:t>
            </w:r>
          </w:p>
        </w:tc>
        <w:tc>
          <w:tcPr>
            <w:tcW w:w="6000" w:type="dxa"/>
            <w:tcMar/>
          </w:tcPr>
          <w:p w:rsidRPr="00506899" w:rsidR="00E90AF1" w:rsidP="00FE7D31" w:rsidRDefault="001C3A31" w14:paraId="7C9C4D6D"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[2] </w:t>
            </w:r>
            <w:r w:rsidRPr="00506899">
              <w:rPr>
                <w:rFonts w:ascii="Angsana New" w:hAnsi="Angsana New" w:eastAsia="Angsana New" w:cs="Tahoma"/>
                <w:cs/>
                <w:lang w:val="th-TH" w:bidi="th-TH"/>
              </w:rPr>
              <w:t>ใ</w:t>
            </w:r>
            <w:r w:rsidRPr="00506899">
              <w:rPr>
                <w:rFonts w:ascii="Angsana New" w:hAnsi="Angsana New" w:eastAsia="Angsana New" w:cs="Tahoma"/>
                <w:cs/>
                <w:lang w:val="th-TH" w:bidi="th-TH"/>
              </w:rPr>
              <w:t>ช่</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ตราบใดที่เหตุผลสำหรับการสนับสนุน</w:t>
            </w:r>
            <w:r w:rsidRPr="00506899">
              <w:rPr>
                <w:rFonts w:ascii="Angsana New" w:hAnsi="Angsana New" w:eastAsia="Tahoma" w:cs="Tahoma"/>
                <w:lang w:val="th-TH"/>
              </w:rPr>
              <w:t xml:space="preserve"> </w:t>
            </w:r>
            <w:r w:rsidRPr="000F432C">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รายดังกล่าวไม่ได้เป็นไปเพื่อจูงใจหรือเพื่อเป็นรางวัลตอบแทนต่อบุคคลใดบุคคลหนึ่ง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คุณสามารถพิจารณาผลตอบแทนจากการลงทุนของคุณได้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ไม่ว่าบุคคลดังกล่าวจะยังคงสั่งจ่ายผลิตภัณฑ์ของ</w:t>
            </w:r>
            <w:r w:rsidRPr="000F432C">
              <w:rPr>
                <w:rFonts w:ascii="Calibri" w:hAnsi="Calibri" w:eastAsia="Times New Roman" w:cs="Calibri"/>
              </w:rPr>
              <w:t xml:space="preserve"> 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หรือไม่ก็ตาม</w:t>
            </w:r>
          </w:p>
        </w:tc>
      </w:tr>
      <w:tr w:rsidRPr="00506899" w:rsidR="00CC1327" w:rsidTr="5CF65F5B" w14:paraId="31D8D6CD" w14:textId="77777777">
        <w:tc>
          <w:tcPr>
            <w:tcW w:w="1353" w:type="dxa"/>
            <w:shd w:val="clear" w:color="auto" w:fill="C1E4F5" w:themeFill="accent1" w:themeFillTint="33"/>
            <w:tcMar>
              <w:top w:w="120" w:type="dxa"/>
              <w:left w:w="180" w:type="dxa"/>
              <w:bottom w:w="120" w:type="dxa"/>
              <w:right w:w="180" w:type="dxa"/>
            </w:tcMar>
            <w:hideMark/>
          </w:tcPr>
          <w:p w:rsidRPr="00506899" w:rsidR="00E90AF1" w:rsidP="00E90AF1" w:rsidRDefault="001C3A31" w14:paraId="7F087486" w14:textId="77777777">
            <w:pPr>
              <w:spacing w:before="30" w:after="30"/>
              <w:ind w:left="30" w:right="30"/>
              <w:rPr>
                <w:rFonts w:ascii="Calibri" w:hAnsi="Calibri" w:eastAsia="Times New Roman" w:cs="Calibri"/>
                <w:sz w:val="16"/>
              </w:rPr>
            </w:pPr>
            <w:hyperlink w:tgtFrame="_blank" w:history="1" r:id="rId151">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E90AF1" w:rsidP="00E90AF1" w:rsidRDefault="001C3A31" w14:paraId="026B28A0" w14:textId="77777777">
            <w:pPr>
              <w:ind w:left="30" w:right="30"/>
              <w:rPr>
                <w:rFonts w:ascii="Calibri" w:hAnsi="Calibri" w:eastAsia="Times New Roman" w:cs="Calibri"/>
                <w:sz w:val="16"/>
              </w:rPr>
            </w:pPr>
            <w:hyperlink w:tgtFrame="_blank" w:history="1" r:id="rId152">
              <w:r w:rsidRPr="00506899">
                <w:rPr>
                  <w:rFonts w:ascii="Calibri" w:hAnsi="Calibri" w:eastAsia="Times New Roman" w:cs="Calibri"/>
                  <w:color w:val="0000FF"/>
                  <w:sz w:val="16"/>
                  <w:u w:val="single"/>
                </w:rPr>
                <w:t>79_C_16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E90AF1" w:rsidP="00E90AF1" w:rsidRDefault="001C3A31" w14:paraId="640243F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[3] No. Sponsorship decisions may not be based on the factor that the HCP is likely to recommend Abbott products or utilize Abbott devices after attending a sponsored </w:t>
            </w:r>
            <w:r w:rsidRPr="00506899">
              <w:rPr>
                <w:rFonts w:ascii="Calibri" w:hAnsi="Calibri" w:eastAsia="Times New Roman" w:cs="Calibri"/>
              </w:rPr>
              <w:t>event.</w:t>
            </w:r>
          </w:p>
        </w:tc>
        <w:tc>
          <w:tcPr>
            <w:tcW w:w="6000" w:type="dxa"/>
            <w:tcMar/>
            <w:vAlign w:val="center"/>
          </w:tcPr>
          <w:p w:rsidRPr="00506899" w:rsidR="00E90AF1" w:rsidP="008970A2" w:rsidRDefault="001C3A31" w14:paraId="45F70DCA"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[3] </w:t>
            </w:r>
            <w:r w:rsidRPr="00506899">
              <w:rPr>
                <w:rFonts w:ascii="Angsana New" w:hAnsi="Angsana New" w:eastAsia="Angsana New" w:cs="Tahoma"/>
                <w:cs/>
                <w:lang w:val="th-TH" w:bidi="th-TH"/>
              </w:rPr>
              <w:t>ไม่ใช่</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การตัดสินใจให้การสนับสนุนอาจจะไม่มาจากปัจจัยที่</w:t>
            </w:r>
            <w:r w:rsidRPr="00506899">
              <w:rPr>
                <w:rFonts w:ascii="Angsana New" w:hAnsi="Angsana New" w:eastAsia="Tahoma" w:cs="Tahoma"/>
                <w:lang w:val="th-TH"/>
              </w:rPr>
              <w:t xml:space="preserve"> </w:t>
            </w:r>
            <w:r w:rsidRPr="000F432C">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รายดังกล่าวมีแนวโน้มที่จะแนะนำผลิตภัณฑ์ของ</w:t>
            </w:r>
            <w:r w:rsidRPr="00506899">
              <w:rPr>
                <w:rFonts w:ascii="Angsana New" w:hAnsi="Angsana New" w:eastAsia="Tahoma" w:cs="Tahoma"/>
                <w:lang w:val="th-TH"/>
              </w:rPr>
              <w:t xml:space="preserve"> </w:t>
            </w:r>
            <w:r w:rsidRPr="000F432C">
              <w:rPr>
                <w:rFonts w:ascii="Calibri" w:hAnsi="Calibri" w:eastAsia="Times New Roman" w:cs="Calibri"/>
              </w:rPr>
              <w:t xml:space="preserve">Abbott </w:t>
            </w:r>
            <w:r w:rsidRPr="00506899">
              <w:rPr>
                <w:rFonts w:ascii="Angsana New" w:hAnsi="Angsana New" w:eastAsia="Angsana New" w:cs="Tahoma"/>
                <w:cs/>
                <w:lang w:val="th-TH" w:bidi="th-TH"/>
              </w:rPr>
              <w:t>หรือใช้อุปกรณ์ของ</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หลังจากที่ได้เข้าร่วมกิจกรรมที่ให้การสนับสนุน</w:t>
            </w:r>
          </w:p>
        </w:tc>
      </w:tr>
      <w:tr w:rsidRPr="00506899" w:rsidR="00CC1327" w:rsidTr="5CF65F5B" w14:paraId="06C9AB8C" w14:textId="77777777">
        <w:tc>
          <w:tcPr>
            <w:tcW w:w="1353" w:type="dxa"/>
            <w:shd w:val="clear" w:color="auto" w:fill="C1E4F5" w:themeFill="accent1" w:themeFillTint="33"/>
            <w:tcMar>
              <w:top w:w="120" w:type="dxa"/>
              <w:left w:w="180" w:type="dxa"/>
              <w:bottom w:w="120" w:type="dxa"/>
              <w:right w:w="180" w:type="dxa"/>
            </w:tcMar>
            <w:hideMark/>
          </w:tcPr>
          <w:p w:rsidRPr="00506899" w:rsidR="00E90AF1" w:rsidP="00E90AF1" w:rsidRDefault="001C3A31" w14:paraId="66B536D6" w14:textId="77777777">
            <w:pPr>
              <w:spacing w:before="30" w:after="30"/>
              <w:ind w:left="30" w:right="30"/>
              <w:rPr>
                <w:rFonts w:ascii="Calibri" w:hAnsi="Calibri" w:eastAsia="Times New Roman" w:cs="Calibri"/>
                <w:sz w:val="16"/>
              </w:rPr>
            </w:pPr>
            <w:hyperlink w:tgtFrame="_blank" w:history="1" r:id="rId153">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E90AF1" w:rsidP="00E90AF1" w:rsidRDefault="001C3A31" w14:paraId="51058AB4" w14:textId="77777777">
            <w:pPr>
              <w:ind w:left="30" w:right="30"/>
              <w:rPr>
                <w:rFonts w:ascii="Calibri" w:hAnsi="Calibri" w:eastAsia="Times New Roman" w:cs="Calibri"/>
                <w:sz w:val="16"/>
              </w:rPr>
            </w:pPr>
            <w:hyperlink w:tgtFrame="_blank" w:history="1" r:id="rId154">
              <w:r w:rsidRPr="00506899">
                <w:rPr>
                  <w:rFonts w:ascii="Calibri" w:hAnsi="Calibri" w:eastAsia="Times New Roman" w:cs="Calibri"/>
                  <w:color w:val="0000FF"/>
                  <w:sz w:val="16"/>
                  <w:u w:val="single"/>
                </w:rPr>
                <w:t>80_C_16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E90AF1" w:rsidP="00FE7D31" w:rsidRDefault="001C3A31" w14:paraId="5CA708D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[4] Yes. As long as at least one of the criteria is appropriate, the presence of additional inappropriate criteria is not relevant.</w:t>
            </w:r>
          </w:p>
          <w:p w:rsidRPr="00506899" w:rsidR="00E90AF1" w:rsidP="00FE7D31" w:rsidRDefault="001C3A31" w14:paraId="0F0BC83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Next</w:t>
            </w:r>
          </w:p>
        </w:tc>
        <w:tc>
          <w:tcPr>
            <w:tcW w:w="6000" w:type="dxa"/>
            <w:tcMar/>
          </w:tcPr>
          <w:p w:rsidRPr="00506899" w:rsidR="00E90AF1" w:rsidP="00FE7D31" w:rsidRDefault="001C3A31" w14:paraId="520D068D"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[4] </w:t>
            </w:r>
            <w:r w:rsidRPr="00506899">
              <w:rPr>
                <w:rFonts w:ascii="Angsana New" w:hAnsi="Angsana New" w:eastAsia="Angsana New" w:cs="Tahoma"/>
                <w:cs/>
                <w:lang w:val="th-TH" w:bidi="th-TH"/>
              </w:rPr>
              <w:t>ใช่</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ตราบใดที่เกณฑ์อย่างน้</w:t>
            </w:r>
            <w:r w:rsidRPr="00506899">
              <w:rPr>
                <w:rFonts w:ascii="Angsana New" w:hAnsi="Angsana New" w:eastAsia="Angsana New" w:cs="Tahoma"/>
                <w:cs/>
                <w:lang w:val="th-TH" w:bidi="th-TH"/>
              </w:rPr>
              <w:t>อยหนึ่งข้อมีความเหมาะสม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การมีอยู่ของเกณฑ์ที่ไม่เหมาะสมเพิ่มเติมก็ไม่เกี่ยวข้อง</w:t>
            </w:r>
          </w:p>
          <w:p w:rsidRPr="00506899" w:rsidR="00E90AF1" w:rsidP="00FE7D31" w:rsidRDefault="001C3A31" w14:paraId="58C132E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ถัดไป</w:t>
            </w:r>
          </w:p>
        </w:tc>
      </w:tr>
      <w:tr w:rsidRPr="00506899" w:rsidR="00CC1327" w:rsidTr="5CF65F5B" w14:paraId="7CEAF513" w14:textId="77777777">
        <w:tc>
          <w:tcPr>
            <w:tcW w:w="1353" w:type="dxa"/>
            <w:shd w:val="clear" w:color="auto" w:fill="C1E4F5" w:themeFill="accent1" w:themeFillTint="33"/>
            <w:tcMar>
              <w:top w:w="120" w:type="dxa"/>
              <w:left w:w="180" w:type="dxa"/>
              <w:bottom w:w="120" w:type="dxa"/>
              <w:right w:w="180" w:type="dxa"/>
            </w:tcMar>
            <w:hideMark/>
          </w:tcPr>
          <w:p w:rsidRPr="00506899" w:rsidR="00BD044A" w:rsidP="00BD044A" w:rsidRDefault="001C3A31" w14:paraId="01C6CA1E"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Screen 15</w:t>
            </w:r>
          </w:p>
          <w:p w:rsidRPr="00506899" w:rsidR="00BD044A" w:rsidP="00BD044A" w:rsidRDefault="001C3A31" w14:paraId="4244937A" w14:textId="77777777">
            <w:pPr>
              <w:spacing w:before="100" w:beforeAutospacing="1" w:after="100" w:afterAutospacing="1"/>
              <w:ind w:left="30" w:right="30"/>
              <w:rPr>
                <w:rFonts w:ascii="Calibri" w:hAnsi="Calibri" w:eastAsia="Times New Roman" w:cs="Calibri"/>
                <w:sz w:val="16"/>
              </w:rPr>
            </w:pPr>
            <w:r w:rsidRPr="00506899">
              <w:rPr>
                <w:rFonts w:ascii="Calibri" w:hAnsi="Calibri" w:eastAsia="Times New Roman" w:cs="Calibri"/>
                <w:sz w:val="16"/>
              </w:rPr>
              <w:t>Question 7: Feedback</w:t>
            </w:r>
          </w:p>
          <w:p w:rsidRPr="00506899" w:rsidR="00BD044A" w:rsidP="00BD044A" w:rsidRDefault="001C3A31" w14:paraId="5BDA7A1A" w14:textId="77777777">
            <w:pPr>
              <w:ind w:left="30" w:right="30"/>
              <w:rPr>
                <w:rFonts w:ascii="Calibri" w:hAnsi="Calibri" w:eastAsia="Times New Roman" w:cs="Calibri"/>
                <w:sz w:val="16"/>
              </w:rPr>
            </w:pPr>
            <w:r w:rsidRPr="00506899">
              <w:rPr>
                <w:rFonts w:ascii="Calibri" w:hAnsi="Calibri" w:eastAsia="Times New Roman" w:cs="Calibri"/>
                <w:sz w:val="16"/>
              </w:rPr>
              <w:t>81_C_16</w:t>
            </w:r>
          </w:p>
        </w:tc>
        <w:tc>
          <w:tcPr>
            <w:tcW w:w="6000" w:type="dxa"/>
            <w:tcMar>
              <w:top w:w="120" w:type="dxa"/>
              <w:left w:w="180" w:type="dxa"/>
              <w:bottom w:w="120" w:type="dxa"/>
              <w:right w:w="180" w:type="dxa"/>
            </w:tcMar>
            <w:hideMark/>
          </w:tcPr>
          <w:p w:rsidRPr="00506899" w:rsidR="00BD044A" w:rsidP="00FE7D31" w:rsidRDefault="001C3A31" w14:paraId="678B0C9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Sponsorship decisions may never be made as a reward for prior use, or as an inducement to use more of our products or devices in the future. Keep in mind, in many </w:t>
            </w:r>
            <w:proofErr w:type="gramStart"/>
            <w:r w:rsidRPr="00506899">
              <w:rPr>
                <w:rFonts w:ascii="Calibri" w:hAnsi="Calibri" w:eastAsia="Times New Roman" w:cs="Calibri"/>
              </w:rPr>
              <w:t>jurisdictions</w:t>
            </w:r>
            <w:proofErr w:type="gramEnd"/>
            <w:r w:rsidRPr="00506899">
              <w:rPr>
                <w:rFonts w:ascii="Calibri" w:hAnsi="Calibri" w:eastAsia="Times New Roman" w:cs="Calibri"/>
              </w:rPr>
              <w:t xml:space="preserve"> sponsorships are prohibited. Always consult your affiliate procedures before pr</w:t>
            </w:r>
            <w:r w:rsidRPr="00506899">
              <w:rPr>
                <w:rFonts w:ascii="Calibri" w:hAnsi="Calibri" w:eastAsia="Times New Roman" w:cs="Calibri"/>
              </w:rPr>
              <w:t>oviding a sponsorship.</w:t>
            </w:r>
          </w:p>
        </w:tc>
        <w:tc>
          <w:tcPr>
            <w:tcW w:w="6000" w:type="dxa"/>
            <w:tcMar/>
          </w:tcPr>
          <w:p w:rsidRPr="00506899" w:rsidR="00BD044A" w:rsidP="00FE7D31" w:rsidRDefault="001C3A31" w14:paraId="5C6DD756"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การตัดสินใจให้การสนับสนุนจะต้องไม่ดำเนินการเสมือนเป็นสิ่งตอบแทนจากการใช้ผลิตภัณฑ์ในอดีต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หรือเป็นแรงจูงใจให้ใช้ผลิตภัณฑ์หรืออุปกรณ์ของเรามากขึ้นในอนาคต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พึงระลึกอยู่เสมอว่าการให้การสน</w:t>
            </w:r>
            <w:r w:rsidRPr="00506899">
              <w:rPr>
                <w:rFonts w:ascii="Angsana New" w:hAnsi="Angsana New" w:eastAsia="Angsana New" w:cs="Tahoma"/>
                <w:cs/>
                <w:lang w:val="th-TH" w:bidi="th-TH"/>
              </w:rPr>
              <w:t>ับสนุนเป็นสิ่งต้องห้ามตามกฎหมายในหลายเขตอำนาจทางกฎหมาย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ศึกษาข้อมูลจากระเบียบปฏิบัติของกิจการในเครือเสม</w:t>
            </w:r>
            <w:r w:rsidRPr="00506899">
              <w:rPr>
                <w:rFonts w:ascii="Angsana New" w:hAnsi="Angsana New" w:eastAsia="Angsana New" w:cs="Tahoma"/>
                <w:cs/>
                <w:lang w:val="th-TH" w:bidi="th-TH"/>
              </w:rPr>
              <w:t>อก่อนที่จะให้การสนับสนุน</w:t>
            </w:r>
          </w:p>
        </w:tc>
      </w:tr>
      <w:tr w:rsidRPr="00506899" w:rsidR="00CC1327" w:rsidTr="5CF65F5B" w14:paraId="3A7B0E47" w14:textId="77777777">
        <w:tc>
          <w:tcPr>
            <w:tcW w:w="1353" w:type="dxa"/>
            <w:shd w:val="clear" w:color="auto" w:fill="C1E4F5" w:themeFill="accent1" w:themeFillTint="33"/>
            <w:tcMar>
              <w:top w:w="120" w:type="dxa"/>
              <w:left w:w="180" w:type="dxa"/>
              <w:bottom w:w="120" w:type="dxa"/>
              <w:right w:w="180" w:type="dxa"/>
            </w:tcMar>
            <w:hideMark/>
          </w:tcPr>
          <w:p w:rsidRPr="00506899" w:rsidR="00BD044A" w:rsidP="00BD044A" w:rsidRDefault="001C3A31" w14:paraId="5CC8DD40" w14:textId="77777777">
            <w:pPr>
              <w:spacing w:before="30" w:after="30"/>
              <w:ind w:left="30" w:right="30"/>
              <w:rPr>
                <w:rFonts w:ascii="Calibri" w:hAnsi="Calibri" w:eastAsia="Times New Roman" w:cs="Calibri"/>
                <w:sz w:val="16"/>
              </w:rPr>
            </w:pPr>
            <w:hyperlink w:tgtFrame="_blank" w:history="1" r:id="rId155">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BD044A" w:rsidP="00BD044A" w:rsidRDefault="001C3A31" w14:paraId="20DCCA20" w14:textId="77777777">
            <w:pPr>
              <w:ind w:left="30" w:right="30"/>
              <w:rPr>
                <w:rFonts w:ascii="Calibri" w:hAnsi="Calibri" w:eastAsia="Times New Roman" w:cs="Calibri"/>
                <w:sz w:val="16"/>
              </w:rPr>
            </w:pPr>
            <w:hyperlink w:tgtFrame="_blank" w:history="1" r:id="rId156">
              <w:r w:rsidRPr="00506899">
                <w:rPr>
                  <w:rFonts w:ascii="Calibri" w:hAnsi="Calibri" w:eastAsia="Times New Roman" w:cs="Calibri"/>
                  <w:color w:val="0000FF"/>
                  <w:sz w:val="16"/>
                  <w:u w:val="single"/>
                </w:rPr>
                <w:t>82_C_16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BD044A" w:rsidP="00FE7D31" w:rsidRDefault="001C3A31" w14:paraId="5142FA5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[8] An Abbott sales representative educates a healthcare professional (HCP) on a product. After the discussion, the HC</w:t>
            </w:r>
            <w:r w:rsidRPr="00506899">
              <w:rPr>
                <w:rFonts w:ascii="Calibri" w:hAnsi="Calibri" w:eastAsia="Times New Roman" w:cs="Calibri"/>
              </w:rPr>
              <w:t>P shares that a competitor offered a new iPad in exchange for helping increase their sales.</w:t>
            </w:r>
          </w:p>
          <w:p w:rsidRPr="00506899" w:rsidR="00BD044A" w:rsidP="00FE7D31" w:rsidRDefault="001C3A31" w14:paraId="118B288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What is the appropriate action?</w:t>
            </w:r>
          </w:p>
        </w:tc>
        <w:tc>
          <w:tcPr>
            <w:tcW w:w="6000" w:type="dxa"/>
            <w:tcMar/>
          </w:tcPr>
          <w:p w:rsidRPr="00506899" w:rsidR="00BD044A" w:rsidP="00FE7D31" w:rsidRDefault="001C3A31" w14:paraId="229EE172"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[8] </w:t>
            </w:r>
            <w:r w:rsidRPr="00506899">
              <w:rPr>
                <w:rFonts w:ascii="Angsana New" w:hAnsi="Angsana New" w:eastAsia="Angsana New" w:cs="Tahoma"/>
                <w:cs/>
                <w:lang w:val="th-TH" w:bidi="th-TH"/>
              </w:rPr>
              <w:t>ตัวแทนขายของ</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ให้ความรู้แก่บุคลากรทางการแพทย์</w:t>
            </w:r>
            <w:r w:rsidRPr="00506899">
              <w:rPr>
                <w:rFonts w:ascii="Angsana New" w:hAnsi="Angsana New" w:eastAsia="Tahoma" w:cs="Tahoma"/>
                <w:lang w:val="th-TH"/>
              </w:rPr>
              <w:t xml:space="preserve"> </w:t>
            </w:r>
            <w:r w:rsidRPr="000F432C">
              <w:rPr>
                <w:rFonts w:ascii="Calibri" w:hAnsi="Calibri" w:eastAsia="Times New Roman" w:cs="Calibri"/>
              </w:rPr>
              <w:t xml:space="preserve">(HCP) </w:t>
            </w:r>
            <w:r w:rsidRPr="00506899">
              <w:rPr>
                <w:rFonts w:ascii="Angsana New" w:hAnsi="Angsana New" w:eastAsia="Angsana New" w:cs="Tahoma"/>
                <w:cs/>
                <w:lang w:val="th-TH" w:bidi="th-TH"/>
              </w:rPr>
              <w:t>เกี่ยวกับผลิตภัณฑ์</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หลังจากการอภิปราย</w:t>
            </w:r>
            <w:r w:rsidRPr="00506899">
              <w:rPr>
                <w:rFonts w:ascii="Angsana New" w:hAnsi="Angsana New" w:eastAsia="Tahoma" w:cs="Tahoma"/>
                <w:lang w:val="th-TH"/>
              </w:rPr>
              <w:t xml:space="preserve"> </w:t>
            </w:r>
            <w:r w:rsidRPr="000F432C">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เปิดเผยว่าคู่แข่งรายหนึ่งเสนอ</w:t>
            </w:r>
            <w:r w:rsidRPr="000F432C">
              <w:rPr>
                <w:rFonts w:ascii="Calibri" w:hAnsi="Calibri" w:eastAsia="Times New Roman" w:cs="Calibri"/>
              </w:rPr>
              <w:t xml:space="preserve"> iPad </w:t>
            </w:r>
            <w:r w:rsidRPr="00506899">
              <w:rPr>
                <w:rFonts w:ascii="Angsana New" w:hAnsi="Angsana New" w:eastAsia="Angsana New" w:cs="Tahoma"/>
                <w:cs/>
                <w:lang w:val="th-TH" w:bidi="th-TH"/>
              </w:rPr>
              <w:t>รุ่นใหม่เพื่อแลกกับการช่วยเพิ่มยอดขายของพวกเขา</w:t>
            </w:r>
          </w:p>
          <w:p w:rsidRPr="00506899" w:rsidR="00BD044A" w:rsidP="00FE7D31" w:rsidRDefault="001C3A31" w14:paraId="443B857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ข้อใดคือ</w:t>
            </w:r>
            <w:r w:rsidRPr="00506899">
              <w:rPr>
                <w:rFonts w:ascii="Angsana New" w:hAnsi="Angsana New" w:eastAsia="Angsana New" w:cs="Tahoma"/>
                <w:cs/>
                <w:lang w:val="th-TH" w:bidi="th-TH"/>
              </w:rPr>
              <w:t>การกระทำที่เหมาะสม</w:t>
            </w:r>
          </w:p>
        </w:tc>
      </w:tr>
      <w:tr w:rsidRPr="00506899" w:rsidR="00CC1327" w:rsidTr="5CF65F5B" w14:paraId="0F63DA96" w14:textId="77777777">
        <w:tc>
          <w:tcPr>
            <w:tcW w:w="1353" w:type="dxa"/>
            <w:shd w:val="clear" w:color="auto" w:fill="C1E4F5" w:themeFill="accent1" w:themeFillTint="33"/>
            <w:tcMar>
              <w:top w:w="120" w:type="dxa"/>
              <w:left w:w="180" w:type="dxa"/>
              <w:bottom w:w="120" w:type="dxa"/>
              <w:right w:w="180" w:type="dxa"/>
            </w:tcMar>
            <w:hideMark/>
          </w:tcPr>
          <w:p w:rsidRPr="00506899" w:rsidR="00BD044A" w:rsidP="00BD044A" w:rsidRDefault="001C3A31" w14:paraId="1DDF858C" w14:textId="77777777">
            <w:pPr>
              <w:spacing w:before="30" w:after="30"/>
              <w:ind w:left="30" w:right="30"/>
              <w:rPr>
                <w:rFonts w:ascii="Calibri" w:hAnsi="Calibri" w:eastAsia="Times New Roman" w:cs="Calibri"/>
                <w:sz w:val="16"/>
              </w:rPr>
            </w:pPr>
            <w:hyperlink w:tgtFrame="_blank" w:history="1" r:id="rId157">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BD044A" w:rsidP="00BD044A" w:rsidRDefault="001C3A31" w14:paraId="231317D7" w14:textId="77777777">
            <w:pPr>
              <w:ind w:left="30" w:right="30"/>
              <w:rPr>
                <w:rFonts w:ascii="Calibri" w:hAnsi="Calibri" w:eastAsia="Times New Roman" w:cs="Calibri"/>
                <w:sz w:val="16"/>
              </w:rPr>
            </w:pPr>
            <w:hyperlink w:tgtFrame="_blank" w:history="1" r:id="rId158">
              <w:r w:rsidRPr="00506899">
                <w:rPr>
                  <w:rFonts w:ascii="Calibri" w:hAnsi="Calibri" w:eastAsia="Times New Roman" w:cs="Calibri"/>
                  <w:color w:val="0000FF"/>
                  <w:sz w:val="16"/>
                  <w:u w:val="single"/>
                </w:rPr>
                <w:t>83_C_16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BD044A" w:rsidP="00BD044A" w:rsidRDefault="001C3A31" w14:paraId="2E864DA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Offer the same incentive to remain competitive.</w:t>
            </w:r>
          </w:p>
        </w:tc>
        <w:tc>
          <w:tcPr>
            <w:tcW w:w="6000" w:type="dxa"/>
            <w:tcMar/>
            <w:vAlign w:val="center"/>
          </w:tcPr>
          <w:p w:rsidRPr="00506899" w:rsidR="00BD044A" w:rsidP="008970A2" w:rsidRDefault="001C3A31" w14:paraId="715CC7A4"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[1] </w:t>
            </w:r>
            <w:r w:rsidRPr="00506899">
              <w:rPr>
                <w:rFonts w:ascii="Angsana New" w:hAnsi="Angsana New" w:eastAsia="Angsana New" w:cs="Tahoma"/>
                <w:cs/>
                <w:lang w:val="th-TH" w:bidi="th-TH"/>
              </w:rPr>
              <w:t>เสนอแรงจูงใจแบบเดียวกันเพื่อให้ยังคงมีความสามารถในการแข่งขัน</w:t>
            </w:r>
          </w:p>
        </w:tc>
      </w:tr>
      <w:tr w:rsidRPr="00506899" w:rsidR="00CC1327" w:rsidTr="5CF65F5B" w14:paraId="589E48C5" w14:textId="77777777">
        <w:tc>
          <w:tcPr>
            <w:tcW w:w="1353" w:type="dxa"/>
            <w:shd w:val="clear" w:color="auto" w:fill="C1E4F5" w:themeFill="accent1" w:themeFillTint="33"/>
            <w:tcMar>
              <w:top w:w="120" w:type="dxa"/>
              <w:left w:w="180" w:type="dxa"/>
              <w:bottom w:w="120" w:type="dxa"/>
              <w:right w:w="180" w:type="dxa"/>
            </w:tcMar>
            <w:hideMark/>
          </w:tcPr>
          <w:p w:rsidRPr="00506899" w:rsidR="00BD044A" w:rsidP="00BD044A" w:rsidRDefault="001C3A31" w14:paraId="04C577A6" w14:textId="77777777">
            <w:pPr>
              <w:spacing w:before="30" w:after="30"/>
              <w:ind w:left="30" w:right="30"/>
              <w:rPr>
                <w:rFonts w:ascii="Calibri" w:hAnsi="Calibri" w:eastAsia="Times New Roman" w:cs="Calibri"/>
                <w:sz w:val="16"/>
              </w:rPr>
            </w:pPr>
            <w:hyperlink w:tgtFrame="_blank" w:history="1" r:id="rId159">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BD044A" w:rsidP="00BD044A" w:rsidRDefault="001C3A31" w14:paraId="268BD5E7" w14:textId="77777777">
            <w:pPr>
              <w:ind w:left="30" w:right="30"/>
              <w:rPr>
                <w:rFonts w:ascii="Calibri" w:hAnsi="Calibri" w:eastAsia="Times New Roman" w:cs="Calibri"/>
                <w:sz w:val="16"/>
              </w:rPr>
            </w:pPr>
            <w:hyperlink w:tgtFrame="_blank" w:history="1" r:id="rId160">
              <w:r w:rsidRPr="00506899">
                <w:rPr>
                  <w:rFonts w:ascii="Calibri" w:hAnsi="Calibri" w:eastAsia="Times New Roman" w:cs="Calibri"/>
                  <w:color w:val="0000FF"/>
                  <w:sz w:val="16"/>
                  <w:u w:val="single"/>
                </w:rPr>
                <w:t>84_C_16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BD044A" w:rsidP="00BD044A" w:rsidRDefault="001C3A31" w14:paraId="5D99B40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[2] Decline the iPad offer but suggest an expensive dinner to continue the conversation.</w:t>
            </w:r>
          </w:p>
        </w:tc>
        <w:tc>
          <w:tcPr>
            <w:tcW w:w="6000" w:type="dxa"/>
            <w:tcMar/>
            <w:vAlign w:val="center"/>
          </w:tcPr>
          <w:p w:rsidRPr="00506899" w:rsidR="00BD044A" w:rsidP="008970A2" w:rsidRDefault="001C3A31" w14:paraId="6C9CDB84"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t xml:space="preserve">[2] </w:t>
            </w:r>
            <w:r w:rsidRPr="00506899">
              <w:rPr>
                <w:rFonts w:ascii="Angsana New" w:hAnsi="Angsana New" w:eastAsia="Angsana New" w:cs="Tahoma"/>
                <w:cs/>
                <w:lang w:val="th-TH" w:bidi="th-TH"/>
              </w:rPr>
              <w:t>ปฏิเสธการเสนอ</w:t>
            </w:r>
            <w:r w:rsidRPr="00506899">
              <w:rPr>
                <w:rFonts w:ascii="Angsana New" w:hAnsi="Angsana New" w:eastAsia="Tahoma" w:cs="Tahoma"/>
                <w:lang w:val="th-TH"/>
              </w:rPr>
              <w:t xml:space="preserve"> </w:t>
            </w:r>
            <w:r w:rsidRPr="000F432C">
              <w:rPr>
                <w:rFonts w:ascii="Calibri" w:hAnsi="Calibri" w:eastAsia="Times New Roman" w:cs="Calibri"/>
              </w:rPr>
              <w:t xml:space="preserve">iPad </w:t>
            </w:r>
            <w:r w:rsidRPr="00506899">
              <w:rPr>
                <w:rFonts w:ascii="Angsana New" w:hAnsi="Angsana New" w:eastAsia="Angsana New" w:cs="Tahoma"/>
                <w:cs/>
                <w:lang w:val="th-TH" w:bidi="th-TH"/>
              </w:rPr>
              <w:t>แต่เสน</w:t>
            </w:r>
            <w:r w:rsidRPr="00506899">
              <w:rPr>
                <w:rFonts w:ascii="Angsana New" w:hAnsi="Angsana New" w:eastAsia="Angsana New" w:cs="Tahoma"/>
                <w:cs/>
                <w:lang w:val="th-TH" w:bidi="th-TH"/>
              </w:rPr>
              <w:t>ออาหารเย็นราคาแพงเพื่อพูดคุยกันต่อ</w:t>
            </w:r>
          </w:p>
        </w:tc>
      </w:tr>
      <w:tr w:rsidRPr="00506899" w:rsidR="00CC1327" w:rsidTr="5CF65F5B" w14:paraId="4F12AE5E" w14:textId="77777777">
        <w:tc>
          <w:tcPr>
            <w:tcW w:w="1353" w:type="dxa"/>
            <w:shd w:val="clear" w:color="auto" w:fill="C1E4F5" w:themeFill="accent1" w:themeFillTint="33"/>
            <w:tcMar>
              <w:top w:w="120" w:type="dxa"/>
              <w:left w:w="180" w:type="dxa"/>
              <w:bottom w:w="120" w:type="dxa"/>
              <w:right w:w="180" w:type="dxa"/>
            </w:tcMar>
            <w:hideMark/>
          </w:tcPr>
          <w:p w:rsidRPr="00506899" w:rsidR="00BD044A" w:rsidP="00BD044A" w:rsidRDefault="001C3A31" w14:paraId="4B5A841C" w14:textId="77777777">
            <w:pPr>
              <w:spacing w:before="30" w:after="30"/>
              <w:ind w:left="30" w:right="30"/>
              <w:rPr>
                <w:rFonts w:ascii="Calibri" w:hAnsi="Calibri" w:eastAsia="Times New Roman" w:cs="Calibri"/>
                <w:sz w:val="16"/>
              </w:rPr>
            </w:pPr>
            <w:hyperlink w:tgtFrame="_blank" w:history="1" r:id="rId161">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BD044A" w:rsidP="00BD044A" w:rsidRDefault="001C3A31" w14:paraId="6A8AF824" w14:textId="77777777">
            <w:pPr>
              <w:ind w:left="30" w:right="30"/>
              <w:rPr>
                <w:rFonts w:ascii="Calibri" w:hAnsi="Calibri" w:eastAsia="Times New Roman" w:cs="Calibri"/>
                <w:sz w:val="16"/>
              </w:rPr>
            </w:pPr>
            <w:hyperlink w:tgtFrame="_blank" w:history="1" r:id="rId162">
              <w:r w:rsidRPr="00506899">
                <w:rPr>
                  <w:rFonts w:ascii="Calibri" w:hAnsi="Calibri" w:eastAsia="Times New Roman" w:cs="Calibri"/>
                  <w:color w:val="0000FF"/>
                  <w:sz w:val="16"/>
                  <w:u w:val="single"/>
                </w:rPr>
                <w:t>85_C_16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BD044A" w:rsidP="00BD044A" w:rsidRDefault="001C3A31" w14:paraId="705E725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[3] Explain that Abbott does business the right way and cannot offer anything of value that may improperly </w:t>
            </w:r>
            <w:r w:rsidRPr="00506899">
              <w:rPr>
                <w:rFonts w:ascii="Calibri" w:hAnsi="Calibri" w:eastAsia="Times New Roman" w:cs="Calibri"/>
              </w:rPr>
              <w:lastRenderedPageBreak/>
              <w:t>influence decision-making. Then, report the situation to the Office of Ethics and Compliance (OEC) immediately.</w:t>
            </w:r>
          </w:p>
        </w:tc>
        <w:tc>
          <w:tcPr>
            <w:tcW w:w="6000" w:type="dxa"/>
            <w:tcMar/>
            <w:vAlign w:val="center"/>
          </w:tcPr>
          <w:p w:rsidRPr="00506899" w:rsidR="00BD044A" w:rsidP="008970A2" w:rsidRDefault="001C3A31" w14:paraId="725557B5" w14:textId="77777777">
            <w:pPr>
              <w:spacing w:before="100" w:beforeAutospacing="1" w:after="100" w:afterAutospacing="1"/>
              <w:ind w:left="30" w:right="30"/>
              <w:rPr>
                <w:rFonts w:ascii="Angsana New" w:hAnsi="Angsana New" w:eastAsia="Times New Roman" w:cs="Tahoma"/>
              </w:rPr>
            </w:pPr>
            <w:r w:rsidRPr="000F432C">
              <w:rPr>
                <w:rFonts w:ascii="Calibri" w:hAnsi="Calibri" w:eastAsia="Times New Roman" w:cs="Calibri"/>
              </w:rPr>
              <w:lastRenderedPageBreak/>
              <w:t xml:space="preserve">[3] </w:t>
            </w:r>
            <w:r w:rsidRPr="00506899">
              <w:rPr>
                <w:rFonts w:ascii="Angsana New" w:hAnsi="Angsana New" w:eastAsia="Angsana New" w:cs="Tahoma"/>
                <w:cs/>
                <w:lang w:val="th-TH" w:bidi="th-TH"/>
              </w:rPr>
              <w:t>อธิบายว่า</w:t>
            </w:r>
            <w:r w:rsidRPr="00506899">
              <w:rPr>
                <w:rFonts w:ascii="Angsana New" w:hAnsi="Angsana New" w:eastAsia="Tahoma" w:cs="Tahoma"/>
                <w:lang w:val="th-TH"/>
              </w:rPr>
              <w:t xml:space="preserve"> </w:t>
            </w:r>
            <w:r w:rsidRPr="000F432C">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ดำเนินธุรกิจอย่าง</w:t>
            </w:r>
            <w:r w:rsidRPr="00506899">
              <w:rPr>
                <w:rFonts w:ascii="Angsana New" w:hAnsi="Angsana New" w:eastAsia="Angsana New" w:cs="Tahoma"/>
                <w:cs/>
                <w:lang w:val="th-TH" w:bidi="th-TH"/>
              </w:rPr>
              <w:t>ถูกต้องและไม่สามารถเสนออะไรที่มีคุณค่าที่อาจส่งผลต่อการตัดสินใจโดย</w:t>
            </w:r>
            <w:r w:rsidRPr="00506899">
              <w:rPr>
                <w:rFonts w:ascii="Angsana New" w:hAnsi="Angsana New" w:eastAsia="Angsana New" w:cs="Tahoma"/>
                <w:cs/>
                <w:lang w:val="th-TH" w:bidi="th-TH"/>
              </w:rPr>
              <w:lastRenderedPageBreak/>
              <w:t>ไม่เหมาะสมได้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จากนั้น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รายงานสถานการณ์ต่อสำนักงานจริยธรรมและการปฏิบัติตามกฎระเบียบ</w:t>
            </w:r>
            <w:r w:rsidRPr="00506899">
              <w:rPr>
                <w:rFonts w:ascii="Angsana New" w:hAnsi="Angsana New" w:eastAsia="Tahoma" w:cs="Tahoma"/>
                <w:lang w:val="th-TH"/>
              </w:rPr>
              <w:t xml:space="preserve"> </w:t>
            </w:r>
            <w:r w:rsidRPr="00FE7D31">
              <w:rPr>
                <w:rFonts w:ascii="Calibri" w:hAnsi="Calibri" w:eastAsia="Times New Roman" w:cs="Calibri"/>
              </w:rPr>
              <w:t>(OEC)</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โดยทันที</w:t>
            </w:r>
          </w:p>
        </w:tc>
      </w:tr>
      <w:tr w:rsidRPr="00506899" w:rsidR="00CC1327" w:rsidTr="5CF65F5B" w14:paraId="0E766394" w14:textId="77777777">
        <w:tc>
          <w:tcPr>
            <w:tcW w:w="1353" w:type="dxa"/>
            <w:shd w:val="clear" w:color="auto" w:fill="C1E4F5" w:themeFill="accent1" w:themeFillTint="33"/>
            <w:tcMar>
              <w:top w:w="120" w:type="dxa"/>
              <w:left w:w="180" w:type="dxa"/>
              <w:bottom w:w="120" w:type="dxa"/>
              <w:right w:w="180" w:type="dxa"/>
            </w:tcMar>
            <w:hideMark/>
          </w:tcPr>
          <w:p w:rsidRPr="00506899" w:rsidR="00BD044A" w:rsidP="00BD044A" w:rsidRDefault="001C3A31" w14:paraId="1AB8307B" w14:textId="77777777">
            <w:pPr>
              <w:spacing w:before="30" w:after="30"/>
              <w:ind w:left="30" w:right="30"/>
              <w:rPr>
                <w:rFonts w:ascii="Calibri" w:hAnsi="Calibri" w:eastAsia="Times New Roman" w:cs="Calibri"/>
                <w:sz w:val="16"/>
              </w:rPr>
            </w:pPr>
            <w:hyperlink w:tgtFrame="_blank" w:history="1" r:id="rId163">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BD044A" w:rsidP="00BD044A" w:rsidRDefault="001C3A31" w14:paraId="27289A7A" w14:textId="77777777">
            <w:pPr>
              <w:ind w:left="30" w:right="30"/>
              <w:rPr>
                <w:rFonts w:ascii="Calibri" w:hAnsi="Calibri" w:eastAsia="Times New Roman" w:cs="Calibri"/>
                <w:sz w:val="16"/>
              </w:rPr>
            </w:pPr>
            <w:hyperlink w:tgtFrame="_blank" w:history="1" r:id="rId164">
              <w:r w:rsidRPr="00506899">
                <w:rPr>
                  <w:rFonts w:ascii="Calibri" w:hAnsi="Calibri" w:eastAsia="Times New Roman" w:cs="Calibri"/>
                  <w:color w:val="0000FF"/>
                  <w:sz w:val="16"/>
                  <w:u w:val="single"/>
                </w:rPr>
                <w:t>86_C_16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BD044A" w:rsidP="00BD044A" w:rsidRDefault="001C3A31" w14:paraId="5BBB123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[4] Thank the HCP for the information and promise you will think about it.</w:t>
            </w:r>
          </w:p>
          <w:p w:rsidRPr="00506899" w:rsidR="00BD044A" w:rsidP="00BD044A" w:rsidRDefault="001C3A31" w14:paraId="32B67DE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Next</w:t>
            </w:r>
          </w:p>
        </w:tc>
        <w:tc>
          <w:tcPr>
            <w:tcW w:w="6000" w:type="dxa"/>
            <w:tcMar/>
            <w:vAlign w:val="center"/>
          </w:tcPr>
          <w:p w:rsidRPr="00506899" w:rsidR="00BD044A" w:rsidP="008970A2" w:rsidRDefault="001C3A31" w14:paraId="1E09E4E9"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 xml:space="preserve">[4] </w:t>
            </w:r>
            <w:r w:rsidRPr="00506899">
              <w:rPr>
                <w:rFonts w:ascii="Angsana New" w:hAnsi="Angsana New" w:eastAsia="Angsana New" w:cs="Tahoma"/>
                <w:cs/>
                <w:lang w:val="th-TH" w:bidi="th-TH"/>
              </w:rPr>
              <w:t>ขอบคุณ</w:t>
            </w:r>
            <w:r w:rsidRPr="00506899">
              <w:rPr>
                <w:rFonts w:ascii="Angsana New" w:hAnsi="Angsana New" w:eastAsia="Tahoma" w:cs="Tahoma"/>
                <w:lang w:val="th-TH"/>
              </w:rPr>
              <w:t xml:space="preserve"> </w:t>
            </w:r>
            <w:r w:rsidRPr="00FE7D31">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สำหรับข้อมูลและสัญญาว่าจะพิจารณาในเรื่องนี้</w:t>
            </w:r>
          </w:p>
          <w:p w:rsidRPr="00506899" w:rsidR="00BD044A" w:rsidP="008970A2" w:rsidRDefault="001C3A31" w14:paraId="7C9F832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ถัดไป</w:t>
            </w:r>
          </w:p>
        </w:tc>
      </w:tr>
      <w:tr w:rsidRPr="00506899" w:rsidR="00CC1327" w:rsidTr="5CF65F5B" w14:paraId="2508B37A" w14:textId="77777777">
        <w:tc>
          <w:tcPr>
            <w:tcW w:w="1353" w:type="dxa"/>
            <w:shd w:val="clear" w:color="auto" w:fill="C1E4F5" w:themeFill="accent1" w:themeFillTint="33"/>
            <w:tcMar>
              <w:top w:w="120" w:type="dxa"/>
              <w:left w:w="180" w:type="dxa"/>
              <w:bottom w:w="120" w:type="dxa"/>
              <w:right w:w="180" w:type="dxa"/>
            </w:tcMar>
            <w:hideMark/>
          </w:tcPr>
          <w:p w:rsidRPr="00506899" w:rsidR="00E5633E" w:rsidP="00E5633E" w:rsidRDefault="001C3A31" w14:paraId="6ED6EF77"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Screen 15</w:t>
            </w:r>
          </w:p>
          <w:p w:rsidRPr="00506899" w:rsidR="00E5633E" w:rsidP="00E5633E" w:rsidRDefault="001C3A31" w14:paraId="46ADAC1B" w14:textId="77777777">
            <w:pPr>
              <w:spacing w:before="100" w:beforeAutospacing="1" w:after="100" w:afterAutospacing="1"/>
              <w:ind w:left="30" w:right="30"/>
              <w:rPr>
                <w:rFonts w:ascii="Calibri" w:hAnsi="Calibri" w:eastAsia="Times New Roman" w:cs="Calibri"/>
                <w:sz w:val="16"/>
              </w:rPr>
            </w:pPr>
            <w:r w:rsidRPr="00506899">
              <w:rPr>
                <w:rFonts w:ascii="Calibri" w:hAnsi="Calibri" w:eastAsia="Times New Roman" w:cs="Calibri"/>
                <w:sz w:val="16"/>
              </w:rPr>
              <w:t>Question 8: Feedback</w:t>
            </w:r>
          </w:p>
          <w:p w:rsidRPr="00506899" w:rsidR="00E5633E" w:rsidP="00E5633E" w:rsidRDefault="001C3A31" w14:paraId="0FB055AA" w14:textId="77777777">
            <w:pPr>
              <w:ind w:left="30" w:right="30"/>
              <w:rPr>
                <w:rFonts w:ascii="Calibri" w:hAnsi="Calibri" w:eastAsia="Times New Roman" w:cs="Calibri"/>
                <w:sz w:val="16"/>
              </w:rPr>
            </w:pPr>
            <w:r w:rsidRPr="00506899">
              <w:rPr>
                <w:rFonts w:ascii="Calibri" w:hAnsi="Calibri" w:eastAsia="Times New Roman" w:cs="Calibri"/>
                <w:sz w:val="16"/>
              </w:rPr>
              <w:t>87_C_16</w:t>
            </w:r>
          </w:p>
        </w:tc>
        <w:tc>
          <w:tcPr>
            <w:tcW w:w="6000" w:type="dxa"/>
            <w:tcMar>
              <w:top w:w="120" w:type="dxa"/>
              <w:left w:w="180" w:type="dxa"/>
              <w:bottom w:w="120" w:type="dxa"/>
              <w:right w:w="180" w:type="dxa"/>
            </w:tcMar>
            <w:hideMark/>
          </w:tcPr>
          <w:p w:rsidRPr="00506899" w:rsidR="00E5633E" w:rsidP="00FE7D31" w:rsidRDefault="001C3A31" w14:paraId="7AD303A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You should never offer, promise, give, or receive </w:t>
            </w:r>
            <w:r w:rsidRPr="00506899">
              <w:rPr>
                <w:rFonts w:ascii="Calibri" w:hAnsi="Calibri" w:eastAsia="Times New Roman" w:cs="Calibri"/>
              </w:rPr>
              <w:t>anything of value in order to gain an improper business advantage or to obtain or retain business. Irrespective of what competitors do, you must comply with applicable law and Abbott policy, including the requirements in Abbott’s Global Anti-Corruption Pol</w:t>
            </w:r>
            <w:r w:rsidRPr="00506899">
              <w:rPr>
                <w:rFonts w:ascii="Calibri" w:hAnsi="Calibri" w:eastAsia="Times New Roman" w:cs="Calibri"/>
              </w:rPr>
              <w:t>icy (GLB-ANTI-CORRUPTION). When in doubt, always consult with Legal or the OEC.</w:t>
            </w:r>
          </w:p>
        </w:tc>
        <w:tc>
          <w:tcPr>
            <w:tcW w:w="6000" w:type="dxa"/>
            <w:tcMar/>
          </w:tcPr>
          <w:p w:rsidRPr="00506899" w:rsidR="00E5633E" w:rsidP="00FE7D31" w:rsidRDefault="001C3A31" w14:paraId="0C4097B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คุณไม่ควรเสนอ</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สัญญา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ให้</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หรือรับสิ่งของที่มีมูลค่าใดๆ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เพื่อได้มาซึ่งข้</w:t>
            </w:r>
            <w:r w:rsidRPr="00506899">
              <w:rPr>
                <w:rFonts w:ascii="Angsana New" w:hAnsi="Angsana New" w:eastAsia="Angsana New" w:cs="Tahoma"/>
                <w:cs/>
                <w:lang w:val="th-TH" w:bidi="th-TH"/>
              </w:rPr>
              <w:t>อได้เปรียบทางธุรกิจอย่างไม่เหมาะสม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หรือเพื่อให้ได้มา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หรือเพื่อรักษาธุรกิจไว้</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ไม่ว่าคู่แข่งจะทำอะไร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คุณจะต้องปฏิบัติตามกฎหมายที่มีผลบังคับใช้และนโยบายของ</w:t>
            </w:r>
            <w:r w:rsidRPr="00506899">
              <w:rPr>
                <w:rFonts w:ascii="Angsana New" w:hAnsi="Angsana New" w:eastAsia="Tahoma" w:cs="Tahoma"/>
                <w:lang w:val="th-TH"/>
              </w:rPr>
              <w:t xml:space="preserve"> </w:t>
            </w:r>
            <w:r w:rsidRPr="00FE7D31">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รวมถึงข้อกำหนดในนโยบายต่อต้านการทุจริตทั่วโลกของ</w:t>
            </w:r>
            <w:r w:rsidRPr="00FE7D31">
              <w:rPr>
                <w:rFonts w:ascii="Calibri" w:hAnsi="Calibri" w:eastAsia="Times New Roman" w:cs="Calibri"/>
              </w:rPr>
              <w:t xml:space="preserve"> Abbott (GLB-ANTI-CORRUPTION)</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เมื่อมีข้อสงสัย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โปรดปรึกษาฝ่ายกฎหมายหรือ</w:t>
            </w:r>
            <w:r w:rsidRPr="00506899">
              <w:rPr>
                <w:rFonts w:ascii="Angsana New" w:hAnsi="Angsana New" w:eastAsia="Tahoma" w:cs="Tahoma"/>
                <w:lang w:val="th-TH"/>
              </w:rPr>
              <w:t xml:space="preserve"> </w:t>
            </w:r>
            <w:r w:rsidRPr="00FE7D31">
              <w:rPr>
                <w:rFonts w:ascii="Calibri" w:hAnsi="Calibri" w:eastAsia="Times New Roman" w:cs="Calibri"/>
              </w:rPr>
              <w:t>OEC</w:t>
            </w:r>
          </w:p>
        </w:tc>
      </w:tr>
      <w:tr w:rsidRPr="00506899" w:rsidR="00CC1327" w:rsidTr="5CF65F5B" w14:paraId="3968E114" w14:textId="77777777">
        <w:tc>
          <w:tcPr>
            <w:tcW w:w="1353" w:type="dxa"/>
            <w:shd w:val="clear" w:color="auto" w:fill="C1E4F5" w:themeFill="accent1" w:themeFillTint="33"/>
            <w:tcMar>
              <w:top w:w="120" w:type="dxa"/>
              <w:left w:w="180" w:type="dxa"/>
              <w:bottom w:w="120" w:type="dxa"/>
              <w:right w:w="180" w:type="dxa"/>
            </w:tcMar>
            <w:hideMark/>
          </w:tcPr>
          <w:p w:rsidRPr="00506899" w:rsidR="00E5633E" w:rsidP="00E5633E" w:rsidRDefault="001C3A31" w14:paraId="59DA160D" w14:textId="77777777">
            <w:pPr>
              <w:spacing w:before="30" w:after="30"/>
              <w:ind w:left="30" w:right="30"/>
              <w:rPr>
                <w:rFonts w:ascii="Calibri" w:hAnsi="Calibri" w:eastAsia="Times New Roman" w:cs="Calibri"/>
                <w:sz w:val="16"/>
              </w:rPr>
            </w:pPr>
            <w:hyperlink w:tgtFrame="_blank" w:history="1" r:id="rId165">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E5633E" w:rsidP="00E5633E" w:rsidRDefault="001C3A31" w14:paraId="1E8CDC8C" w14:textId="77777777">
            <w:pPr>
              <w:ind w:left="30" w:right="30"/>
              <w:rPr>
                <w:rFonts w:ascii="Calibri" w:hAnsi="Calibri" w:eastAsia="Times New Roman" w:cs="Calibri"/>
                <w:sz w:val="16"/>
              </w:rPr>
            </w:pPr>
            <w:hyperlink w:tgtFrame="_blank" w:history="1" r:id="rId166">
              <w:r w:rsidRPr="00506899">
                <w:rPr>
                  <w:rFonts w:ascii="Calibri" w:hAnsi="Calibri" w:eastAsia="Times New Roman" w:cs="Calibri"/>
                  <w:color w:val="0000FF"/>
                  <w:sz w:val="16"/>
                  <w:u w:val="single"/>
                </w:rPr>
                <w:t>88_C_16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E5633E" w:rsidP="00E5633E" w:rsidRDefault="001C3A31" w14:paraId="1CF5A8F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[9] Which of the following are examples of items of value that must not be given to win business?</w:t>
            </w:r>
          </w:p>
        </w:tc>
        <w:tc>
          <w:tcPr>
            <w:tcW w:w="6000" w:type="dxa"/>
            <w:tcMar/>
            <w:vAlign w:val="center"/>
          </w:tcPr>
          <w:p w:rsidRPr="00506899" w:rsidR="00E5633E" w:rsidP="008970A2" w:rsidRDefault="001C3A31" w14:paraId="175F2DB3"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[9]</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ข้อใดต่อไปนี้คือตัวอย่างของสิ่งของที่มีมูลค่าที่ไม่ควรมอบให้ได้มาซึ่งธุรกิจ</w:t>
            </w:r>
          </w:p>
        </w:tc>
      </w:tr>
      <w:tr w:rsidRPr="00506899" w:rsidR="00CC1327" w:rsidTr="5CF65F5B" w14:paraId="22A71878" w14:textId="77777777">
        <w:tc>
          <w:tcPr>
            <w:tcW w:w="1353" w:type="dxa"/>
            <w:shd w:val="clear" w:color="auto" w:fill="C1E4F5" w:themeFill="accent1" w:themeFillTint="33"/>
            <w:tcMar>
              <w:top w:w="120" w:type="dxa"/>
              <w:left w:w="180" w:type="dxa"/>
              <w:bottom w:w="120" w:type="dxa"/>
              <w:right w:w="180" w:type="dxa"/>
            </w:tcMar>
            <w:hideMark/>
          </w:tcPr>
          <w:p w:rsidRPr="00506899" w:rsidR="00E5633E" w:rsidP="00E5633E" w:rsidRDefault="001C3A31" w14:paraId="078F86D3" w14:textId="77777777">
            <w:pPr>
              <w:spacing w:before="30" w:after="30"/>
              <w:ind w:left="30" w:right="30"/>
              <w:rPr>
                <w:rFonts w:ascii="Calibri" w:hAnsi="Calibri" w:eastAsia="Times New Roman" w:cs="Calibri"/>
                <w:sz w:val="16"/>
              </w:rPr>
            </w:pPr>
            <w:hyperlink w:tgtFrame="_blank" w:history="1" r:id="rId167">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E5633E" w:rsidP="00E5633E" w:rsidRDefault="001C3A31" w14:paraId="2833F5DD" w14:textId="77777777">
            <w:pPr>
              <w:ind w:left="30" w:right="30"/>
              <w:rPr>
                <w:rFonts w:ascii="Calibri" w:hAnsi="Calibri" w:eastAsia="Times New Roman" w:cs="Calibri"/>
                <w:sz w:val="16"/>
              </w:rPr>
            </w:pPr>
            <w:hyperlink w:tgtFrame="_blank" w:history="1" r:id="rId168">
              <w:r w:rsidRPr="00506899">
                <w:rPr>
                  <w:rFonts w:ascii="Calibri" w:hAnsi="Calibri" w:eastAsia="Times New Roman" w:cs="Calibri"/>
                  <w:color w:val="0000FF"/>
                  <w:sz w:val="16"/>
                  <w:u w:val="single"/>
                </w:rPr>
                <w:t>89_C_16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E5633E" w:rsidP="00E5633E" w:rsidRDefault="001C3A31" w14:paraId="6C6BF56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Trips to HCPs and their families to visit spas, casinos or other venues known for entertainment.</w:t>
            </w:r>
          </w:p>
        </w:tc>
        <w:tc>
          <w:tcPr>
            <w:tcW w:w="6000" w:type="dxa"/>
            <w:tcMar/>
            <w:vAlign w:val="center"/>
          </w:tcPr>
          <w:p w:rsidRPr="00506899" w:rsidR="00E5633E" w:rsidP="008970A2" w:rsidRDefault="001C3A31" w14:paraId="04B158C4"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 xml:space="preserve">[1] </w:t>
            </w:r>
            <w:r w:rsidRPr="00506899">
              <w:rPr>
                <w:rFonts w:ascii="Angsana New" w:hAnsi="Angsana New" w:eastAsia="Angsana New" w:cs="Tahoma"/>
                <w:cs/>
                <w:lang w:val="th-TH" w:bidi="th-TH"/>
              </w:rPr>
              <w:t>การเดินทางไปหา</w:t>
            </w:r>
            <w:r w:rsidRPr="00506899">
              <w:rPr>
                <w:rFonts w:ascii="Angsana New" w:hAnsi="Angsana New" w:eastAsia="Tahoma" w:cs="Tahoma"/>
                <w:lang w:val="th-TH"/>
              </w:rPr>
              <w:t xml:space="preserve"> </w:t>
            </w:r>
            <w:r w:rsidRPr="00FE7D31">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และครอบครัวเพื่อเยี่ยมชมสปา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คาสิโน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หรือสถานที่อื่นๆ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ที่มีชื่อเสียงด้านความบันเทิง</w:t>
            </w:r>
          </w:p>
        </w:tc>
      </w:tr>
      <w:tr w:rsidRPr="00506899" w:rsidR="00CC1327" w:rsidTr="5CF65F5B" w14:paraId="05E600A4" w14:textId="77777777">
        <w:tc>
          <w:tcPr>
            <w:tcW w:w="1353" w:type="dxa"/>
            <w:shd w:val="clear" w:color="auto" w:fill="C1E4F5" w:themeFill="accent1" w:themeFillTint="33"/>
            <w:tcMar>
              <w:top w:w="120" w:type="dxa"/>
              <w:left w:w="180" w:type="dxa"/>
              <w:bottom w:w="120" w:type="dxa"/>
              <w:right w:w="180" w:type="dxa"/>
            </w:tcMar>
            <w:hideMark/>
          </w:tcPr>
          <w:p w:rsidRPr="00506899" w:rsidR="00E5633E" w:rsidP="00E5633E" w:rsidRDefault="001C3A31" w14:paraId="7F626F15" w14:textId="77777777">
            <w:pPr>
              <w:spacing w:before="30" w:after="30"/>
              <w:ind w:left="30" w:right="30"/>
              <w:rPr>
                <w:rFonts w:ascii="Calibri" w:hAnsi="Calibri" w:eastAsia="Times New Roman" w:cs="Calibri"/>
                <w:sz w:val="16"/>
              </w:rPr>
            </w:pPr>
            <w:hyperlink w:tgtFrame="_blank" w:history="1" r:id="rId169">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E5633E" w:rsidP="00E5633E" w:rsidRDefault="001C3A31" w14:paraId="7E4C815F" w14:textId="77777777">
            <w:pPr>
              <w:ind w:left="30" w:right="30"/>
              <w:rPr>
                <w:rFonts w:ascii="Calibri" w:hAnsi="Calibri" w:eastAsia="Times New Roman" w:cs="Calibri"/>
                <w:sz w:val="16"/>
              </w:rPr>
            </w:pPr>
            <w:hyperlink w:tgtFrame="_blank" w:history="1" r:id="rId170">
              <w:r w:rsidRPr="00506899">
                <w:rPr>
                  <w:rFonts w:ascii="Calibri" w:hAnsi="Calibri" w:eastAsia="Times New Roman" w:cs="Calibri"/>
                  <w:color w:val="0000FF"/>
                  <w:sz w:val="16"/>
                  <w:u w:val="single"/>
                </w:rPr>
                <w:t>90_C_16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E5633E" w:rsidP="00E5633E" w:rsidRDefault="001C3A31" w14:paraId="580C066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[2] Grants for future research or educational projects.</w:t>
            </w:r>
          </w:p>
        </w:tc>
        <w:tc>
          <w:tcPr>
            <w:tcW w:w="6000" w:type="dxa"/>
            <w:tcMar/>
            <w:vAlign w:val="center"/>
          </w:tcPr>
          <w:p w:rsidRPr="00506899" w:rsidR="00E5633E" w:rsidP="008970A2" w:rsidRDefault="001C3A31" w14:paraId="605DB497"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 xml:space="preserve">[2] </w:t>
            </w:r>
            <w:r w:rsidRPr="00506899">
              <w:rPr>
                <w:rFonts w:ascii="Angsana New" w:hAnsi="Angsana New" w:eastAsia="Angsana New" w:cs="Tahoma"/>
                <w:cs/>
                <w:lang w:val="th-TH" w:bidi="th-TH"/>
              </w:rPr>
              <w:t>เงินช่วยเหลือสำหรับโครงการวิจัยหรือการศึกษาในอนาคต</w:t>
            </w:r>
          </w:p>
        </w:tc>
      </w:tr>
      <w:tr w:rsidRPr="00506899" w:rsidR="00CC1327" w:rsidTr="5CF65F5B" w14:paraId="4EA91C48" w14:textId="77777777">
        <w:tc>
          <w:tcPr>
            <w:tcW w:w="1353" w:type="dxa"/>
            <w:shd w:val="clear" w:color="auto" w:fill="C1E4F5" w:themeFill="accent1" w:themeFillTint="33"/>
            <w:tcMar>
              <w:top w:w="120" w:type="dxa"/>
              <w:left w:w="180" w:type="dxa"/>
              <w:bottom w:w="120" w:type="dxa"/>
              <w:right w:w="180" w:type="dxa"/>
            </w:tcMar>
            <w:hideMark/>
          </w:tcPr>
          <w:p w:rsidRPr="00506899" w:rsidR="00E5633E" w:rsidP="00E5633E" w:rsidRDefault="001C3A31" w14:paraId="63B349C0" w14:textId="77777777">
            <w:pPr>
              <w:spacing w:before="30" w:after="30"/>
              <w:ind w:left="30" w:right="30"/>
              <w:rPr>
                <w:rFonts w:ascii="Calibri" w:hAnsi="Calibri" w:eastAsia="Times New Roman" w:cs="Calibri"/>
                <w:sz w:val="16"/>
              </w:rPr>
            </w:pPr>
            <w:hyperlink w:tgtFrame="_blank" w:history="1" r:id="rId171">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E5633E" w:rsidP="00E5633E" w:rsidRDefault="001C3A31" w14:paraId="70213119" w14:textId="77777777">
            <w:pPr>
              <w:ind w:left="30" w:right="30"/>
              <w:rPr>
                <w:rFonts w:ascii="Calibri" w:hAnsi="Calibri" w:eastAsia="Times New Roman" w:cs="Calibri"/>
                <w:sz w:val="16"/>
              </w:rPr>
            </w:pPr>
            <w:hyperlink w:tgtFrame="_blank" w:history="1" r:id="rId172">
              <w:r w:rsidRPr="00506899">
                <w:rPr>
                  <w:rFonts w:ascii="Calibri" w:hAnsi="Calibri" w:eastAsia="Times New Roman" w:cs="Calibri"/>
                  <w:color w:val="0000FF"/>
                  <w:sz w:val="16"/>
                  <w:u w:val="single"/>
                </w:rPr>
                <w:t>91_C_16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E5633E" w:rsidP="00E5633E" w:rsidRDefault="001C3A31" w14:paraId="446590E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[3] Donations to government officials’ </w:t>
            </w:r>
            <w:proofErr w:type="spellStart"/>
            <w:r w:rsidRPr="00506899">
              <w:rPr>
                <w:rFonts w:ascii="Calibri" w:hAnsi="Calibri" w:eastAsia="Times New Roman" w:cs="Calibri"/>
              </w:rPr>
              <w:t>favorite</w:t>
            </w:r>
            <w:proofErr w:type="spellEnd"/>
            <w:r w:rsidRPr="00506899">
              <w:rPr>
                <w:rFonts w:ascii="Calibri" w:hAnsi="Calibri" w:eastAsia="Times New Roman" w:cs="Calibri"/>
              </w:rPr>
              <w:t xml:space="preserve"> charities.</w:t>
            </w:r>
          </w:p>
        </w:tc>
        <w:tc>
          <w:tcPr>
            <w:tcW w:w="6000" w:type="dxa"/>
            <w:tcMar/>
            <w:vAlign w:val="center"/>
          </w:tcPr>
          <w:p w:rsidRPr="00506899" w:rsidR="00E5633E" w:rsidP="008970A2" w:rsidRDefault="001C3A31" w14:paraId="0775D640"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[3]</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การบริจาคให้กับองค์กรการกุศลที่ชื่นชอบของเจ้าหน้าที่ของรัฐ</w:t>
            </w:r>
          </w:p>
        </w:tc>
      </w:tr>
      <w:tr w:rsidRPr="00506899" w:rsidR="00CC1327" w:rsidTr="5CF65F5B" w14:paraId="28C6F343" w14:textId="77777777">
        <w:tc>
          <w:tcPr>
            <w:tcW w:w="1353" w:type="dxa"/>
            <w:shd w:val="clear" w:color="auto" w:fill="C1E4F5" w:themeFill="accent1" w:themeFillTint="33"/>
            <w:tcMar>
              <w:top w:w="120" w:type="dxa"/>
              <w:left w:w="180" w:type="dxa"/>
              <w:bottom w:w="120" w:type="dxa"/>
              <w:right w:w="180" w:type="dxa"/>
            </w:tcMar>
            <w:hideMark/>
          </w:tcPr>
          <w:p w:rsidRPr="00506899" w:rsidR="00E5633E" w:rsidP="00E5633E" w:rsidRDefault="001C3A31" w14:paraId="48AED77D" w14:textId="77777777">
            <w:pPr>
              <w:spacing w:before="30" w:after="30"/>
              <w:ind w:left="30" w:right="30"/>
              <w:rPr>
                <w:rFonts w:ascii="Calibri" w:hAnsi="Calibri" w:eastAsia="Times New Roman" w:cs="Calibri"/>
                <w:sz w:val="16"/>
              </w:rPr>
            </w:pPr>
            <w:hyperlink w:tgtFrame="_blank" w:history="1" r:id="rId173">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E5633E" w:rsidP="00E5633E" w:rsidRDefault="001C3A31" w14:paraId="768DAE5F" w14:textId="77777777">
            <w:pPr>
              <w:ind w:left="30" w:right="30"/>
              <w:rPr>
                <w:rFonts w:ascii="Calibri" w:hAnsi="Calibri" w:eastAsia="Times New Roman" w:cs="Calibri"/>
                <w:sz w:val="16"/>
              </w:rPr>
            </w:pPr>
            <w:hyperlink w:tgtFrame="_blank" w:history="1" r:id="rId174">
              <w:r w:rsidRPr="00506899">
                <w:rPr>
                  <w:rFonts w:ascii="Calibri" w:hAnsi="Calibri" w:eastAsia="Times New Roman" w:cs="Calibri"/>
                  <w:color w:val="0000FF"/>
                  <w:sz w:val="16"/>
                  <w:u w:val="single"/>
                </w:rPr>
                <w:t>92_C_16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E5633E" w:rsidP="00E5633E" w:rsidRDefault="001C3A31" w14:paraId="34677C2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[4] All of </w:t>
            </w:r>
            <w:r w:rsidRPr="00506899">
              <w:rPr>
                <w:rFonts w:ascii="Calibri" w:hAnsi="Calibri" w:eastAsia="Times New Roman" w:cs="Calibri"/>
              </w:rPr>
              <w:t>the above.</w:t>
            </w:r>
          </w:p>
          <w:p w:rsidRPr="00506899" w:rsidR="00E5633E" w:rsidP="00E5633E" w:rsidRDefault="001C3A31" w14:paraId="0112D7F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Next</w:t>
            </w:r>
          </w:p>
        </w:tc>
        <w:tc>
          <w:tcPr>
            <w:tcW w:w="6000" w:type="dxa"/>
            <w:tcMar/>
            <w:vAlign w:val="center"/>
          </w:tcPr>
          <w:p w:rsidRPr="00506899" w:rsidR="00E5633E" w:rsidP="008970A2" w:rsidRDefault="001C3A31" w14:paraId="4AF2B7A7"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 xml:space="preserve">[4] </w:t>
            </w:r>
            <w:r w:rsidRPr="00506899">
              <w:rPr>
                <w:rFonts w:ascii="Angsana New" w:hAnsi="Angsana New" w:eastAsia="Angsana New" w:cs="Tahoma"/>
                <w:cs/>
                <w:lang w:val="th-TH" w:bidi="th-TH"/>
              </w:rPr>
              <w:t>ถูกทุกข้อ</w:t>
            </w:r>
          </w:p>
          <w:p w:rsidRPr="00506899" w:rsidR="00E5633E" w:rsidP="008970A2" w:rsidRDefault="001C3A31" w14:paraId="5C7C549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ถัดไป</w:t>
            </w:r>
          </w:p>
        </w:tc>
      </w:tr>
      <w:tr w:rsidRPr="00506899" w:rsidR="00CC1327" w:rsidTr="5CF65F5B" w14:paraId="7C71D00D" w14:textId="77777777">
        <w:tc>
          <w:tcPr>
            <w:tcW w:w="1353" w:type="dxa"/>
            <w:shd w:val="clear" w:color="auto" w:fill="C1E4F5" w:themeFill="accent1" w:themeFillTint="33"/>
            <w:tcMar>
              <w:top w:w="120" w:type="dxa"/>
              <w:left w:w="180" w:type="dxa"/>
              <w:bottom w:w="120" w:type="dxa"/>
              <w:right w:w="180" w:type="dxa"/>
            </w:tcMar>
            <w:hideMark/>
          </w:tcPr>
          <w:p w:rsidRPr="00506899" w:rsidR="001C3170" w:rsidP="001C3170" w:rsidRDefault="001C3A31" w14:paraId="736F1E37"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Screen 15</w:t>
            </w:r>
          </w:p>
          <w:p w:rsidRPr="00506899" w:rsidR="001C3170" w:rsidP="001C3170" w:rsidRDefault="001C3A31" w14:paraId="08E70BC3" w14:textId="77777777">
            <w:pPr>
              <w:spacing w:before="100" w:beforeAutospacing="1" w:after="100" w:afterAutospacing="1"/>
              <w:ind w:left="30" w:right="30"/>
              <w:rPr>
                <w:rFonts w:ascii="Calibri" w:hAnsi="Calibri" w:eastAsia="Times New Roman" w:cs="Calibri"/>
                <w:sz w:val="16"/>
              </w:rPr>
            </w:pPr>
            <w:r w:rsidRPr="00506899">
              <w:rPr>
                <w:rFonts w:ascii="Calibri" w:hAnsi="Calibri" w:eastAsia="Times New Roman" w:cs="Calibri"/>
                <w:sz w:val="16"/>
              </w:rPr>
              <w:t>Question 9: Feedback</w:t>
            </w:r>
          </w:p>
          <w:p w:rsidRPr="00506899" w:rsidR="001C3170" w:rsidP="001C3170" w:rsidRDefault="001C3A31" w14:paraId="22BADAFC" w14:textId="77777777">
            <w:pPr>
              <w:ind w:left="30" w:right="30"/>
              <w:rPr>
                <w:rFonts w:ascii="Calibri" w:hAnsi="Calibri" w:eastAsia="Times New Roman" w:cs="Calibri"/>
                <w:sz w:val="16"/>
              </w:rPr>
            </w:pPr>
            <w:r w:rsidRPr="00506899">
              <w:rPr>
                <w:rFonts w:ascii="Calibri" w:hAnsi="Calibri" w:eastAsia="Times New Roman" w:cs="Calibri"/>
                <w:sz w:val="16"/>
              </w:rPr>
              <w:t>93_C_16</w:t>
            </w:r>
          </w:p>
        </w:tc>
        <w:tc>
          <w:tcPr>
            <w:tcW w:w="6000" w:type="dxa"/>
            <w:tcMar>
              <w:top w:w="120" w:type="dxa"/>
              <w:left w:w="180" w:type="dxa"/>
              <w:bottom w:w="120" w:type="dxa"/>
              <w:right w:w="180" w:type="dxa"/>
            </w:tcMar>
            <w:vAlign w:val="center"/>
            <w:hideMark/>
          </w:tcPr>
          <w:p w:rsidRPr="00506899" w:rsidR="001C3170" w:rsidP="001C3170" w:rsidRDefault="001C3A31" w14:paraId="756FB04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Abbott’s standards on bribery and corruption, found in the Global Anti-Corruption Policy (GLB-ANTI-CORRUPTION), are consistent with our commitment to conduct business with honesty, fairness, and </w:t>
            </w:r>
            <w:r w:rsidRPr="00506899">
              <w:rPr>
                <w:rFonts w:ascii="Calibri" w:hAnsi="Calibri" w:eastAsia="Times New Roman" w:cs="Calibri"/>
              </w:rPr>
              <w:t>integrity. This means offering or giving items of value to win business is never permitted.</w:t>
            </w:r>
          </w:p>
        </w:tc>
        <w:tc>
          <w:tcPr>
            <w:tcW w:w="6000" w:type="dxa"/>
            <w:tcMar/>
            <w:vAlign w:val="center"/>
          </w:tcPr>
          <w:p w:rsidRPr="00506899" w:rsidR="001C3170" w:rsidP="008970A2" w:rsidRDefault="001C3A31" w14:paraId="58CAF04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มาตรฐานของ</w:t>
            </w:r>
            <w:r w:rsidRPr="00506899">
              <w:rPr>
                <w:rFonts w:ascii="Angsana New" w:hAnsi="Angsana New" w:eastAsia="Tahoma" w:cs="Tahoma"/>
                <w:lang w:val="th-TH"/>
              </w:rPr>
              <w:t xml:space="preserve"> </w:t>
            </w:r>
            <w:r w:rsidRPr="00FE7D31">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ในเรื่องการติดสินบนและการทุจริตซึ่งพบได้ในนโยบายต่อต้านการทุจริตทั่วโลก</w:t>
            </w:r>
            <w:r w:rsidRPr="00506899">
              <w:rPr>
                <w:rFonts w:ascii="Angsana New" w:hAnsi="Angsana New" w:eastAsia="Tahoma" w:cs="Tahoma"/>
                <w:lang w:val="th-TH"/>
              </w:rPr>
              <w:t xml:space="preserve"> </w:t>
            </w:r>
            <w:r w:rsidRPr="00FE7D31">
              <w:rPr>
                <w:rFonts w:ascii="Calibri" w:hAnsi="Calibri" w:eastAsia="Times New Roman" w:cs="Calibri"/>
              </w:rPr>
              <w:t xml:space="preserve">(GLB-ANTI-CORRUPTION) </w:t>
            </w:r>
            <w:r w:rsidRPr="00506899">
              <w:rPr>
                <w:rFonts w:ascii="Angsana New" w:hAnsi="Angsana New" w:eastAsia="Angsana New" w:cs="Tahoma"/>
                <w:cs/>
                <w:lang w:val="th-TH" w:bidi="th-TH"/>
              </w:rPr>
              <w:t>สอดคล้องกับความมุ่งมั่นของเราในการดำเนินธุรกิจด้วยความจริงใจ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เที่ยงธรรม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และซื่อสัตย์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ซึ่งหมายถึงเราไม่อนุญาตให้ทำการเสนอหรือมอบสิ่งของที่มีมูลค่าเพื่อให้ได้มาซึ่งธุรกิจ</w:t>
            </w:r>
          </w:p>
        </w:tc>
      </w:tr>
      <w:tr w:rsidRPr="00506899" w:rsidR="00CC1327" w:rsidTr="5CF65F5B" w14:paraId="2A314DD4" w14:textId="77777777">
        <w:tc>
          <w:tcPr>
            <w:tcW w:w="1353" w:type="dxa"/>
            <w:shd w:val="clear" w:color="auto" w:fill="C1E4F5" w:themeFill="accent1" w:themeFillTint="33"/>
            <w:tcMar>
              <w:top w:w="120" w:type="dxa"/>
              <w:left w:w="180" w:type="dxa"/>
              <w:bottom w:w="120" w:type="dxa"/>
              <w:right w:w="180" w:type="dxa"/>
            </w:tcMar>
            <w:hideMark/>
          </w:tcPr>
          <w:p w:rsidRPr="00506899" w:rsidR="001C3170" w:rsidP="001C3170" w:rsidRDefault="001C3A31" w14:paraId="35477C42" w14:textId="77777777">
            <w:pPr>
              <w:spacing w:before="30" w:after="30"/>
              <w:ind w:left="30" w:right="30"/>
              <w:rPr>
                <w:rFonts w:ascii="Calibri" w:hAnsi="Calibri" w:eastAsia="Times New Roman" w:cs="Calibri"/>
                <w:sz w:val="16"/>
              </w:rPr>
            </w:pPr>
            <w:hyperlink w:tgtFrame="_blank" w:history="1" r:id="rId175">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1C3170" w:rsidP="001C3170" w:rsidRDefault="001C3A31" w14:paraId="1276BB6F" w14:textId="77777777">
            <w:pPr>
              <w:ind w:left="30" w:right="30"/>
              <w:rPr>
                <w:rFonts w:ascii="Calibri" w:hAnsi="Calibri" w:eastAsia="Times New Roman" w:cs="Calibri"/>
                <w:sz w:val="16"/>
              </w:rPr>
            </w:pPr>
            <w:hyperlink w:tgtFrame="_blank" w:history="1" r:id="rId176">
              <w:r w:rsidRPr="00506899">
                <w:rPr>
                  <w:rFonts w:ascii="Calibri" w:hAnsi="Calibri" w:eastAsia="Times New Roman" w:cs="Calibri"/>
                  <w:color w:val="0000FF"/>
                  <w:sz w:val="16"/>
                  <w:u w:val="single"/>
                </w:rPr>
                <w:t>94_C_16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1C3170" w:rsidP="00FE7D31" w:rsidRDefault="001C3A31" w14:paraId="7001416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[10] An HCP that is a key opinion leader asks if you could arrange some support for an education program that he would</w:t>
            </w:r>
            <w:r w:rsidRPr="00506899">
              <w:rPr>
                <w:rFonts w:ascii="Calibri" w:hAnsi="Calibri" w:eastAsia="Times New Roman" w:cs="Calibri"/>
              </w:rPr>
              <w:t xml:space="preserve"> like to attend in exchange for additional business opportunities for Abbott. Which option is the most appropriate?</w:t>
            </w:r>
          </w:p>
        </w:tc>
        <w:tc>
          <w:tcPr>
            <w:tcW w:w="6000" w:type="dxa"/>
            <w:tcMar/>
          </w:tcPr>
          <w:p w:rsidRPr="00506899" w:rsidR="001C3170" w:rsidP="00FE7D31" w:rsidRDefault="001C3A31" w14:paraId="7B37E3F6"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[10] 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เป็นผู้นำทางความคิดคนสำคัญถามว่าคุณสามารถจัดให้มีการสนับสนุนแก่โปรแกรมการศึกษาที่เขาจะเข้าร่วมเพื่อแลกกับโอกาสทางธุรกิจที่</w:t>
            </w:r>
            <w:r w:rsidRPr="00FE7D31">
              <w:rPr>
                <w:rFonts w:ascii="Calibri" w:hAnsi="Calibri" w:eastAsia="Times New Roman" w:cs="Calibri"/>
              </w:rPr>
              <w:t xml:space="preserve"> 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จะได้รับเพิ่มเติมได้หรือไม่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ตัวเลือกใดเหมาะสมที่สุด</w:t>
            </w:r>
          </w:p>
        </w:tc>
      </w:tr>
      <w:tr w:rsidRPr="00506899" w:rsidR="00CC1327" w:rsidTr="5CF65F5B" w14:paraId="470BC9F5" w14:textId="77777777">
        <w:tc>
          <w:tcPr>
            <w:tcW w:w="1353" w:type="dxa"/>
            <w:shd w:val="clear" w:color="auto" w:fill="C1E4F5" w:themeFill="accent1" w:themeFillTint="33"/>
            <w:tcMar>
              <w:top w:w="120" w:type="dxa"/>
              <w:left w:w="180" w:type="dxa"/>
              <w:bottom w:w="120" w:type="dxa"/>
              <w:right w:w="180" w:type="dxa"/>
            </w:tcMar>
            <w:hideMark/>
          </w:tcPr>
          <w:p w:rsidRPr="00506899" w:rsidR="001C3170" w:rsidP="001C3170" w:rsidRDefault="001C3A31" w14:paraId="4083826D" w14:textId="77777777">
            <w:pPr>
              <w:spacing w:before="30" w:after="30"/>
              <w:ind w:left="30" w:right="30"/>
              <w:rPr>
                <w:rFonts w:ascii="Calibri" w:hAnsi="Calibri" w:eastAsia="Times New Roman" w:cs="Calibri"/>
                <w:sz w:val="16"/>
              </w:rPr>
            </w:pPr>
            <w:hyperlink w:tgtFrame="_blank" w:history="1" r:id="rId177">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1C3170" w:rsidP="001C3170" w:rsidRDefault="001C3A31" w14:paraId="102F6339" w14:textId="77777777">
            <w:pPr>
              <w:ind w:left="30" w:right="30"/>
              <w:rPr>
                <w:rFonts w:ascii="Calibri" w:hAnsi="Calibri" w:eastAsia="Times New Roman" w:cs="Calibri"/>
                <w:sz w:val="16"/>
              </w:rPr>
            </w:pPr>
            <w:hyperlink w:tgtFrame="_blank" w:history="1" r:id="rId178">
              <w:r w:rsidRPr="00506899">
                <w:rPr>
                  <w:rFonts w:ascii="Calibri" w:hAnsi="Calibri" w:eastAsia="Times New Roman" w:cs="Calibri"/>
                  <w:color w:val="0000FF"/>
                  <w:sz w:val="16"/>
                  <w:u w:val="single"/>
                </w:rPr>
                <w:t>95_C_16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1C3170" w:rsidP="00FE7D31" w:rsidRDefault="001C3A31" w14:paraId="04FE2A1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[1] Firmly reject the request on the basis that it violates Abbott’s </w:t>
            </w:r>
            <w:r w:rsidRPr="00506899">
              <w:rPr>
                <w:rFonts w:ascii="Calibri" w:hAnsi="Calibri" w:eastAsia="Times New Roman" w:cs="Calibri"/>
              </w:rPr>
              <w:t>Anti-corruption Policy.</w:t>
            </w:r>
          </w:p>
        </w:tc>
        <w:tc>
          <w:tcPr>
            <w:tcW w:w="6000" w:type="dxa"/>
            <w:tcMar/>
          </w:tcPr>
          <w:p w:rsidRPr="00506899" w:rsidR="001C3170" w:rsidP="00FE7D31" w:rsidRDefault="001C3A31" w14:paraId="25A1B0E3"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 xml:space="preserve">[1] </w:t>
            </w:r>
            <w:r w:rsidRPr="00506899">
              <w:rPr>
                <w:rFonts w:ascii="Angsana New" w:hAnsi="Angsana New" w:eastAsia="Angsana New" w:cs="Tahoma"/>
                <w:cs/>
                <w:lang w:val="th-TH" w:bidi="th-TH"/>
              </w:rPr>
              <w:t>ปฏิเสธคำขออย่างหนักแน่นเพราะว่ามันละเมิดนโยบายต่อต้านการทุจริตของ</w:t>
            </w:r>
            <w:r w:rsidRPr="00506899">
              <w:rPr>
                <w:rFonts w:ascii="Angsana New" w:hAnsi="Angsana New" w:eastAsia="Tahoma" w:cs="Tahoma"/>
                <w:lang w:val="th-TH"/>
              </w:rPr>
              <w:t xml:space="preserve"> </w:t>
            </w:r>
            <w:r w:rsidRPr="00FE7D31">
              <w:rPr>
                <w:rFonts w:ascii="Calibri" w:hAnsi="Calibri" w:eastAsia="Times New Roman" w:cs="Calibri"/>
              </w:rPr>
              <w:t>Abbott</w:t>
            </w:r>
          </w:p>
        </w:tc>
      </w:tr>
      <w:tr w:rsidRPr="00506899" w:rsidR="00CC1327" w:rsidTr="5CF65F5B" w14:paraId="6EA412A4" w14:textId="77777777">
        <w:tc>
          <w:tcPr>
            <w:tcW w:w="1353" w:type="dxa"/>
            <w:shd w:val="clear" w:color="auto" w:fill="C1E4F5" w:themeFill="accent1" w:themeFillTint="33"/>
            <w:tcMar>
              <w:top w:w="120" w:type="dxa"/>
              <w:left w:w="180" w:type="dxa"/>
              <w:bottom w:w="120" w:type="dxa"/>
              <w:right w:w="180" w:type="dxa"/>
            </w:tcMar>
            <w:hideMark/>
          </w:tcPr>
          <w:p w:rsidRPr="00506899" w:rsidR="001C3170" w:rsidP="001C3170" w:rsidRDefault="001C3A31" w14:paraId="2A4F9F83" w14:textId="77777777">
            <w:pPr>
              <w:spacing w:before="30" w:after="30"/>
              <w:ind w:left="30" w:right="30"/>
              <w:rPr>
                <w:rFonts w:ascii="Calibri" w:hAnsi="Calibri" w:eastAsia="Times New Roman" w:cs="Calibri"/>
                <w:sz w:val="16"/>
              </w:rPr>
            </w:pPr>
            <w:hyperlink w:tgtFrame="_blank" w:history="1" r:id="rId179">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1C3170" w:rsidP="001C3170" w:rsidRDefault="001C3A31" w14:paraId="4BA72075" w14:textId="77777777">
            <w:pPr>
              <w:ind w:left="30" w:right="30"/>
              <w:rPr>
                <w:rFonts w:ascii="Calibri" w:hAnsi="Calibri" w:eastAsia="Times New Roman" w:cs="Calibri"/>
                <w:sz w:val="16"/>
              </w:rPr>
            </w:pPr>
            <w:hyperlink w:tgtFrame="_blank" w:history="1" r:id="rId180">
              <w:r w:rsidRPr="00506899">
                <w:rPr>
                  <w:rFonts w:ascii="Calibri" w:hAnsi="Calibri" w:eastAsia="Times New Roman" w:cs="Calibri"/>
                  <w:color w:val="0000FF"/>
                  <w:sz w:val="16"/>
                  <w:u w:val="single"/>
                </w:rPr>
                <w:t>96_C_16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1C3170" w:rsidP="001C3170" w:rsidRDefault="001C3A31" w14:paraId="6595075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[2] Tell the HCP that you will ask your manager.</w:t>
            </w:r>
          </w:p>
        </w:tc>
        <w:tc>
          <w:tcPr>
            <w:tcW w:w="6000" w:type="dxa"/>
            <w:tcMar/>
            <w:vAlign w:val="center"/>
          </w:tcPr>
          <w:p w:rsidRPr="00506899" w:rsidR="001C3170" w:rsidP="008970A2" w:rsidRDefault="001C3A31" w14:paraId="214852FA"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[2]</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แจ้งให้</w:t>
            </w:r>
            <w:r w:rsidRPr="00FE7D31">
              <w:rPr>
                <w:rFonts w:ascii="Calibri" w:hAnsi="Calibri" w:eastAsia="Times New Roman" w:cs="Calibri"/>
              </w:rPr>
              <w:t xml:space="preserve"> 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ทราบว่าคุณจะถ</w:t>
            </w:r>
            <w:r w:rsidRPr="00506899">
              <w:rPr>
                <w:rFonts w:ascii="Angsana New" w:hAnsi="Angsana New" w:eastAsia="Angsana New" w:cs="Tahoma"/>
                <w:cs/>
                <w:lang w:val="th-TH" w:bidi="th-TH"/>
              </w:rPr>
              <w:t>ามผู้จัดการของคุณ</w:t>
            </w:r>
          </w:p>
        </w:tc>
      </w:tr>
      <w:tr w:rsidRPr="00506899" w:rsidR="00CC1327" w:rsidTr="5CF65F5B" w14:paraId="174ED86B" w14:textId="77777777">
        <w:tc>
          <w:tcPr>
            <w:tcW w:w="1353" w:type="dxa"/>
            <w:shd w:val="clear" w:color="auto" w:fill="C1E4F5" w:themeFill="accent1" w:themeFillTint="33"/>
            <w:tcMar>
              <w:top w:w="120" w:type="dxa"/>
              <w:left w:w="180" w:type="dxa"/>
              <w:bottom w:w="120" w:type="dxa"/>
              <w:right w:w="180" w:type="dxa"/>
            </w:tcMar>
            <w:hideMark/>
          </w:tcPr>
          <w:p w:rsidRPr="00506899" w:rsidR="001C3170" w:rsidP="001C3170" w:rsidRDefault="001C3A31" w14:paraId="276C04E8" w14:textId="77777777">
            <w:pPr>
              <w:spacing w:before="30" w:after="30"/>
              <w:ind w:left="30" w:right="30"/>
              <w:rPr>
                <w:rFonts w:ascii="Calibri" w:hAnsi="Calibri" w:eastAsia="Times New Roman" w:cs="Calibri"/>
                <w:sz w:val="16"/>
              </w:rPr>
            </w:pPr>
            <w:hyperlink w:tgtFrame="_blank" w:history="1" r:id="rId181">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1C3170" w:rsidP="001C3170" w:rsidRDefault="001C3A31" w14:paraId="7604FE56" w14:textId="77777777">
            <w:pPr>
              <w:ind w:left="30" w:right="30"/>
              <w:rPr>
                <w:rFonts w:ascii="Calibri" w:hAnsi="Calibri" w:eastAsia="Times New Roman" w:cs="Calibri"/>
                <w:sz w:val="16"/>
              </w:rPr>
            </w:pPr>
            <w:hyperlink w:tgtFrame="_blank" w:history="1" r:id="rId182">
              <w:r w:rsidRPr="00506899">
                <w:rPr>
                  <w:rFonts w:ascii="Calibri" w:hAnsi="Calibri" w:eastAsia="Times New Roman" w:cs="Calibri"/>
                  <w:color w:val="0000FF"/>
                  <w:sz w:val="16"/>
                  <w:u w:val="single"/>
                </w:rPr>
                <w:t>97_C_16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1C3170" w:rsidP="001C3170" w:rsidRDefault="001C3A31" w14:paraId="389E231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[3] Agree to the request, as the HCP is a key opinion leader with a lot of influence.</w:t>
            </w:r>
          </w:p>
        </w:tc>
        <w:tc>
          <w:tcPr>
            <w:tcW w:w="6000" w:type="dxa"/>
            <w:tcMar/>
            <w:vAlign w:val="center"/>
          </w:tcPr>
          <w:p w:rsidRPr="00506899" w:rsidR="001C3170" w:rsidP="008970A2" w:rsidRDefault="001C3A31" w14:paraId="25B4773B"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[3]</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ตามคำขอ</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เนื่องจาก</w:t>
            </w:r>
            <w:r w:rsidRPr="00506899">
              <w:rPr>
                <w:rFonts w:ascii="Angsana New" w:hAnsi="Angsana New" w:eastAsia="Tahoma" w:cs="Tahoma"/>
                <w:lang w:val="th-TH"/>
              </w:rPr>
              <w:t xml:space="preserve"> </w:t>
            </w:r>
            <w:r w:rsidRPr="00FE7D31">
              <w:rPr>
                <w:rFonts w:ascii="Calibri" w:hAnsi="Calibri" w:eastAsia="Times New Roman" w:cs="Calibri"/>
              </w:rPr>
              <w:t>HCP</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เป็นผู้นำทางความคิดหลักที่มีอิทธิพลอย่างมาก</w:t>
            </w:r>
          </w:p>
        </w:tc>
      </w:tr>
      <w:tr w:rsidRPr="00506899" w:rsidR="00CC1327" w:rsidTr="5CF65F5B" w14:paraId="44192887" w14:textId="77777777">
        <w:tc>
          <w:tcPr>
            <w:tcW w:w="1353" w:type="dxa"/>
            <w:shd w:val="clear" w:color="auto" w:fill="C1E4F5" w:themeFill="accent1" w:themeFillTint="33"/>
            <w:tcMar>
              <w:top w:w="120" w:type="dxa"/>
              <w:left w:w="180" w:type="dxa"/>
              <w:bottom w:w="120" w:type="dxa"/>
              <w:right w:w="180" w:type="dxa"/>
            </w:tcMar>
            <w:hideMark/>
          </w:tcPr>
          <w:p w:rsidRPr="00506899" w:rsidR="001C3170" w:rsidP="001C3170" w:rsidRDefault="001C3A31" w14:paraId="46D14D5F" w14:textId="77777777">
            <w:pPr>
              <w:spacing w:before="30" w:after="30"/>
              <w:ind w:left="30" w:right="30"/>
              <w:rPr>
                <w:rFonts w:ascii="Calibri" w:hAnsi="Calibri" w:eastAsia="Times New Roman" w:cs="Calibri"/>
                <w:sz w:val="16"/>
              </w:rPr>
            </w:pPr>
            <w:hyperlink w:tgtFrame="_blank" w:history="1" r:id="rId183">
              <w:r w:rsidRPr="00506899">
                <w:rPr>
                  <w:rFonts w:ascii="Calibri" w:hAnsi="Calibri" w:eastAsia="Times New Roman" w:cs="Calibri"/>
                  <w:color w:val="0000FF"/>
                  <w:sz w:val="16"/>
                  <w:u w:val="single"/>
                </w:rPr>
                <w:t>Screen 15</w:t>
              </w:r>
            </w:hyperlink>
            <w:r w:rsidRPr="00506899">
              <w:rPr>
                <w:rFonts w:ascii="Calibri" w:hAnsi="Calibri" w:eastAsia="Times New Roman" w:cs="Calibri"/>
                <w:sz w:val="16"/>
              </w:rPr>
              <w:t xml:space="preserve"> </w:t>
            </w:r>
          </w:p>
          <w:p w:rsidRPr="00506899" w:rsidR="001C3170" w:rsidP="001C3170" w:rsidRDefault="001C3A31" w14:paraId="669220CF" w14:textId="77777777">
            <w:pPr>
              <w:ind w:left="30" w:right="30"/>
              <w:rPr>
                <w:rFonts w:ascii="Calibri" w:hAnsi="Calibri" w:eastAsia="Times New Roman" w:cs="Calibri"/>
                <w:sz w:val="16"/>
              </w:rPr>
            </w:pPr>
            <w:hyperlink w:tgtFrame="_blank" w:history="1" r:id="rId184">
              <w:r w:rsidRPr="00506899">
                <w:rPr>
                  <w:rFonts w:ascii="Calibri" w:hAnsi="Calibri" w:eastAsia="Times New Roman" w:cs="Calibri"/>
                  <w:color w:val="0000FF"/>
                  <w:sz w:val="16"/>
                  <w:u w:val="single"/>
                </w:rPr>
                <w:t>98_C_16</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1C3170" w:rsidP="001C3170" w:rsidRDefault="001C3A31" w14:paraId="0F01833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[4] None of the above.</w:t>
            </w:r>
          </w:p>
          <w:p w:rsidRPr="00506899" w:rsidR="001C3170" w:rsidP="001C3170" w:rsidRDefault="001C3A31" w14:paraId="48146D1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Submit</w:t>
            </w:r>
          </w:p>
        </w:tc>
        <w:tc>
          <w:tcPr>
            <w:tcW w:w="6000" w:type="dxa"/>
            <w:tcMar/>
            <w:vAlign w:val="center"/>
          </w:tcPr>
          <w:p w:rsidRPr="00506899" w:rsidR="001C3170" w:rsidP="008970A2" w:rsidRDefault="001C3A31" w14:paraId="52A8D79A"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[4]</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ไม่มีข้อใดถูก</w:t>
            </w:r>
          </w:p>
          <w:p w:rsidRPr="00506899" w:rsidR="001C3170" w:rsidP="008970A2" w:rsidRDefault="001C3A31" w14:paraId="3264122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ส่ง</w:t>
            </w:r>
          </w:p>
        </w:tc>
      </w:tr>
      <w:tr w:rsidRPr="00506899" w:rsidR="00CC1327" w:rsidTr="5CF65F5B" w14:paraId="17025C49" w14:textId="77777777">
        <w:tc>
          <w:tcPr>
            <w:tcW w:w="1353" w:type="dxa"/>
            <w:shd w:val="clear" w:color="auto" w:fill="C1E4F5" w:themeFill="accent1" w:themeFillTint="33"/>
            <w:tcMar>
              <w:top w:w="120" w:type="dxa"/>
              <w:left w:w="180" w:type="dxa"/>
              <w:bottom w:w="120" w:type="dxa"/>
              <w:right w:w="180" w:type="dxa"/>
            </w:tcMar>
            <w:hideMark/>
          </w:tcPr>
          <w:p w:rsidRPr="00506899" w:rsidR="00A551B5" w:rsidP="00A551B5" w:rsidRDefault="001C3A31" w14:paraId="14348C07"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lastRenderedPageBreak/>
              <w:t>Screen 15</w:t>
            </w:r>
          </w:p>
          <w:p w:rsidRPr="00506899" w:rsidR="00A551B5" w:rsidP="00A551B5" w:rsidRDefault="001C3A31" w14:paraId="3EEC98DF" w14:textId="77777777">
            <w:pPr>
              <w:spacing w:before="100" w:beforeAutospacing="1" w:after="100" w:afterAutospacing="1"/>
              <w:ind w:left="30" w:right="30"/>
              <w:rPr>
                <w:rFonts w:ascii="Calibri" w:hAnsi="Calibri" w:eastAsia="Times New Roman" w:cs="Calibri"/>
                <w:sz w:val="16"/>
              </w:rPr>
            </w:pPr>
            <w:r w:rsidRPr="00506899">
              <w:rPr>
                <w:rFonts w:ascii="Calibri" w:hAnsi="Calibri" w:eastAsia="Times New Roman" w:cs="Calibri"/>
                <w:sz w:val="16"/>
              </w:rPr>
              <w:t>Question 10: Feedback</w:t>
            </w:r>
          </w:p>
          <w:p w:rsidRPr="00506899" w:rsidR="00A551B5" w:rsidP="00A551B5" w:rsidRDefault="001C3A31" w14:paraId="15B182EC" w14:textId="77777777">
            <w:pPr>
              <w:ind w:left="30" w:right="30"/>
              <w:rPr>
                <w:rFonts w:ascii="Calibri" w:hAnsi="Calibri" w:eastAsia="Times New Roman" w:cs="Calibri"/>
                <w:sz w:val="16"/>
              </w:rPr>
            </w:pPr>
            <w:r w:rsidRPr="00506899">
              <w:rPr>
                <w:rFonts w:ascii="Calibri" w:hAnsi="Calibri" w:eastAsia="Times New Roman" w:cs="Calibri"/>
                <w:sz w:val="16"/>
              </w:rPr>
              <w:t>99_C_16</w:t>
            </w:r>
          </w:p>
        </w:tc>
        <w:tc>
          <w:tcPr>
            <w:tcW w:w="6000" w:type="dxa"/>
            <w:tcMar>
              <w:top w:w="120" w:type="dxa"/>
              <w:left w:w="180" w:type="dxa"/>
              <w:bottom w:w="120" w:type="dxa"/>
              <w:right w:w="180" w:type="dxa"/>
            </w:tcMar>
            <w:vAlign w:val="center"/>
            <w:hideMark/>
          </w:tcPr>
          <w:p w:rsidRPr="00506899" w:rsidR="00A551B5" w:rsidP="00A551B5" w:rsidRDefault="001C3A31" w14:paraId="55F85E6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We do not offer or provide anything of value to gain a business advantage, directly or indirectly, in line with anti-bribery </w:t>
            </w:r>
            <w:r w:rsidRPr="00506899">
              <w:rPr>
                <w:rFonts w:ascii="Calibri" w:hAnsi="Calibri" w:eastAsia="Times New Roman" w:cs="Calibri"/>
              </w:rPr>
              <w:t>principles.</w:t>
            </w:r>
          </w:p>
        </w:tc>
        <w:tc>
          <w:tcPr>
            <w:tcW w:w="6000" w:type="dxa"/>
            <w:tcMar/>
            <w:vAlign w:val="center"/>
          </w:tcPr>
          <w:p w:rsidRPr="00506899" w:rsidR="00A551B5" w:rsidP="008970A2" w:rsidRDefault="001C3A31" w14:paraId="344A072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เราไม่เสนอหรือมอบสิ่งใดๆ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ที่มีค่าเพื่อให้ได้มาซึ่งข้อได้เปรียบทางธุรกิจ</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ไม่ว่าจะโดยตรงหรือโดยอ้อม</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ตามหลักการต่อต้านการติดสินบน</w:t>
            </w:r>
          </w:p>
        </w:tc>
      </w:tr>
      <w:tr w:rsidRPr="00506899" w:rsidR="00CC1327" w:rsidTr="5CF65F5B" w14:paraId="78187092" w14:textId="77777777">
        <w:tc>
          <w:tcPr>
            <w:tcW w:w="1353" w:type="dxa"/>
            <w:shd w:val="clear" w:color="auto" w:fill="C1E4F5" w:themeFill="accent1" w:themeFillTint="33"/>
            <w:tcMar>
              <w:top w:w="120" w:type="dxa"/>
              <w:left w:w="180" w:type="dxa"/>
              <w:bottom w:w="120" w:type="dxa"/>
              <w:right w:w="180" w:type="dxa"/>
            </w:tcMar>
            <w:hideMark/>
          </w:tcPr>
          <w:p w:rsidRPr="00506899" w:rsidR="003C2A50" w:rsidP="003C2A50" w:rsidRDefault="001C3A31" w14:paraId="509B1790" w14:textId="77777777">
            <w:pPr>
              <w:spacing w:before="30" w:after="30"/>
              <w:ind w:left="30" w:right="30"/>
              <w:rPr>
                <w:rFonts w:ascii="Calibri" w:hAnsi="Calibri" w:eastAsia="Times New Roman" w:cs="Calibri"/>
                <w:sz w:val="16"/>
              </w:rPr>
            </w:pPr>
            <w:hyperlink w:tgtFrame="_blank" w:history="1" r:id="rId185">
              <w:r w:rsidRPr="00506899">
                <w:rPr>
                  <w:rFonts w:ascii="Calibri" w:hAnsi="Calibri" w:eastAsia="Times New Roman" w:cs="Calibri"/>
                  <w:color w:val="0000FF"/>
                  <w:sz w:val="16"/>
                  <w:u w:val="single"/>
                </w:rPr>
                <w:t>Screen 16</w:t>
              </w:r>
            </w:hyperlink>
            <w:r w:rsidRPr="00506899">
              <w:rPr>
                <w:rFonts w:ascii="Calibri" w:hAnsi="Calibri" w:eastAsia="Times New Roman" w:cs="Calibri"/>
                <w:sz w:val="16"/>
              </w:rPr>
              <w:t xml:space="preserve"> </w:t>
            </w:r>
          </w:p>
          <w:p w:rsidRPr="00506899" w:rsidR="003C2A50" w:rsidP="003C2A50" w:rsidRDefault="001C3A31" w14:paraId="68E3CE3F" w14:textId="77777777">
            <w:pPr>
              <w:ind w:left="30" w:right="30"/>
              <w:rPr>
                <w:rFonts w:ascii="Calibri" w:hAnsi="Calibri" w:eastAsia="Times New Roman" w:cs="Calibri"/>
                <w:sz w:val="16"/>
              </w:rPr>
            </w:pPr>
            <w:hyperlink w:tgtFrame="_blank" w:history="1" r:id="rId186">
              <w:r w:rsidRPr="00506899">
                <w:rPr>
                  <w:rFonts w:ascii="Calibri" w:hAnsi="Calibri" w:eastAsia="Times New Roman" w:cs="Calibri"/>
                  <w:color w:val="0000FF"/>
                  <w:sz w:val="16"/>
                  <w:u w:val="single"/>
                </w:rPr>
                <w:t>100_C_17</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3C2A50" w:rsidP="00FE7D31" w:rsidRDefault="001C3A31" w14:paraId="066C260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No results are available, as you have not</w:t>
            </w:r>
            <w:r w:rsidRPr="00506899">
              <w:rPr>
                <w:rFonts w:ascii="Calibri" w:hAnsi="Calibri" w:eastAsia="Times New Roman" w:cs="Calibri"/>
              </w:rPr>
              <w:t xml:space="preserve"> completed the Knowledge Check.</w:t>
            </w:r>
          </w:p>
          <w:p w:rsidRPr="00506899" w:rsidR="003C2A50" w:rsidP="00FE7D31" w:rsidRDefault="001C3A31" w14:paraId="7DFC680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Congratulations! You have successfully passed the Knowledge Check.</w:t>
            </w:r>
          </w:p>
          <w:p w:rsidRPr="00506899" w:rsidR="003C2A50" w:rsidP="00FE7D31" w:rsidRDefault="001C3A31" w14:paraId="5730EF2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Please review your results below by clicking on each question.</w:t>
            </w:r>
          </w:p>
          <w:p w:rsidRPr="00506899" w:rsidR="003C2A50" w:rsidP="00FE7D31" w:rsidRDefault="001C3A31" w14:paraId="0B536DA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Once you’re done, click the forward arrow to take a short survey.</w:t>
            </w:r>
          </w:p>
          <w:p w:rsidRPr="00506899" w:rsidR="003C2A50" w:rsidP="00FE7D31" w:rsidRDefault="001C3A31" w14:paraId="1AA197C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Sorry, you did not pass </w:t>
            </w:r>
            <w:r w:rsidRPr="00506899">
              <w:rPr>
                <w:rFonts w:ascii="Calibri" w:hAnsi="Calibri" w:eastAsia="Times New Roman" w:cs="Calibri"/>
              </w:rPr>
              <w:t>the Knowledge Check. Take a few minutes to review your results below by clicking on each question.</w:t>
            </w:r>
          </w:p>
          <w:p w:rsidRPr="00506899" w:rsidR="003C2A50" w:rsidP="00FE7D31" w:rsidRDefault="001C3A31" w14:paraId="4447678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When you are done, click the Retake button.</w:t>
            </w:r>
          </w:p>
        </w:tc>
        <w:tc>
          <w:tcPr>
            <w:tcW w:w="6000" w:type="dxa"/>
            <w:tcMar/>
          </w:tcPr>
          <w:p w:rsidRPr="00506899" w:rsidR="003C2A50" w:rsidP="00FE7D31" w:rsidRDefault="001C3A31" w14:paraId="025CA56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ไม่มีคะแนนเนื่องจากคุณยังทำแบบทดสอบความรู้ไม่เสร็จ</w:t>
            </w:r>
          </w:p>
          <w:p w:rsidRPr="00506899" w:rsidR="003C2A50" w:rsidP="00FE7D31" w:rsidRDefault="001C3A31" w14:paraId="3741383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ขอแสดงความยินดี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คุณผ่านแบบทดสอบความรู้แล้ว</w:t>
            </w:r>
          </w:p>
          <w:p w:rsidRPr="00506899" w:rsidR="003C2A50" w:rsidP="00FE7D31" w:rsidRDefault="001C3A31" w14:paraId="5C16050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โปรดตรวจสอบคะแนนด้านล่างโดยการคลิกที่แต่ละคำถาม</w:t>
            </w:r>
          </w:p>
          <w:p w:rsidRPr="00506899" w:rsidR="003C2A50" w:rsidP="00FE7D31" w:rsidRDefault="001C3A31" w14:paraId="53CC8C4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เมื่อดำเนินการเสร็จสิ้นแล้ว</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ให้คลิกที่ลูกศรชี้ไปด้านขวาเพื่อตอบแบบสำรวจสั้นๆ</w:t>
            </w:r>
          </w:p>
          <w:p w:rsidRPr="00506899" w:rsidR="003C2A50" w:rsidP="00FE7D31" w:rsidRDefault="001C3A31" w14:paraId="692D6CD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ขออภัย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คุณไม่ผ่านแบบทดสอบความรู้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ใช้เวลาสักครู่เพื่อตรวจสอบคะแนนของคุณด้านล่างโดยการคลิกที่แต่ละคำถาม</w:t>
            </w:r>
          </w:p>
          <w:p w:rsidRPr="00506899" w:rsidR="003C2A50" w:rsidP="00FE7D31" w:rsidRDefault="001C3A31" w14:paraId="0EB6063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เมื่อคุณทำเสร็จแล้ว</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คลิกที่ปุ่มทำแบบทดสอบอีกครั้ง</w:t>
            </w:r>
          </w:p>
        </w:tc>
      </w:tr>
      <w:tr w:rsidRPr="00506899" w:rsidR="00CC1327" w:rsidTr="5CF65F5B" w14:paraId="0E7E877C" w14:textId="77777777">
        <w:tc>
          <w:tcPr>
            <w:tcW w:w="1353" w:type="dxa"/>
            <w:shd w:val="clear" w:color="auto" w:fill="C1E4F5" w:themeFill="accent1" w:themeFillTint="33"/>
            <w:tcMar>
              <w:top w:w="120" w:type="dxa"/>
              <w:left w:w="180" w:type="dxa"/>
              <w:bottom w:w="120" w:type="dxa"/>
              <w:right w:w="180" w:type="dxa"/>
            </w:tcMar>
            <w:hideMark/>
          </w:tcPr>
          <w:p w:rsidRPr="00506899" w:rsidR="003C2A50" w:rsidP="003C2A50" w:rsidRDefault="001C3A31" w14:paraId="5CA38B05" w14:textId="77777777">
            <w:pPr>
              <w:spacing w:before="30" w:after="30"/>
              <w:ind w:left="30" w:right="30"/>
              <w:rPr>
                <w:rFonts w:ascii="Calibri" w:hAnsi="Calibri" w:eastAsia="Times New Roman" w:cs="Calibri"/>
                <w:sz w:val="16"/>
              </w:rPr>
            </w:pPr>
            <w:hyperlink w:tgtFrame="_blank" w:history="1" r:id="rId187">
              <w:r w:rsidRPr="00506899">
                <w:rPr>
                  <w:rFonts w:ascii="Calibri" w:hAnsi="Calibri" w:eastAsia="Times New Roman" w:cs="Calibri"/>
                  <w:color w:val="0000FF"/>
                  <w:sz w:val="16"/>
                  <w:u w:val="single"/>
                </w:rPr>
                <w:t>Screen 17</w:t>
              </w:r>
            </w:hyperlink>
            <w:r w:rsidRPr="00506899">
              <w:rPr>
                <w:rFonts w:ascii="Calibri" w:hAnsi="Calibri" w:eastAsia="Times New Roman" w:cs="Calibri"/>
                <w:sz w:val="16"/>
              </w:rPr>
              <w:t xml:space="preserve"> </w:t>
            </w:r>
          </w:p>
          <w:p w:rsidRPr="00506899" w:rsidR="003C2A50" w:rsidP="003C2A50" w:rsidRDefault="001C3A31" w14:paraId="091933EF" w14:textId="77777777">
            <w:pPr>
              <w:ind w:left="30" w:right="30"/>
              <w:rPr>
                <w:rFonts w:ascii="Calibri" w:hAnsi="Calibri" w:eastAsia="Times New Roman" w:cs="Calibri"/>
                <w:sz w:val="16"/>
              </w:rPr>
            </w:pPr>
            <w:hyperlink w:tgtFrame="_blank" w:history="1" r:id="rId188">
              <w:r w:rsidRPr="00506899">
                <w:rPr>
                  <w:rFonts w:ascii="Calibri" w:hAnsi="Calibri" w:eastAsia="Times New Roman" w:cs="Calibri"/>
                  <w:color w:val="0000FF"/>
                  <w:sz w:val="16"/>
                  <w:u w:val="single"/>
                </w:rPr>
                <w:t>104_C_199</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3C2A50" w:rsidP="00FE7D31" w:rsidRDefault="001C3A31" w14:paraId="26EA07A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[3] As a result of this session, I have a better understanding of Abbott's Code of Business Conduct.</w:t>
            </w:r>
          </w:p>
          <w:p w:rsidRPr="00506899" w:rsidR="003C2A50" w:rsidP="00FE7D31" w:rsidRDefault="001C3A31" w14:paraId="7B3380F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Strongly Disa</w:t>
            </w:r>
            <w:r w:rsidRPr="00506899">
              <w:rPr>
                <w:rFonts w:ascii="Calibri" w:hAnsi="Calibri" w:eastAsia="Times New Roman" w:cs="Calibri"/>
              </w:rPr>
              <w:t>gree</w:t>
            </w:r>
          </w:p>
          <w:p w:rsidRPr="00506899" w:rsidR="003C2A50" w:rsidP="00FE7D31" w:rsidRDefault="001C3A31" w14:paraId="01E800B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Disagree</w:t>
            </w:r>
          </w:p>
          <w:p w:rsidRPr="00506899" w:rsidR="003C2A50" w:rsidP="00FE7D31" w:rsidRDefault="001C3A31" w14:paraId="3C6F422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Neutral</w:t>
            </w:r>
          </w:p>
          <w:p w:rsidRPr="00506899" w:rsidR="003C2A50" w:rsidP="00FE7D31" w:rsidRDefault="001C3A31" w14:paraId="134A4A7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Agree</w:t>
            </w:r>
          </w:p>
          <w:p w:rsidRPr="00506899" w:rsidR="003C2A50" w:rsidP="00FE7D31" w:rsidRDefault="001C3A31" w14:paraId="24183FE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Strongly Agree</w:t>
            </w:r>
          </w:p>
        </w:tc>
        <w:tc>
          <w:tcPr>
            <w:tcW w:w="6000" w:type="dxa"/>
            <w:tcMar/>
          </w:tcPr>
          <w:p w:rsidRPr="00506899" w:rsidR="006F1CE1" w:rsidP="00FE7D31" w:rsidRDefault="001C3A31" w14:paraId="5157637E"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lastRenderedPageBreak/>
              <w:t>[3]</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จากการเรียนรู้ในเซสชันนี้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ฉันมีความเข้าใจเกี่ยวกับหลักจรรยาบรรณในการดำเนินธุรกิจของ</w:t>
            </w:r>
            <w:r w:rsidRPr="00506899">
              <w:rPr>
                <w:rFonts w:ascii="Angsana New" w:hAnsi="Angsana New" w:eastAsia="Tahoma" w:cs="Tahoma"/>
                <w:lang w:val="th-TH"/>
              </w:rPr>
              <w:t xml:space="preserve"> </w:t>
            </w:r>
            <w:r w:rsidRPr="00FE7D31">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ดียิ่งขึ้น</w:t>
            </w:r>
          </w:p>
          <w:p w:rsidRPr="00506899" w:rsidR="006F1CE1" w:rsidP="00FE7D31" w:rsidRDefault="001C3A31" w14:paraId="2090C0E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ไม่เห็นด้วยอย่างยิ่ง</w:t>
            </w:r>
          </w:p>
          <w:p w:rsidRPr="00506899" w:rsidR="006F1CE1" w:rsidP="00FE7D31" w:rsidRDefault="001C3A31" w14:paraId="6C460A0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ไม่เห็นด้วย</w:t>
            </w:r>
          </w:p>
          <w:p w:rsidRPr="00506899" w:rsidR="006F1CE1" w:rsidP="00FE7D31" w:rsidRDefault="001C3A31" w14:paraId="55FAB44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เฉยๆ</w:t>
            </w:r>
          </w:p>
          <w:p w:rsidRPr="00506899" w:rsidR="006F1CE1" w:rsidP="00FE7D31" w:rsidRDefault="001C3A31" w14:paraId="0DE23766"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เห็นด้วย</w:t>
            </w:r>
          </w:p>
          <w:p w:rsidRPr="00506899" w:rsidR="003C2A50" w:rsidP="00FE7D31" w:rsidRDefault="001C3A31" w14:paraId="3A73FB5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เห็นด้วยอย่างยิ่ง</w:t>
            </w:r>
          </w:p>
        </w:tc>
      </w:tr>
      <w:tr w:rsidRPr="00506899" w:rsidR="00CC1327" w:rsidTr="5CF65F5B" w14:paraId="190EFC68" w14:textId="77777777">
        <w:tc>
          <w:tcPr>
            <w:tcW w:w="1353" w:type="dxa"/>
            <w:shd w:val="clear" w:color="auto" w:fill="C1E4F5" w:themeFill="accent1" w:themeFillTint="33"/>
            <w:tcMar>
              <w:top w:w="120" w:type="dxa"/>
              <w:left w:w="180" w:type="dxa"/>
              <w:bottom w:w="120" w:type="dxa"/>
              <w:right w:w="180" w:type="dxa"/>
            </w:tcMar>
            <w:hideMark/>
          </w:tcPr>
          <w:p w:rsidRPr="00506899" w:rsidR="00764DBF" w:rsidP="00764DBF" w:rsidRDefault="001C3A31" w14:paraId="27206715" w14:textId="77777777">
            <w:pPr>
              <w:spacing w:before="30" w:after="30"/>
              <w:ind w:left="30" w:right="30"/>
              <w:rPr>
                <w:rFonts w:ascii="Calibri" w:hAnsi="Calibri" w:eastAsia="Times New Roman" w:cs="Calibri"/>
                <w:sz w:val="16"/>
              </w:rPr>
            </w:pPr>
            <w:hyperlink w:tgtFrame="_blank" w:history="1" r:id="rId189">
              <w:r w:rsidRPr="00506899">
                <w:rPr>
                  <w:rFonts w:ascii="Calibri" w:hAnsi="Calibri" w:eastAsia="Times New Roman" w:cs="Calibri"/>
                  <w:color w:val="0000FF"/>
                  <w:sz w:val="16"/>
                  <w:u w:val="single"/>
                </w:rPr>
                <w:t>Screen 18</w:t>
              </w:r>
            </w:hyperlink>
            <w:r w:rsidRPr="00506899">
              <w:rPr>
                <w:rFonts w:ascii="Calibri" w:hAnsi="Calibri" w:eastAsia="Times New Roman" w:cs="Calibri"/>
                <w:sz w:val="16"/>
              </w:rPr>
              <w:t xml:space="preserve"> </w:t>
            </w:r>
          </w:p>
          <w:p w:rsidRPr="00506899" w:rsidR="00764DBF" w:rsidP="00764DBF" w:rsidRDefault="001C3A31" w14:paraId="211F4B9A" w14:textId="77777777">
            <w:pPr>
              <w:ind w:left="30" w:right="30"/>
              <w:rPr>
                <w:rFonts w:ascii="Calibri" w:hAnsi="Calibri" w:eastAsia="Times New Roman" w:cs="Calibri"/>
                <w:sz w:val="16"/>
              </w:rPr>
            </w:pPr>
            <w:hyperlink w:tgtFrame="_blank" w:history="1" r:id="rId190">
              <w:r w:rsidRPr="00506899">
                <w:rPr>
                  <w:rFonts w:ascii="Calibri" w:hAnsi="Calibri" w:eastAsia="Times New Roman" w:cs="Calibri"/>
                  <w:color w:val="0000FF"/>
                  <w:sz w:val="16"/>
                  <w:u w:val="single"/>
                </w:rPr>
                <w:t>107_C_200</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764DBF" w:rsidP="00764DBF" w:rsidRDefault="001C3A31" w14:paraId="48A4048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Where to go for Support</w:t>
            </w:r>
          </w:p>
        </w:tc>
        <w:tc>
          <w:tcPr>
            <w:tcW w:w="6000" w:type="dxa"/>
            <w:tcMar/>
            <w:vAlign w:val="center"/>
          </w:tcPr>
          <w:p w:rsidRPr="00506899" w:rsidR="00764DBF" w:rsidP="008970A2" w:rsidRDefault="001C3A31" w14:paraId="574F522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จะขอรับการสนับสนุนได้จากที่ใด</w:t>
            </w:r>
          </w:p>
        </w:tc>
      </w:tr>
      <w:tr w:rsidRPr="00506899" w:rsidR="00CC1327" w:rsidTr="5CF65F5B" w14:paraId="3A744E43" w14:textId="77777777">
        <w:tc>
          <w:tcPr>
            <w:tcW w:w="1353" w:type="dxa"/>
            <w:shd w:val="clear" w:color="auto" w:fill="C1E4F5" w:themeFill="accent1" w:themeFillTint="33"/>
            <w:tcMar>
              <w:top w:w="120" w:type="dxa"/>
              <w:left w:w="180" w:type="dxa"/>
              <w:bottom w:w="120" w:type="dxa"/>
              <w:right w:w="180" w:type="dxa"/>
            </w:tcMar>
            <w:hideMark/>
          </w:tcPr>
          <w:p w:rsidRPr="00506899" w:rsidR="00764DBF" w:rsidP="00764DBF" w:rsidRDefault="001C3A31" w14:paraId="6EF5E6A3" w14:textId="77777777">
            <w:pPr>
              <w:spacing w:before="30" w:after="30"/>
              <w:ind w:left="30" w:right="30"/>
              <w:rPr>
                <w:rFonts w:ascii="Calibri" w:hAnsi="Calibri" w:eastAsia="Times New Roman" w:cs="Calibri"/>
                <w:sz w:val="16"/>
              </w:rPr>
            </w:pPr>
            <w:hyperlink w:tgtFrame="_blank" w:history="1" r:id="rId191">
              <w:r w:rsidRPr="00506899">
                <w:rPr>
                  <w:rFonts w:ascii="Calibri" w:hAnsi="Calibri" w:eastAsia="Times New Roman" w:cs="Calibri"/>
                  <w:color w:val="0000FF"/>
                  <w:sz w:val="16"/>
                  <w:u w:val="single"/>
                </w:rPr>
                <w:t>Screen 18</w:t>
              </w:r>
            </w:hyperlink>
            <w:r w:rsidRPr="00506899">
              <w:rPr>
                <w:rFonts w:ascii="Calibri" w:hAnsi="Calibri" w:eastAsia="Times New Roman" w:cs="Calibri"/>
                <w:sz w:val="16"/>
              </w:rPr>
              <w:t xml:space="preserve"> </w:t>
            </w:r>
          </w:p>
          <w:p w:rsidRPr="00506899" w:rsidR="00764DBF" w:rsidP="00764DBF" w:rsidRDefault="001C3A31" w14:paraId="6A9DF8A4" w14:textId="77777777">
            <w:pPr>
              <w:ind w:left="30" w:right="30"/>
              <w:rPr>
                <w:rFonts w:ascii="Calibri" w:hAnsi="Calibri" w:eastAsia="Times New Roman" w:cs="Calibri"/>
                <w:sz w:val="16"/>
              </w:rPr>
            </w:pPr>
            <w:hyperlink w:tgtFrame="_blank" w:history="1" r:id="rId192">
              <w:r w:rsidRPr="00506899">
                <w:rPr>
                  <w:rFonts w:ascii="Calibri" w:hAnsi="Calibri" w:eastAsia="Times New Roman" w:cs="Calibri"/>
                  <w:color w:val="0000FF"/>
                  <w:sz w:val="16"/>
                  <w:u w:val="single"/>
                </w:rPr>
                <w:t>108_C_200</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764DBF" w:rsidP="00FE7D31" w:rsidRDefault="001C3A31" w14:paraId="4958AE7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Manager</w:t>
            </w:r>
          </w:p>
          <w:p w:rsidRPr="00506899" w:rsidR="00764DBF" w:rsidP="00FE7D31" w:rsidRDefault="001C3A31" w14:paraId="6A2A64A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If you have questions about your interactions with those outside of Abbott, the best place to start is with your manager</w:t>
            </w:r>
          </w:p>
        </w:tc>
        <w:tc>
          <w:tcPr>
            <w:tcW w:w="6000" w:type="dxa"/>
            <w:tcMar/>
          </w:tcPr>
          <w:p w:rsidRPr="00506899" w:rsidR="00764DBF" w:rsidP="00FE7D31" w:rsidRDefault="001C3A31" w14:paraId="7764F8F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ผู้จัดการ</w:t>
            </w:r>
          </w:p>
          <w:p w:rsidRPr="00506899" w:rsidR="00764DBF" w:rsidP="00FE7D31" w:rsidRDefault="001C3A31" w14:paraId="77B01DC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หากคุณมีข้อสงสัยใดๆ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เกี่ยวกับการติดต่อบุคคลใดๆ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ภายนอก</w:t>
            </w:r>
            <w:r w:rsidRPr="00506899">
              <w:rPr>
                <w:rFonts w:ascii="Angsana New" w:hAnsi="Angsana New" w:eastAsia="Tahoma" w:cs="Tahoma"/>
                <w:lang w:val="th-TH"/>
              </w:rPr>
              <w:t xml:space="preserve"> </w:t>
            </w:r>
            <w:r w:rsidRPr="00FE7D31">
              <w:rPr>
                <w:rFonts w:ascii="Calibri" w:hAnsi="Calibri" w:eastAsia="Times New Roman" w:cs="Calibri"/>
              </w:rPr>
              <w:t xml:space="preserve">Abbott </w:t>
            </w:r>
            <w:r w:rsidRPr="00506899">
              <w:rPr>
                <w:rFonts w:ascii="Angsana New" w:hAnsi="Angsana New" w:eastAsia="Angsana New" w:cs="Tahoma"/>
                <w:cs/>
                <w:lang w:val="th-TH" w:bidi="th-TH"/>
              </w:rPr>
              <w:t>จุดที่ดีที่สุดในการเริ่มต้นคือผู้จัดการของคุณ</w:t>
            </w:r>
          </w:p>
        </w:tc>
      </w:tr>
      <w:tr w:rsidRPr="00506899" w:rsidR="00CC1327" w:rsidTr="5CF65F5B" w14:paraId="56380798" w14:textId="77777777">
        <w:tc>
          <w:tcPr>
            <w:tcW w:w="1353" w:type="dxa"/>
            <w:shd w:val="clear" w:color="auto" w:fill="C1E4F5" w:themeFill="accent1" w:themeFillTint="33"/>
            <w:tcMar>
              <w:top w:w="120" w:type="dxa"/>
              <w:left w:w="180" w:type="dxa"/>
              <w:bottom w:w="120" w:type="dxa"/>
              <w:right w:w="180" w:type="dxa"/>
            </w:tcMar>
            <w:hideMark/>
          </w:tcPr>
          <w:p w:rsidRPr="00506899" w:rsidR="00764DBF" w:rsidP="00764DBF" w:rsidRDefault="001C3A31" w14:paraId="1AEB45DF" w14:textId="77777777">
            <w:pPr>
              <w:spacing w:before="30" w:after="30"/>
              <w:ind w:left="30" w:right="30"/>
              <w:rPr>
                <w:rFonts w:ascii="Calibri" w:hAnsi="Calibri" w:eastAsia="Times New Roman" w:cs="Calibri"/>
                <w:sz w:val="16"/>
              </w:rPr>
            </w:pPr>
            <w:hyperlink w:tgtFrame="_blank" w:history="1" r:id="rId193">
              <w:r w:rsidRPr="00506899">
                <w:rPr>
                  <w:rFonts w:ascii="Calibri" w:hAnsi="Calibri" w:eastAsia="Times New Roman" w:cs="Calibri"/>
                  <w:color w:val="0000FF"/>
                  <w:sz w:val="16"/>
                  <w:u w:val="single"/>
                </w:rPr>
                <w:t>Screen 18</w:t>
              </w:r>
            </w:hyperlink>
            <w:r w:rsidRPr="00506899">
              <w:rPr>
                <w:rFonts w:ascii="Calibri" w:hAnsi="Calibri" w:eastAsia="Times New Roman" w:cs="Calibri"/>
                <w:sz w:val="16"/>
              </w:rPr>
              <w:t xml:space="preserve"> </w:t>
            </w:r>
          </w:p>
          <w:p w:rsidRPr="00506899" w:rsidR="00764DBF" w:rsidP="00764DBF" w:rsidRDefault="001C3A31" w14:paraId="4EE43435" w14:textId="77777777">
            <w:pPr>
              <w:ind w:left="30" w:right="30"/>
              <w:rPr>
                <w:rFonts w:ascii="Calibri" w:hAnsi="Calibri" w:eastAsia="Times New Roman" w:cs="Calibri"/>
                <w:sz w:val="16"/>
              </w:rPr>
            </w:pPr>
            <w:hyperlink w:tgtFrame="_blank" w:history="1" r:id="rId194">
              <w:r w:rsidRPr="00506899">
                <w:rPr>
                  <w:rFonts w:ascii="Calibri" w:hAnsi="Calibri" w:eastAsia="Times New Roman" w:cs="Calibri"/>
                  <w:color w:val="0000FF"/>
                  <w:sz w:val="16"/>
                  <w:u w:val="single"/>
                </w:rPr>
                <w:t>109_C_200</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764DBF" w:rsidP="00764DBF" w:rsidRDefault="001C3A31" w14:paraId="23B3B7F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Written Standards</w:t>
            </w:r>
          </w:p>
          <w:p w:rsidRPr="00506899" w:rsidR="00764DBF" w:rsidP="00764DBF" w:rsidRDefault="001C3A31" w14:paraId="40A42E21" w14:textId="77777777">
            <w:pPr>
              <w:numPr>
                <w:ilvl w:val="0"/>
                <w:numId w:val="4"/>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 xml:space="preserve">For our company’s fundamental set of expectations about interactions with others, consult our </w:t>
            </w:r>
            <w:hyperlink w:tgtFrame="_blank" w:history="1" r:id="rId195">
              <w:r w:rsidRPr="00506899">
                <w:rPr>
                  <w:rFonts w:ascii="Calibri" w:hAnsi="Calibri" w:eastAsia="Times New Roman" w:cs="Calibri"/>
                  <w:color w:val="0000FF"/>
                  <w:u w:val="single"/>
                </w:rPr>
                <w:t>Code of Business Conduct</w:t>
              </w:r>
            </w:hyperlink>
            <w:r w:rsidRPr="00506899">
              <w:rPr>
                <w:rFonts w:ascii="Calibri" w:hAnsi="Calibri" w:eastAsia="Times New Roman" w:cs="Calibri"/>
              </w:rPr>
              <w:t>.</w:t>
            </w:r>
          </w:p>
          <w:p w:rsidRPr="00506899" w:rsidR="00764DBF" w:rsidP="00764DBF" w:rsidRDefault="001C3A31" w14:paraId="758A8DD0" w14:textId="77777777">
            <w:pPr>
              <w:numPr>
                <w:ilvl w:val="0"/>
                <w:numId w:val="4"/>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 xml:space="preserve">For our corporate policies and procedures applicable companywide, visit the </w:t>
            </w:r>
            <w:hyperlink w:tgtFrame="_blank" w:history="1" r:id="rId196">
              <w:r w:rsidRPr="00506899">
                <w:rPr>
                  <w:rFonts w:ascii="Calibri" w:hAnsi="Calibri" w:eastAsia="Times New Roman" w:cs="Calibri"/>
                  <w:color w:val="0000FF"/>
                  <w:u w:val="single"/>
                </w:rPr>
                <w:t>Global Policy Portal.</w:t>
              </w:r>
            </w:hyperlink>
          </w:p>
        </w:tc>
        <w:tc>
          <w:tcPr>
            <w:tcW w:w="6000" w:type="dxa"/>
            <w:tcMar/>
            <w:vAlign w:val="center"/>
          </w:tcPr>
          <w:p w:rsidRPr="00506899" w:rsidR="00764DBF" w:rsidP="008970A2" w:rsidRDefault="001C3A31" w14:paraId="5F6F5EF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มาตรฐานที่เป็นลายลักษณ์อักษร</w:t>
            </w:r>
          </w:p>
          <w:p w:rsidRPr="00506899" w:rsidR="00AF4AEE" w:rsidP="008970A2" w:rsidRDefault="001C3A31" w14:paraId="4E9C2EFB" w14:textId="77777777">
            <w:pPr>
              <w:numPr>
                <w:ilvl w:val="0"/>
                <w:numId w:val="4"/>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สำหรับรายการความคาดหวังพื้นฐานของบริษัทเราในเรื่องการติดต่อกับผู้อื่น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โปรดดูท</w:t>
            </w:r>
            <w:r w:rsidRPr="00506899">
              <w:rPr>
                <w:rFonts w:ascii="Angsana New" w:hAnsi="Angsana New" w:eastAsia="Angsana New" w:cs="Tahoma"/>
                <w:cs/>
                <w:lang w:val="th-TH" w:bidi="th-TH"/>
              </w:rPr>
              <w:t>ี่</w:t>
            </w:r>
            <w:r w:rsidRPr="00506899">
              <w:rPr>
                <w:rFonts w:ascii="Angsana New" w:hAnsi="Angsana New" w:eastAsia="Tahoma" w:cs="Tahoma"/>
                <w:lang w:val="th-TH"/>
              </w:rPr>
              <w:t xml:space="preserve"> </w:t>
            </w:r>
            <w:hyperlink w:tgtFrame="_blank" w:history="1" r:id="rId197">
              <w:r w:rsidRPr="00506899">
                <w:rPr>
                  <w:rFonts w:ascii="Angsana New" w:hAnsi="Angsana New" w:eastAsia="Angsana New" w:cs="Tahoma"/>
                  <w:color w:val="0000FF"/>
                  <w:u w:val="single"/>
                  <w:cs/>
                  <w:lang w:val="th-TH" w:bidi="th-TH"/>
                </w:rPr>
                <w:t>หลักจรรยาบรรณในการดำเนินธุรกิจ</w:t>
              </w:r>
            </w:hyperlink>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ของเรา</w:t>
            </w:r>
          </w:p>
          <w:p w:rsidRPr="00506899" w:rsidR="00764DBF" w:rsidP="008970A2" w:rsidRDefault="001C3A31" w14:paraId="58C344EC" w14:textId="77777777">
            <w:pPr>
              <w:numPr>
                <w:ilvl w:val="0"/>
                <w:numId w:val="4"/>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หากต้องการทราบนโยบายและระเบียบปฏิบัติขององค์กรของเราที่มีผลใช้บังคับทั่วทั้งบริษัท</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โปรด</w:t>
            </w:r>
            <w:r w:rsidRPr="00506899">
              <w:rPr>
                <w:rFonts w:ascii="Angsana New" w:hAnsi="Angsana New" w:eastAsia="Angsana New" w:cs="Tahoma"/>
                <w:cs/>
                <w:lang w:val="th-TH" w:bidi="th-TH"/>
              </w:rPr>
              <w:t>ไปที่</w:t>
            </w:r>
            <w:r w:rsidRPr="00506899">
              <w:rPr>
                <w:rFonts w:ascii="Angsana New" w:hAnsi="Angsana New" w:eastAsia="Tahoma" w:cs="Tahoma"/>
                <w:lang w:val="th-TH"/>
              </w:rPr>
              <w:t xml:space="preserve"> </w:t>
            </w:r>
            <w:hyperlink w:tgtFrame="_blank" w:history="1" r:id="rId198">
              <w:r w:rsidRPr="00506899">
                <w:rPr>
                  <w:rFonts w:ascii="Angsana New" w:hAnsi="Angsana New" w:eastAsia="Angsana New" w:cs="Tahoma"/>
                  <w:color w:val="0000FF"/>
                  <w:u w:val="single"/>
                  <w:cs/>
                  <w:lang w:val="th-TH" w:bidi="th-TH"/>
                </w:rPr>
                <w:t>พอร์ทัลนโยบายระดับโ</w:t>
              </w:r>
              <w:r w:rsidRPr="00506899">
                <w:rPr>
                  <w:rFonts w:ascii="Angsana New" w:hAnsi="Angsana New" w:eastAsia="Angsana New" w:cs="Tahoma"/>
                  <w:color w:val="0000FF"/>
                  <w:u w:val="single"/>
                  <w:cs/>
                  <w:lang w:val="th-TH" w:bidi="th-TH"/>
                </w:rPr>
                <w:t>ลก</w:t>
              </w:r>
            </w:hyperlink>
          </w:p>
        </w:tc>
      </w:tr>
      <w:tr w:rsidRPr="00506899" w:rsidR="00CC1327" w:rsidTr="5CF65F5B" w14:paraId="6CF24704" w14:textId="77777777">
        <w:tc>
          <w:tcPr>
            <w:tcW w:w="1353" w:type="dxa"/>
            <w:shd w:val="clear" w:color="auto" w:fill="C1E4F5" w:themeFill="accent1" w:themeFillTint="33"/>
            <w:tcMar>
              <w:top w:w="120" w:type="dxa"/>
              <w:left w:w="180" w:type="dxa"/>
              <w:bottom w:w="120" w:type="dxa"/>
              <w:right w:w="180" w:type="dxa"/>
            </w:tcMar>
            <w:hideMark/>
          </w:tcPr>
          <w:p w:rsidRPr="00506899" w:rsidR="00764DBF" w:rsidP="00764DBF" w:rsidRDefault="001C3A31" w14:paraId="3E8847B5" w14:textId="77777777">
            <w:pPr>
              <w:spacing w:before="30" w:after="30"/>
              <w:ind w:left="30" w:right="30"/>
              <w:rPr>
                <w:rFonts w:ascii="Calibri" w:hAnsi="Calibri" w:eastAsia="Times New Roman" w:cs="Calibri"/>
                <w:sz w:val="16"/>
              </w:rPr>
            </w:pPr>
            <w:hyperlink w:tgtFrame="_blank" w:history="1" r:id="rId199">
              <w:r w:rsidRPr="00506899">
                <w:rPr>
                  <w:rFonts w:ascii="Calibri" w:hAnsi="Calibri" w:eastAsia="Times New Roman" w:cs="Calibri"/>
                  <w:color w:val="0000FF"/>
                  <w:sz w:val="16"/>
                  <w:u w:val="single"/>
                </w:rPr>
                <w:t>Screen 18</w:t>
              </w:r>
            </w:hyperlink>
            <w:r w:rsidRPr="00506899">
              <w:rPr>
                <w:rFonts w:ascii="Calibri" w:hAnsi="Calibri" w:eastAsia="Times New Roman" w:cs="Calibri"/>
                <w:sz w:val="16"/>
              </w:rPr>
              <w:t xml:space="preserve"> </w:t>
            </w:r>
          </w:p>
          <w:p w:rsidRPr="00506899" w:rsidR="00764DBF" w:rsidP="00764DBF" w:rsidRDefault="001C3A31" w14:paraId="0D33BD67" w14:textId="77777777">
            <w:pPr>
              <w:ind w:left="30" w:right="30"/>
              <w:rPr>
                <w:rFonts w:ascii="Calibri" w:hAnsi="Calibri" w:eastAsia="Times New Roman" w:cs="Calibri"/>
                <w:sz w:val="16"/>
              </w:rPr>
            </w:pPr>
            <w:hyperlink w:tgtFrame="_blank" w:history="1" r:id="rId200">
              <w:r w:rsidRPr="00506899">
                <w:rPr>
                  <w:rFonts w:ascii="Calibri" w:hAnsi="Calibri" w:eastAsia="Times New Roman" w:cs="Calibri"/>
                  <w:color w:val="0000FF"/>
                  <w:sz w:val="16"/>
                  <w:u w:val="single"/>
                </w:rPr>
                <w:t>110_C_200</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764DBF" w:rsidP="00764DBF" w:rsidRDefault="001C3A31" w14:paraId="14F5D94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Office of Ethics and Compliance (OEC)</w:t>
            </w:r>
          </w:p>
          <w:p w:rsidRPr="00506899" w:rsidR="00764DBF" w:rsidP="00764DBF" w:rsidRDefault="001C3A31" w14:paraId="369E6AB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The OEC is a global resource available to address your questions or concerns about our company’s values and standards of conduct.</w:t>
            </w:r>
          </w:p>
          <w:p w:rsidRPr="00506899" w:rsidR="00764DBF" w:rsidP="00764DBF" w:rsidRDefault="001C3A31" w14:paraId="7670BF1A" w14:textId="77777777">
            <w:pPr>
              <w:numPr>
                <w:ilvl w:val="0"/>
                <w:numId w:val="5"/>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 xml:space="preserve">Visit the </w:t>
            </w:r>
            <w:hyperlink w:tgtFrame="_blank" w:history="1" r:id="rId201">
              <w:r w:rsidRPr="00506899">
                <w:rPr>
                  <w:rFonts w:ascii="Calibri" w:hAnsi="Calibri" w:eastAsia="Times New Roman" w:cs="Calibri"/>
                  <w:color w:val="0000FF"/>
                  <w:u w:val="single"/>
                </w:rPr>
                <w:t>OEC webpage</w:t>
              </w:r>
            </w:hyperlink>
            <w:r w:rsidRPr="00506899">
              <w:rPr>
                <w:rFonts w:ascii="Calibri" w:hAnsi="Calibri" w:eastAsia="Times New Roman" w:cs="Calibri"/>
              </w:rPr>
              <w:t xml:space="preserve"> on Abbott World.</w:t>
            </w:r>
          </w:p>
          <w:p w:rsidRPr="00506899" w:rsidR="00764DBF" w:rsidP="00764DBF" w:rsidRDefault="001C3A31" w14:paraId="5E60335E" w14:textId="77777777">
            <w:pPr>
              <w:numPr>
                <w:ilvl w:val="0"/>
                <w:numId w:val="5"/>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If you have any concerns about corrupt business activities, either</w:t>
            </w:r>
            <w:r w:rsidRPr="00506899">
              <w:rPr>
                <w:rFonts w:ascii="Calibri" w:hAnsi="Calibri" w:eastAsia="Times New Roman" w:cs="Calibri"/>
              </w:rPr>
              <w:t xml:space="preserve"> within the company or in your dealings with customers or other third parties, you can report your concerns to the OEC (</w:t>
            </w:r>
            <w:hyperlink w:tgtFrame="_blank" w:history="1" r:id="rId202">
              <w:r w:rsidRPr="00506899">
                <w:rPr>
                  <w:rFonts w:ascii="Calibri" w:hAnsi="Calibri" w:eastAsia="Times New Roman" w:cs="Calibri"/>
                  <w:color w:val="0000FF"/>
                  <w:u w:val="single"/>
                </w:rPr>
                <w:t>investigations@abbott.com</w:t>
              </w:r>
            </w:hyperlink>
            <w:r w:rsidRPr="00506899">
              <w:rPr>
                <w:rFonts w:ascii="Calibri" w:hAnsi="Calibri" w:eastAsia="Times New Roman" w:cs="Calibri"/>
              </w:rPr>
              <w:t xml:space="preserve">) or Legal, or call our multilingual </w:t>
            </w:r>
            <w:hyperlink w:tgtFrame="_blank" w:history="1" r:id="rId203">
              <w:proofErr w:type="spellStart"/>
              <w:r w:rsidRPr="00506899">
                <w:rPr>
                  <w:rFonts w:ascii="Calibri" w:hAnsi="Calibri" w:eastAsia="Times New Roman" w:cs="Calibri"/>
                  <w:color w:val="0000FF"/>
                  <w:u w:val="single"/>
                </w:rPr>
                <w:t>SpeakUp</w:t>
              </w:r>
              <w:proofErr w:type="spellEnd"/>
            </w:hyperlink>
            <w:r w:rsidRPr="00506899">
              <w:rPr>
                <w:rFonts w:ascii="Calibri" w:hAnsi="Calibri" w:eastAsia="Times New Roman" w:cs="Calibri"/>
              </w:rPr>
              <w:t xml:space="preserve"> available globally 24/7.</w:t>
            </w:r>
          </w:p>
          <w:p w:rsidRPr="00506899" w:rsidR="00764DBF" w:rsidP="00764DBF" w:rsidRDefault="001C3A31" w14:paraId="2B9F7EC8" w14:textId="77777777">
            <w:pPr>
              <w:numPr>
                <w:ilvl w:val="0"/>
                <w:numId w:val="5"/>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t xml:space="preserve">iComply – Visit </w:t>
            </w:r>
            <w:hyperlink w:tgtFrame="_blank" w:history="1" r:id="rId204">
              <w:r w:rsidRPr="00506899">
                <w:rPr>
                  <w:rFonts w:ascii="Calibri" w:hAnsi="Calibri" w:eastAsia="Times New Roman" w:cs="Calibri"/>
                  <w:color w:val="0000FF"/>
                  <w:u w:val="single"/>
                </w:rPr>
                <w:t>iComply</w:t>
              </w:r>
            </w:hyperlink>
            <w:r w:rsidRPr="00506899">
              <w:rPr>
                <w:rFonts w:ascii="Calibri" w:hAnsi="Calibri" w:eastAsia="Times New Roman" w:cs="Calibri"/>
              </w:rPr>
              <w:t xml:space="preserve"> to access compliance-related applications and re</w:t>
            </w:r>
            <w:r w:rsidRPr="00506899">
              <w:rPr>
                <w:rFonts w:ascii="Calibri" w:hAnsi="Calibri" w:eastAsia="Times New Roman" w:cs="Calibri"/>
              </w:rPr>
              <w:t>sources geared towards interactions with Healthcare Professionals and Healthcare Organizations, as well as third parties.</w:t>
            </w:r>
          </w:p>
        </w:tc>
        <w:tc>
          <w:tcPr>
            <w:tcW w:w="6000" w:type="dxa"/>
            <w:tcMar/>
            <w:vAlign w:val="center"/>
          </w:tcPr>
          <w:p w:rsidRPr="00506899" w:rsidR="00764DBF" w:rsidP="008970A2" w:rsidRDefault="001C3A31" w14:paraId="20CF8C2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สำนักงานจริยธรรมและการปฏิบัติตามกฎระเบียบ</w:t>
            </w:r>
            <w:r w:rsidRPr="00FE7D31">
              <w:rPr>
                <w:rFonts w:ascii="Calibri" w:hAnsi="Calibri" w:eastAsia="Times New Roman" w:cs="Calibri"/>
              </w:rPr>
              <w:t xml:space="preserve"> (OEC)</w:t>
            </w:r>
          </w:p>
          <w:p w:rsidRPr="00506899" w:rsidR="00764DBF" w:rsidP="008970A2" w:rsidRDefault="001C3A31" w14:paraId="553FC725"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lastRenderedPageBreak/>
              <w:t>OEC</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ป็นแหล่งข้อมูลสากลที่พร้อมให้บริการในการตอบคำถามหรือข้อกังวลของคุณเกี่ยวกับค่านิยมและมาตรฐานแนวท</w:t>
            </w:r>
            <w:r w:rsidRPr="00506899">
              <w:rPr>
                <w:rFonts w:ascii="Angsana New" w:hAnsi="Angsana New" w:eastAsia="Angsana New" w:cs="Tahoma"/>
                <w:cs/>
                <w:lang w:val="th-TH" w:bidi="th-TH"/>
              </w:rPr>
              <w:t>างปฏิบัติของบริษัท</w:t>
            </w:r>
          </w:p>
          <w:p w:rsidRPr="00506899" w:rsidR="00764DBF" w:rsidP="008970A2" w:rsidRDefault="001C3A31" w14:paraId="0AC7CBA2" w14:textId="77777777">
            <w:pPr>
              <w:numPr>
                <w:ilvl w:val="0"/>
                <w:numId w:val="5"/>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โปรดดูที่</w:t>
            </w:r>
            <w:r w:rsidRPr="00506899">
              <w:rPr>
                <w:rFonts w:ascii="Angsana New" w:hAnsi="Angsana New" w:cs="Tahoma"/>
              </w:rPr>
              <w:fldChar w:fldCharType="begin"/>
            </w:r>
            <w:r w:rsidRPr="00506899">
              <w:rPr>
                <w:rFonts w:ascii="Angsana New" w:hAnsi="Angsana New" w:cs="Tahoma"/>
              </w:rPr>
              <w:instrText xml:space="preserve"> HYPERLINK "https://abbott.sharepoint.com/sites/AW-Ethics_Compliance/?xsdata=MDV8MDJ8fDZiMGMyMjNiZWY3YjQ3OGIxYjgyMDhkYzIxMDE4ODBjfDViMjY4ZDU3MmE2ZjRlMDRiMGRlNjkzODU4M2Q1ZWJjfDB8MHw2Mzg0MjE1Mzc2NDA5NDY1NjJ8VW5rbm93bnxWR1ZoYlhOVFpXTjFjbWwwZVZObGNuWnBZMlY4ZXl</w:instrText>
            </w:r>
            <w:r w:rsidRPr="00506899">
              <w:rPr>
                <w:rFonts w:ascii="Angsana New" w:hAnsi="Angsana New" w:cs="Tahoma"/>
              </w:rPr>
              <w:instrText>KV0lqb2lNQzR3TGpBd01EQWlMQ0pRSWpvaVYybHVNeklpTENKQlRpSTZJazkwYUdWeUlpd2lWMVFpT2pFeGZRPT18MXxMMk5vWVhSekx6RTVPalUxT1RNd09HUTBMV1kxTnpndE5EazNNQzFoWldaaUxXTmxOekV3WmpjMllXUXhabDloT1dFM1pEQTNaQzA1TW1FNUxUUXlOR1l0WVRVeFpTMWhNREpsTnprMlpqSm1OVFJBZFc1eExtZGliQzV</w:instrText>
            </w:r>
            <w:r w:rsidRPr="00506899">
              <w:rPr>
                <w:rFonts w:ascii="Angsana New" w:hAnsi="Angsana New" w:cs="Tahoma"/>
              </w:rPr>
              <w:instrText>6Y0dGalpYTXZiV1Z6YzJGblpYTXZNVGN3TmpVMU5qazJNemMxTlE9PXw2NDViMmRmNzQ1OWE0NDljMWI4MjA4ZGMyMTAxODgwY3xhZjVjNWFkMmQ0MTA0MGE5OThmZjcxZWNiYTNjMDE3ZA%3D%3D&amp;sdata=eWN6c2J1d21FVkNYQUdGQ1lhRnVwcTR2d2xqdlFPeTJJTFNKeE5rZ2Fvdz0%3D&amp;ovuser=5b268d57-2a6f-4e04-b0de-693858</w:instrText>
            </w:r>
            <w:r w:rsidRPr="00506899">
              <w:rPr>
                <w:rFonts w:ascii="Angsana New" w:hAnsi="Angsana New" w:cs="Tahoma"/>
              </w:rPr>
              <w:instrText xml:space="preserve">3d5ebc%2Ckole.klement%40abbott.com&amp;OR=Teams-HL&amp;CT=1706911207381&amp;clickparams=eyJBcHBOYW1lIjoiVGVhbXMtRGVza3RvcCIsIkFwcFZlcnNpb24iOiI0OS8yMzExMzAyODcyNCIsIkhhc0ZlZGVyYXRlZFVzZXIiOmZhbHNlfQ%3D%3D" \t "_blank" </w:instrText>
            </w:r>
            <w:r w:rsidRPr="00506899">
              <w:rPr>
                <w:rFonts w:ascii="Angsana New" w:hAnsi="Angsana New" w:cs="Tahoma"/>
              </w:rPr>
              <w:fldChar w:fldCharType="separate"/>
            </w:r>
            <w:r w:rsidRPr="00506899">
              <w:rPr>
                <w:rFonts w:ascii="Angsana New" w:hAnsi="Angsana New" w:eastAsia="Angsana New" w:cs="Tahoma"/>
                <w:color w:val="0000FF"/>
                <w:u w:val="single"/>
                <w:cs/>
                <w:lang w:val="th-TH" w:bidi="th-TH"/>
              </w:rPr>
              <w:t>หน้าเว็บ</w:t>
            </w:r>
            <w:r w:rsidRPr="00506899">
              <w:rPr>
                <w:rFonts w:ascii="Angsana New" w:hAnsi="Angsana New" w:eastAsia="Tahoma" w:cs="Tahoma"/>
                <w:color w:val="0000FF"/>
                <w:u w:val="single"/>
                <w:lang w:val="th-TH"/>
              </w:rPr>
              <w:t xml:space="preserve"> OEC</w:t>
            </w:r>
            <w:r w:rsidRPr="00506899">
              <w:rPr>
                <w:rFonts w:ascii="Angsana New" w:hAnsi="Angsana New" w:eastAsia="Tahoma" w:cs="Tahoma"/>
                <w:color w:val="0000FF"/>
                <w:u w:val="single"/>
                <w:lang w:val="th-TH"/>
              </w:rPr>
              <w:fldChar w:fldCharType="end"/>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บน</w:t>
            </w:r>
            <w:r w:rsidRPr="00506899">
              <w:rPr>
                <w:rFonts w:ascii="Angsana New" w:hAnsi="Angsana New" w:eastAsia="Tahoma" w:cs="Tahoma"/>
                <w:lang w:val="th-TH"/>
              </w:rPr>
              <w:t xml:space="preserve"> </w:t>
            </w:r>
            <w:r w:rsidRPr="00FE7D31">
              <w:rPr>
                <w:rFonts w:ascii="Calibri" w:hAnsi="Calibri" w:eastAsia="Times New Roman" w:cs="Calibri"/>
              </w:rPr>
              <w:t>Abbott World</w:t>
            </w:r>
          </w:p>
          <w:p w:rsidRPr="00506899" w:rsidR="006E5FE6" w:rsidP="008970A2" w:rsidRDefault="001C3A31" w14:paraId="2DDBBCA0" w14:textId="77777777">
            <w:pPr>
              <w:numPr>
                <w:ilvl w:val="0"/>
                <w:numId w:val="5"/>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t>หากคุณมีข้อกังวลเกี่ยวกับกิจกรรมทางธุรกิจที่ทุจริต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ไม่ว่าจะเกิดขึ้นภายในบริษัทหรือจากการติดต่อกับลูกค้าหรือบุคคลที่สามอื่นๆ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คุณสามารถรายงานข้อกังวลต่อ</w:t>
            </w:r>
            <w:r w:rsidRPr="00FE7D31">
              <w:rPr>
                <w:rFonts w:ascii="Calibri" w:hAnsi="Calibri" w:eastAsia="Times New Roman" w:cs="Calibri"/>
              </w:rPr>
              <w:t xml:space="preserve"> OEC</w:t>
            </w:r>
            <w:r w:rsidRPr="00506899">
              <w:rPr>
                <w:rFonts w:ascii="Angsana New" w:hAnsi="Angsana New" w:eastAsia="Tahoma" w:cs="Tahoma"/>
                <w:lang w:val="th-TH"/>
              </w:rPr>
              <w:t xml:space="preserve"> </w:t>
            </w:r>
            <w:r w:rsidRPr="00FE7D31">
              <w:rPr>
                <w:rFonts w:ascii="Calibri" w:hAnsi="Calibri" w:eastAsia="Tahoma" w:cs="Calibri"/>
                <w:lang w:val="th-TH"/>
              </w:rPr>
              <w:t>(</w:t>
            </w:r>
            <w:r w:rsidRPr="00FE7D31">
              <w:rPr>
                <w:rFonts w:ascii="Calibri" w:hAnsi="Calibri" w:cs="Calibri"/>
              </w:rPr>
              <w:fldChar w:fldCharType="begin"/>
            </w:r>
            <w:r w:rsidRPr="00FE7D31">
              <w:rPr>
                <w:rFonts w:ascii="Calibri" w:hAnsi="Calibri" w:cs="Calibri"/>
              </w:rPr>
              <w:instrText xml:space="preserve"> HYPERLINK "mailto:investigations@abbot</w:instrText>
            </w:r>
            <w:r w:rsidRPr="00FE7D31">
              <w:rPr>
                <w:rFonts w:ascii="Calibri" w:hAnsi="Calibri" w:cs="Calibri"/>
              </w:rPr>
              <w:instrText xml:space="preserve">t.com" \t "_blank" </w:instrText>
            </w:r>
            <w:r w:rsidRPr="00FE7D31">
              <w:rPr>
                <w:rFonts w:ascii="Calibri" w:hAnsi="Calibri" w:cs="Calibri"/>
              </w:rPr>
              <w:fldChar w:fldCharType="separate"/>
            </w:r>
            <w:r w:rsidRPr="00FE7D31">
              <w:rPr>
                <w:rFonts w:ascii="Calibri" w:hAnsi="Calibri" w:eastAsia="Tahoma" w:cs="Calibri"/>
                <w:color w:val="0000FF"/>
                <w:u w:val="single"/>
                <w:lang w:val="th-TH"/>
              </w:rPr>
              <w:t>investigations@abbott.com</w:t>
            </w:r>
            <w:r w:rsidRPr="00FE7D31">
              <w:rPr>
                <w:rFonts w:ascii="Calibri" w:hAnsi="Calibri" w:eastAsia="Tahoma" w:cs="Calibri"/>
                <w:color w:val="0000FF"/>
                <w:u w:val="single"/>
                <w:lang w:val="th-TH"/>
              </w:rPr>
              <w:fldChar w:fldCharType="end"/>
            </w:r>
            <w:r w:rsidRPr="00FE7D31">
              <w:rPr>
                <w:rFonts w:ascii="Calibri" w:hAnsi="Calibri" w:eastAsia="Tahoma" w:cs="Calibri"/>
                <w:lang w:val="th-TH"/>
              </w:rPr>
              <w: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หรือฝ่ายกฎหมาย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หรือติดต่อ</w:t>
            </w:r>
            <w:r w:rsidRPr="00506899">
              <w:rPr>
                <w:rFonts w:ascii="Angsana New" w:hAnsi="Angsana New" w:eastAsia="Tahoma" w:cs="Tahoma"/>
                <w:lang w:val="th-TH"/>
              </w:rPr>
              <w:t xml:space="preserve"> </w:t>
            </w:r>
            <w:hyperlink w:tgtFrame="_blank" w:history="1" r:id="rId205">
              <w:r w:rsidRPr="00FE7D31">
                <w:rPr>
                  <w:rFonts w:ascii="Calibri" w:hAnsi="Calibri" w:eastAsia="Tahoma" w:cs="Calibri"/>
                  <w:color w:val="0000FF"/>
                  <w:u w:val="single"/>
                  <w:lang w:val="th-TH"/>
                </w:rPr>
                <w:t>SpeakUp</w:t>
              </w:r>
            </w:hyperlink>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ที่รองรับหลายภาษาทั่วโลกได้ตลอด</w:t>
            </w:r>
            <w:r w:rsidRPr="00506899">
              <w:rPr>
                <w:rFonts w:ascii="Angsana New" w:hAnsi="Angsana New" w:eastAsia="Tahoma" w:cs="Tahoma"/>
                <w:lang w:val="th-TH"/>
              </w:rPr>
              <w:t xml:space="preserve"> 24 </w:t>
            </w:r>
            <w:r w:rsidRPr="00506899">
              <w:rPr>
                <w:rFonts w:ascii="Angsana New" w:hAnsi="Angsana New" w:eastAsia="Angsana New" w:cs="Tahoma"/>
                <w:cs/>
                <w:lang w:val="th-TH" w:bidi="th-TH"/>
              </w:rPr>
              <w:t>ชั่วโมงทุกวัน</w:t>
            </w:r>
          </w:p>
          <w:p w:rsidRPr="00506899" w:rsidR="00764DBF" w:rsidP="008970A2" w:rsidRDefault="001C3A31" w14:paraId="61E0177F" w14:textId="77777777">
            <w:pPr>
              <w:numPr>
                <w:ilvl w:val="0"/>
                <w:numId w:val="5"/>
              </w:numPr>
              <w:spacing w:before="100" w:beforeAutospacing="1" w:after="100" w:afterAutospacing="1"/>
              <w:ind w:left="750" w:right="30"/>
              <w:rPr>
                <w:rFonts w:ascii="Angsana New" w:hAnsi="Angsana New" w:eastAsia="Times New Roman" w:cs="Tahoma"/>
              </w:rPr>
            </w:pPr>
            <w:r w:rsidRPr="00FE7D31">
              <w:rPr>
                <w:rFonts w:ascii="Calibri" w:hAnsi="Calibri" w:eastAsia="Times New Roman" w:cs="Calibri"/>
              </w:rPr>
              <w:t xml:space="preserve">iComply </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โปรดดูที่</w:t>
            </w:r>
            <w:r w:rsidRPr="00FE7D31">
              <w:rPr>
                <w:rFonts w:ascii="Calibri" w:hAnsi="Calibri" w:eastAsia="Tahoma" w:cs="Calibri"/>
                <w:lang w:val="th-TH"/>
              </w:rPr>
              <w:t xml:space="preserve"> </w:t>
            </w:r>
            <w:hyperlink w:tgtFrame="_blank" w:history="1" r:id="rId206">
              <w:r w:rsidRPr="00FE7D31">
                <w:rPr>
                  <w:rFonts w:ascii="Calibri" w:hAnsi="Calibri" w:eastAsia="Tahoma" w:cs="Calibri"/>
                  <w:color w:val="0000FF"/>
                  <w:u w:val="single"/>
                  <w:lang w:val="th-TH"/>
                </w:rPr>
                <w:t>iComply</w:t>
              </w:r>
            </w:hyperlink>
            <w:r w:rsidRPr="00FE7D31">
              <w:rPr>
                <w:rFonts w:ascii="Calibri" w:hAnsi="Calibri" w:eastAsia="Tahoma" w:cs="Calibri"/>
                <w:lang w:val="th-TH"/>
              </w:rPr>
              <w:t xml:space="preserve"> </w:t>
            </w:r>
            <w:r w:rsidRPr="00506899">
              <w:rPr>
                <w:rFonts w:ascii="Angsana New" w:hAnsi="Angsana New" w:eastAsia="Angsana New" w:cs="Tahoma"/>
                <w:cs/>
                <w:lang w:val="th-TH" w:bidi="th-TH"/>
              </w:rPr>
              <w:t>เพื่อเข้าถึงแอปพลิเคชั่นและแหล่งข้อมูลเกี่ยวกับการปฏิบัติตามกฎระเบียบสำหรับการมีปฏิสัมพันธ์กับบุคลากรทางการแพทย์และองค์กรการดูแลสุขภาพ</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รวมถึงบุคคลภายนอก</w:t>
            </w:r>
          </w:p>
        </w:tc>
      </w:tr>
      <w:tr w:rsidRPr="00506899" w:rsidR="00CC1327" w:rsidTr="5CF65F5B" w14:paraId="5BD4D7AF" w14:textId="77777777">
        <w:tc>
          <w:tcPr>
            <w:tcW w:w="1353" w:type="dxa"/>
            <w:shd w:val="clear" w:color="auto" w:fill="C1E4F5" w:themeFill="accent1" w:themeFillTint="33"/>
            <w:tcMar>
              <w:top w:w="120" w:type="dxa"/>
              <w:left w:w="180" w:type="dxa"/>
              <w:bottom w:w="120" w:type="dxa"/>
              <w:right w:w="180" w:type="dxa"/>
            </w:tcMar>
            <w:hideMark/>
          </w:tcPr>
          <w:p w:rsidRPr="00506899" w:rsidR="00764DBF" w:rsidP="00764DBF" w:rsidRDefault="001C3A31" w14:paraId="259B432A" w14:textId="77777777">
            <w:pPr>
              <w:spacing w:before="30" w:after="30"/>
              <w:ind w:left="30" w:right="30"/>
              <w:rPr>
                <w:rFonts w:ascii="Calibri" w:hAnsi="Calibri" w:eastAsia="Times New Roman" w:cs="Calibri"/>
                <w:sz w:val="16"/>
              </w:rPr>
            </w:pPr>
            <w:hyperlink w:tgtFrame="_blank" w:history="1" r:id="rId207">
              <w:r w:rsidRPr="00506899">
                <w:rPr>
                  <w:rFonts w:ascii="Calibri" w:hAnsi="Calibri" w:eastAsia="Times New Roman" w:cs="Calibri"/>
                  <w:color w:val="0000FF"/>
                  <w:sz w:val="16"/>
                  <w:u w:val="single"/>
                </w:rPr>
                <w:t>Screen 18</w:t>
              </w:r>
            </w:hyperlink>
            <w:r w:rsidRPr="00506899">
              <w:rPr>
                <w:rFonts w:ascii="Calibri" w:hAnsi="Calibri" w:eastAsia="Times New Roman" w:cs="Calibri"/>
                <w:sz w:val="16"/>
              </w:rPr>
              <w:t xml:space="preserve"> </w:t>
            </w:r>
          </w:p>
          <w:p w:rsidRPr="00506899" w:rsidR="00764DBF" w:rsidP="00764DBF" w:rsidRDefault="001C3A31" w14:paraId="506C6C83" w14:textId="77777777">
            <w:pPr>
              <w:ind w:left="30" w:right="30"/>
              <w:rPr>
                <w:rFonts w:ascii="Calibri" w:hAnsi="Calibri" w:eastAsia="Times New Roman" w:cs="Calibri"/>
                <w:sz w:val="16"/>
              </w:rPr>
            </w:pPr>
            <w:hyperlink w:tgtFrame="_blank" w:history="1" r:id="rId208">
              <w:r w:rsidRPr="00506899">
                <w:rPr>
                  <w:rFonts w:ascii="Calibri" w:hAnsi="Calibri" w:eastAsia="Times New Roman" w:cs="Calibri"/>
                  <w:color w:val="0000FF"/>
                  <w:sz w:val="16"/>
                  <w:u w:val="single"/>
                </w:rPr>
                <w:t>111_C_200</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764DBF" w:rsidP="00764DBF" w:rsidRDefault="001C3A31" w14:paraId="6A8BB7A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Human Resources</w:t>
            </w:r>
          </w:p>
          <w:p w:rsidRPr="00506899" w:rsidR="00764DBF" w:rsidP="00764DBF" w:rsidRDefault="001C3A31" w14:paraId="0D11684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For employee-related issues, such as concerns involving management and/or other employees, contact your local </w:t>
            </w:r>
            <w:hyperlink w:tgtFrame="_blank" w:history="1" r:id="rId209">
              <w:r w:rsidRPr="00506899">
                <w:rPr>
                  <w:rFonts w:ascii="Calibri" w:hAnsi="Calibri" w:eastAsia="Times New Roman" w:cs="Calibri"/>
                  <w:color w:val="0000FF"/>
                  <w:u w:val="single"/>
                </w:rPr>
                <w:t>Human Resources representative</w:t>
              </w:r>
            </w:hyperlink>
            <w:r w:rsidRPr="00506899">
              <w:rPr>
                <w:rFonts w:ascii="Calibri" w:hAnsi="Calibri" w:eastAsia="Times New Roman" w:cs="Calibri"/>
              </w:rPr>
              <w:t>.</w:t>
            </w:r>
          </w:p>
        </w:tc>
        <w:tc>
          <w:tcPr>
            <w:tcW w:w="6000" w:type="dxa"/>
            <w:tcMar/>
            <w:vAlign w:val="center"/>
          </w:tcPr>
          <w:p w:rsidRPr="00506899" w:rsidR="00764DBF" w:rsidP="008970A2" w:rsidRDefault="001C3A31" w14:paraId="6FD905E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ฝ่ายทรัพยากรมนุษย์</w:t>
            </w:r>
          </w:p>
          <w:p w:rsidRPr="00506899" w:rsidR="00764DBF" w:rsidP="008970A2" w:rsidRDefault="001C3A31" w14:paraId="73C4B15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สำหรับประเด็นปัญหาเกี่ยวกับพนักงาน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เช่น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ข้อกังวลเกี่ยวกับการบริหารและ</w:t>
            </w:r>
            <w:r w:rsidRPr="00506899">
              <w:rPr>
                <w:rFonts w:ascii="Angsana New" w:hAnsi="Angsana New" w:eastAsia="Tahoma" w:cs="Tahoma"/>
                <w:lang w:val="th-TH"/>
              </w:rPr>
              <w:t>/</w:t>
            </w:r>
            <w:r w:rsidRPr="00506899">
              <w:rPr>
                <w:rFonts w:ascii="Angsana New" w:hAnsi="Angsana New" w:eastAsia="Angsana New" w:cs="Tahoma"/>
                <w:cs/>
                <w:lang w:val="th-TH" w:bidi="th-TH"/>
              </w:rPr>
              <w:t>หรือพนักงานอื่นๆ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โปรดติดต่อเจ้าหน้าที่</w:t>
            </w:r>
            <w:r w:rsidRPr="00506899">
              <w:rPr>
                <w:rFonts w:ascii="Angsana New" w:hAnsi="Angsana New" w:cs="Tahoma"/>
              </w:rPr>
              <w:fldChar w:fldCharType="begin"/>
            </w:r>
            <w:r w:rsidRPr="00506899">
              <w:rPr>
                <w:rFonts w:ascii="Angsana New" w:hAnsi="Angsana New" w:cs="Tahoma"/>
              </w:rPr>
              <w:instrText xml:space="preserve"> HYPERLINK "https://abbott.sharepoint.com/sites/myhr" \t "_blank" </w:instrText>
            </w:r>
            <w:r w:rsidRPr="00506899">
              <w:rPr>
                <w:rFonts w:ascii="Angsana New" w:hAnsi="Angsana New" w:cs="Tahoma"/>
              </w:rPr>
              <w:fldChar w:fldCharType="separate"/>
            </w:r>
            <w:r w:rsidRPr="00506899">
              <w:rPr>
                <w:rFonts w:ascii="Angsana New" w:hAnsi="Angsana New" w:eastAsia="Angsana New" w:cs="Tahoma"/>
                <w:color w:val="0000FF"/>
                <w:u w:val="single"/>
                <w:cs/>
                <w:lang w:val="th-TH" w:bidi="th-TH"/>
              </w:rPr>
              <w:t>ฝ่ายทรัพยากรมนุษย์</w:t>
            </w:r>
            <w:r w:rsidRPr="00506899">
              <w:rPr>
                <w:rFonts w:ascii="Angsana New" w:hAnsi="Angsana New" w:eastAsia="Angsana New" w:cs="Tahoma"/>
                <w:color w:val="0000FF"/>
                <w:u w:val="single"/>
                <w:lang w:val="th-TH" w:bidi="th-TH"/>
              </w:rPr>
              <w:fldChar w:fldCharType="end"/>
            </w:r>
            <w:r w:rsidRPr="00506899">
              <w:rPr>
                <w:rFonts w:ascii="Angsana New" w:hAnsi="Angsana New" w:eastAsia="Angsana New" w:cs="Tahoma"/>
                <w:cs/>
                <w:lang w:val="th-TH" w:bidi="th-TH"/>
              </w:rPr>
              <w:t>ในประเทศของคุณ</w:t>
            </w:r>
          </w:p>
        </w:tc>
      </w:tr>
      <w:tr w:rsidRPr="00506899" w:rsidR="00CC1327" w:rsidTr="5CF65F5B" w14:paraId="53059A29" w14:textId="77777777">
        <w:tc>
          <w:tcPr>
            <w:tcW w:w="1353" w:type="dxa"/>
            <w:shd w:val="clear" w:color="auto" w:fill="C1E4F5" w:themeFill="accent1" w:themeFillTint="33"/>
            <w:tcMar>
              <w:top w:w="120" w:type="dxa"/>
              <w:left w:w="180" w:type="dxa"/>
              <w:bottom w:w="120" w:type="dxa"/>
              <w:right w:w="180" w:type="dxa"/>
            </w:tcMar>
            <w:hideMark/>
          </w:tcPr>
          <w:p w:rsidRPr="00506899" w:rsidR="00764DBF" w:rsidP="00764DBF" w:rsidRDefault="001C3A31" w14:paraId="0F633682" w14:textId="77777777">
            <w:pPr>
              <w:spacing w:before="30" w:after="30"/>
              <w:ind w:left="30" w:right="30"/>
              <w:rPr>
                <w:rFonts w:ascii="Calibri" w:hAnsi="Calibri" w:eastAsia="Times New Roman" w:cs="Calibri"/>
                <w:sz w:val="16"/>
              </w:rPr>
            </w:pPr>
            <w:hyperlink w:tgtFrame="_blank" w:history="1" r:id="rId210">
              <w:r w:rsidRPr="00506899">
                <w:rPr>
                  <w:rFonts w:ascii="Calibri" w:hAnsi="Calibri" w:eastAsia="Times New Roman" w:cs="Calibri"/>
                  <w:color w:val="0000FF"/>
                  <w:sz w:val="16"/>
                  <w:u w:val="single"/>
                </w:rPr>
                <w:t>Screen 18</w:t>
              </w:r>
            </w:hyperlink>
            <w:r w:rsidRPr="00506899">
              <w:rPr>
                <w:rFonts w:ascii="Calibri" w:hAnsi="Calibri" w:eastAsia="Times New Roman" w:cs="Calibri"/>
                <w:sz w:val="16"/>
              </w:rPr>
              <w:t xml:space="preserve"> </w:t>
            </w:r>
          </w:p>
          <w:p w:rsidRPr="00506899" w:rsidR="00764DBF" w:rsidP="00764DBF" w:rsidRDefault="001C3A31" w14:paraId="6C2EDC36" w14:textId="77777777">
            <w:pPr>
              <w:ind w:left="30" w:right="30"/>
              <w:rPr>
                <w:rFonts w:ascii="Calibri" w:hAnsi="Calibri" w:eastAsia="Times New Roman" w:cs="Calibri"/>
                <w:sz w:val="16"/>
              </w:rPr>
            </w:pPr>
            <w:hyperlink w:tgtFrame="_blank" w:history="1" r:id="rId211">
              <w:r w:rsidRPr="00506899">
                <w:rPr>
                  <w:rFonts w:ascii="Calibri" w:hAnsi="Calibri" w:eastAsia="Times New Roman" w:cs="Calibri"/>
                  <w:color w:val="0000FF"/>
                  <w:sz w:val="16"/>
                  <w:u w:val="single"/>
                </w:rPr>
                <w:t>112_C_200</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764DBF" w:rsidP="00764DBF" w:rsidRDefault="001C3A31" w14:paraId="5CC2EC4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Legal Division</w:t>
            </w:r>
          </w:p>
          <w:p w:rsidRPr="00506899" w:rsidR="00764DBF" w:rsidP="00764DBF" w:rsidRDefault="001C3A31" w14:paraId="3CEFC9A5"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Contact the Legal Division with questions or concerns about legal implications of bribery and </w:t>
            </w:r>
            <w:r w:rsidRPr="00506899">
              <w:rPr>
                <w:rFonts w:ascii="Calibri" w:hAnsi="Calibri" w:eastAsia="Times New Roman" w:cs="Calibri"/>
              </w:rPr>
              <w:t>corruption.</w:t>
            </w:r>
          </w:p>
          <w:p w:rsidRPr="00506899" w:rsidR="00764DBF" w:rsidP="00764DBF" w:rsidRDefault="001C3A31" w14:paraId="561794F5" w14:textId="77777777">
            <w:pPr>
              <w:numPr>
                <w:ilvl w:val="0"/>
                <w:numId w:val="6"/>
              </w:numPr>
              <w:spacing w:before="100" w:beforeAutospacing="1" w:after="100" w:afterAutospacing="1"/>
              <w:ind w:left="750" w:right="30"/>
              <w:rPr>
                <w:rFonts w:ascii="Calibri" w:hAnsi="Calibri" w:eastAsia="Times New Roman" w:cs="Calibri"/>
              </w:rPr>
            </w:pPr>
            <w:r w:rsidRPr="00506899">
              <w:rPr>
                <w:rFonts w:ascii="Calibri" w:hAnsi="Calibri" w:eastAsia="Times New Roman" w:cs="Calibri"/>
              </w:rPr>
              <w:lastRenderedPageBreak/>
              <w:t>Click here to access the Legal home page on Abbott World.</w:t>
            </w:r>
          </w:p>
        </w:tc>
        <w:tc>
          <w:tcPr>
            <w:tcW w:w="6000" w:type="dxa"/>
            <w:tcMar/>
            <w:vAlign w:val="center"/>
          </w:tcPr>
          <w:p w:rsidRPr="00506899" w:rsidR="00764DBF" w:rsidP="008970A2" w:rsidRDefault="001C3A31" w14:paraId="61BA68E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lastRenderedPageBreak/>
              <w:t>ฝ่ายกฎหมาย</w:t>
            </w:r>
          </w:p>
          <w:p w:rsidRPr="00506899" w:rsidR="00764DBF" w:rsidP="008970A2" w:rsidRDefault="001C3A31" w14:paraId="4758117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ติดต่อฝ่ายกฎหมายหากมีคำถามหรือข้อกังวลเกี่ยวกับผลกระทบทางกฎหมายที่เกิดจากการติดสินบนและการทุจริต</w:t>
            </w:r>
          </w:p>
          <w:p w:rsidRPr="00506899" w:rsidR="00764DBF" w:rsidP="008970A2" w:rsidRDefault="001C3A31" w14:paraId="18A37D2B" w14:textId="77777777">
            <w:pPr>
              <w:numPr>
                <w:ilvl w:val="0"/>
                <w:numId w:val="6"/>
              </w:numPr>
              <w:spacing w:before="100" w:beforeAutospacing="1" w:after="100" w:afterAutospacing="1"/>
              <w:ind w:left="750" w:right="30"/>
              <w:rPr>
                <w:rFonts w:ascii="Angsana New" w:hAnsi="Angsana New" w:eastAsia="Times New Roman" w:cs="Tahoma"/>
              </w:rPr>
            </w:pPr>
            <w:r w:rsidRPr="00506899">
              <w:rPr>
                <w:rFonts w:ascii="Angsana New" w:hAnsi="Angsana New" w:eastAsia="Angsana New" w:cs="Tahoma"/>
                <w:cs/>
                <w:lang w:val="th-TH" w:bidi="th-TH"/>
              </w:rPr>
              <w:lastRenderedPageBreak/>
              <w:t>คลิก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เพื่อไปที่หน้าหลักของฝ่ายกฎหมายบน</w:t>
            </w:r>
            <w:r w:rsidRPr="00506899">
              <w:rPr>
                <w:rFonts w:ascii="Angsana New" w:hAnsi="Angsana New" w:eastAsia="Tahoma" w:cs="Tahoma"/>
                <w:lang w:val="th-TH"/>
              </w:rPr>
              <w:t xml:space="preserve"> </w:t>
            </w:r>
            <w:r w:rsidRPr="00FE7D31">
              <w:rPr>
                <w:rFonts w:ascii="Calibri" w:hAnsi="Calibri" w:eastAsia="Times New Roman" w:cs="Calibri"/>
              </w:rPr>
              <w:t>Abbot</w:t>
            </w:r>
            <w:r w:rsidRPr="00FE7D31">
              <w:rPr>
                <w:rFonts w:ascii="Calibri" w:hAnsi="Calibri" w:eastAsia="Times New Roman" w:cs="Calibri"/>
              </w:rPr>
              <w:t>t World</w:t>
            </w:r>
          </w:p>
        </w:tc>
      </w:tr>
      <w:tr w:rsidRPr="00506899" w:rsidR="00CC1327" w:rsidTr="5CF65F5B" w14:paraId="406E616B" w14:textId="77777777">
        <w:tc>
          <w:tcPr>
            <w:tcW w:w="1353" w:type="dxa"/>
            <w:shd w:val="clear" w:color="auto" w:fill="C1E4F5" w:themeFill="accent1" w:themeFillTint="33"/>
            <w:tcMar>
              <w:top w:w="120" w:type="dxa"/>
              <w:left w:w="180" w:type="dxa"/>
              <w:bottom w:w="120" w:type="dxa"/>
              <w:right w:w="180" w:type="dxa"/>
            </w:tcMar>
            <w:hideMark/>
          </w:tcPr>
          <w:p w:rsidRPr="00506899" w:rsidR="00764DBF" w:rsidP="00764DBF" w:rsidRDefault="001C3A31" w14:paraId="18F7F1EF" w14:textId="77777777">
            <w:pPr>
              <w:spacing w:before="30" w:after="30"/>
              <w:ind w:left="30" w:right="30"/>
              <w:rPr>
                <w:rFonts w:ascii="Calibri" w:hAnsi="Calibri" w:eastAsia="Times New Roman" w:cs="Calibri"/>
                <w:sz w:val="16"/>
              </w:rPr>
            </w:pPr>
            <w:hyperlink w:tgtFrame="_blank" w:history="1" r:id="rId212">
              <w:r w:rsidRPr="00506899">
                <w:rPr>
                  <w:rFonts w:ascii="Calibri" w:hAnsi="Calibri" w:eastAsia="Times New Roman" w:cs="Calibri"/>
                  <w:color w:val="0000FF"/>
                  <w:sz w:val="16"/>
                  <w:u w:val="single"/>
                </w:rPr>
                <w:t>Screen 18</w:t>
              </w:r>
            </w:hyperlink>
            <w:r w:rsidRPr="00506899">
              <w:rPr>
                <w:rFonts w:ascii="Calibri" w:hAnsi="Calibri" w:eastAsia="Times New Roman" w:cs="Calibri"/>
                <w:sz w:val="16"/>
              </w:rPr>
              <w:t xml:space="preserve"> </w:t>
            </w:r>
          </w:p>
          <w:p w:rsidRPr="00506899" w:rsidR="00764DBF" w:rsidP="00764DBF" w:rsidRDefault="001C3A31" w14:paraId="7B092BE5" w14:textId="77777777">
            <w:pPr>
              <w:ind w:left="30" w:right="30"/>
              <w:rPr>
                <w:rFonts w:ascii="Calibri" w:hAnsi="Calibri" w:eastAsia="Times New Roman" w:cs="Calibri"/>
                <w:sz w:val="16"/>
              </w:rPr>
            </w:pPr>
            <w:hyperlink w:tgtFrame="_blank" w:history="1" r:id="rId213">
              <w:r w:rsidRPr="00506899">
                <w:rPr>
                  <w:rFonts w:ascii="Calibri" w:hAnsi="Calibri" w:eastAsia="Times New Roman" w:cs="Calibri"/>
                  <w:color w:val="0000FF"/>
                  <w:sz w:val="16"/>
                  <w:u w:val="single"/>
                </w:rPr>
                <w:t>113_C_200</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764DBF" w:rsidP="00FE7D31" w:rsidRDefault="001C3A31" w14:paraId="29E5FAB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OTHER RESOURCES</w:t>
            </w:r>
          </w:p>
          <w:p w:rsidRPr="00506899" w:rsidR="00764DBF" w:rsidP="00FE7D31" w:rsidRDefault="001C3A31" w14:paraId="76D0D29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There are many other resources available to you:</w:t>
            </w:r>
          </w:p>
          <w:p w:rsidRPr="00506899" w:rsidR="00764DBF" w:rsidP="00FE7D31" w:rsidRDefault="001C3A31" w14:paraId="442BD1F5"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Finance – If your question is about accounting or finance, contact your local Finance department.</w:t>
            </w:r>
          </w:p>
          <w:p w:rsidRPr="00506899" w:rsidR="00764DBF" w:rsidP="00FE7D31" w:rsidRDefault="001C3A31" w14:paraId="60227B7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Corporate Audit – If you have specific concerns </w:t>
            </w:r>
            <w:r w:rsidRPr="00506899">
              <w:rPr>
                <w:rFonts w:ascii="Calibri" w:hAnsi="Calibri" w:eastAsia="Times New Roman" w:cs="Calibri"/>
              </w:rPr>
              <w:t>regarding accounting, internal accounting controls, or auditing matters, promptly report them to Corporate Audit or the OEC.</w:t>
            </w:r>
          </w:p>
          <w:p w:rsidRPr="00506899" w:rsidR="00764DBF" w:rsidP="00FE7D31" w:rsidRDefault="001C3A31" w14:paraId="25E69D4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Abbott Quality and Regulatory – If you have questions about the quality and safety of our products, contact your local Quality or R</w:t>
            </w:r>
            <w:r w:rsidRPr="00506899">
              <w:rPr>
                <w:rFonts w:ascii="Calibri" w:hAnsi="Calibri" w:eastAsia="Times New Roman" w:cs="Calibri"/>
              </w:rPr>
              <w:t>egulatory department.</w:t>
            </w:r>
          </w:p>
          <w:p w:rsidRPr="00506899" w:rsidR="00764DBF" w:rsidP="00FE7D31" w:rsidRDefault="001C3A31" w14:paraId="1B2C96F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Global Environment, Health, and Safety – Contact a Global Environment, Health, and Safety representative if you have questions about a physical site and potential dangers.</w:t>
            </w:r>
          </w:p>
          <w:p w:rsidRPr="00506899" w:rsidR="00764DBF" w:rsidP="00FE7D31" w:rsidRDefault="001C3A31" w14:paraId="18A86A55"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Global Procurement – If you have questions about </w:t>
            </w:r>
            <w:r w:rsidRPr="00506899">
              <w:rPr>
                <w:rFonts w:ascii="Calibri" w:hAnsi="Calibri" w:eastAsia="Times New Roman" w:cs="Calibri"/>
              </w:rPr>
              <w:t>supplier relations, contact Global Procurement.</w:t>
            </w:r>
          </w:p>
        </w:tc>
        <w:tc>
          <w:tcPr>
            <w:tcW w:w="6000" w:type="dxa"/>
            <w:tcMar/>
          </w:tcPr>
          <w:p w:rsidRPr="00506899" w:rsidR="00764DBF" w:rsidP="00FE7D31" w:rsidRDefault="001C3A31" w14:paraId="1004083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แหล่งข้อมูลอ้างอิงอื่นๆ</w:t>
            </w:r>
          </w:p>
          <w:p w:rsidRPr="00506899" w:rsidR="00764DBF" w:rsidP="00FE7D31" w:rsidRDefault="001C3A31" w14:paraId="05BCB8F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มีแหล่งข้อมูลอ้างอิงอื่นๆ</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ที่พร้อมให้บริการสำหรับคุณ</w:t>
            </w:r>
          </w:p>
          <w:p w:rsidRPr="00506899" w:rsidR="00764DBF" w:rsidP="00FE7D31" w:rsidRDefault="001C3A31" w14:paraId="3410CD66"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ฝ่ายการเงิน</w:t>
            </w:r>
            <w:r w:rsidRPr="00506899">
              <w:rPr>
                <w:rFonts w:ascii="Angsana New" w:hAnsi="Angsana New" w:eastAsia="Tahoma" w:cs="Tahoma"/>
                <w:lang w:val="th-TH"/>
              </w:rPr>
              <w:t xml:space="preserve"> – </w:t>
            </w:r>
            <w:r w:rsidRPr="00506899">
              <w:rPr>
                <w:rFonts w:ascii="Angsana New" w:hAnsi="Angsana New" w:eastAsia="Angsana New" w:cs="Tahoma"/>
                <w:cs/>
                <w:lang w:val="th-TH" w:bidi="th-TH"/>
              </w:rPr>
              <w:t>หากคุณมีข้อสงสัยเกี่ยวกับการบัญชีหรือการเงิน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โปรดติดต่อฝ่ายการเงินในประเทศของคุณ</w:t>
            </w:r>
          </w:p>
          <w:p w:rsidRPr="00506899" w:rsidR="00764DBF" w:rsidP="00FE7D31" w:rsidRDefault="001C3A31" w14:paraId="03A48A9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ฝ่ายตรวจสอบระดับองค์กร</w:t>
            </w:r>
            <w:r w:rsidRPr="00506899">
              <w:rPr>
                <w:rFonts w:ascii="Angsana New" w:hAnsi="Angsana New" w:eastAsia="Tahoma" w:cs="Tahoma"/>
                <w:lang w:val="th-TH"/>
              </w:rPr>
              <w:t xml:space="preserve"> </w:t>
            </w:r>
            <w:r w:rsidRPr="00FE7D31">
              <w:rPr>
                <w:rFonts w:ascii="Calibri" w:hAnsi="Calibri" w:eastAsia="Times New Roman" w:cs="Calibri"/>
              </w:rPr>
              <w:t xml:space="preserve">(Corporate </w:t>
            </w:r>
            <w:r w:rsidRPr="00FE7D31">
              <w:rPr>
                <w:rFonts w:ascii="Calibri" w:hAnsi="Calibri" w:eastAsia="Times New Roman" w:cs="Calibri"/>
              </w:rPr>
              <w:t>Audit)</w:t>
            </w:r>
            <w:r w:rsidRPr="00506899">
              <w:rPr>
                <w:rFonts w:ascii="Angsana New" w:hAnsi="Angsana New" w:eastAsia="Tahoma" w:cs="Tahoma"/>
                <w:lang w:val="th-TH"/>
              </w:rPr>
              <w:t xml:space="preserve"> – </w:t>
            </w:r>
            <w:r w:rsidRPr="00506899">
              <w:rPr>
                <w:rFonts w:ascii="Angsana New" w:hAnsi="Angsana New" w:eastAsia="Angsana New" w:cs="Tahoma"/>
                <w:cs/>
                <w:lang w:val="th-TH" w:bidi="th-TH"/>
              </w:rPr>
              <w:t>หากคุณมีข้อกังวลที่เฉพาะเจาะจงเกี่ยวกับการบัญชี</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การควบคุมบัญชีภายใน</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หรือการตรวจสอบ</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โปรดรายงานต่อฝ่ายตรวจสอบระดับองค์กรหรือ</w:t>
            </w:r>
            <w:r w:rsidRPr="00506899">
              <w:rPr>
                <w:rFonts w:ascii="Angsana New" w:hAnsi="Angsana New" w:eastAsia="Tahoma" w:cs="Tahoma"/>
                <w:lang w:val="th-TH"/>
              </w:rPr>
              <w:t xml:space="preserve"> </w:t>
            </w:r>
            <w:r w:rsidRPr="00FE7D31">
              <w:rPr>
                <w:rFonts w:ascii="Calibri" w:hAnsi="Calibri" w:eastAsia="Times New Roman" w:cs="Calibri"/>
              </w:rPr>
              <w:t>OEC</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ทันที</w:t>
            </w:r>
          </w:p>
          <w:p w:rsidRPr="00506899" w:rsidR="00764DBF" w:rsidP="00FE7D31" w:rsidRDefault="001C3A31" w14:paraId="5A656FB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ฝ่ายคุณภาพและควบคุมข้อบังคับของ</w:t>
            </w:r>
            <w:r w:rsidRPr="00506899">
              <w:rPr>
                <w:rFonts w:ascii="Angsana New" w:hAnsi="Angsana New" w:eastAsia="Tahoma" w:cs="Tahoma"/>
                <w:lang w:val="th-TH"/>
              </w:rPr>
              <w:t xml:space="preserve"> </w:t>
            </w:r>
            <w:r w:rsidRPr="00FE7D31">
              <w:rPr>
                <w:rFonts w:ascii="Calibri" w:hAnsi="Calibri" w:eastAsia="Times New Roman" w:cs="Calibri"/>
              </w:rPr>
              <w:t>Abb</w:t>
            </w:r>
            <w:r w:rsidRPr="00FE7D31">
              <w:rPr>
                <w:rFonts w:ascii="Calibri" w:hAnsi="Calibri" w:eastAsia="Times New Roman" w:cs="Calibri"/>
              </w:rPr>
              <w:t>ott</w:t>
            </w:r>
            <w:r w:rsidRPr="00506899">
              <w:rPr>
                <w:rFonts w:ascii="Angsana New" w:hAnsi="Angsana New" w:eastAsia="Tahoma" w:cs="Tahoma"/>
                <w:lang w:val="th-TH"/>
              </w:rPr>
              <w:t xml:space="preserve"> – </w:t>
            </w:r>
            <w:r w:rsidRPr="00506899">
              <w:rPr>
                <w:rFonts w:ascii="Angsana New" w:hAnsi="Angsana New" w:eastAsia="Angsana New" w:cs="Tahoma"/>
                <w:cs/>
                <w:lang w:val="th-TH" w:bidi="th-TH"/>
              </w:rPr>
              <w:t>หากคุณมีข้อสงสัยเกี่ยวกับคุณภาพและความปลอดภัยของผลิตภัณฑ์ของเรา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โปรดติดต่อฝ่ายคุณภาพหรือฝ่ายควบคุมข้อบังคับในประเทศของคุณ</w:t>
            </w:r>
          </w:p>
          <w:p w:rsidRPr="00506899" w:rsidR="00764DBF" w:rsidP="00FE7D31" w:rsidRDefault="001C3A31" w14:paraId="007C77F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ฝ่ายอาชีวอนามัย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ความปลอดภัย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และสิ่งแวดล้อมระดับโลก</w:t>
            </w:r>
            <w:r w:rsidRPr="00506899">
              <w:rPr>
                <w:rFonts w:ascii="Angsana New" w:hAnsi="Angsana New" w:eastAsia="Tahoma" w:cs="Tahoma"/>
                <w:lang w:val="th-TH"/>
              </w:rPr>
              <w:t xml:space="preserve"> – </w:t>
            </w:r>
            <w:r w:rsidRPr="00506899">
              <w:rPr>
                <w:rFonts w:ascii="Angsana New" w:hAnsi="Angsana New" w:eastAsia="Angsana New" w:cs="Tahoma"/>
                <w:cs/>
                <w:lang w:val="th-TH" w:bidi="th-TH"/>
              </w:rPr>
              <w:t>โปรดติดต่อเจ</w:t>
            </w:r>
            <w:r w:rsidRPr="00506899">
              <w:rPr>
                <w:rFonts w:ascii="Angsana New" w:hAnsi="Angsana New" w:eastAsia="Angsana New" w:cs="Tahoma"/>
                <w:cs/>
                <w:lang w:val="th-TH" w:bidi="th-TH"/>
              </w:rPr>
              <w:t>้าหน้าที่ฝ่ายอาชีวอนามัย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ความปลอดภัย</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และสิ่งแวดล้อมระดับโลก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หากคุณมีข้อสงสัยเกี่ยวกับสถานที่ทำงานจริงและอันตรายที่อาจเกิดขึ้น</w:t>
            </w:r>
          </w:p>
          <w:p w:rsidRPr="00506899" w:rsidR="00764DBF" w:rsidP="00FE7D31" w:rsidRDefault="001C3A31" w14:paraId="4211D03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ฝ่ายจัดซื้อทั่วโลก</w:t>
            </w:r>
            <w:r w:rsidRPr="00506899">
              <w:rPr>
                <w:rFonts w:ascii="Angsana New" w:hAnsi="Angsana New" w:eastAsia="Tahoma" w:cs="Tahoma"/>
                <w:lang w:val="th-TH"/>
              </w:rPr>
              <w:t xml:space="preserve"> – </w:t>
            </w:r>
            <w:r w:rsidRPr="00506899">
              <w:rPr>
                <w:rFonts w:ascii="Angsana New" w:hAnsi="Angsana New" w:eastAsia="Angsana New" w:cs="Tahoma"/>
                <w:cs/>
                <w:lang w:val="th-TH" w:bidi="th-TH"/>
              </w:rPr>
              <w:t>หากคุณมีคำถามเกี่ยวกับความสัมพันธ์กับซัพพลายเออร์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โปรดติดต่อฝ่ายจัดซื้อทั่วโลก</w:t>
            </w:r>
          </w:p>
        </w:tc>
      </w:tr>
      <w:tr w:rsidRPr="00506899" w:rsidR="00CC1327" w:rsidTr="5CF65F5B" w14:paraId="1A12C2E1" w14:textId="77777777">
        <w:tc>
          <w:tcPr>
            <w:tcW w:w="1353" w:type="dxa"/>
            <w:shd w:val="clear" w:color="auto" w:fill="C1E4F5" w:themeFill="accent1" w:themeFillTint="33"/>
            <w:tcMar>
              <w:top w:w="120" w:type="dxa"/>
              <w:left w:w="180" w:type="dxa"/>
              <w:bottom w:w="120" w:type="dxa"/>
              <w:right w:w="180" w:type="dxa"/>
            </w:tcMar>
            <w:hideMark/>
          </w:tcPr>
          <w:p w:rsidRPr="00506899" w:rsidR="00764DBF" w:rsidP="00764DBF" w:rsidRDefault="001C3A31" w14:paraId="659C2015" w14:textId="77777777">
            <w:pPr>
              <w:spacing w:before="30" w:after="30"/>
              <w:ind w:left="30" w:right="30"/>
              <w:rPr>
                <w:rFonts w:ascii="Calibri" w:hAnsi="Calibri" w:eastAsia="Times New Roman" w:cs="Calibri"/>
                <w:sz w:val="16"/>
              </w:rPr>
            </w:pPr>
            <w:hyperlink w:tgtFrame="_blank" w:history="1" r:id="rId214">
              <w:r w:rsidRPr="00506899">
                <w:rPr>
                  <w:rFonts w:ascii="Calibri" w:hAnsi="Calibri" w:eastAsia="Times New Roman" w:cs="Calibri"/>
                  <w:color w:val="0000FF"/>
                  <w:sz w:val="16"/>
                  <w:u w:val="single"/>
                </w:rPr>
                <w:t>Screen 18</w:t>
              </w:r>
            </w:hyperlink>
            <w:r w:rsidRPr="00506899">
              <w:rPr>
                <w:rFonts w:ascii="Calibri" w:hAnsi="Calibri" w:eastAsia="Times New Roman" w:cs="Calibri"/>
                <w:sz w:val="16"/>
              </w:rPr>
              <w:t xml:space="preserve"> </w:t>
            </w:r>
          </w:p>
          <w:p w:rsidRPr="00506899" w:rsidR="00764DBF" w:rsidP="00764DBF" w:rsidRDefault="001C3A31" w14:paraId="3187BA25" w14:textId="77777777">
            <w:pPr>
              <w:ind w:left="30" w:right="30"/>
              <w:rPr>
                <w:rFonts w:ascii="Calibri" w:hAnsi="Calibri" w:eastAsia="Times New Roman" w:cs="Calibri"/>
                <w:sz w:val="16"/>
              </w:rPr>
            </w:pPr>
            <w:hyperlink w:tgtFrame="_blank" w:history="1" r:id="rId215">
              <w:r w:rsidRPr="00506899">
                <w:rPr>
                  <w:rFonts w:ascii="Calibri" w:hAnsi="Calibri" w:eastAsia="Times New Roman" w:cs="Calibri"/>
                  <w:color w:val="0000FF"/>
                  <w:sz w:val="16"/>
                  <w:u w:val="single"/>
                </w:rPr>
                <w:t>114_C_200</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506899" w:rsidR="00764DBF" w:rsidP="00764DBF" w:rsidRDefault="001C3A31" w14:paraId="3EFCE23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Course Resources</w:t>
            </w:r>
          </w:p>
          <w:p w:rsidRPr="00506899" w:rsidR="00764DBF" w:rsidP="00764DBF" w:rsidRDefault="001C3A31" w14:paraId="067F9B2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Transcript</w:t>
            </w:r>
          </w:p>
          <w:p w:rsidRPr="00506899" w:rsidR="00764DBF" w:rsidP="00764DBF" w:rsidRDefault="001C3A31" w14:paraId="6870A120" w14:textId="1FE8058F">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Click </w:t>
            </w:r>
            <w:hyperlink w:tgtFrame="_blank" w:history="1" r:id="rId216">
              <w:r w:rsidRPr="00506899">
                <w:rPr>
                  <w:rFonts w:ascii="Calibri" w:hAnsi="Calibri" w:eastAsia="Times New Roman" w:cs="Calibri"/>
                  <w:color w:val="0000FF"/>
                  <w:u w:val="single"/>
                </w:rPr>
                <w:t>h</w:t>
              </w:r>
              <w:r w:rsidRPr="00506899">
                <w:rPr>
                  <w:rFonts w:ascii="Calibri" w:hAnsi="Calibri" w:eastAsia="Times New Roman" w:cs="Calibri"/>
                  <w:color w:val="0000FF"/>
                  <w:u w:val="single"/>
                </w:rPr>
                <w:t>e</w:t>
              </w:r>
              <w:r w:rsidRPr="00506899">
                <w:rPr>
                  <w:rFonts w:ascii="Calibri" w:hAnsi="Calibri" w:eastAsia="Times New Roman" w:cs="Calibri"/>
                  <w:color w:val="0000FF"/>
                  <w:u w:val="single"/>
                </w:rPr>
                <w:t>re</w:t>
              </w:r>
            </w:hyperlink>
            <w:r w:rsidRPr="00506899">
              <w:rPr>
                <w:rFonts w:ascii="Calibri" w:hAnsi="Calibri" w:eastAsia="Times New Roman" w:cs="Calibri"/>
              </w:rPr>
              <w:t xml:space="preserve"> for a full transcript of the course</w:t>
            </w:r>
          </w:p>
        </w:tc>
        <w:tc>
          <w:tcPr>
            <w:tcW w:w="6000" w:type="dxa"/>
            <w:tcMar/>
            <w:vAlign w:val="center"/>
          </w:tcPr>
          <w:p w:rsidRPr="00506899" w:rsidR="00764DBF" w:rsidP="008970A2" w:rsidRDefault="001C3A31" w14:paraId="43E2470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แหล่งข้อมูลของหลักสูตร</w:t>
            </w:r>
          </w:p>
          <w:p w:rsidRPr="00506899" w:rsidR="00764DBF" w:rsidP="008970A2" w:rsidRDefault="001C3A31" w14:paraId="5ACBC1C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บทบรรยาย</w:t>
            </w:r>
          </w:p>
          <w:p w:rsidRPr="00506899" w:rsidR="00764DBF" w:rsidP="008970A2" w:rsidRDefault="001C3A31" w14:paraId="55D651F3" w14:textId="332DB06D">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คลิก</w:t>
            </w:r>
            <w:r w:rsidRPr="00506899">
              <w:rPr>
                <w:rFonts w:ascii="Angsana New" w:hAnsi="Angsana New" w:eastAsia="Tahoma" w:cs="Tahoma"/>
                <w:lang w:val="th-TH"/>
              </w:rPr>
              <w:t xml:space="preserve"> </w:t>
            </w:r>
            <w:hyperlink w:tgtFrame="_blank" w:history="1" r:id="rId217">
              <w:r w:rsidRPr="00506899">
                <w:rPr>
                  <w:rFonts w:ascii="Angsana New" w:hAnsi="Angsana New" w:eastAsia="Angsana New" w:cs="Tahoma"/>
                  <w:color w:val="0000FF"/>
                  <w:u w:val="single"/>
                  <w:cs/>
                  <w:lang w:val="th-TH" w:bidi="th-TH"/>
                </w:rPr>
                <w:t>ที่นี่</w:t>
              </w:r>
            </w:hyperlink>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เพื่อดูบทบรรยายทั้งหมดของหลักสูตร</w:t>
            </w:r>
          </w:p>
        </w:tc>
      </w:tr>
      <w:tr w:rsidRPr="00506899" w:rsidR="00CC1327" w:rsidTr="5CF65F5B" w14:paraId="14815CB8"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5CCADEEB"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115_toc_1</w:t>
            </w:r>
          </w:p>
        </w:tc>
        <w:tc>
          <w:tcPr>
            <w:tcW w:w="6000" w:type="dxa"/>
            <w:tcMar>
              <w:top w:w="120" w:type="dxa"/>
              <w:left w:w="180" w:type="dxa"/>
              <w:bottom w:w="120" w:type="dxa"/>
              <w:right w:w="180" w:type="dxa"/>
            </w:tcMar>
            <w:vAlign w:val="center"/>
            <w:hideMark/>
          </w:tcPr>
          <w:p w:rsidRPr="00506899" w:rsidR="00315D6E" w:rsidP="00315D6E" w:rsidRDefault="001C3A31" w14:paraId="6DD6CB8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Welcome</w:t>
            </w:r>
          </w:p>
        </w:tc>
        <w:tc>
          <w:tcPr>
            <w:tcW w:w="6000" w:type="dxa"/>
            <w:tcMar/>
            <w:vAlign w:val="center"/>
          </w:tcPr>
          <w:p w:rsidRPr="00506899" w:rsidR="00315D6E" w:rsidP="008970A2" w:rsidRDefault="001C3A31" w14:paraId="644A613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ยินดีต้อนรับ</w:t>
            </w:r>
          </w:p>
        </w:tc>
      </w:tr>
      <w:tr w:rsidRPr="00506899" w:rsidR="00CC1327" w:rsidTr="5CF65F5B" w14:paraId="634D0DBE"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41CEC67A"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116_toc_2</w:t>
            </w:r>
          </w:p>
        </w:tc>
        <w:tc>
          <w:tcPr>
            <w:tcW w:w="6000" w:type="dxa"/>
            <w:tcMar>
              <w:top w:w="120" w:type="dxa"/>
              <w:left w:w="180" w:type="dxa"/>
              <w:bottom w:w="120" w:type="dxa"/>
              <w:right w:w="180" w:type="dxa"/>
            </w:tcMar>
            <w:vAlign w:val="center"/>
            <w:hideMark/>
          </w:tcPr>
          <w:p w:rsidRPr="00506899" w:rsidR="00315D6E" w:rsidP="00315D6E" w:rsidRDefault="001C3A31" w14:paraId="34A102A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Code of </w:t>
            </w:r>
            <w:r w:rsidRPr="00506899">
              <w:rPr>
                <w:rFonts w:ascii="Calibri" w:hAnsi="Calibri" w:eastAsia="Times New Roman" w:cs="Calibri"/>
              </w:rPr>
              <w:t>Business Conduct</w:t>
            </w:r>
          </w:p>
        </w:tc>
        <w:tc>
          <w:tcPr>
            <w:tcW w:w="6000" w:type="dxa"/>
            <w:tcMar/>
            <w:vAlign w:val="center"/>
          </w:tcPr>
          <w:p w:rsidRPr="00506899" w:rsidR="00315D6E" w:rsidP="008970A2" w:rsidRDefault="001C3A31" w14:paraId="1FF05DD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หลักจรรยาบรรณในการดำเนินธุรกิจ</w:t>
            </w:r>
          </w:p>
        </w:tc>
      </w:tr>
      <w:tr w:rsidRPr="00506899" w:rsidR="00CC1327" w:rsidTr="5CF65F5B" w14:paraId="3364D073"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1E152FE8"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117_toc_3</w:t>
            </w:r>
          </w:p>
        </w:tc>
        <w:tc>
          <w:tcPr>
            <w:tcW w:w="6000" w:type="dxa"/>
            <w:tcMar>
              <w:top w:w="120" w:type="dxa"/>
              <w:left w:w="180" w:type="dxa"/>
              <w:bottom w:w="120" w:type="dxa"/>
              <w:right w:w="180" w:type="dxa"/>
            </w:tcMar>
            <w:vAlign w:val="center"/>
            <w:hideMark/>
          </w:tcPr>
          <w:p w:rsidRPr="00506899" w:rsidR="00315D6E" w:rsidP="00315D6E" w:rsidRDefault="001C3A31" w14:paraId="2DDB90C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Our Philosophy</w:t>
            </w:r>
          </w:p>
        </w:tc>
        <w:tc>
          <w:tcPr>
            <w:tcW w:w="6000" w:type="dxa"/>
            <w:tcMar/>
            <w:vAlign w:val="center"/>
          </w:tcPr>
          <w:p w:rsidRPr="00506899" w:rsidR="00315D6E" w:rsidP="008970A2" w:rsidRDefault="001C3A31" w14:paraId="5B4CFBC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ปรัชญาของเรา</w:t>
            </w:r>
          </w:p>
        </w:tc>
      </w:tr>
      <w:tr w:rsidRPr="00506899" w:rsidR="00CC1327" w:rsidTr="5CF65F5B" w14:paraId="2C47418D"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3D9D919C"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118_toc_4</w:t>
            </w:r>
          </w:p>
        </w:tc>
        <w:tc>
          <w:tcPr>
            <w:tcW w:w="6000" w:type="dxa"/>
            <w:tcMar>
              <w:top w:w="120" w:type="dxa"/>
              <w:left w:w="180" w:type="dxa"/>
              <w:bottom w:w="120" w:type="dxa"/>
              <w:right w:w="180" w:type="dxa"/>
            </w:tcMar>
            <w:vAlign w:val="center"/>
            <w:hideMark/>
          </w:tcPr>
          <w:p w:rsidRPr="00506899" w:rsidR="00315D6E" w:rsidP="00315D6E" w:rsidRDefault="001C3A31" w14:paraId="60E7F29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Objectives</w:t>
            </w:r>
          </w:p>
        </w:tc>
        <w:tc>
          <w:tcPr>
            <w:tcW w:w="6000" w:type="dxa"/>
            <w:tcMar/>
            <w:vAlign w:val="center"/>
          </w:tcPr>
          <w:p w:rsidRPr="00506899" w:rsidR="00315D6E" w:rsidP="008970A2" w:rsidRDefault="001C3A31" w14:paraId="3D52CB1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วัตถุประสงค์</w:t>
            </w:r>
          </w:p>
        </w:tc>
      </w:tr>
      <w:tr w:rsidRPr="00506899" w:rsidR="00CC1327" w:rsidTr="5CF65F5B" w14:paraId="61A12AE5"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44AA772B"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119_toc_5</w:t>
            </w:r>
          </w:p>
        </w:tc>
        <w:tc>
          <w:tcPr>
            <w:tcW w:w="6000" w:type="dxa"/>
            <w:tcMar>
              <w:top w:w="120" w:type="dxa"/>
              <w:left w:w="180" w:type="dxa"/>
              <w:bottom w:w="120" w:type="dxa"/>
              <w:right w:w="180" w:type="dxa"/>
            </w:tcMar>
            <w:vAlign w:val="center"/>
            <w:hideMark/>
          </w:tcPr>
          <w:p w:rsidRPr="00506899" w:rsidR="00315D6E" w:rsidP="00315D6E" w:rsidRDefault="001C3A31" w14:paraId="5AAA884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Table of Contents</w:t>
            </w:r>
          </w:p>
        </w:tc>
        <w:tc>
          <w:tcPr>
            <w:tcW w:w="6000" w:type="dxa"/>
            <w:tcMar/>
            <w:vAlign w:val="center"/>
          </w:tcPr>
          <w:p w:rsidRPr="00506899" w:rsidR="00315D6E" w:rsidP="008970A2" w:rsidRDefault="001C3A31" w14:paraId="5B3A2B6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สารบัญ</w:t>
            </w:r>
          </w:p>
        </w:tc>
      </w:tr>
      <w:tr w:rsidRPr="00506899" w:rsidR="00CC1327" w:rsidTr="5CF65F5B" w14:paraId="00FCED6D"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7EF790C5"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120_toc_6</w:t>
            </w:r>
          </w:p>
        </w:tc>
        <w:tc>
          <w:tcPr>
            <w:tcW w:w="6000" w:type="dxa"/>
            <w:tcMar>
              <w:top w:w="120" w:type="dxa"/>
              <w:left w:w="180" w:type="dxa"/>
              <w:bottom w:w="120" w:type="dxa"/>
              <w:right w:w="180" w:type="dxa"/>
            </w:tcMar>
            <w:vAlign w:val="center"/>
            <w:hideMark/>
          </w:tcPr>
          <w:p w:rsidRPr="00506899" w:rsidR="00315D6E" w:rsidP="00315D6E" w:rsidRDefault="001C3A31" w14:paraId="7A79BFE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The Importance of Abbott’s Code of Business Conduct </w:t>
            </w:r>
          </w:p>
        </w:tc>
        <w:tc>
          <w:tcPr>
            <w:tcW w:w="6000" w:type="dxa"/>
            <w:tcMar/>
            <w:vAlign w:val="center"/>
          </w:tcPr>
          <w:p w:rsidRPr="00506899" w:rsidR="00315D6E" w:rsidP="008970A2" w:rsidRDefault="001C3A31" w14:paraId="2BC35E1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ความสำคัญของหลักจรรยาบรรณในการดำเนินธุรกิจของ</w:t>
            </w:r>
            <w:r w:rsidRPr="00506899">
              <w:rPr>
                <w:rFonts w:ascii="Angsana New" w:hAnsi="Angsana New" w:eastAsia="Tahoma" w:cs="Tahoma"/>
                <w:lang w:val="th-TH"/>
              </w:rPr>
              <w:t xml:space="preserve"> </w:t>
            </w:r>
            <w:r w:rsidRPr="00FE7D31">
              <w:rPr>
                <w:rFonts w:ascii="Calibri" w:hAnsi="Calibri" w:eastAsia="Times New Roman" w:cs="Calibri"/>
              </w:rPr>
              <w:t xml:space="preserve">Abbott </w:t>
            </w:r>
          </w:p>
        </w:tc>
      </w:tr>
      <w:tr w:rsidRPr="00506899" w:rsidR="00CC1327" w:rsidTr="5CF65F5B" w14:paraId="17D70ACE"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022D1F01"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121_toc_7</w:t>
            </w:r>
          </w:p>
        </w:tc>
        <w:tc>
          <w:tcPr>
            <w:tcW w:w="6000" w:type="dxa"/>
            <w:tcMar>
              <w:top w:w="120" w:type="dxa"/>
              <w:left w:w="180" w:type="dxa"/>
              <w:bottom w:w="120" w:type="dxa"/>
              <w:right w:w="180" w:type="dxa"/>
            </w:tcMar>
            <w:vAlign w:val="center"/>
            <w:hideMark/>
          </w:tcPr>
          <w:p w:rsidRPr="00506899" w:rsidR="00315D6E" w:rsidP="00315D6E" w:rsidRDefault="001C3A31" w14:paraId="180B29E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Our Everyday Commitments</w:t>
            </w:r>
          </w:p>
        </w:tc>
        <w:tc>
          <w:tcPr>
            <w:tcW w:w="6000" w:type="dxa"/>
            <w:tcMar/>
            <w:vAlign w:val="center"/>
          </w:tcPr>
          <w:p w:rsidRPr="00506899" w:rsidR="00315D6E" w:rsidP="008970A2" w:rsidRDefault="001C3A31" w14:paraId="7F526AC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พันธกิจประจำวันของเรา</w:t>
            </w:r>
          </w:p>
        </w:tc>
      </w:tr>
      <w:tr w:rsidRPr="00506899" w:rsidR="00CC1327" w:rsidTr="5CF65F5B" w14:paraId="3C3A2413"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2FC64D0A"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122_toc_8</w:t>
            </w:r>
          </w:p>
        </w:tc>
        <w:tc>
          <w:tcPr>
            <w:tcW w:w="6000" w:type="dxa"/>
            <w:tcMar>
              <w:top w:w="120" w:type="dxa"/>
              <w:left w:w="180" w:type="dxa"/>
              <w:bottom w:w="120" w:type="dxa"/>
              <w:right w:w="180" w:type="dxa"/>
            </w:tcMar>
            <w:vAlign w:val="center"/>
            <w:hideMark/>
          </w:tcPr>
          <w:p w:rsidRPr="00506899" w:rsidR="00315D6E" w:rsidP="00315D6E" w:rsidRDefault="001C3A31" w14:paraId="6586480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The Importance of the Code to Our Business</w:t>
            </w:r>
          </w:p>
        </w:tc>
        <w:tc>
          <w:tcPr>
            <w:tcW w:w="6000" w:type="dxa"/>
            <w:tcMar/>
            <w:vAlign w:val="center"/>
          </w:tcPr>
          <w:p w:rsidRPr="00506899" w:rsidR="00315D6E" w:rsidP="008970A2" w:rsidRDefault="001C3A31" w14:paraId="6B872F9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ความสำคัญของหลักจรรยาบรรณต่อธุรกิจของเรา</w:t>
            </w:r>
          </w:p>
        </w:tc>
      </w:tr>
      <w:tr w:rsidRPr="00506899" w:rsidR="00CC1327" w:rsidTr="5CF65F5B" w14:paraId="3024B100"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1D86D3EE"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123_toc_9</w:t>
            </w:r>
          </w:p>
        </w:tc>
        <w:tc>
          <w:tcPr>
            <w:tcW w:w="6000" w:type="dxa"/>
            <w:tcMar>
              <w:top w:w="120" w:type="dxa"/>
              <w:left w:w="180" w:type="dxa"/>
              <w:bottom w:w="120" w:type="dxa"/>
              <w:right w:w="180" w:type="dxa"/>
            </w:tcMar>
            <w:vAlign w:val="center"/>
            <w:hideMark/>
          </w:tcPr>
          <w:p w:rsidRPr="00506899" w:rsidR="00315D6E" w:rsidP="00315D6E" w:rsidRDefault="001C3A31" w14:paraId="587D21E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Our Code</w:t>
            </w:r>
          </w:p>
        </w:tc>
        <w:tc>
          <w:tcPr>
            <w:tcW w:w="6000" w:type="dxa"/>
            <w:tcMar/>
            <w:vAlign w:val="center"/>
          </w:tcPr>
          <w:p w:rsidRPr="00506899" w:rsidR="00315D6E" w:rsidP="008970A2" w:rsidRDefault="001C3A31" w14:paraId="538BAAC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หลักจรรยาบรรณของเรา</w:t>
            </w:r>
          </w:p>
        </w:tc>
      </w:tr>
      <w:tr w:rsidRPr="00506899" w:rsidR="00CC1327" w:rsidTr="5CF65F5B" w14:paraId="4519FF75"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0AA712C3"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124_toc_10</w:t>
            </w:r>
          </w:p>
        </w:tc>
        <w:tc>
          <w:tcPr>
            <w:tcW w:w="6000" w:type="dxa"/>
            <w:tcMar>
              <w:top w:w="120" w:type="dxa"/>
              <w:left w:w="180" w:type="dxa"/>
              <w:bottom w:w="120" w:type="dxa"/>
              <w:right w:w="180" w:type="dxa"/>
            </w:tcMar>
            <w:vAlign w:val="center"/>
            <w:hideMark/>
          </w:tcPr>
          <w:p w:rsidRPr="00506899" w:rsidR="00315D6E" w:rsidP="00315D6E" w:rsidRDefault="001C3A31" w14:paraId="46877A7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Overview</w:t>
            </w:r>
          </w:p>
        </w:tc>
        <w:tc>
          <w:tcPr>
            <w:tcW w:w="6000" w:type="dxa"/>
            <w:tcMar/>
            <w:vAlign w:val="center"/>
          </w:tcPr>
          <w:p w:rsidRPr="00506899" w:rsidR="00315D6E" w:rsidP="008970A2" w:rsidRDefault="001C3A31" w14:paraId="5670EBF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ภาพรวม</w:t>
            </w:r>
          </w:p>
        </w:tc>
      </w:tr>
      <w:tr w:rsidRPr="00506899" w:rsidR="00CC1327" w:rsidTr="5CF65F5B" w14:paraId="14B9AEA7"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116A0E56"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125_toc_11</w:t>
            </w:r>
          </w:p>
        </w:tc>
        <w:tc>
          <w:tcPr>
            <w:tcW w:w="6000" w:type="dxa"/>
            <w:tcMar>
              <w:top w:w="120" w:type="dxa"/>
              <w:left w:w="180" w:type="dxa"/>
              <w:bottom w:w="120" w:type="dxa"/>
              <w:right w:w="180" w:type="dxa"/>
            </w:tcMar>
            <w:vAlign w:val="center"/>
            <w:hideMark/>
          </w:tcPr>
          <w:p w:rsidRPr="00506899" w:rsidR="00315D6E" w:rsidP="00315D6E" w:rsidRDefault="001C3A31" w14:paraId="2CB4C31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Our </w:t>
            </w:r>
            <w:proofErr w:type="gramStart"/>
            <w:r w:rsidRPr="00506899">
              <w:rPr>
                <w:rFonts w:ascii="Calibri" w:hAnsi="Calibri" w:eastAsia="Times New Roman" w:cs="Calibri"/>
              </w:rPr>
              <w:t>Customers</w:t>
            </w:r>
            <w:proofErr w:type="gramEnd"/>
          </w:p>
        </w:tc>
        <w:tc>
          <w:tcPr>
            <w:tcW w:w="6000" w:type="dxa"/>
            <w:tcMar/>
            <w:vAlign w:val="center"/>
          </w:tcPr>
          <w:p w:rsidRPr="00506899" w:rsidR="00315D6E" w:rsidP="008970A2" w:rsidRDefault="001C3A31" w14:paraId="2DAE59D9"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ลูกค้าของเรา</w:t>
            </w:r>
          </w:p>
        </w:tc>
      </w:tr>
      <w:tr w:rsidRPr="00506899" w:rsidR="00CC1327" w:rsidTr="5CF65F5B" w14:paraId="72A1D465"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326E07D2"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126_toc_12</w:t>
            </w:r>
          </w:p>
        </w:tc>
        <w:tc>
          <w:tcPr>
            <w:tcW w:w="6000" w:type="dxa"/>
            <w:tcMar>
              <w:top w:w="120" w:type="dxa"/>
              <w:left w:w="180" w:type="dxa"/>
              <w:bottom w:w="120" w:type="dxa"/>
              <w:right w:w="180" w:type="dxa"/>
            </w:tcMar>
            <w:vAlign w:val="center"/>
            <w:hideMark/>
          </w:tcPr>
          <w:p w:rsidRPr="00506899" w:rsidR="00315D6E" w:rsidP="00315D6E" w:rsidRDefault="001C3A31" w14:paraId="422EE43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Our Products</w:t>
            </w:r>
          </w:p>
        </w:tc>
        <w:tc>
          <w:tcPr>
            <w:tcW w:w="6000" w:type="dxa"/>
            <w:tcMar/>
            <w:vAlign w:val="center"/>
          </w:tcPr>
          <w:p w:rsidRPr="00506899" w:rsidR="00315D6E" w:rsidP="008970A2" w:rsidRDefault="001C3A31" w14:paraId="1BF7206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ผลิตภัณฑ์ของเรา</w:t>
            </w:r>
          </w:p>
        </w:tc>
      </w:tr>
      <w:tr w:rsidRPr="00506899" w:rsidR="00CC1327" w:rsidTr="5CF65F5B" w14:paraId="7F302907"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455E1882"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lastRenderedPageBreak/>
              <w:t>127_toc_13</w:t>
            </w:r>
          </w:p>
        </w:tc>
        <w:tc>
          <w:tcPr>
            <w:tcW w:w="6000" w:type="dxa"/>
            <w:tcMar>
              <w:top w:w="120" w:type="dxa"/>
              <w:left w:w="180" w:type="dxa"/>
              <w:bottom w:w="120" w:type="dxa"/>
              <w:right w:w="180" w:type="dxa"/>
            </w:tcMar>
            <w:vAlign w:val="center"/>
            <w:hideMark/>
          </w:tcPr>
          <w:p w:rsidRPr="00506899" w:rsidR="00315D6E" w:rsidP="00315D6E" w:rsidRDefault="001C3A31" w14:paraId="45DF09C5"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Advancing Science</w:t>
            </w:r>
          </w:p>
        </w:tc>
        <w:tc>
          <w:tcPr>
            <w:tcW w:w="6000" w:type="dxa"/>
            <w:tcMar/>
            <w:vAlign w:val="center"/>
          </w:tcPr>
          <w:p w:rsidRPr="00506899" w:rsidR="00315D6E" w:rsidP="008970A2" w:rsidRDefault="001C3A31" w14:paraId="18869C8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พัฒนาความก้าวหน้าทางวิทยาศาสตร์</w:t>
            </w:r>
          </w:p>
        </w:tc>
      </w:tr>
      <w:tr w:rsidRPr="00506899" w:rsidR="00CC1327" w:rsidTr="5CF65F5B" w14:paraId="677FF7FA"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75A2FC02"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128_toc_14</w:t>
            </w:r>
          </w:p>
        </w:tc>
        <w:tc>
          <w:tcPr>
            <w:tcW w:w="6000" w:type="dxa"/>
            <w:tcMar>
              <w:top w:w="120" w:type="dxa"/>
              <w:left w:w="180" w:type="dxa"/>
              <w:bottom w:w="120" w:type="dxa"/>
              <w:right w:w="180" w:type="dxa"/>
            </w:tcMar>
            <w:vAlign w:val="center"/>
            <w:hideMark/>
          </w:tcPr>
          <w:p w:rsidRPr="00506899" w:rsidR="00315D6E" w:rsidP="00315D6E" w:rsidRDefault="001C3A31" w14:paraId="08AACC5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Our People</w:t>
            </w:r>
          </w:p>
        </w:tc>
        <w:tc>
          <w:tcPr>
            <w:tcW w:w="6000" w:type="dxa"/>
            <w:tcMar/>
            <w:vAlign w:val="center"/>
          </w:tcPr>
          <w:p w:rsidRPr="00506899" w:rsidR="00315D6E" w:rsidP="008970A2" w:rsidRDefault="001C3A31" w14:paraId="1B6E09F0"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บุคลากรของเรา</w:t>
            </w:r>
          </w:p>
        </w:tc>
      </w:tr>
      <w:tr w:rsidRPr="00506899" w:rsidR="00CC1327" w:rsidTr="5CF65F5B" w14:paraId="3331C085"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33593013"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129_toc_15</w:t>
            </w:r>
          </w:p>
        </w:tc>
        <w:tc>
          <w:tcPr>
            <w:tcW w:w="6000" w:type="dxa"/>
            <w:tcMar>
              <w:top w:w="120" w:type="dxa"/>
              <w:left w:w="180" w:type="dxa"/>
              <w:bottom w:w="120" w:type="dxa"/>
              <w:right w:w="180" w:type="dxa"/>
            </w:tcMar>
            <w:vAlign w:val="center"/>
            <w:hideMark/>
          </w:tcPr>
          <w:p w:rsidRPr="00506899" w:rsidR="00315D6E" w:rsidP="00315D6E" w:rsidRDefault="001C3A31" w14:paraId="7F96253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Our </w:t>
            </w:r>
            <w:proofErr w:type="gramStart"/>
            <w:r w:rsidRPr="00506899">
              <w:rPr>
                <w:rFonts w:ascii="Calibri" w:hAnsi="Calibri" w:eastAsia="Times New Roman" w:cs="Calibri"/>
              </w:rPr>
              <w:t>Communities</w:t>
            </w:r>
            <w:proofErr w:type="gramEnd"/>
          </w:p>
        </w:tc>
        <w:tc>
          <w:tcPr>
            <w:tcW w:w="6000" w:type="dxa"/>
            <w:tcMar/>
            <w:vAlign w:val="center"/>
          </w:tcPr>
          <w:p w:rsidRPr="00506899" w:rsidR="00315D6E" w:rsidP="008970A2" w:rsidRDefault="001C3A31" w14:paraId="3E1E806E"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ชุมชนของเรา</w:t>
            </w:r>
          </w:p>
        </w:tc>
      </w:tr>
      <w:tr w:rsidRPr="00506899" w:rsidR="00CC1327" w:rsidTr="5CF65F5B" w14:paraId="76BA6944"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16B38FE0"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130_toc_16</w:t>
            </w:r>
          </w:p>
        </w:tc>
        <w:tc>
          <w:tcPr>
            <w:tcW w:w="6000" w:type="dxa"/>
            <w:tcMar>
              <w:top w:w="120" w:type="dxa"/>
              <w:left w:w="180" w:type="dxa"/>
              <w:bottom w:w="120" w:type="dxa"/>
              <w:right w:w="180" w:type="dxa"/>
            </w:tcMar>
            <w:vAlign w:val="center"/>
            <w:hideMark/>
          </w:tcPr>
          <w:p w:rsidRPr="00506899" w:rsidR="00315D6E" w:rsidP="00315D6E" w:rsidRDefault="001C3A31" w14:paraId="01A34AE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How we Operate</w:t>
            </w:r>
          </w:p>
        </w:tc>
        <w:tc>
          <w:tcPr>
            <w:tcW w:w="6000" w:type="dxa"/>
            <w:tcMar/>
            <w:vAlign w:val="center"/>
          </w:tcPr>
          <w:p w:rsidRPr="00506899" w:rsidR="00315D6E" w:rsidP="008970A2" w:rsidRDefault="001C3A31" w14:paraId="707C970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วิธีที่เราดำเนินงาน</w:t>
            </w:r>
          </w:p>
        </w:tc>
      </w:tr>
      <w:tr w:rsidRPr="00506899" w:rsidR="00CC1327" w:rsidTr="5CF65F5B" w14:paraId="3A783D16"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686541F9"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131_toc_17</w:t>
            </w:r>
          </w:p>
        </w:tc>
        <w:tc>
          <w:tcPr>
            <w:tcW w:w="6000" w:type="dxa"/>
            <w:tcMar>
              <w:top w:w="120" w:type="dxa"/>
              <w:left w:w="180" w:type="dxa"/>
              <w:bottom w:w="120" w:type="dxa"/>
              <w:right w:w="180" w:type="dxa"/>
            </w:tcMar>
            <w:vAlign w:val="center"/>
            <w:hideMark/>
          </w:tcPr>
          <w:p w:rsidRPr="00506899" w:rsidR="00315D6E" w:rsidP="00315D6E" w:rsidRDefault="001C3A31" w14:paraId="0FA0D96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Your Commitment </w:t>
            </w:r>
          </w:p>
        </w:tc>
        <w:tc>
          <w:tcPr>
            <w:tcW w:w="6000" w:type="dxa"/>
            <w:tcMar/>
            <w:vAlign w:val="center"/>
          </w:tcPr>
          <w:p w:rsidRPr="00506899" w:rsidR="00315D6E" w:rsidP="008970A2" w:rsidRDefault="001C3A31" w14:paraId="28C220FC"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พันธะหน้าที่ของคุณ</w:t>
            </w:r>
            <w:r w:rsidRPr="00506899">
              <w:rPr>
                <w:rFonts w:ascii="Angsana New" w:hAnsi="Angsana New" w:eastAsia="Tahoma" w:cs="Tahoma"/>
                <w:lang w:val="th-TH"/>
              </w:rPr>
              <w:t xml:space="preserve"> </w:t>
            </w:r>
          </w:p>
        </w:tc>
      </w:tr>
      <w:tr w:rsidRPr="00506899" w:rsidR="00CC1327" w:rsidTr="5CF65F5B" w14:paraId="488DE40C"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31CC5128"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132_toc_18</w:t>
            </w:r>
          </w:p>
        </w:tc>
        <w:tc>
          <w:tcPr>
            <w:tcW w:w="6000" w:type="dxa"/>
            <w:tcMar>
              <w:top w:w="120" w:type="dxa"/>
              <w:left w:w="180" w:type="dxa"/>
              <w:bottom w:w="120" w:type="dxa"/>
              <w:right w:w="180" w:type="dxa"/>
            </w:tcMar>
            <w:vAlign w:val="center"/>
            <w:hideMark/>
          </w:tcPr>
          <w:p w:rsidRPr="00506899" w:rsidR="00315D6E" w:rsidP="00315D6E" w:rsidRDefault="001C3A31" w14:paraId="06522F0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Your Commitment</w:t>
            </w:r>
          </w:p>
        </w:tc>
        <w:tc>
          <w:tcPr>
            <w:tcW w:w="6000" w:type="dxa"/>
            <w:tcMar/>
            <w:vAlign w:val="center"/>
          </w:tcPr>
          <w:p w:rsidRPr="00506899" w:rsidR="00315D6E" w:rsidP="008970A2" w:rsidRDefault="001C3A31" w14:paraId="19E385B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พันธะหน้าที่ของคุณ</w:t>
            </w:r>
          </w:p>
        </w:tc>
      </w:tr>
      <w:tr w:rsidRPr="00506899" w:rsidR="00CC1327" w:rsidTr="5CF65F5B" w14:paraId="1A6C507F"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06727209"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133_toc_19</w:t>
            </w:r>
          </w:p>
        </w:tc>
        <w:tc>
          <w:tcPr>
            <w:tcW w:w="6000" w:type="dxa"/>
            <w:tcMar>
              <w:top w:w="120" w:type="dxa"/>
              <w:left w:w="180" w:type="dxa"/>
              <w:bottom w:w="120" w:type="dxa"/>
              <w:right w:w="180" w:type="dxa"/>
            </w:tcMar>
            <w:vAlign w:val="center"/>
            <w:hideMark/>
          </w:tcPr>
          <w:p w:rsidRPr="00506899" w:rsidR="00315D6E" w:rsidP="00315D6E" w:rsidRDefault="001C3A31" w14:paraId="6F8D764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Knowledge Check</w:t>
            </w:r>
          </w:p>
        </w:tc>
        <w:tc>
          <w:tcPr>
            <w:tcW w:w="6000" w:type="dxa"/>
            <w:tcMar/>
            <w:vAlign w:val="center"/>
          </w:tcPr>
          <w:p w:rsidRPr="00506899" w:rsidR="00315D6E" w:rsidP="008970A2" w:rsidRDefault="001C3A31" w14:paraId="21000FD6"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แบบทดสอบความรู้</w:t>
            </w:r>
          </w:p>
        </w:tc>
      </w:tr>
      <w:tr w:rsidRPr="00506899" w:rsidR="00CC1327" w:rsidTr="5CF65F5B" w14:paraId="03DD4FFA"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4858E41D"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134_toc_20</w:t>
            </w:r>
          </w:p>
        </w:tc>
        <w:tc>
          <w:tcPr>
            <w:tcW w:w="6000" w:type="dxa"/>
            <w:tcMar>
              <w:top w:w="120" w:type="dxa"/>
              <w:left w:w="180" w:type="dxa"/>
              <w:bottom w:w="120" w:type="dxa"/>
              <w:right w:w="180" w:type="dxa"/>
            </w:tcMar>
            <w:vAlign w:val="center"/>
            <w:hideMark/>
          </w:tcPr>
          <w:p w:rsidRPr="00506899" w:rsidR="00315D6E" w:rsidP="00315D6E" w:rsidRDefault="001C3A31" w14:paraId="15340D6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Introduction</w:t>
            </w:r>
          </w:p>
        </w:tc>
        <w:tc>
          <w:tcPr>
            <w:tcW w:w="6000" w:type="dxa"/>
            <w:tcMar/>
            <w:vAlign w:val="center"/>
          </w:tcPr>
          <w:p w:rsidRPr="00506899" w:rsidR="00315D6E" w:rsidP="008970A2" w:rsidRDefault="001C3A31" w14:paraId="08F3966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บทนำ</w:t>
            </w:r>
          </w:p>
        </w:tc>
      </w:tr>
      <w:tr w:rsidRPr="00506899" w:rsidR="00CC1327" w:rsidTr="5CF65F5B" w14:paraId="04943625"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5C51CE89"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135_toc_21</w:t>
            </w:r>
          </w:p>
        </w:tc>
        <w:tc>
          <w:tcPr>
            <w:tcW w:w="6000" w:type="dxa"/>
            <w:tcMar>
              <w:top w:w="120" w:type="dxa"/>
              <w:left w:w="180" w:type="dxa"/>
              <w:bottom w:w="120" w:type="dxa"/>
              <w:right w:w="180" w:type="dxa"/>
            </w:tcMar>
            <w:vAlign w:val="center"/>
            <w:hideMark/>
          </w:tcPr>
          <w:p w:rsidRPr="00506899" w:rsidR="00315D6E" w:rsidP="00315D6E" w:rsidRDefault="001C3A31" w14:paraId="496D37C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Assessment</w:t>
            </w:r>
          </w:p>
        </w:tc>
        <w:tc>
          <w:tcPr>
            <w:tcW w:w="6000" w:type="dxa"/>
            <w:tcMar/>
            <w:vAlign w:val="center"/>
          </w:tcPr>
          <w:p w:rsidRPr="00506899" w:rsidR="00315D6E" w:rsidP="008970A2" w:rsidRDefault="001C3A31" w14:paraId="7E00ED1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การประเมินผล</w:t>
            </w:r>
          </w:p>
        </w:tc>
      </w:tr>
      <w:tr w:rsidRPr="00506899" w:rsidR="00CC1327" w:rsidTr="5CF65F5B" w14:paraId="422E0711"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44EDD221"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136_toc_22</w:t>
            </w:r>
          </w:p>
        </w:tc>
        <w:tc>
          <w:tcPr>
            <w:tcW w:w="6000" w:type="dxa"/>
            <w:tcMar>
              <w:top w:w="120" w:type="dxa"/>
              <w:left w:w="180" w:type="dxa"/>
              <w:bottom w:w="120" w:type="dxa"/>
              <w:right w:w="180" w:type="dxa"/>
            </w:tcMar>
            <w:vAlign w:val="center"/>
            <w:hideMark/>
          </w:tcPr>
          <w:p w:rsidRPr="00506899" w:rsidR="00315D6E" w:rsidP="00315D6E" w:rsidRDefault="001C3A31" w14:paraId="72A307A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Feedback</w:t>
            </w:r>
          </w:p>
        </w:tc>
        <w:tc>
          <w:tcPr>
            <w:tcW w:w="6000" w:type="dxa"/>
            <w:tcMar/>
            <w:vAlign w:val="center"/>
          </w:tcPr>
          <w:p w:rsidRPr="00506899" w:rsidR="00315D6E" w:rsidP="008970A2" w:rsidRDefault="001C3A31" w14:paraId="7369F02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ข้อเสนอแนะ</w:t>
            </w:r>
          </w:p>
        </w:tc>
      </w:tr>
      <w:tr w:rsidRPr="00506899" w:rsidR="00CC1327" w:rsidTr="5CF65F5B" w14:paraId="523BB454"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7AD1F25C"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137_toc_23</w:t>
            </w:r>
          </w:p>
        </w:tc>
        <w:tc>
          <w:tcPr>
            <w:tcW w:w="6000" w:type="dxa"/>
            <w:tcMar>
              <w:top w:w="120" w:type="dxa"/>
              <w:left w:w="180" w:type="dxa"/>
              <w:bottom w:w="120" w:type="dxa"/>
              <w:right w:w="180" w:type="dxa"/>
            </w:tcMar>
            <w:vAlign w:val="center"/>
            <w:hideMark/>
          </w:tcPr>
          <w:p w:rsidRPr="00506899" w:rsidR="00315D6E" w:rsidP="00315D6E" w:rsidRDefault="001C3A31" w14:paraId="634BB5C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Survey</w:t>
            </w:r>
          </w:p>
        </w:tc>
        <w:tc>
          <w:tcPr>
            <w:tcW w:w="6000" w:type="dxa"/>
            <w:tcMar/>
            <w:vAlign w:val="center"/>
          </w:tcPr>
          <w:p w:rsidRPr="00506899" w:rsidR="00315D6E" w:rsidP="008970A2" w:rsidRDefault="001C3A31" w14:paraId="6A8A2F0B"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แบบสำรวจ</w:t>
            </w:r>
          </w:p>
        </w:tc>
      </w:tr>
      <w:tr w:rsidRPr="00506899" w:rsidR="00CC1327" w:rsidTr="5CF65F5B" w14:paraId="23A3575A"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5781D39B"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138_string_1</w:t>
            </w:r>
          </w:p>
        </w:tc>
        <w:tc>
          <w:tcPr>
            <w:tcW w:w="6000" w:type="dxa"/>
            <w:tcMar>
              <w:top w:w="120" w:type="dxa"/>
              <w:left w:w="180" w:type="dxa"/>
              <w:bottom w:w="120" w:type="dxa"/>
              <w:right w:w="180" w:type="dxa"/>
            </w:tcMar>
            <w:vAlign w:val="center"/>
            <w:hideMark/>
          </w:tcPr>
          <w:p w:rsidRPr="00506899" w:rsidR="00315D6E" w:rsidP="00315D6E" w:rsidRDefault="001C3A31" w14:paraId="2A9FBA0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The Course cannot contact the LMS. Click 'OK' to continue and review the course. Note, Course Certification may not be available. Click 'Cancel' to exit </w:t>
            </w:r>
          </w:p>
        </w:tc>
        <w:tc>
          <w:tcPr>
            <w:tcW w:w="6000" w:type="dxa"/>
            <w:tcMar/>
            <w:vAlign w:val="center"/>
          </w:tcPr>
          <w:p w:rsidRPr="00506899" w:rsidR="00315D6E" w:rsidP="008970A2" w:rsidRDefault="001C3A31" w14:paraId="4CB0546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หลักสูตรไม่สามารถติดต่อ</w:t>
            </w:r>
            <w:r w:rsidRPr="00FE7D31">
              <w:rPr>
                <w:rFonts w:ascii="Calibri" w:hAnsi="Calibri" w:eastAsia="Times New Roman" w:cs="Calibri"/>
              </w:rPr>
              <w:t xml:space="preserve"> L</w:t>
            </w:r>
            <w:r w:rsidRPr="00FE7D31">
              <w:rPr>
                <w:rFonts w:ascii="Calibri" w:hAnsi="Calibri" w:eastAsia="Times New Roman" w:cs="Calibri"/>
              </w:rPr>
              <w:t>MS</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ได้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คลิก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ตกลง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เพื่อดำเนินการต่อและทบทวนหลักสูตร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หมายเหตุ</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อาจจะไม่มีเอกสารรับรองหลักสูตรให้</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คลิก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ยกเลิก</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เพื่อออก</w:t>
            </w:r>
            <w:r w:rsidRPr="00506899">
              <w:rPr>
                <w:rFonts w:ascii="Angsana New" w:hAnsi="Angsana New" w:eastAsia="Tahoma" w:cs="Tahoma"/>
                <w:lang w:val="th-TH"/>
              </w:rPr>
              <w:t xml:space="preserve"> </w:t>
            </w:r>
          </w:p>
        </w:tc>
      </w:tr>
      <w:tr w:rsidRPr="00506899" w:rsidR="00CC1327" w:rsidTr="5CF65F5B" w14:paraId="6A01ECA3"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4C5AE04D"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139_string_2</w:t>
            </w:r>
          </w:p>
        </w:tc>
        <w:tc>
          <w:tcPr>
            <w:tcW w:w="6000" w:type="dxa"/>
            <w:tcMar>
              <w:top w:w="120" w:type="dxa"/>
              <w:left w:w="180" w:type="dxa"/>
              <w:bottom w:w="120" w:type="dxa"/>
              <w:right w:w="180" w:type="dxa"/>
            </w:tcMar>
            <w:vAlign w:val="center"/>
            <w:hideMark/>
          </w:tcPr>
          <w:p w:rsidRPr="00506899" w:rsidR="00315D6E" w:rsidP="00315D6E" w:rsidRDefault="001C3A31" w14:paraId="555BC42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All questions remain unanswered</w:t>
            </w:r>
          </w:p>
        </w:tc>
        <w:tc>
          <w:tcPr>
            <w:tcW w:w="6000" w:type="dxa"/>
            <w:tcMar/>
            <w:vAlign w:val="center"/>
          </w:tcPr>
          <w:p w:rsidRPr="00506899" w:rsidR="00315D6E" w:rsidP="008970A2" w:rsidRDefault="001C3A31" w14:paraId="3C82339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ยังไม่ได้ตอบคำถามให้ครบทุกข้อ</w:t>
            </w:r>
          </w:p>
        </w:tc>
      </w:tr>
      <w:tr w:rsidRPr="00506899" w:rsidR="00CC1327" w:rsidTr="5CF65F5B" w14:paraId="7359E854"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66E01FAD"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140_string_3</w:t>
            </w:r>
          </w:p>
        </w:tc>
        <w:tc>
          <w:tcPr>
            <w:tcW w:w="6000" w:type="dxa"/>
            <w:tcMar>
              <w:top w:w="120" w:type="dxa"/>
              <w:left w:w="180" w:type="dxa"/>
              <w:bottom w:w="120" w:type="dxa"/>
              <w:right w:w="180" w:type="dxa"/>
            </w:tcMar>
            <w:vAlign w:val="center"/>
            <w:hideMark/>
          </w:tcPr>
          <w:p w:rsidRPr="00506899" w:rsidR="00315D6E" w:rsidP="00315D6E" w:rsidRDefault="001C3A31" w14:paraId="3F2C105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Questions</w:t>
            </w:r>
          </w:p>
        </w:tc>
        <w:tc>
          <w:tcPr>
            <w:tcW w:w="6000" w:type="dxa"/>
            <w:tcMar/>
            <w:vAlign w:val="center"/>
          </w:tcPr>
          <w:p w:rsidRPr="00506899" w:rsidR="00315D6E" w:rsidP="008970A2" w:rsidRDefault="001C3A31" w14:paraId="187C4B1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คำถาม</w:t>
            </w:r>
          </w:p>
        </w:tc>
      </w:tr>
      <w:tr w:rsidRPr="00506899" w:rsidR="00CC1327" w:rsidTr="5CF65F5B" w14:paraId="1FEC3213"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5B32CE15"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141_string_4</w:t>
            </w:r>
          </w:p>
        </w:tc>
        <w:tc>
          <w:tcPr>
            <w:tcW w:w="6000" w:type="dxa"/>
            <w:tcMar>
              <w:top w:w="120" w:type="dxa"/>
              <w:left w:w="180" w:type="dxa"/>
              <w:bottom w:w="120" w:type="dxa"/>
              <w:right w:w="180" w:type="dxa"/>
            </w:tcMar>
            <w:vAlign w:val="center"/>
            <w:hideMark/>
          </w:tcPr>
          <w:p w:rsidRPr="00506899" w:rsidR="00315D6E" w:rsidP="00315D6E" w:rsidRDefault="001C3A31" w14:paraId="4718E74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Question</w:t>
            </w:r>
          </w:p>
        </w:tc>
        <w:tc>
          <w:tcPr>
            <w:tcW w:w="6000" w:type="dxa"/>
            <w:tcMar/>
            <w:vAlign w:val="center"/>
          </w:tcPr>
          <w:p w:rsidRPr="00506899" w:rsidR="00315D6E" w:rsidP="008970A2" w:rsidRDefault="001C3A31" w14:paraId="216E4F7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คำถาม</w:t>
            </w:r>
          </w:p>
        </w:tc>
      </w:tr>
      <w:tr w:rsidRPr="00506899" w:rsidR="00CC1327" w:rsidTr="5CF65F5B" w14:paraId="3F5405BA"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4349B734"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lastRenderedPageBreak/>
              <w:t>142_string_5</w:t>
            </w:r>
          </w:p>
        </w:tc>
        <w:tc>
          <w:tcPr>
            <w:tcW w:w="6000" w:type="dxa"/>
            <w:tcMar>
              <w:top w:w="120" w:type="dxa"/>
              <w:left w:w="180" w:type="dxa"/>
              <w:bottom w:w="120" w:type="dxa"/>
              <w:right w:w="180" w:type="dxa"/>
            </w:tcMar>
            <w:vAlign w:val="center"/>
            <w:hideMark/>
          </w:tcPr>
          <w:p w:rsidRPr="00506899" w:rsidR="00315D6E" w:rsidP="00315D6E" w:rsidRDefault="001C3A31" w14:paraId="7E06177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not answered</w:t>
            </w:r>
          </w:p>
        </w:tc>
        <w:tc>
          <w:tcPr>
            <w:tcW w:w="6000" w:type="dxa"/>
            <w:tcMar/>
            <w:vAlign w:val="center"/>
          </w:tcPr>
          <w:p w:rsidRPr="00506899" w:rsidR="00315D6E" w:rsidP="008970A2" w:rsidRDefault="001C3A31" w14:paraId="4ABFE8D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ยังไม่ได้ตอบ</w:t>
            </w:r>
          </w:p>
        </w:tc>
      </w:tr>
      <w:tr w:rsidRPr="00506899" w:rsidR="00CC1327" w:rsidTr="5CF65F5B" w14:paraId="11708085"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156C7BF3"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143_string_6</w:t>
            </w:r>
          </w:p>
        </w:tc>
        <w:tc>
          <w:tcPr>
            <w:tcW w:w="6000" w:type="dxa"/>
            <w:tcMar>
              <w:top w:w="120" w:type="dxa"/>
              <w:left w:w="180" w:type="dxa"/>
              <w:bottom w:w="120" w:type="dxa"/>
              <w:right w:w="180" w:type="dxa"/>
            </w:tcMar>
            <w:vAlign w:val="center"/>
            <w:hideMark/>
          </w:tcPr>
          <w:p w:rsidRPr="00506899" w:rsidR="00315D6E" w:rsidP="00315D6E" w:rsidRDefault="001C3A31" w14:paraId="7DDBE8C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That's correct!</w:t>
            </w:r>
          </w:p>
        </w:tc>
        <w:tc>
          <w:tcPr>
            <w:tcW w:w="6000" w:type="dxa"/>
            <w:tcMar/>
            <w:vAlign w:val="center"/>
          </w:tcPr>
          <w:p w:rsidRPr="00506899" w:rsidR="00315D6E" w:rsidP="008970A2" w:rsidRDefault="001C3A31" w14:paraId="787DE96A"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ถูกต้อง</w:t>
            </w:r>
            <w:r w:rsidRPr="00506899">
              <w:rPr>
                <w:rFonts w:ascii="Angsana New" w:hAnsi="Angsana New" w:eastAsia="Tahoma" w:cs="Tahoma"/>
                <w:lang w:val="th-TH"/>
              </w:rPr>
              <w:t>!</w:t>
            </w:r>
          </w:p>
        </w:tc>
      </w:tr>
      <w:tr w:rsidRPr="00506899" w:rsidR="00CC1327" w:rsidTr="5CF65F5B" w14:paraId="0C88E111"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23FF2F48"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144_string_7</w:t>
            </w:r>
          </w:p>
        </w:tc>
        <w:tc>
          <w:tcPr>
            <w:tcW w:w="6000" w:type="dxa"/>
            <w:tcMar>
              <w:top w:w="120" w:type="dxa"/>
              <w:left w:w="180" w:type="dxa"/>
              <w:bottom w:w="120" w:type="dxa"/>
              <w:right w:w="180" w:type="dxa"/>
            </w:tcMar>
            <w:vAlign w:val="center"/>
            <w:hideMark/>
          </w:tcPr>
          <w:p w:rsidRPr="00506899" w:rsidR="00315D6E" w:rsidP="00315D6E" w:rsidRDefault="001C3A31" w14:paraId="0FC5A324"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That's not correct!</w:t>
            </w:r>
          </w:p>
        </w:tc>
        <w:tc>
          <w:tcPr>
            <w:tcW w:w="6000" w:type="dxa"/>
            <w:tcMar/>
            <w:vAlign w:val="center"/>
          </w:tcPr>
          <w:p w:rsidRPr="00506899" w:rsidR="00315D6E" w:rsidP="008970A2" w:rsidRDefault="001C3A31" w14:paraId="2C10689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ไม่ถูกต้อง</w:t>
            </w:r>
            <w:r w:rsidRPr="00506899">
              <w:rPr>
                <w:rFonts w:ascii="Angsana New" w:hAnsi="Angsana New" w:eastAsia="Tahoma" w:cs="Tahoma"/>
                <w:lang w:val="th-TH"/>
              </w:rPr>
              <w:t>!</w:t>
            </w:r>
          </w:p>
        </w:tc>
      </w:tr>
      <w:tr w:rsidRPr="00506899" w:rsidR="00CC1327" w:rsidTr="5CF65F5B" w14:paraId="38D6EE09"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7A2F00D8"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145_string_8</w:t>
            </w:r>
          </w:p>
        </w:tc>
        <w:tc>
          <w:tcPr>
            <w:tcW w:w="6000" w:type="dxa"/>
            <w:tcMar>
              <w:top w:w="120" w:type="dxa"/>
              <w:left w:w="180" w:type="dxa"/>
              <w:bottom w:w="120" w:type="dxa"/>
              <w:right w:w="180" w:type="dxa"/>
            </w:tcMar>
            <w:vAlign w:val="center"/>
            <w:hideMark/>
          </w:tcPr>
          <w:p w:rsidRPr="00506899" w:rsidR="00315D6E" w:rsidP="00315D6E" w:rsidRDefault="001C3A31" w14:paraId="78405D1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Feedback: </w:t>
            </w:r>
          </w:p>
        </w:tc>
        <w:tc>
          <w:tcPr>
            <w:tcW w:w="6000" w:type="dxa"/>
            <w:tcMar/>
            <w:vAlign w:val="center"/>
          </w:tcPr>
          <w:p w:rsidRPr="00506899" w:rsidR="00315D6E" w:rsidP="008970A2" w:rsidRDefault="001C3A31" w14:paraId="5840610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ข้อเสนอแนะ</w:t>
            </w:r>
            <w:r w:rsidRPr="00506899">
              <w:rPr>
                <w:rFonts w:ascii="Angsana New" w:hAnsi="Angsana New" w:eastAsia="Tahoma" w:cs="Tahoma"/>
                <w:lang w:val="th-TH"/>
              </w:rPr>
              <w:t xml:space="preserve">: </w:t>
            </w:r>
          </w:p>
        </w:tc>
      </w:tr>
      <w:tr w:rsidRPr="00506899" w:rsidR="00CC1327" w:rsidTr="5CF65F5B" w14:paraId="751DA0FA"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2876945B"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146_string_9</w:t>
            </w:r>
          </w:p>
        </w:tc>
        <w:tc>
          <w:tcPr>
            <w:tcW w:w="6000" w:type="dxa"/>
            <w:tcMar>
              <w:top w:w="120" w:type="dxa"/>
              <w:left w:w="180" w:type="dxa"/>
              <w:bottom w:w="120" w:type="dxa"/>
              <w:right w:w="180" w:type="dxa"/>
            </w:tcMar>
            <w:vAlign w:val="center"/>
            <w:hideMark/>
          </w:tcPr>
          <w:p w:rsidRPr="00506899" w:rsidR="00315D6E" w:rsidP="00315D6E" w:rsidRDefault="001C3A31" w14:paraId="68262CA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Code of Business Conduct</w:t>
            </w:r>
          </w:p>
        </w:tc>
        <w:tc>
          <w:tcPr>
            <w:tcW w:w="6000" w:type="dxa"/>
            <w:tcMar/>
            <w:vAlign w:val="center"/>
          </w:tcPr>
          <w:p w:rsidRPr="00506899" w:rsidR="00315D6E" w:rsidP="008970A2" w:rsidRDefault="001C3A31" w14:paraId="1B8C6C26"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หลักจรรยาบรรณในการดำเนินธุรกิจ</w:t>
            </w:r>
          </w:p>
        </w:tc>
      </w:tr>
      <w:tr w:rsidRPr="00506899" w:rsidR="00CC1327" w:rsidTr="5CF65F5B" w14:paraId="787268C8"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0CB59959"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147_string_10</w:t>
            </w:r>
          </w:p>
        </w:tc>
        <w:tc>
          <w:tcPr>
            <w:tcW w:w="6000" w:type="dxa"/>
            <w:tcMar>
              <w:top w:w="120" w:type="dxa"/>
              <w:left w:w="180" w:type="dxa"/>
              <w:bottom w:w="120" w:type="dxa"/>
              <w:right w:w="180" w:type="dxa"/>
            </w:tcMar>
            <w:vAlign w:val="center"/>
            <w:hideMark/>
          </w:tcPr>
          <w:p w:rsidRPr="00506899" w:rsidR="00315D6E" w:rsidP="00315D6E" w:rsidRDefault="001C3A31" w14:paraId="2DC8AEF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Knowledge Check</w:t>
            </w:r>
          </w:p>
        </w:tc>
        <w:tc>
          <w:tcPr>
            <w:tcW w:w="6000" w:type="dxa"/>
            <w:tcMar/>
            <w:vAlign w:val="center"/>
          </w:tcPr>
          <w:p w:rsidRPr="00506899" w:rsidR="00315D6E" w:rsidP="008970A2" w:rsidRDefault="001C3A31" w14:paraId="06EE20F1"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แบบทดสอบความรู้</w:t>
            </w:r>
          </w:p>
        </w:tc>
      </w:tr>
      <w:tr w:rsidRPr="00506899" w:rsidR="00CC1327" w:rsidTr="5CF65F5B" w14:paraId="747FDBF8"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582AB971"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148_string_11</w:t>
            </w:r>
          </w:p>
        </w:tc>
        <w:tc>
          <w:tcPr>
            <w:tcW w:w="6000" w:type="dxa"/>
            <w:tcMar>
              <w:top w:w="120" w:type="dxa"/>
              <w:left w:w="180" w:type="dxa"/>
              <w:bottom w:w="120" w:type="dxa"/>
              <w:right w:w="180" w:type="dxa"/>
            </w:tcMar>
            <w:vAlign w:val="center"/>
            <w:hideMark/>
          </w:tcPr>
          <w:p w:rsidRPr="00506899" w:rsidR="00315D6E" w:rsidP="00315D6E" w:rsidRDefault="001C3A31" w14:paraId="7A18F665"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Submit</w:t>
            </w:r>
          </w:p>
        </w:tc>
        <w:tc>
          <w:tcPr>
            <w:tcW w:w="6000" w:type="dxa"/>
            <w:tcMar/>
            <w:vAlign w:val="center"/>
          </w:tcPr>
          <w:p w:rsidRPr="00506899" w:rsidR="00315D6E" w:rsidP="008970A2" w:rsidRDefault="001C3A31" w14:paraId="2AB1726F"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ส่ง</w:t>
            </w:r>
          </w:p>
        </w:tc>
      </w:tr>
      <w:tr w:rsidRPr="00506899" w:rsidR="00CC1327" w:rsidTr="5CF65F5B" w14:paraId="53B48695" w14:textId="77777777">
        <w:tc>
          <w:tcPr>
            <w:tcW w:w="1353" w:type="dxa"/>
            <w:shd w:val="clear" w:color="auto" w:fill="C1E4F5" w:themeFill="accent1" w:themeFillTint="33"/>
            <w:tcMar>
              <w:top w:w="120" w:type="dxa"/>
              <w:left w:w="180" w:type="dxa"/>
              <w:bottom w:w="120" w:type="dxa"/>
              <w:right w:w="180" w:type="dxa"/>
            </w:tcMar>
            <w:hideMark/>
          </w:tcPr>
          <w:p w:rsidRPr="00506899" w:rsidR="00315D6E" w:rsidP="00315D6E" w:rsidRDefault="001C3A31" w14:paraId="6826BC84"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149_string_12</w:t>
            </w:r>
          </w:p>
        </w:tc>
        <w:tc>
          <w:tcPr>
            <w:tcW w:w="6000" w:type="dxa"/>
            <w:tcMar>
              <w:top w:w="120" w:type="dxa"/>
              <w:left w:w="180" w:type="dxa"/>
              <w:bottom w:w="120" w:type="dxa"/>
              <w:right w:w="180" w:type="dxa"/>
            </w:tcMar>
            <w:vAlign w:val="center"/>
            <w:hideMark/>
          </w:tcPr>
          <w:p w:rsidRPr="00506899" w:rsidR="00315D6E" w:rsidP="00315D6E" w:rsidRDefault="001C3A31" w14:paraId="311B04DF"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Retake</w:t>
            </w:r>
          </w:p>
        </w:tc>
        <w:tc>
          <w:tcPr>
            <w:tcW w:w="6000" w:type="dxa"/>
            <w:tcMar/>
            <w:vAlign w:val="center"/>
          </w:tcPr>
          <w:p w:rsidRPr="00506899" w:rsidR="00315D6E" w:rsidP="008970A2" w:rsidRDefault="001C3A31" w14:paraId="7496AE9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ทำแบบทดสอบอีกครั้ง</w:t>
            </w:r>
          </w:p>
        </w:tc>
      </w:tr>
      <w:tr w:rsidRPr="00506899" w:rsidR="00CC1327" w:rsidTr="5CF65F5B" w14:paraId="3F63B0D8" w14:textId="77777777">
        <w:tc>
          <w:tcPr>
            <w:tcW w:w="1353" w:type="dxa"/>
            <w:shd w:val="clear" w:color="auto" w:fill="C1E4F5" w:themeFill="accent1" w:themeFillTint="33"/>
            <w:tcMar>
              <w:top w:w="120" w:type="dxa"/>
              <w:left w:w="180" w:type="dxa"/>
              <w:bottom w:w="120" w:type="dxa"/>
              <w:right w:w="180" w:type="dxa"/>
            </w:tcMar>
            <w:hideMark/>
          </w:tcPr>
          <w:p w:rsidRPr="00506899" w:rsidR="005B5C04" w:rsidP="005B5C04" w:rsidRDefault="001C3A31" w14:paraId="4F9BF717"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150_string_13</w:t>
            </w:r>
          </w:p>
        </w:tc>
        <w:tc>
          <w:tcPr>
            <w:tcW w:w="6000" w:type="dxa"/>
            <w:tcMar>
              <w:top w:w="120" w:type="dxa"/>
              <w:left w:w="180" w:type="dxa"/>
              <w:bottom w:w="120" w:type="dxa"/>
              <w:right w:w="180" w:type="dxa"/>
            </w:tcMar>
            <w:hideMark/>
          </w:tcPr>
          <w:p w:rsidRPr="00506899" w:rsidR="005B5C04" w:rsidP="00FE7D31" w:rsidRDefault="001C3A31" w14:paraId="2D631BF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506899">
              <w:rPr>
                <w:rFonts w:ascii="Calibri" w:hAnsi="Calibri" w:eastAsia="Times New Roman" w:cs="Calibri"/>
              </w:rPr>
              <w:t>behaviors</w:t>
            </w:r>
            <w:proofErr w:type="spellEnd"/>
            <w:r w:rsidRPr="00506899">
              <w:rPr>
                <w:rFonts w:ascii="Calibri" w:hAnsi="Calibri" w:eastAsia="Times New Roman" w:cs="Calibri"/>
              </w:rPr>
              <w:t xml:space="preserve"> that w</w:t>
            </w:r>
            <w:r w:rsidRPr="00506899">
              <w:rPr>
                <w:rFonts w:ascii="Calibri" w:hAnsi="Calibri" w:eastAsia="Times New Roman" w:cs="Calibri"/>
              </w:rPr>
              <w:t xml:space="preserve">ill help us make the best choices for Abbott, for ourselves, and for the many people we serve. This course provides a </w:t>
            </w:r>
            <w:proofErr w:type="gramStart"/>
            <w:r w:rsidRPr="00506899">
              <w:rPr>
                <w:rFonts w:ascii="Calibri" w:hAnsi="Calibri" w:eastAsia="Times New Roman" w:cs="Calibri"/>
              </w:rPr>
              <w:t>high level</w:t>
            </w:r>
            <w:proofErr w:type="gramEnd"/>
            <w:r w:rsidRPr="00506899">
              <w:rPr>
                <w:rFonts w:ascii="Calibri" w:hAnsi="Calibri" w:eastAsia="Times New Roman" w:cs="Calibri"/>
              </w:rPr>
              <w:t xml:space="preserve"> overview of the Code, outlines our company's expectations and your obligations, and provides practical advice on what to do whe</w:t>
            </w:r>
            <w:r w:rsidRPr="00506899">
              <w:rPr>
                <w:rFonts w:ascii="Calibri" w:hAnsi="Calibri" w:eastAsia="Times New Roman" w:cs="Calibri"/>
              </w:rPr>
              <w:t>n the best path forward is hard to determine. The course will take 35-45 minutes to complete.</w:t>
            </w:r>
          </w:p>
        </w:tc>
        <w:tc>
          <w:tcPr>
            <w:tcW w:w="6000" w:type="dxa"/>
            <w:tcMar/>
          </w:tcPr>
          <w:p w:rsidRPr="00506899" w:rsidR="005B5C04" w:rsidP="00FE7D31" w:rsidRDefault="001C3A31" w14:paraId="4E341703"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คำอธิบายหลักสูตร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กจรรยาบรรณในการดำเนินธุรกิจเป็นเอกสารสำคัญที่อธิบายถึงความคาดหวังของบริษัทที่มีต่อพนักงานทุกคนในฐานะที่เราเป็นตัวแทนของ</w:t>
            </w:r>
            <w:r w:rsidRPr="00506899">
              <w:rPr>
                <w:rFonts w:ascii="Angsana New" w:hAnsi="Angsana New" w:eastAsia="Tahoma" w:cs="Tahoma"/>
                <w:lang w:val="th-TH"/>
              </w:rPr>
              <w:t xml:space="preserve"> </w:t>
            </w:r>
            <w:r w:rsidRPr="00FE7D31">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ในการทำงานประจำวันของเรา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หลักจรรยาบรรณเป็นรากฐานสำหรับความรับผิด</w:t>
            </w:r>
            <w:r w:rsidRPr="00506899">
              <w:rPr>
                <w:rFonts w:ascii="Angsana New" w:hAnsi="Angsana New" w:eastAsia="Angsana New" w:cs="Tahoma"/>
                <w:cs/>
                <w:lang w:val="th-TH" w:bidi="th-TH"/>
              </w:rPr>
              <w:t>ชอบและพฤติกรรมของเรา</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ซึ่งช่วยให้เราสามารถทำการตัดสินใจที่ดีที่สุดสำหรับ</w:t>
            </w:r>
            <w:r w:rsidRPr="00506899">
              <w:rPr>
                <w:rFonts w:ascii="Angsana New" w:hAnsi="Angsana New" w:eastAsia="Tahoma" w:cs="Tahoma"/>
                <w:lang w:val="th-TH"/>
              </w:rPr>
              <w:t xml:space="preserve"> </w:t>
            </w:r>
            <w:r w:rsidRPr="00FE7D31">
              <w:rPr>
                <w:rFonts w:ascii="Calibri" w:hAnsi="Calibri" w:eastAsia="Times New Roman" w:cs="Calibri"/>
              </w:rPr>
              <w:t>Abbott</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สำหรับตัวเราเอง</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และสำหรับผู้คนจำนวนมากที่เราให้บริการ</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หลักสูตรนี้ให้ภาพรว</w:t>
            </w:r>
            <w:r w:rsidRPr="00506899">
              <w:rPr>
                <w:rFonts w:ascii="Angsana New" w:hAnsi="Angsana New" w:eastAsia="Angsana New" w:cs="Tahoma"/>
                <w:cs/>
                <w:lang w:val="th-TH" w:bidi="th-TH"/>
              </w:rPr>
              <w:t>มในระดับสูงเกี่ยวกับหลักจรรยาบรรณ</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ระบุความคาดหวังของบริษัทและภาระผูกพันของคุณ</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และให้คำแนะนำเชิงปฏิบัติเกี่ยวกับสิ่งที่ควรทำหากไม่สามารถกำหนดแนวทางที่ดีที่สุดได้</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หลักสูตรนี้จะใช้เวลาเรียนประมาณ</w:t>
            </w:r>
            <w:r w:rsidRPr="00FE7D31">
              <w:rPr>
                <w:rFonts w:ascii="Calibri" w:hAnsi="Calibri" w:eastAsia="Times New Roman" w:cs="Calibri"/>
              </w:rPr>
              <w:t xml:space="preserve"> 35-45</w:t>
            </w:r>
            <w:r w:rsidRPr="00506899">
              <w:rPr>
                <w:rFonts w:ascii="Angsana New" w:hAnsi="Angsana New" w:eastAsia="Tahoma" w:cs="Tahoma"/>
                <w:lang w:val="th-TH"/>
              </w:rPr>
              <w:t xml:space="preserve"> </w:t>
            </w:r>
            <w:r w:rsidRPr="00506899">
              <w:rPr>
                <w:rFonts w:ascii="Angsana New" w:hAnsi="Angsana New" w:eastAsia="Angsana New" w:cs="Tahoma"/>
                <w:cs/>
                <w:lang w:val="th-TH" w:bidi="th-TH"/>
              </w:rPr>
              <w:t>นาที</w:t>
            </w:r>
          </w:p>
        </w:tc>
      </w:tr>
      <w:tr w:rsidRPr="00506899" w:rsidR="00CC1327" w:rsidTr="5CF65F5B" w14:paraId="52C546EA" w14:textId="77777777">
        <w:tc>
          <w:tcPr>
            <w:tcW w:w="1353" w:type="dxa"/>
            <w:shd w:val="clear" w:color="auto" w:fill="C1E4F5" w:themeFill="accent1" w:themeFillTint="33"/>
            <w:tcMar>
              <w:top w:w="120" w:type="dxa"/>
              <w:left w:w="180" w:type="dxa"/>
              <w:bottom w:w="120" w:type="dxa"/>
              <w:right w:w="180" w:type="dxa"/>
            </w:tcMar>
            <w:hideMark/>
          </w:tcPr>
          <w:p w:rsidRPr="00506899" w:rsidR="005B5C04" w:rsidP="005B5C04" w:rsidRDefault="001C3A31" w14:paraId="6E8437BE"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151_string_14</w:t>
            </w:r>
          </w:p>
        </w:tc>
        <w:tc>
          <w:tcPr>
            <w:tcW w:w="6000" w:type="dxa"/>
            <w:tcMar>
              <w:top w:w="120" w:type="dxa"/>
              <w:left w:w="180" w:type="dxa"/>
              <w:bottom w:w="120" w:type="dxa"/>
              <w:right w:w="180" w:type="dxa"/>
            </w:tcMar>
            <w:vAlign w:val="center"/>
            <w:hideMark/>
          </w:tcPr>
          <w:p w:rsidRPr="00506899" w:rsidR="005B5C04" w:rsidP="005B5C04" w:rsidRDefault="001C3A31" w14:paraId="615B55B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Menu</w:t>
            </w:r>
          </w:p>
        </w:tc>
        <w:tc>
          <w:tcPr>
            <w:tcW w:w="6000" w:type="dxa"/>
            <w:tcMar/>
            <w:vAlign w:val="center"/>
          </w:tcPr>
          <w:p w:rsidRPr="00506899" w:rsidR="005B5C04" w:rsidP="008970A2" w:rsidRDefault="001C3A31" w14:paraId="07F4BB62"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เมนู</w:t>
            </w:r>
          </w:p>
        </w:tc>
      </w:tr>
      <w:tr w:rsidRPr="00506899" w:rsidR="00CC1327" w:rsidTr="5CF65F5B" w14:paraId="6855031E" w14:textId="77777777">
        <w:tc>
          <w:tcPr>
            <w:tcW w:w="1353" w:type="dxa"/>
            <w:shd w:val="clear" w:color="auto" w:fill="C1E4F5" w:themeFill="accent1" w:themeFillTint="33"/>
            <w:tcMar>
              <w:top w:w="120" w:type="dxa"/>
              <w:left w:w="180" w:type="dxa"/>
              <w:bottom w:w="120" w:type="dxa"/>
              <w:right w:w="180" w:type="dxa"/>
            </w:tcMar>
            <w:hideMark/>
          </w:tcPr>
          <w:p w:rsidRPr="00506899" w:rsidR="005B5C04" w:rsidP="005B5C04" w:rsidRDefault="001C3A31" w14:paraId="753E4E34"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lastRenderedPageBreak/>
              <w:t>152_string_15</w:t>
            </w:r>
          </w:p>
        </w:tc>
        <w:tc>
          <w:tcPr>
            <w:tcW w:w="6000" w:type="dxa"/>
            <w:tcMar>
              <w:top w:w="120" w:type="dxa"/>
              <w:left w:w="180" w:type="dxa"/>
              <w:bottom w:w="120" w:type="dxa"/>
              <w:right w:w="180" w:type="dxa"/>
            </w:tcMar>
            <w:vAlign w:val="center"/>
            <w:hideMark/>
          </w:tcPr>
          <w:p w:rsidRPr="00506899" w:rsidR="005B5C04" w:rsidP="005B5C04" w:rsidRDefault="001C3A31" w14:paraId="724B20D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Resources</w:t>
            </w:r>
          </w:p>
        </w:tc>
        <w:tc>
          <w:tcPr>
            <w:tcW w:w="6000" w:type="dxa"/>
            <w:tcMar/>
            <w:vAlign w:val="center"/>
          </w:tcPr>
          <w:p w:rsidRPr="00506899" w:rsidR="005B5C04" w:rsidP="008970A2" w:rsidRDefault="001C3A31" w14:paraId="4738C7C7"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แหล่งข้อมูล</w:t>
            </w:r>
          </w:p>
        </w:tc>
      </w:tr>
      <w:tr w:rsidRPr="00506899" w:rsidR="00CC1327" w:rsidTr="5CF65F5B" w14:paraId="46E75A7F" w14:textId="77777777">
        <w:tc>
          <w:tcPr>
            <w:tcW w:w="1353" w:type="dxa"/>
            <w:shd w:val="clear" w:color="auto" w:fill="C1E4F5" w:themeFill="accent1" w:themeFillTint="33"/>
            <w:tcMar>
              <w:top w:w="120" w:type="dxa"/>
              <w:left w:w="180" w:type="dxa"/>
              <w:bottom w:w="120" w:type="dxa"/>
              <w:right w:w="180" w:type="dxa"/>
            </w:tcMar>
            <w:hideMark/>
          </w:tcPr>
          <w:p w:rsidRPr="00506899" w:rsidR="005B5C04" w:rsidP="005B5C04" w:rsidRDefault="001C3A31" w14:paraId="20659055"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153_string_16</w:t>
            </w:r>
          </w:p>
        </w:tc>
        <w:tc>
          <w:tcPr>
            <w:tcW w:w="6000" w:type="dxa"/>
            <w:tcMar>
              <w:top w:w="120" w:type="dxa"/>
              <w:left w:w="180" w:type="dxa"/>
              <w:bottom w:w="120" w:type="dxa"/>
              <w:right w:w="180" w:type="dxa"/>
            </w:tcMar>
            <w:vAlign w:val="center"/>
            <w:hideMark/>
          </w:tcPr>
          <w:p w:rsidRPr="00506899" w:rsidR="005B5C04" w:rsidP="005B5C04" w:rsidRDefault="001C3A31" w14:paraId="735EDF1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Reference Material</w:t>
            </w:r>
          </w:p>
        </w:tc>
        <w:tc>
          <w:tcPr>
            <w:tcW w:w="6000" w:type="dxa"/>
            <w:tcMar/>
            <w:vAlign w:val="center"/>
          </w:tcPr>
          <w:p w:rsidRPr="00506899" w:rsidR="005B5C04" w:rsidP="008970A2" w:rsidRDefault="001C3A31" w14:paraId="19A0BFB6"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สื่อวัสดุเพื่อการอ้างอิง</w:t>
            </w:r>
          </w:p>
        </w:tc>
      </w:tr>
      <w:tr w:rsidRPr="00506899" w:rsidR="00CC1327" w:rsidTr="5CF65F5B" w14:paraId="7EE08075" w14:textId="77777777">
        <w:tc>
          <w:tcPr>
            <w:tcW w:w="1353" w:type="dxa"/>
            <w:shd w:val="clear" w:color="auto" w:fill="C1E4F5" w:themeFill="accent1" w:themeFillTint="33"/>
            <w:tcMar>
              <w:top w:w="120" w:type="dxa"/>
              <w:left w:w="180" w:type="dxa"/>
              <w:bottom w:w="120" w:type="dxa"/>
              <w:right w:w="180" w:type="dxa"/>
            </w:tcMar>
            <w:hideMark/>
          </w:tcPr>
          <w:p w:rsidRPr="00506899" w:rsidR="005B5C04" w:rsidP="005B5C04" w:rsidRDefault="001C3A31" w14:paraId="34878883"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154_string_17</w:t>
            </w:r>
          </w:p>
        </w:tc>
        <w:tc>
          <w:tcPr>
            <w:tcW w:w="6000" w:type="dxa"/>
            <w:tcMar>
              <w:top w:w="120" w:type="dxa"/>
              <w:left w:w="180" w:type="dxa"/>
              <w:bottom w:w="120" w:type="dxa"/>
              <w:right w:w="180" w:type="dxa"/>
            </w:tcMar>
            <w:vAlign w:val="center"/>
            <w:hideMark/>
          </w:tcPr>
          <w:p w:rsidRPr="00506899" w:rsidR="005B5C04" w:rsidP="005B5C04" w:rsidRDefault="001C3A31" w14:paraId="4E8CE34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Audio</w:t>
            </w:r>
          </w:p>
        </w:tc>
        <w:tc>
          <w:tcPr>
            <w:tcW w:w="6000" w:type="dxa"/>
            <w:tcMar/>
            <w:vAlign w:val="center"/>
          </w:tcPr>
          <w:p w:rsidRPr="00506899" w:rsidR="005B5C04" w:rsidP="008970A2" w:rsidRDefault="001C3A31" w14:paraId="0DF804E5"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เสียง</w:t>
            </w:r>
          </w:p>
        </w:tc>
      </w:tr>
      <w:tr w:rsidRPr="00506899" w:rsidR="00CC1327" w:rsidTr="5CF65F5B" w14:paraId="06E7F177" w14:textId="77777777">
        <w:tc>
          <w:tcPr>
            <w:tcW w:w="1353" w:type="dxa"/>
            <w:shd w:val="clear" w:color="auto" w:fill="C1E4F5" w:themeFill="accent1" w:themeFillTint="33"/>
            <w:tcMar>
              <w:top w:w="120" w:type="dxa"/>
              <w:left w:w="180" w:type="dxa"/>
              <w:bottom w:w="120" w:type="dxa"/>
              <w:right w:w="180" w:type="dxa"/>
            </w:tcMar>
            <w:hideMark/>
          </w:tcPr>
          <w:p w:rsidRPr="00506899" w:rsidR="005B5C04" w:rsidP="005B5C04" w:rsidRDefault="001C3A31" w14:paraId="05ACFC59"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155_string_18</w:t>
            </w:r>
          </w:p>
        </w:tc>
        <w:tc>
          <w:tcPr>
            <w:tcW w:w="6000" w:type="dxa"/>
            <w:tcMar>
              <w:top w:w="120" w:type="dxa"/>
              <w:left w:w="180" w:type="dxa"/>
              <w:bottom w:w="120" w:type="dxa"/>
              <w:right w:w="180" w:type="dxa"/>
            </w:tcMar>
            <w:vAlign w:val="center"/>
            <w:hideMark/>
          </w:tcPr>
          <w:p w:rsidRPr="00506899" w:rsidR="005B5C04" w:rsidP="005B5C04" w:rsidRDefault="001C3A31" w14:paraId="58598EEA"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Exit</w:t>
            </w:r>
          </w:p>
        </w:tc>
        <w:tc>
          <w:tcPr>
            <w:tcW w:w="6000" w:type="dxa"/>
            <w:tcMar/>
            <w:vAlign w:val="center"/>
          </w:tcPr>
          <w:p w:rsidRPr="00506899" w:rsidR="005B5C04" w:rsidP="008970A2" w:rsidRDefault="001C3A31" w14:paraId="7ECC83C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ออก</w:t>
            </w:r>
          </w:p>
        </w:tc>
      </w:tr>
      <w:tr w:rsidRPr="00506899" w:rsidR="00CC1327" w:rsidTr="5CF65F5B" w14:paraId="26AD1B88" w14:textId="77777777">
        <w:tc>
          <w:tcPr>
            <w:tcW w:w="1353" w:type="dxa"/>
            <w:shd w:val="clear" w:color="auto" w:fill="C1E4F5" w:themeFill="accent1" w:themeFillTint="33"/>
            <w:tcMar>
              <w:top w:w="120" w:type="dxa"/>
              <w:left w:w="180" w:type="dxa"/>
              <w:bottom w:w="120" w:type="dxa"/>
              <w:right w:w="180" w:type="dxa"/>
            </w:tcMar>
            <w:hideMark/>
          </w:tcPr>
          <w:p w:rsidRPr="00506899" w:rsidR="005B5C04" w:rsidP="005B5C04" w:rsidRDefault="001C3A31" w14:paraId="0B270E11"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156_string_19</w:t>
            </w:r>
          </w:p>
        </w:tc>
        <w:tc>
          <w:tcPr>
            <w:tcW w:w="6000" w:type="dxa"/>
            <w:tcMar>
              <w:top w:w="120" w:type="dxa"/>
              <w:left w:w="180" w:type="dxa"/>
              <w:bottom w:w="120" w:type="dxa"/>
              <w:right w:w="180" w:type="dxa"/>
            </w:tcMar>
            <w:vAlign w:val="center"/>
            <w:hideMark/>
          </w:tcPr>
          <w:p w:rsidRPr="00506899" w:rsidR="005B5C04" w:rsidP="005B5C04" w:rsidRDefault="001C3A31" w14:paraId="74535F9D"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Close</w:t>
            </w:r>
          </w:p>
        </w:tc>
        <w:tc>
          <w:tcPr>
            <w:tcW w:w="6000" w:type="dxa"/>
            <w:tcMar/>
            <w:vAlign w:val="center"/>
          </w:tcPr>
          <w:p w:rsidRPr="00506899" w:rsidR="005B5C04" w:rsidP="008970A2" w:rsidRDefault="001C3A31" w14:paraId="3D880824"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ปิด</w:t>
            </w:r>
          </w:p>
        </w:tc>
      </w:tr>
      <w:tr w:rsidRPr="00506899" w:rsidR="00CC1327" w:rsidTr="5CF65F5B" w14:paraId="49B9C177" w14:textId="77777777">
        <w:tc>
          <w:tcPr>
            <w:tcW w:w="1353" w:type="dxa"/>
            <w:shd w:val="clear" w:color="auto" w:fill="C1E4F5" w:themeFill="accent1" w:themeFillTint="33"/>
            <w:tcMar>
              <w:top w:w="120" w:type="dxa"/>
              <w:left w:w="180" w:type="dxa"/>
              <w:bottom w:w="120" w:type="dxa"/>
              <w:right w:w="180" w:type="dxa"/>
            </w:tcMar>
            <w:hideMark/>
          </w:tcPr>
          <w:p w:rsidRPr="00506899" w:rsidR="005B5C04" w:rsidP="005B5C04" w:rsidRDefault="001C3A31" w14:paraId="5A05EAB3"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157_string_20</w:t>
            </w:r>
          </w:p>
        </w:tc>
        <w:tc>
          <w:tcPr>
            <w:tcW w:w="6000" w:type="dxa"/>
            <w:tcMar>
              <w:top w:w="120" w:type="dxa"/>
              <w:left w:w="180" w:type="dxa"/>
              <w:bottom w:w="120" w:type="dxa"/>
              <w:right w:w="180" w:type="dxa"/>
            </w:tcMar>
            <w:vAlign w:val="center"/>
            <w:hideMark/>
          </w:tcPr>
          <w:p w:rsidRPr="00506899" w:rsidR="005B5C04" w:rsidP="005B5C04" w:rsidRDefault="001C3A31" w14:paraId="3009BB0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Comment</w:t>
            </w:r>
            <w:r w:rsidRPr="00506899" w:rsidR="00F5122E">
              <w:rPr>
                <w:rFonts w:ascii="Calibri" w:hAnsi="Calibri" w:eastAsia="Times New Roman" w:cs="Calibri"/>
              </w:rPr>
              <w:t>…</w:t>
            </w:r>
          </w:p>
        </w:tc>
        <w:tc>
          <w:tcPr>
            <w:tcW w:w="6000" w:type="dxa"/>
            <w:tcMar/>
            <w:vAlign w:val="center"/>
          </w:tcPr>
          <w:p w:rsidRPr="00506899" w:rsidR="005B5C04" w:rsidP="008970A2" w:rsidRDefault="001C3A31" w14:paraId="0057F760" w14:textId="7F5F0CF3">
            <w:pPr>
              <w:spacing w:before="100" w:beforeAutospacing="1" w:after="100" w:afterAutospacing="1"/>
              <w:ind w:left="30" w:right="30"/>
              <w:rPr>
                <w:rFonts w:hint="cs" w:ascii="Angsana New" w:hAnsi="Angsana New" w:eastAsia="Times New Roman" w:cs="Tahoma"/>
                <w:rtl/>
              </w:rPr>
            </w:pPr>
            <w:r w:rsidRPr="00506899">
              <w:rPr>
                <w:rFonts w:ascii="Angsana New" w:hAnsi="Angsana New" w:eastAsia="Angsana New" w:cs="Tahoma"/>
                <w:cs/>
                <w:lang w:val="th-TH" w:bidi="th-TH"/>
              </w:rPr>
              <w:t>แสดงความคิดเห็น</w:t>
            </w:r>
            <w:r w:rsidR="00FE7D31">
              <w:rPr>
                <w:rFonts w:hint="cs" w:ascii="Angsana New" w:hAnsi="Angsana New" w:eastAsia="Tahoma" w:cs="Tahoma"/>
                <w:rtl/>
                <w:lang w:val="th-TH"/>
              </w:rPr>
              <w:t>…</w:t>
            </w:r>
          </w:p>
        </w:tc>
      </w:tr>
      <w:tr w:rsidRPr="00506899" w:rsidR="00CC1327" w:rsidTr="5CF65F5B" w14:paraId="14235FD4" w14:textId="77777777">
        <w:tc>
          <w:tcPr>
            <w:tcW w:w="1353" w:type="dxa"/>
            <w:shd w:val="clear" w:color="auto" w:fill="C1E4F5" w:themeFill="accent1" w:themeFillTint="33"/>
            <w:tcMar>
              <w:top w:w="120" w:type="dxa"/>
              <w:left w:w="180" w:type="dxa"/>
              <w:bottom w:w="120" w:type="dxa"/>
              <w:right w:w="180" w:type="dxa"/>
            </w:tcMar>
          </w:tcPr>
          <w:p w:rsidRPr="00506899" w:rsidR="005B5C04" w:rsidP="005B5C04" w:rsidRDefault="001C3A31" w14:paraId="763FD6C8"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FB_01</w:t>
            </w:r>
          </w:p>
        </w:tc>
        <w:tc>
          <w:tcPr>
            <w:tcW w:w="6000" w:type="dxa"/>
            <w:tcMar>
              <w:top w:w="120" w:type="dxa"/>
              <w:left w:w="180" w:type="dxa"/>
              <w:bottom w:w="120" w:type="dxa"/>
              <w:right w:w="180" w:type="dxa"/>
            </w:tcMar>
            <w:vAlign w:val="center"/>
          </w:tcPr>
          <w:p w:rsidRPr="00506899" w:rsidR="005B5C04" w:rsidP="005B5C04" w:rsidRDefault="001C3A31" w14:paraId="0A1FBC1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You must view all content before moving forward.</w:t>
            </w:r>
          </w:p>
        </w:tc>
        <w:tc>
          <w:tcPr>
            <w:tcW w:w="6000" w:type="dxa"/>
            <w:tcMar/>
            <w:vAlign w:val="center"/>
          </w:tcPr>
          <w:p w:rsidRPr="00506899" w:rsidR="005B5C04" w:rsidP="008970A2" w:rsidRDefault="001C3A31" w14:paraId="7E801E9D" w14:textId="77777777">
            <w:pPr>
              <w:spacing w:before="100" w:beforeAutospacing="1" w:after="100" w:afterAutospacing="1"/>
              <w:ind w:left="30" w:right="30"/>
              <w:rPr>
                <w:rFonts w:ascii="Angsana New" w:hAnsi="Angsana New" w:eastAsia="Times New Roman" w:cs="Tahoma"/>
              </w:rPr>
            </w:pPr>
            <w:r w:rsidRPr="00506899">
              <w:rPr>
                <w:rFonts w:ascii="Angsana New" w:hAnsi="Angsana New" w:eastAsia="Angsana New" w:cs="Tahoma"/>
                <w:cs/>
                <w:lang w:val="th-TH" w:bidi="th-TH"/>
              </w:rPr>
              <w:t>คุณต้องดูเนื้อหาทั้งหมดก่อนดำเนินการต่อ</w:t>
            </w:r>
          </w:p>
        </w:tc>
      </w:tr>
    </w:tbl>
    <w:p w:rsidRPr="00506899" w:rsidR="00840375" w:rsidRDefault="00840375" w14:paraId="2C2005FC" w14:textId="77777777"/>
    <w:p w:rsidRPr="00506899" w:rsidR="002C1E64" w:rsidRDefault="002C1E64" w14:paraId="63925056" w14:textId="77777777">
      <w:pPr>
        <w:rPr>
          <w:rFonts w:eastAsia="Times New Roman"/>
        </w:rPr>
      </w:pPr>
    </w:p>
    <w:p w:rsidRPr="00506899" w:rsidR="00F44929" w:rsidRDefault="00F44929" w14:paraId="7F20F17E" w14:textId="77777777">
      <w:pPr>
        <w:rPr>
          <w:rFonts w:eastAsia="Times New Roman"/>
        </w:rPr>
      </w:pPr>
    </w:p>
    <w:p w:rsidRPr="00506899" w:rsidR="003E2E74" w:rsidRDefault="001C3A31" w14:paraId="2DDD7173" w14:textId="77777777">
      <w:pPr>
        <w:rPr>
          <w:rFonts w:ascii="Calibri Light" w:hAnsi="Calibri Light" w:cs="Calibri Light"/>
          <w:smallCaps/>
          <w:color w:val="0F243E"/>
          <w:sz w:val="48"/>
          <w:szCs w:val="48"/>
        </w:rPr>
      </w:pPr>
      <w:r w:rsidRPr="00506899">
        <w:rPr>
          <w:rFonts w:ascii="Calibri Light" w:hAnsi="Calibri Light" w:cs="Calibri Light"/>
          <w:smallCaps/>
          <w:color w:val="0F243E"/>
          <w:sz w:val="48"/>
          <w:szCs w:val="48"/>
        </w:rPr>
        <w:br w:type="page"/>
      </w:r>
    </w:p>
    <w:p w:rsidRPr="00506899" w:rsidR="00F44929" w:rsidP="00F44929" w:rsidRDefault="001C3A31" w14:paraId="23561A3A" w14:textId="77777777">
      <w:pPr>
        <w:ind w:left="-1134"/>
        <w:rPr>
          <w:rFonts w:ascii="Calibri Light" w:hAnsi="Calibri Light" w:cs="Calibri Light"/>
          <w:smallCaps/>
          <w:color w:val="0F243E"/>
          <w:sz w:val="72"/>
          <w:szCs w:val="72"/>
        </w:rPr>
      </w:pPr>
      <w:r w:rsidRPr="00506899">
        <w:rPr>
          <w:rFonts w:ascii="Calibri Light" w:hAnsi="Calibri Light" w:cs="Calibri Light"/>
          <w:smallCaps/>
          <w:color w:val="0F243E"/>
          <w:sz w:val="48"/>
          <w:szCs w:val="48"/>
        </w:rPr>
        <w:lastRenderedPageBreak/>
        <w:t xml:space="preserve">         </w:t>
      </w:r>
      <w:r w:rsidRPr="00506899">
        <w:rPr>
          <w:rFonts w:ascii="Calibri Light" w:hAnsi="Calibri Light" w:cs="Calibri Light"/>
          <w:smallCaps/>
          <w:color w:val="0F243E"/>
          <w:sz w:val="72"/>
          <w:szCs w:val="72"/>
        </w:rPr>
        <w:t xml:space="preserve">Interactions with Competitors </w:t>
      </w:r>
    </w:p>
    <w:p w:rsidRPr="00506899" w:rsidR="00F44929" w:rsidRDefault="00F44929" w14:paraId="3938E78E" w14:textId="77777777">
      <w:pPr>
        <w:rPr>
          <w:rFonts w:eastAsia="Times New Roman"/>
        </w:rPr>
      </w:pPr>
    </w:p>
    <w:p w:rsidRPr="00506899" w:rsidR="00F44929" w:rsidRDefault="00F44929" w14:paraId="57180D2C" w14:textId="77777777">
      <w:pPr>
        <w:rPr>
          <w:rFonts w:eastAsia="Times New Roman"/>
        </w:rPr>
      </w:pPr>
    </w:p>
    <w:p w:rsidRPr="00506899" w:rsidR="00F44929" w:rsidRDefault="00F44929" w14:paraId="50BE41FA" w14:textId="77777777">
      <w:pPr>
        <w:rPr>
          <w:rFonts w:eastAsia="Times New Roman"/>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Pr="00506899" w:rsidR="00CC1327" w:rsidTr="00FE7D31" w14:paraId="1AD41EFB" w14:textId="77777777">
        <w:tc>
          <w:tcPr>
            <w:tcW w:w="1353" w:type="dxa"/>
            <w:shd w:val="clear" w:color="auto" w:fill="F1A983" w:themeFill="accent2" w:themeFillTint="99"/>
            <w:tcMar>
              <w:top w:w="120" w:type="dxa"/>
              <w:left w:w="180" w:type="dxa"/>
              <w:bottom w:w="120" w:type="dxa"/>
              <w:right w:w="180" w:type="dxa"/>
            </w:tcMar>
          </w:tcPr>
          <w:p w:rsidRPr="00506899" w:rsidR="009E03B7" w:rsidP="000A2928" w:rsidRDefault="001C3A31" w14:paraId="2DF5EA5D" w14:textId="77777777">
            <w:pPr>
              <w:spacing w:before="30" w:after="30"/>
              <w:ind w:left="30" w:right="30"/>
              <w:rPr>
                <w:rFonts w:eastAsia="Times New Roman"/>
              </w:rPr>
            </w:pPr>
            <w:r w:rsidRPr="00506899">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rsidRPr="00506899" w:rsidR="009E03B7" w:rsidP="000A2928" w:rsidRDefault="001C3A31" w14:paraId="4E2CC3C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Source</w:t>
            </w:r>
          </w:p>
        </w:tc>
        <w:tc>
          <w:tcPr>
            <w:tcW w:w="6000" w:type="dxa"/>
            <w:shd w:val="clear" w:color="auto" w:fill="F1A983" w:themeFill="accent2" w:themeFillTint="99"/>
          </w:tcPr>
          <w:p w:rsidRPr="00FE7D31" w:rsidR="009E03B7" w:rsidP="000A2928" w:rsidRDefault="001C3A31" w14:paraId="265EB861"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Target</w:t>
            </w:r>
          </w:p>
        </w:tc>
      </w:tr>
      <w:tr w:rsidRPr="00506899" w:rsidR="00CC1327" w:rsidTr="00FE7D31" w14:paraId="3D05549B" w14:textId="77777777">
        <w:tc>
          <w:tcPr>
            <w:tcW w:w="1353" w:type="dxa"/>
            <w:shd w:val="clear" w:color="auto" w:fill="C1E4F5"/>
            <w:tcMar>
              <w:top w:w="120" w:type="dxa"/>
              <w:left w:w="180" w:type="dxa"/>
              <w:bottom w:w="120" w:type="dxa"/>
              <w:right w:w="180" w:type="dxa"/>
            </w:tcMar>
            <w:hideMark/>
          </w:tcPr>
          <w:p w:rsidRPr="00506899" w:rsidR="000B4F03" w:rsidP="000B4F03" w:rsidRDefault="001C3A31" w14:paraId="56B5506F" w14:textId="77777777">
            <w:pPr>
              <w:spacing w:before="30" w:after="30"/>
              <w:ind w:left="30" w:right="30"/>
              <w:rPr>
                <w:rFonts w:ascii="Calibri" w:hAnsi="Calibri" w:eastAsia="Times New Roman" w:cs="Calibri"/>
                <w:sz w:val="16"/>
              </w:rPr>
            </w:pPr>
            <w:hyperlink w:tgtFrame="_blank" w:history="1" r:id="rId218">
              <w:r w:rsidRPr="00506899">
                <w:rPr>
                  <w:rFonts w:ascii="Calibri" w:hAnsi="Calibri" w:eastAsia="Times New Roman" w:cs="Calibri"/>
                  <w:color w:val="0000FF"/>
                  <w:sz w:val="16"/>
                  <w:u w:val="single"/>
                </w:rPr>
                <w:t>Screen 1</w:t>
              </w:r>
            </w:hyperlink>
            <w:r w:rsidRPr="00506899">
              <w:rPr>
                <w:rFonts w:ascii="Calibri" w:hAnsi="Calibri" w:eastAsia="Times New Roman" w:cs="Calibri"/>
                <w:sz w:val="16"/>
              </w:rPr>
              <w:t xml:space="preserve"> </w:t>
            </w:r>
          </w:p>
          <w:p w:rsidRPr="00506899" w:rsidR="000B4F03" w:rsidP="000B4F03" w:rsidRDefault="001C3A31" w14:paraId="04DB9695" w14:textId="77777777">
            <w:pPr>
              <w:ind w:left="30" w:right="30"/>
              <w:rPr>
                <w:rFonts w:ascii="Calibri" w:hAnsi="Calibri" w:eastAsia="Times New Roman" w:cs="Calibri"/>
                <w:sz w:val="16"/>
              </w:rPr>
            </w:pPr>
            <w:hyperlink w:tgtFrame="_blank" w:history="1" r:id="rId219">
              <w:r w:rsidRPr="00506899">
                <w:rPr>
                  <w:rFonts w:ascii="Calibri" w:hAnsi="Calibri" w:eastAsia="Times New Roman" w:cs="Calibri"/>
                  <w:color w:val="0000FF"/>
                  <w:sz w:val="16"/>
                  <w:u w:val="single"/>
                </w:rPr>
                <w:t>2_C_2</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B4F03" w:rsidP="00FE7D31" w:rsidRDefault="001C3A31" w14:paraId="772C86F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Fair competition benefits everyone, from businesses to consumers to the economy as a whole. Fair competition results in dynam</w:t>
            </w:r>
            <w:r w:rsidRPr="00506899">
              <w:rPr>
                <w:rFonts w:ascii="Calibri" w:hAnsi="Calibri" w:eastAsia="Times New Roman" w:cs="Calibri"/>
              </w:rPr>
              <w:t>ic markets, leading to increased productivity and better value for consumers.</w:t>
            </w:r>
          </w:p>
        </w:tc>
        <w:tc>
          <w:tcPr>
            <w:tcW w:w="6000" w:type="dxa"/>
          </w:tcPr>
          <w:p w:rsidRPr="00FE7D31" w:rsidR="000B4F03" w:rsidP="00FE7D31" w:rsidRDefault="001C3A31" w14:paraId="02421AA8" w14:textId="77777777">
            <w:pPr>
              <w:spacing w:before="100" w:beforeAutospacing="1" w:after="100" w:afterAutospacing="1"/>
              <w:ind w:left="30" w:right="30"/>
              <w:rPr>
                <w:rFonts w:ascii="Angsana New" w:hAnsi="Angsana New" w:eastAsia="Times New Roman" w:cs="Tahoma"/>
              </w:rPr>
            </w:pPr>
            <w:r w:rsidRPr="00FE7D31">
              <w:rPr>
                <w:rFonts w:ascii="Angsana New" w:hAnsi="Angsana New" w:eastAsia="Angsana New" w:cs="Tahoma"/>
                <w:cs/>
                <w:lang w:val="th-TH" w:bidi="th-TH"/>
              </w:rPr>
              <w:t>การแข่งขันอย่างยุติธรรมเป็นประโยชน์ต่อทุกฝ่าย</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นับตั้งแต่ธุรกิจ</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ผู้บริโภ</w:t>
            </w:r>
            <w:r w:rsidRPr="00FE7D31">
              <w:rPr>
                <w:rFonts w:ascii="Angsana New" w:hAnsi="Angsana New" w:eastAsia="Angsana New" w:cs="Tahoma"/>
                <w:cs/>
                <w:lang w:val="th-TH" w:bidi="th-TH"/>
              </w:rPr>
              <w:t>ค</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ไปจนถึงระบบเศรษฐกิจโดยรวม</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การแข่งขันอย่างยุติธรรมส่งผลให้ตลาดมีพลวัต</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นำไปสู่ผลิตภาพที่สูงขึ้นและมูลค่าที่ดีขึ้นสำหรับผู้บริโภค</w:t>
            </w:r>
          </w:p>
        </w:tc>
      </w:tr>
      <w:tr w:rsidRPr="00506899" w:rsidR="00CC1327" w:rsidTr="00FE7D31" w14:paraId="39F04EFD" w14:textId="77777777">
        <w:tc>
          <w:tcPr>
            <w:tcW w:w="1353" w:type="dxa"/>
            <w:shd w:val="clear" w:color="auto" w:fill="C1E4F5"/>
            <w:tcMar>
              <w:top w:w="120" w:type="dxa"/>
              <w:left w:w="180" w:type="dxa"/>
              <w:bottom w:w="120" w:type="dxa"/>
              <w:right w:w="180" w:type="dxa"/>
            </w:tcMar>
            <w:hideMark/>
          </w:tcPr>
          <w:p w:rsidRPr="00506899" w:rsidR="000B4F03" w:rsidP="000B4F03" w:rsidRDefault="001C3A31" w14:paraId="108B9348" w14:textId="77777777">
            <w:pPr>
              <w:spacing w:before="30" w:after="30"/>
              <w:ind w:left="30" w:right="30"/>
              <w:rPr>
                <w:rFonts w:ascii="Calibri" w:hAnsi="Calibri" w:eastAsia="Times New Roman" w:cs="Calibri"/>
                <w:sz w:val="16"/>
              </w:rPr>
            </w:pPr>
            <w:hyperlink w:tgtFrame="_blank" w:history="1" r:id="rId220">
              <w:r w:rsidRPr="00506899">
                <w:rPr>
                  <w:rFonts w:ascii="Calibri" w:hAnsi="Calibri" w:eastAsia="Times New Roman" w:cs="Calibri"/>
                  <w:color w:val="0000FF"/>
                  <w:sz w:val="16"/>
                  <w:u w:val="single"/>
                </w:rPr>
                <w:t>Screen 10</w:t>
              </w:r>
            </w:hyperlink>
            <w:r w:rsidRPr="00506899">
              <w:rPr>
                <w:rFonts w:ascii="Calibri" w:hAnsi="Calibri" w:eastAsia="Times New Roman" w:cs="Calibri"/>
                <w:sz w:val="16"/>
              </w:rPr>
              <w:t xml:space="preserve"> </w:t>
            </w:r>
          </w:p>
          <w:p w:rsidRPr="00506899" w:rsidR="000B4F03" w:rsidP="000B4F03" w:rsidRDefault="001C3A31" w14:paraId="559DFAE2" w14:textId="77777777">
            <w:pPr>
              <w:ind w:left="30" w:right="30"/>
              <w:rPr>
                <w:rFonts w:ascii="Calibri" w:hAnsi="Calibri" w:eastAsia="Times New Roman" w:cs="Calibri"/>
                <w:sz w:val="16"/>
              </w:rPr>
            </w:pPr>
            <w:hyperlink w:tgtFrame="_blank" w:history="1" r:id="rId221">
              <w:r w:rsidRPr="00506899">
                <w:rPr>
                  <w:rFonts w:ascii="Calibri" w:hAnsi="Calibri" w:eastAsia="Times New Roman" w:cs="Calibri"/>
                  <w:color w:val="0000FF"/>
                  <w:sz w:val="16"/>
                  <w:u w:val="single"/>
                </w:rPr>
                <w:t>17_C_11</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B4F03" w:rsidP="00FE7D31" w:rsidRDefault="001C3A31" w14:paraId="28AEA61E"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An Abbott distributor can be considered a competitor if we are </w:t>
            </w:r>
            <w:r w:rsidRPr="00506899">
              <w:rPr>
                <w:rFonts w:ascii="Calibri" w:hAnsi="Calibri" w:eastAsia="Times New Roman" w:cs="Calibri"/>
              </w:rPr>
              <w:t>submitting separate bids in connection with a tender.</w:t>
            </w:r>
          </w:p>
        </w:tc>
        <w:tc>
          <w:tcPr>
            <w:tcW w:w="6000" w:type="dxa"/>
          </w:tcPr>
          <w:p w:rsidRPr="00FE7D31" w:rsidR="000B4F03" w:rsidP="00FE7D31" w:rsidRDefault="001C3A31" w14:paraId="4F278398" w14:textId="77777777">
            <w:pPr>
              <w:spacing w:before="100" w:beforeAutospacing="1" w:after="100" w:afterAutospacing="1"/>
              <w:ind w:left="30" w:right="30"/>
              <w:rPr>
                <w:rFonts w:ascii="Angsana New" w:hAnsi="Angsana New" w:eastAsia="Times New Roman" w:cs="Tahoma"/>
              </w:rPr>
            </w:pPr>
            <w:r w:rsidRPr="00FE7D31">
              <w:rPr>
                <w:rFonts w:ascii="Angsana New" w:hAnsi="Angsana New" w:eastAsia="Angsana New" w:cs="Tahoma"/>
                <w:cs/>
                <w:lang w:val="th-TH" w:bidi="th-TH"/>
              </w:rPr>
              <w:t>ตัวแทนจำหน่ายของ</w:t>
            </w:r>
            <w:r w:rsidRPr="00FE7D31">
              <w:rPr>
                <w:rFonts w:ascii="Angsana New" w:hAnsi="Angsana New" w:eastAsia="Tahoma" w:cs="Tahoma"/>
                <w:lang w:val="th-TH"/>
              </w:rPr>
              <w:t xml:space="preserve"> </w:t>
            </w:r>
            <w:r w:rsidRPr="00FE7D31">
              <w:rPr>
                <w:rFonts w:ascii="Calibri" w:hAnsi="Calibri" w:eastAsia="Times New Roman" w:cs="Calibri"/>
              </w:rPr>
              <w:t>Abbott</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อาจจะถือว่าเป็นคู่แข่งได</w:t>
            </w:r>
            <w:r w:rsidRPr="00FE7D31">
              <w:rPr>
                <w:rFonts w:ascii="Angsana New" w:hAnsi="Angsana New" w:eastAsia="Angsana New" w:cs="Tahoma"/>
                <w:cs/>
                <w:lang w:val="th-TH" w:bidi="th-TH"/>
              </w:rPr>
              <w:t>้</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หากเราแยกกันยื่นประมูล</w:t>
            </w:r>
          </w:p>
        </w:tc>
      </w:tr>
      <w:tr w:rsidRPr="00506899" w:rsidR="00CC1327" w:rsidTr="00FE7D31" w14:paraId="5D58D856" w14:textId="77777777">
        <w:tc>
          <w:tcPr>
            <w:tcW w:w="1353" w:type="dxa"/>
            <w:shd w:val="clear" w:color="auto" w:fill="C1E4F5"/>
            <w:tcMar>
              <w:top w:w="120" w:type="dxa"/>
              <w:left w:w="180" w:type="dxa"/>
              <w:bottom w:w="120" w:type="dxa"/>
              <w:right w:w="180" w:type="dxa"/>
            </w:tcMar>
            <w:hideMark/>
          </w:tcPr>
          <w:p w:rsidRPr="00506899" w:rsidR="000B4F03" w:rsidP="000B4F03" w:rsidRDefault="001C3A31" w14:paraId="5313018C" w14:textId="77777777">
            <w:pPr>
              <w:spacing w:before="30" w:after="30"/>
              <w:ind w:left="30" w:right="30"/>
              <w:rPr>
                <w:rFonts w:ascii="Calibri" w:hAnsi="Calibri" w:eastAsia="Times New Roman" w:cs="Calibri"/>
                <w:sz w:val="16"/>
              </w:rPr>
            </w:pPr>
            <w:hyperlink w:tgtFrame="_blank" w:history="1" r:id="rId222">
              <w:r w:rsidRPr="00506899">
                <w:rPr>
                  <w:rFonts w:ascii="Calibri" w:hAnsi="Calibri" w:eastAsia="Times New Roman" w:cs="Calibri"/>
                  <w:color w:val="0000FF"/>
                  <w:sz w:val="16"/>
                  <w:u w:val="single"/>
                </w:rPr>
                <w:t>Screen 10</w:t>
              </w:r>
            </w:hyperlink>
            <w:r w:rsidRPr="00506899">
              <w:rPr>
                <w:rFonts w:ascii="Calibri" w:hAnsi="Calibri" w:eastAsia="Times New Roman" w:cs="Calibri"/>
                <w:sz w:val="16"/>
              </w:rPr>
              <w:t xml:space="preserve"> </w:t>
            </w:r>
          </w:p>
          <w:p w:rsidRPr="00506899" w:rsidR="000B4F03" w:rsidP="000B4F03" w:rsidRDefault="001C3A31" w14:paraId="1B2F3632" w14:textId="77777777">
            <w:pPr>
              <w:ind w:left="30" w:right="30"/>
              <w:rPr>
                <w:rFonts w:ascii="Calibri" w:hAnsi="Calibri" w:eastAsia="Times New Roman" w:cs="Calibri"/>
                <w:sz w:val="16"/>
              </w:rPr>
            </w:pPr>
            <w:hyperlink w:tgtFrame="_blank" w:history="1" r:id="rId223">
              <w:r w:rsidRPr="00506899">
                <w:rPr>
                  <w:rFonts w:ascii="Calibri" w:hAnsi="Calibri" w:eastAsia="Times New Roman" w:cs="Calibri"/>
                  <w:color w:val="0000FF"/>
                  <w:sz w:val="16"/>
                  <w:u w:val="single"/>
                </w:rPr>
                <w:t>18_C_11</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B4F03" w:rsidP="00FE7D31" w:rsidRDefault="001C3A31" w14:paraId="7D3EE9F0"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If someone begins to discuss these matters, take immediate action. End your involvement in the meeting and ask that your objections be recorded in any meeting minutes. Leave and make a loud, dramatic gesture as you depart, so </w:t>
            </w:r>
            <w:r w:rsidRPr="00506899">
              <w:rPr>
                <w:rFonts w:ascii="Calibri" w:hAnsi="Calibri" w:eastAsia="Times New Roman" w:cs="Calibri"/>
              </w:rPr>
              <w:t>others remember your departure from the prohibited discussion.</w:t>
            </w:r>
          </w:p>
        </w:tc>
        <w:tc>
          <w:tcPr>
            <w:tcW w:w="6000" w:type="dxa"/>
          </w:tcPr>
          <w:p w:rsidRPr="00FE7D31" w:rsidR="000B4F03" w:rsidP="00FE7D31" w:rsidRDefault="001C3A31" w14:paraId="71A18ADB" w14:textId="77777777">
            <w:pPr>
              <w:spacing w:before="100" w:beforeAutospacing="1" w:after="100" w:afterAutospacing="1"/>
              <w:ind w:left="30" w:right="30"/>
              <w:rPr>
                <w:rFonts w:ascii="Angsana New" w:hAnsi="Angsana New" w:eastAsia="Times New Roman" w:cs="Tahoma"/>
              </w:rPr>
            </w:pPr>
            <w:r w:rsidRPr="00FE7D31">
              <w:rPr>
                <w:rFonts w:ascii="Angsana New" w:hAnsi="Angsana New" w:eastAsia="Angsana New" w:cs="Tahoma"/>
                <w:cs/>
                <w:lang w:val="th-TH" w:bidi="th-TH"/>
              </w:rPr>
              <w:t>ถ้ามีใครเริ่มพูดคุยถึงเรื่องเหล่านี้</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ให</w:t>
            </w:r>
            <w:r w:rsidRPr="00FE7D31">
              <w:rPr>
                <w:rFonts w:ascii="Angsana New" w:hAnsi="Angsana New" w:eastAsia="Angsana New" w:cs="Tahoma"/>
                <w:cs/>
                <w:lang w:val="th-TH" w:bidi="th-TH"/>
              </w:rPr>
              <w:t>้ดำเนินการดังนี้โดยทันที</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ยุติการเข้าร่วมการประชุมของคุณและขอให้มีการบันทึกข้อโต้แย้งของคุณไว้ในบันทึกก</w:t>
            </w:r>
            <w:r w:rsidRPr="00FE7D31">
              <w:rPr>
                <w:rFonts w:ascii="Angsana New" w:hAnsi="Angsana New" w:eastAsia="Angsana New" w:cs="Tahoma"/>
                <w:cs/>
                <w:lang w:val="th-TH" w:bidi="th-TH"/>
              </w:rPr>
              <w:t>ารประชุม</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ออกจากที่ประชุมและคุณควรพูดเสียงดัง</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แสดงท่าทางอย่างจริงจังในขณะที่คุณออกจากที่ประชุม</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เพื่อที่คนอื่นๆ</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จะสามารถจดจำได้ว่าคุณได้เดินออกจากการพูดคุยในหัวข้อต้องห้ามดังกล่าว</w:t>
            </w:r>
          </w:p>
        </w:tc>
      </w:tr>
      <w:tr w:rsidRPr="00506899" w:rsidR="00CC1327" w:rsidTr="00FE7D31" w14:paraId="51B0044B" w14:textId="77777777">
        <w:tc>
          <w:tcPr>
            <w:tcW w:w="1353" w:type="dxa"/>
            <w:shd w:val="clear" w:color="auto" w:fill="C1E4F5"/>
            <w:tcMar>
              <w:top w:w="120" w:type="dxa"/>
              <w:left w:w="180" w:type="dxa"/>
              <w:bottom w:w="120" w:type="dxa"/>
              <w:right w:w="180" w:type="dxa"/>
            </w:tcMar>
            <w:hideMark/>
          </w:tcPr>
          <w:p w:rsidRPr="00506899" w:rsidR="000B4F03" w:rsidP="000B4F03" w:rsidRDefault="001C3A31" w14:paraId="347040EC" w14:textId="77777777">
            <w:pPr>
              <w:spacing w:before="30" w:after="30"/>
              <w:ind w:left="30" w:right="30"/>
              <w:rPr>
                <w:rFonts w:ascii="Calibri" w:hAnsi="Calibri" w:eastAsia="Times New Roman" w:cs="Calibri"/>
                <w:sz w:val="16"/>
              </w:rPr>
            </w:pPr>
            <w:hyperlink w:tgtFrame="_blank" w:history="1" r:id="rId224">
              <w:r w:rsidRPr="00506899">
                <w:rPr>
                  <w:rFonts w:ascii="Calibri" w:hAnsi="Calibri" w:eastAsia="Times New Roman" w:cs="Calibri"/>
                  <w:color w:val="0000FF"/>
                  <w:sz w:val="16"/>
                  <w:u w:val="single"/>
                </w:rPr>
                <w:t>Screen 11</w:t>
              </w:r>
            </w:hyperlink>
            <w:r w:rsidRPr="00506899">
              <w:rPr>
                <w:rFonts w:ascii="Calibri" w:hAnsi="Calibri" w:eastAsia="Times New Roman" w:cs="Calibri"/>
                <w:sz w:val="16"/>
              </w:rPr>
              <w:t xml:space="preserve"> </w:t>
            </w:r>
          </w:p>
          <w:p w:rsidRPr="00506899" w:rsidR="000B4F03" w:rsidP="000B4F03" w:rsidRDefault="001C3A31" w14:paraId="517763DE" w14:textId="77777777">
            <w:pPr>
              <w:ind w:left="30" w:right="30"/>
              <w:rPr>
                <w:rFonts w:ascii="Calibri" w:hAnsi="Calibri" w:eastAsia="Times New Roman" w:cs="Calibri"/>
                <w:sz w:val="16"/>
              </w:rPr>
            </w:pPr>
            <w:hyperlink w:tgtFrame="_blank" w:history="1" r:id="rId225">
              <w:r w:rsidRPr="00506899">
                <w:rPr>
                  <w:rFonts w:ascii="Calibri" w:hAnsi="Calibri" w:eastAsia="Times New Roman" w:cs="Calibri"/>
                  <w:color w:val="0000FF"/>
                  <w:sz w:val="16"/>
                  <w:u w:val="single"/>
                </w:rPr>
                <w:t>22_C_12</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B4F03" w:rsidP="00FE7D31" w:rsidRDefault="001C3A31" w14:paraId="6C3F1616"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You are a Regional Sales Manager responsible for Abbott Vascular in Turkey</w:t>
            </w:r>
            <w:r w:rsidRPr="00506899">
              <w:rPr>
                <w:rFonts w:ascii="Calibri" w:hAnsi="Calibri" w:eastAsia="Times New Roman" w:cs="Calibri"/>
              </w:rPr>
              <w:t xml:space="preserve">. You are considering submitting a bid to supply product to a large public hospital in your area. Before investing a lot of time into putting together the bid, you reach out to a counterpart at Medtronic to find out whether they are bidding. Is </w:t>
            </w:r>
            <w:proofErr w:type="gramStart"/>
            <w:r w:rsidRPr="00506899">
              <w:rPr>
                <w:rFonts w:ascii="Calibri" w:hAnsi="Calibri" w:eastAsia="Times New Roman" w:cs="Calibri"/>
              </w:rPr>
              <w:t>this</w:t>
            </w:r>
            <w:proofErr w:type="gramEnd"/>
            <w:r w:rsidRPr="00506899">
              <w:rPr>
                <w:rFonts w:ascii="Calibri" w:hAnsi="Calibri" w:eastAsia="Times New Roman" w:cs="Calibri"/>
              </w:rPr>
              <w:t xml:space="preserve"> okay?</w:t>
            </w:r>
          </w:p>
        </w:tc>
        <w:tc>
          <w:tcPr>
            <w:tcW w:w="6000" w:type="dxa"/>
          </w:tcPr>
          <w:p w:rsidRPr="00FE7D31" w:rsidR="000B4F03" w:rsidP="00FE7D31" w:rsidRDefault="001C3A31" w14:paraId="4B3F2D0C" w14:textId="77777777">
            <w:pPr>
              <w:spacing w:before="100" w:beforeAutospacing="1" w:after="100" w:afterAutospacing="1"/>
              <w:ind w:left="30" w:right="30"/>
              <w:rPr>
                <w:rFonts w:ascii="Angsana New" w:hAnsi="Angsana New" w:eastAsia="Times New Roman" w:cs="Tahoma"/>
              </w:rPr>
            </w:pPr>
            <w:r w:rsidRPr="00FE7D31">
              <w:rPr>
                <w:rFonts w:ascii="Angsana New" w:hAnsi="Angsana New" w:eastAsia="Angsana New" w:cs="Tahoma"/>
                <w:cs/>
                <w:lang w:val="th-TH" w:bidi="th-TH"/>
              </w:rPr>
              <w:t>คุณเป็นผู้จัดการฝ่ายขายระดับภูมิภาคที่รับผิดชอบดูแล</w:t>
            </w:r>
            <w:r w:rsidRPr="00FE7D31">
              <w:rPr>
                <w:rFonts w:ascii="Calibri" w:hAnsi="Calibri" w:eastAsia="Times New Roman" w:cs="Calibri"/>
              </w:rPr>
              <w:t xml:space="preserve"> Abbott Vascular </w:t>
            </w:r>
            <w:r w:rsidRPr="00FE7D31">
              <w:rPr>
                <w:rFonts w:ascii="Angsana New" w:hAnsi="Angsana New" w:eastAsia="Angsana New" w:cs="Tahoma"/>
                <w:cs/>
                <w:lang w:val="th-TH" w:bidi="th-TH"/>
              </w:rPr>
              <w:t>ในตุรกี</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คุณกำลังพิจารณาที่จะยื่นประมูลเพื่อจัดหาผลิตภัณฑ์ให้กับโรงพยาบาลของรัฐขนาดใหญ่ในพื้นที่ของคุณ</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ก่อนที่จะทุ่มเทเวลาไปกับการประมูลนี้</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คุณจึงได้ติดต่อผู้จัดการฝ่ายขายของ</w:t>
            </w:r>
            <w:r w:rsidRPr="00FE7D31">
              <w:rPr>
                <w:rFonts w:ascii="Calibri" w:hAnsi="Calibri" w:eastAsia="Times New Roman" w:cs="Calibri"/>
              </w:rPr>
              <w:t xml:space="preserve"> Medtronic</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เพื่อที่จะทราบว่า</w:t>
            </w:r>
            <w:r w:rsidRPr="00FE7D31">
              <w:rPr>
                <w:rFonts w:ascii="Angsana New" w:hAnsi="Angsana New" w:eastAsia="Angsana New" w:cs="Tahoma"/>
                <w:cs/>
                <w:lang w:val="th-TH" w:bidi="th-TH"/>
              </w:rPr>
              <w:lastRenderedPageBreak/>
              <w:t>พวกเขาเข้าร่วมการประมูลด้วยหรือไม่</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การทำเช่นนี้เหมาะ</w:t>
            </w:r>
            <w:r w:rsidRPr="00FE7D31">
              <w:rPr>
                <w:rFonts w:ascii="Angsana New" w:hAnsi="Angsana New" w:eastAsia="Angsana New" w:cs="Tahoma"/>
                <w:cs/>
                <w:lang w:val="th-TH" w:bidi="th-TH"/>
              </w:rPr>
              <w:t>สมหรือไม่</w:t>
            </w:r>
          </w:p>
        </w:tc>
      </w:tr>
      <w:tr w:rsidRPr="00506899" w:rsidR="00CC1327" w:rsidTr="00FE7D31" w14:paraId="5F8870DB" w14:textId="77777777">
        <w:tc>
          <w:tcPr>
            <w:tcW w:w="1353" w:type="dxa"/>
            <w:shd w:val="clear" w:color="auto" w:fill="C1E4F5"/>
            <w:tcMar>
              <w:top w:w="120" w:type="dxa"/>
              <w:left w:w="180" w:type="dxa"/>
              <w:bottom w:w="120" w:type="dxa"/>
              <w:right w:w="180" w:type="dxa"/>
            </w:tcMar>
            <w:hideMark/>
          </w:tcPr>
          <w:p w:rsidRPr="00506899" w:rsidR="000B4F03" w:rsidP="000B4F03" w:rsidRDefault="001C3A31" w14:paraId="68A19067" w14:textId="77777777">
            <w:pPr>
              <w:spacing w:before="30" w:after="30"/>
              <w:ind w:left="30" w:right="30"/>
              <w:rPr>
                <w:rFonts w:ascii="Calibri" w:hAnsi="Calibri" w:eastAsia="Times New Roman" w:cs="Calibri"/>
                <w:sz w:val="16"/>
              </w:rPr>
            </w:pPr>
            <w:hyperlink w:tgtFrame="_blank" w:history="1" r:id="rId226">
              <w:r w:rsidRPr="00506899">
                <w:rPr>
                  <w:rFonts w:ascii="Calibri" w:hAnsi="Calibri" w:eastAsia="Times New Roman" w:cs="Calibri"/>
                  <w:color w:val="0000FF"/>
                  <w:sz w:val="16"/>
                  <w:u w:val="single"/>
                </w:rPr>
                <w:t>Screen 12</w:t>
              </w:r>
            </w:hyperlink>
            <w:r w:rsidRPr="00506899">
              <w:rPr>
                <w:rFonts w:ascii="Calibri" w:hAnsi="Calibri" w:eastAsia="Times New Roman" w:cs="Calibri"/>
                <w:sz w:val="16"/>
              </w:rPr>
              <w:t xml:space="preserve"> </w:t>
            </w:r>
          </w:p>
          <w:p w:rsidRPr="00506899" w:rsidR="000B4F03" w:rsidP="000B4F03" w:rsidRDefault="001C3A31" w14:paraId="192DB37C" w14:textId="77777777">
            <w:pPr>
              <w:ind w:left="30" w:right="30"/>
              <w:rPr>
                <w:rFonts w:ascii="Calibri" w:hAnsi="Calibri" w:eastAsia="Times New Roman" w:cs="Calibri"/>
                <w:sz w:val="16"/>
              </w:rPr>
            </w:pPr>
            <w:hyperlink w:tgtFrame="_blank" w:history="1" r:id="rId227">
              <w:r w:rsidRPr="00506899">
                <w:rPr>
                  <w:rFonts w:ascii="Calibri" w:hAnsi="Calibri" w:eastAsia="Times New Roman" w:cs="Calibri"/>
                  <w:color w:val="0000FF"/>
                  <w:sz w:val="16"/>
                  <w:u w:val="single"/>
                </w:rPr>
                <w:t>25_C_13</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B4F03" w:rsidP="00FE7D31" w:rsidRDefault="001C3A31" w14:paraId="094B5D63"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You are an Area Sales Director for Abbott’s Rapid Diagnostics business in East Africa. At a meeting with a local distribu</w:t>
            </w:r>
            <w:r w:rsidRPr="00506899">
              <w:rPr>
                <w:rFonts w:ascii="Calibri" w:hAnsi="Calibri" w:eastAsia="Times New Roman" w:cs="Calibri"/>
              </w:rPr>
              <w:t>tor who distributes diagnostic testing equipment for Abbott and a leading competitor, you are provided with a list of customers who the distributor says you should target for rapid diagnostic marketing. It is explained that a similar length list with diffe</w:t>
            </w:r>
            <w:r w:rsidRPr="00506899">
              <w:rPr>
                <w:rFonts w:ascii="Calibri" w:hAnsi="Calibri" w:eastAsia="Times New Roman" w:cs="Calibri"/>
              </w:rPr>
              <w:t xml:space="preserve">rent customers has been given to your competitor, so that the two companies’ marketing efforts don’t overlap. Since the distributor is responsible for the final sale of the companies’ products, you agree to limit your marketing efforts to the customers on </w:t>
            </w:r>
            <w:r w:rsidRPr="00506899">
              <w:rPr>
                <w:rFonts w:ascii="Calibri" w:hAnsi="Calibri" w:eastAsia="Times New Roman" w:cs="Calibri"/>
              </w:rPr>
              <w:t xml:space="preserve">the list. Is </w:t>
            </w:r>
            <w:proofErr w:type="gramStart"/>
            <w:r w:rsidRPr="00506899">
              <w:rPr>
                <w:rFonts w:ascii="Calibri" w:hAnsi="Calibri" w:eastAsia="Times New Roman" w:cs="Calibri"/>
              </w:rPr>
              <w:t>this</w:t>
            </w:r>
            <w:proofErr w:type="gramEnd"/>
            <w:r w:rsidRPr="00506899">
              <w:rPr>
                <w:rFonts w:ascii="Calibri" w:hAnsi="Calibri" w:eastAsia="Times New Roman" w:cs="Calibri"/>
              </w:rPr>
              <w:t xml:space="preserve"> okay?</w:t>
            </w:r>
          </w:p>
        </w:tc>
        <w:tc>
          <w:tcPr>
            <w:tcW w:w="6000" w:type="dxa"/>
          </w:tcPr>
          <w:p w:rsidRPr="00FE7D31" w:rsidR="000B4F03" w:rsidP="00FE7D31" w:rsidRDefault="001C3A31" w14:paraId="2B4A616E" w14:textId="77777777">
            <w:pPr>
              <w:spacing w:before="100" w:beforeAutospacing="1" w:after="100" w:afterAutospacing="1"/>
              <w:ind w:left="30" w:right="30"/>
              <w:rPr>
                <w:rFonts w:ascii="Angsana New" w:hAnsi="Angsana New" w:eastAsia="Times New Roman" w:cs="Tahoma"/>
              </w:rPr>
            </w:pPr>
            <w:r w:rsidRPr="00FE7D31">
              <w:rPr>
                <w:rFonts w:ascii="Angsana New" w:hAnsi="Angsana New" w:eastAsia="Angsana New" w:cs="Tahoma"/>
                <w:cs/>
                <w:lang w:val="th-TH" w:bidi="th-TH"/>
              </w:rPr>
              <w:t>คุณเป็นผู้อำนวยการฝ่ายขายประจำเขตในธุรกิจผลิตภัณฑ์ชุดตรวจที่ให้ผลเร็ว</w:t>
            </w:r>
            <w:r w:rsidRPr="00FE7D31">
              <w:rPr>
                <w:rFonts w:ascii="Calibri" w:hAnsi="Calibri" w:eastAsia="Times New Roman" w:cs="Calibri"/>
              </w:rPr>
              <w:t xml:space="preserve"> (Rapid Diagnostics)</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ของ</w:t>
            </w:r>
            <w:r w:rsidRPr="00FE7D31">
              <w:rPr>
                <w:rFonts w:ascii="Angsana New" w:hAnsi="Angsana New" w:eastAsia="Tahoma" w:cs="Tahoma"/>
                <w:lang w:val="th-TH"/>
              </w:rPr>
              <w:t xml:space="preserve"> </w:t>
            </w:r>
            <w:r w:rsidRPr="00FE7D31">
              <w:rPr>
                <w:rFonts w:ascii="Calibri" w:hAnsi="Calibri" w:eastAsia="Times New Roman" w:cs="Calibri"/>
              </w:rPr>
              <w:t xml:space="preserve">Abbott </w:t>
            </w:r>
            <w:r w:rsidRPr="00FE7D31">
              <w:rPr>
                <w:rFonts w:ascii="Angsana New" w:hAnsi="Angsana New" w:eastAsia="Angsana New" w:cs="Tahoma"/>
                <w:cs/>
                <w:lang w:val="th-TH" w:bidi="th-TH"/>
              </w:rPr>
              <w:t>ในแอฟริกาตะวันออก</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ในการประชุมกับตัวแทนจำหน่ายท้องถิ่นที่ทำหน้าที่จัดจำหน่ายอุปกรณ์ทดสอบเพื่อตรวจวินิจฉัยให้แก่</w:t>
            </w:r>
            <w:r w:rsidRPr="00FE7D31">
              <w:rPr>
                <w:rFonts w:ascii="Angsana New" w:hAnsi="Angsana New" w:eastAsia="Tahoma" w:cs="Tahoma"/>
                <w:lang w:val="th-TH"/>
              </w:rPr>
              <w:t xml:space="preserve"> Abbott </w:t>
            </w:r>
            <w:r w:rsidRPr="00FE7D31">
              <w:rPr>
                <w:rFonts w:ascii="Angsana New" w:hAnsi="Angsana New" w:eastAsia="Angsana New" w:cs="Tahoma"/>
                <w:cs/>
                <w:lang w:val="th-TH" w:bidi="th-TH"/>
              </w:rPr>
              <w:t>และบริษัทชั้นนำที่เป็นคู่แข่ง</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คุณได้รับรายชื่อลูกค้าจากตัวแทนจำหน่ายดังกล่าว</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ซึ่งแนะนำว่าคุณควรเน้นไปที่การทำตลาดผลิตภัณฑ์ชุดตรวจที่แสดงผลอย่างรวดเร็ว</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โด</w:t>
            </w:r>
            <w:r w:rsidRPr="00FE7D31">
              <w:rPr>
                <w:rFonts w:ascii="Angsana New" w:hAnsi="Angsana New" w:eastAsia="Angsana New" w:cs="Tahoma"/>
                <w:cs/>
                <w:lang w:val="th-TH" w:bidi="th-TH"/>
              </w:rPr>
              <w:t>ยตัวแทนจำหน่ายอธิบายว่าได้มอบรายชื่อลูกค้าจำนวนเท่าๆ</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กันนี้ให้แก่คู่แข่งของคุณแต่เป็นลูกค้าคนละกลุ่มกั</w:t>
            </w:r>
            <w:r w:rsidRPr="00FE7D31">
              <w:rPr>
                <w:rFonts w:ascii="Angsana New" w:hAnsi="Angsana New" w:eastAsia="Angsana New" w:cs="Tahoma"/>
                <w:cs/>
                <w:lang w:val="th-TH" w:bidi="th-TH"/>
              </w:rPr>
              <w:t>น</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เพื่อที่การทำตลาดของสองบริษัทจะได้ไม่ทับซ้อนกัน</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คุณตกลงที่จะจำกัดกิจกรรมการตลาดของคุณมาสู่กลุ่มลูกค้าในรายชื่อเท่านั้น</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เนื่องจากตัวแทนจำหน่ายของคุณจะเป็นผู้รับผิดชอบขั้นสุดท้ายในการขายผลิตภัณฑ์ของบริษัทคุณ</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การทำเช่นนี้เหมาะสมหรือไม่</w:t>
            </w:r>
          </w:p>
        </w:tc>
      </w:tr>
      <w:tr w:rsidRPr="00506899" w:rsidR="00CC1327" w:rsidTr="00FE7D31" w14:paraId="3E347D0F" w14:textId="77777777">
        <w:tc>
          <w:tcPr>
            <w:tcW w:w="1353" w:type="dxa"/>
            <w:shd w:val="clear" w:color="auto" w:fill="C1E4F5"/>
            <w:tcMar>
              <w:top w:w="120" w:type="dxa"/>
              <w:left w:w="180" w:type="dxa"/>
              <w:bottom w:w="120" w:type="dxa"/>
              <w:right w:w="180" w:type="dxa"/>
            </w:tcMar>
            <w:hideMark/>
          </w:tcPr>
          <w:p w:rsidRPr="00506899" w:rsidR="000B4F03" w:rsidP="000B4F03" w:rsidRDefault="001C3A31" w14:paraId="105E6EBB" w14:textId="77777777">
            <w:pPr>
              <w:spacing w:before="30" w:after="30"/>
              <w:ind w:left="30" w:right="30"/>
              <w:rPr>
                <w:rFonts w:ascii="Calibri" w:hAnsi="Calibri" w:eastAsia="Times New Roman" w:cs="Calibri"/>
                <w:sz w:val="16"/>
              </w:rPr>
            </w:pPr>
            <w:hyperlink w:tgtFrame="_blank" w:history="1" r:id="rId228">
              <w:r w:rsidRPr="00506899">
                <w:rPr>
                  <w:rFonts w:ascii="Calibri" w:hAnsi="Calibri" w:eastAsia="Times New Roman" w:cs="Calibri"/>
                  <w:color w:val="0000FF"/>
                  <w:sz w:val="16"/>
                  <w:u w:val="single"/>
                </w:rPr>
                <w:t>Screen 17</w:t>
              </w:r>
            </w:hyperlink>
            <w:r w:rsidRPr="00506899">
              <w:rPr>
                <w:rFonts w:ascii="Calibri" w:hAnsi="Calibri" w:eastAsia="Times New Roman" w:cs="Calibri"/>
                <w:sz w:val="16"/>
              </w:rPr>
              <w:t xml:space="preserve"> </w:t>
            </w:r>
          </w:p>
          <w:p w:rsidRPr="00506899" w:rsidR="000B4F03" w:rsidP="000B4F03" w:rsidRDefault="001C3A31" w14:paraId="11CAC85D" w14:textId="77777777">
            <w:pPr>
              <w:ind w:left="30" w:right="30"/>
              <w:rPr>
                <w:rFonts w:ascii="Calibri" w:hAnsi="Calibri" w:eastAsia="Times New Roman" w:cs="Calibri"/>
                <w:sz w:val="16"/>
              </w:rPr>
            </w:pPr>
            <w:hyperlink w:tgtFrame="_blank" w:history="1" r:id="rId229">
              <w:r w:rsidRPr="00506899">
                <w:rPr>
                  <w:rFonts w:ascii="Calibri" w:hAnsi="Calibri" w:eastAsia="Times New Roman" w:cs="Calibri"/>
                  <w:color w:val="0000FF"/>
                  <w:sz w:val="16"/>
                  <w:u w:val="single"/>
                </w:rPr>
                <w:t>37_C_18</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B4F03" w:rsidP="00FE7D31" w:rsidRDefault="001C3A31" w14:paraId="2B7555C1"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Because anti-competitive conduct usually results in higher prices or </w:t>
            </w:r>
            <w:r w:rsidRPr="00506899">
              <w:rPr>
                <w:rFonts w:ascii="Calibri" w:hAnsi="Calibri" w:eastAsia="Times New Roman" w:cs="Calibri"/>
              </w:rPr>
              <w:t>reduced selection for consumers, a company that commits such crimes risks seriously damaging its reputation in the eyes of its customers.</w:t>
            </w:r>
          </w:p>
          <w:p w:rsidRPr="00506899" w:rsidR="000B4F03" w:rsidP="00FE7D31" w:rsidRDefault="001C3A31" w14:paraId="4F6788E8"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In addition to civil/criminal penalties and reputational damage, one consequence is potentially being barred from futu</w:t>
            </w:r>
            <w:r w:rsidRPr="00506899">
              <w:rPr>
                <w:rFonts w:ascii="Calibri" w:hAnsi="Calibri" w:eastAsia="Times New Roman" w:cs="Calibri"/>
              </w:rPr>
              <w:t>re tenders or other bidding.</w:t>
            </w:r>
          </w:p>
        </w:tc>
        <w:tc>
          <w:tcPr>
            <w:tcW w:w="6000" w:type="dxa"/>
          </w:tcPr>
          <w:p w:rsidRPr="00FE7D31" w:rsidR="000B4F03" w:rsidP="00FE7D31" w:rsidRDefault="001C3A31" w14:paraId="51FC042C" w14:textId="77777777">
            <w:pPr>
              <w:spacing w:before="100" w:beforeAutospacing="1" w:after="100" w:afterAutospacing="1"/>
              <w:ind w:left="30" w:right="30"/>
              <w:rPr>
                <w:rFonts w:ascii="Angsana New" w:hAnsi="Angsana New" w:eastAsia="Times New Roman" w:cs="Tahoma"/>
              </w:rPr>
            </w:pPr>
            <w:r w:rsidRPr="00FE7D31">
              <w:rPr>
                <w:rFonts w:ascii="Angsana New" w:hAnsi="Angsana New" w:eastAsia="Angsana New" w:cs="Tahoma"/>
                <w:cs/>
                <w:lang w:val="th-TH" w:bidi="th-TH"/>
              </w:rPr>
              <w:t>เนื่องจากพฤติกรรมต่อต้านการแข่งขันมักส่งผลให้สินค้ามีราคาสูงขึ้นและทำให้ผู้บริโภคมีทางเลือกน้อยลง</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บริษัทที่มีส่วนในการกระทำผิดดังกล่าวมีความเสี่ยงที่จะเสื่อมเสียชื่อเสียงอย่างร้ายแรงในสายตาของลูกค้า</w:t>
            </w:r>
          </w:p>
          <w:p w:rsidRPr="00FE7D31" w:rsidR="000B4F03" w:rsidP="00FE7D31" w:rsidRDefault="001C3A31" w14:paraId="4C38E84C" w14:textId="77777777">
            <w:pPr>
              <w:spacing w:before="100" w:beforeAutospacing="1" w:after="100" w:afterAutospacing="1"/>
              <w:ind w:left="30" w:right="30"/>
              <w:rPr>
                <w:rFonts w:ascii="Angsana New" w:hAnsi="Angsana New" w:eastAsia="Times New Roman" w:cs="Tahoma"/>
              </w:rPr>
            </w:pPr>
            <w:r w:rsidRPr="00FE7D31">
              <w:rPr>
                <w:rFonts w:ascii="Angsana New" w:hAnsi="Angsana New" w:eastAsia="Angsana New" w:cs="Tahoma"/>
                <w:cs/>
                <w:lang w:val="th-TH" w:bidi="th-TH"/>
              </w:rPr>
              <w:t>นอกเหนือจากโทษทางแพ่ง</w:t>
            </w:r>
            <w:r w:rsidRPr="00FE7D31">
              <w:rPr>
                <w:rFonts w:ascii="Angsana New" w:hAnsi="Angsana New" w:eastAsia="Tahoma" w:cs="Tahoma"/>
                <w:lang w:val="th-TH"/>
              </w:rPr>
              <w:t>/</w:t>
            </w:r>
            <w:r w:rsidRPr="00FE7D31">
              <w:rPr>
                <w:rFonts w:ascii="Angsana New" w:hAnsi="Angsana New" w:eastAsia="Angsana New" w:cs="Tahoma"/>
                <w:cs/>
                <w:lang w:val="th-TH" w:bidi="th-TH"/>
              </w:rPr>
              <w:t>อาญาและความเสียหายต่อชื่อเสียงแล้ว</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อีกผลที่ตามมาก็คืออาจถูกห้ามเข้าร่วมการประมูลหรือการเสนอราคาอื่นๆ</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ในอนาคต</w:t>
            </w:r>
          </w:p>
        </w:tc>
      </w:tr>
      <w:tr w:rsidRPr="00506899" w:rsidR="00CC1327" w:rsidTr="00FE7D31" w14:paraId="2EAF18D7" w14:textId="77777777">
        <w:tc>
          <w:tcPr>
            <w:tcW w:w="1353" w:type="dxa"/>
            <w:shd w:val="clear" w:color="auto" w:fill="C1E4F5"/>
            <w:tcMar>
              <w:top w:w="120" w:type="dxa"/>
              <w:left w:w="180" w:type="dxa"/>
              <w:bottom w:w="120" w:type="dxa"/>
              <w:right w:w="180" w:type="dxa"/>
            </w:tcMar>
            <w:hideMark/>
          </w:tcPr>
          <w:p w:rsidRPr="00506899" w:rsidR="000B4F03" w:rsidP="000B4F03" w:rsidRDefault="001C3A31" w14:paraId="7EAE6CEE" w14:textId="77777777">
            <w:pPr>
              <w:spacing w:before="30" w:after="30"/>
              <w:ind w:left="30" w:right="30"/>
              <w:rPr>
                <w:rFonts w:ascii="Calibri" w:hAnsi="Calibri" w:eastAsia="Times New Roman" w:cs="Calibri"/>
                <w:sz w:val="16"/>
              </w:rPr>
            </w:pPr>
            <w:hyperlink w:tgtFrame="_blank" w:history="1" r:id="rId230">
              <w:r w:rsidRPr="00506899">
                <w:rPr>
                  <w:rFonts w:ascii="Calibri" w:hAnsi="Calibri" w:eastAsia="Times New Roman" w:cs="Calibri"/>
                  <w:color w:val="0000FF"/>
                  <w:sz w:val="16"/>
                  <w:u w:val="single"/>
                </w:rPr>
                <w:t>Screen 21</w:t>
              </w:r>
            </w:hyperlink>
            <w:r w:rsidRPr="00506899">
              <w:rPr>
                <w:rFonts w:ascii="Calibri" w:hAnsi="Calibri" w:eastAsia="Times New Roman" w:cs="Calibri"/>
                <w:sz w:val="16"/>
              </w:rPr>
              <w:t xml:space="preserve"> </w:t>
            </w:r>
          </w:p>
          <w:p w:rsidRPr="00506899" w:rsidR="000B4F03" w:rsidP="000B4F03" w:rsidRDefault="001C3A31" w14:paraId="0495E76B" w14:textId="77777777">
            <w:pPr>
              <w:ind w:left="30" w:right="30"/>
              <w:rPr>
                <w:rFonts w:ascii="Calibri" w:hAnsi="Calibri" w:eastAsia="Times New Roman" w:cs="Calibri"/>
                <w:sz w:val="16"/>
              </w:rPr>
            </w:pPr>
            <w:hyperlink w:tgtFrame="_blank" w:history="1" r:id="rId231">
              <w:r w:rsidRPr="00506899">
                <w:rPr>
                  <w:rFonts w:ascii="Calibri" w:hAnsi="Calibri" w:eastAsia="Times New Roman" w:cs="Calibri"/>
                  <w:color w:val="0000FF"/>
                  <w:sz w:val="16"/>
                  <w:u w:val="single"/>
                </w:rPr>
                <w:t>42_C_22</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B4F03" w:rsidP="00FE7D31" w:rsidRDefault="001C3A31" w14:paraId="05DB9837"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 xml:space="preserve">In many countries controlling the prices of distributors </w:t>
            </w:r>
            <w:proofErr w:type="gramStart"/>
            <w:r w:rsidRPr="00506899">
              <w:rPr>
                <w:rFonts w:ascii="Calibri" w:hAnsi="Calibri" w:eastAsia="Times New Roman" w:cs="Calibri"/>
              </w:rPr>
              <w:t>is</w:t>
            </w:r>
            <w:proofErr w:type="gramEnd"/>
            <w:r w:rsidRPr="00506899">
              <w:rPr>
                <w:rFonts w:ascii="Calibri" w:hAnsi="Calibri" w:eastAsia="Times New Roman" w:cs="Calibri"/>
              </w:rPr>
              <w:t xml:space="preserve"> a violation of competition law, please contact your local Legal team for guidance.</w:t>
            </w:r>
          </w:p>
        </w:tc>
        <w:tc>
          <w:tcPr>
            <w:tcW w:w="6000" w:type="dxa"/>
          </w:tcPr>
          <w:p w:rsidRPr="00FE7D31" w:rsidR="000B4F03" w:rsidP="00FE7D31" w:rsidRDefault="001C3A31" w14:paraId="546B2D20" w14:textId="77777777">
            <w:pPr>
              <w:spacing w:before="100" w:beforeAutospacing="1" w:after="100" w:afterAutospacing="1"/>
              <w:ind w:left="30" w:right="30"/>
              <w:rPr>
                <w:rFonts w:ascii="Angsana New" w:hAnsi="Angsana New" w:eastAsia="Times New Roman" w:cs="Tahoma"/>
              </w:rPr>
            </w:pPr>
            <w:r w:rsidRPr="00FE7D31">
              <w:rPr>
                <w:rFonts w:ascii="Angsana New" w:hAnsi="Angsana New" w:eastAsia="Angsana New" w:cs="Tahoma"/>
                <w:cs/>
                <w:lang w:val="th-TH" w:bidi="th-TH"/>
              </w:rPr>
              <w:t>ในหลายประเทศ</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การควบคุมราคาของผู้จัดจำหน่ายถือเป็นการฝ่าฝืนกฎหมายการแข่งขัน</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โปรดติดต่อทีมกฎหมายในประเทศของคุณเพื่อขอคำแนะนำ</w:t>
            </w:r>
          </w:p>
        </w:tc>
      </w:tr>
      <w:tr w:rsidRPr="00506899" w:rsidR="00CC1327" w:rsidTr="00FE7D31" w14:paraId="50BAEC3D" w14:textId="77777777">
        <w:tc>
          <w:tcPr>
            <w:tcW w:w="1353" w:type="dxa"/>
            <w:shd w:val="clear" w:color="auto" w:fill="C1E4F5"/>
            <w:tcMar>
              <w:top w:w="120" w:type="dxa"/>
              <w:left w:w="180" w:type="dxa"/>
              <w:bottom w:w="120" w:type="dxa"/>
              <w:right w:w="180" w:type="dxa"/>
            </w:tcMar>
            <w:hideMark/>
          </w:tcPr>
          <w:p w:rsidRPr="00506899" w:rsidR="000B4F03" w:rsidP="000B4F03" w:rsidRDefault="001C3A31" w14:paraId="0E58BF62" w14:textId="77777777">
            <w:pPr>
              <w:spacing w:before="30" w:after="30"/>
              <w:ind w:left="30" w:right="30"/>
              <w:rPr>
                <w:rFonts w:ascii="Calibri" w:hAnsi="Calibri" w:eastAsia="Times New Roman" w:cs="Calibri"/>
                <w:sz w:val="16"/>
              </w:rPr>
            </w:pPr>
            <w:hyperlink w:tgtFrame="_blank" w:history="1" r:id="rId232">
              <w:r w:rsidRPr="00506899">
                <w:rPr>
                  <w:rFonts w:ascii="Calibri" w:hAnsi="Calibri" w:eastAsia="Times New Roman" w:cs="Calibri"/>
                  <w:color w:val="0000FF"/>
                  <w:sz w:val="16"/>
                  <w:u w:val="single"/>
                </w:rPr>
                <w:t>Screen 21</w:t>
              </w:r>
            </w:hyperlink>
            <w:r w:rsidRPr="00506899">
              <w:rPr>
                <w:rFonts w:ascii="Calibri" w:hAnsi="Calibri" w:eastAsia="Times New Roman" w:cs="Calibri"/>
                <w:sz w:val="16"/>
              </w:rPr>
              <w:t xml:space="preserve"> </w:t>
            </w:r>
          </w:p>
          <w:p w:rsidRPr="00506899" w:rsidR="000B4F03" w:rsidP="000B4F03" w:rsidRDefault="001C3A31" w14:paraId="7DB2CCD1" w14:textId="77777777">
            <w:pPr>
              <w:ind w:left="30" w:right="30"/>
              <w:rPr>
                <w:rFonts w:ascii="Calibri" w:hAnsi="Calibri" w:eastAsia="Times New Roman" w:cs="Calibri"/>
                <w:sz w:val="16"/>
              </w:rPr>
            </w:pPr>
            <w:hyperlink w:tgtFrame="_blank" w:history="1" r:id="rId233">
              <w:r w:rsidRPr="00506899">
                <w:rPr>
                  <w:rFonts w:ascii="Calibri" w:hAnsi="Calibri" w:eastAsia="Times New Roman" w:cs="Calibri"/>
                  <w:color w:val="0000FF"/>
                  <w:sz w:val="16"/>
                  <w:u w:val="single"/>
                </w:rPr>
                <w:t>44_C_22</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B4F03" w:rsidP="00FE7D31" w:rsidRDefault="001C3A31" w14:paraId="4F68734C"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Any discussion between competitors around market or dividing clients, products or resources – known as customer allocation – could be viewed as illegal collaboration and should be avoided. These conversations do not have to result in a formal agreement wit</w:t>
            </w:r>
            <w:r w:rsidRPr="00506899">
              <w:rPr>
                <w:rFonts w:ascii="Calibri" w:hAnsi="Calibri" w:eastAsia="Times New Roman" w:cs="Calibri"/>
              </w:rPr>
              <w:t>h a competitor to be considered anti-competitive.</w:t>
            </w:r>
          </w:p>
        </w:tc>
        <w:tc>
          <w:tcPr>
            <w:tcW w:w="6000" w:type="dxa"/>
          </w:tcPr>
          <w:p w:rsidRPr="00FE7D31" w:rsidR="000B4F03" w:rsidP="00FE7D31" w:rsidRDefault="001C3A31" w14:paraId="751C10BC" w14:textId="77777777">
            <w:pPr>
              <w:spacing w:before="100" w:beforeAutospacing="1" w:after="100" w:afterAutospacing="1"/>
              <w:ind w:left="30" w:right="30"/>
              <w:rPr>
                <w:rFonts w:ascii="Angsana New" w:hAnsi="Angsana New" w:eastAsia="Times New Roman" w:cs="Tahoma"/>
              </w:rPr>
            </w:pPr>
            <w:r w:rsidRPr="00FE7D31">
              <w:rPr>
                <w:rFonts w:ascii="Angsana New" w:hAnsi="Angsana New" w:eastAsia="Angsana New" w:cs="Tahoma"/>
                <w:cs/>
                <w:lang w:val="th-TH" w:bidi="th-TH"/>
              </w:rPr>
              <w:t>การพูดคุยกับคู่แข่งในเรื่องเกี่ยวกับการจัดสรรตลาดหรือการแบ่งลูกค้า</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ผลิตภัณฑ์</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หรือทรัพยากร</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ซึ่งเรียกว่าการจัดสรรลูกค้า</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อาจถูกมองว่าเป็นการร่วมมือกันที่ไม่ชอบด้วยกฎหมายและควรหลีกเลี่ยง</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การสนทนาดังกล่าวอาจถือได้ว่าเป็นการกระทำที่ต่อต้านการแข่งขัน</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โ</w:t>
            </w:r>
            <w:r w:rsidRPr="00FE7D31">
              <w:rPr>
                <w:rFonts w:ascii="Angsana New" w:hAnsi="Angsana New" w:eastAsia="Angsana New" w:cs="Tahoma"/>
                <w:cs/>
                <w:lang w:val="th-TH" w:bidi="th-TH"/>
              </w:rPr>
              <w:t>ดยไม่จำเป็นต้องจัดทำข้อตกลงที่เป็นทางการกับคู่แข่ง</w:t>
            </w:r>
          </w:p>
        </w:tc>
      </w:tr>
      <w:tr w:rsidRPr="00506899" w:rsidR="00CC1327" w:rsidTr="00FE7D31" w14:paraId="3978AF8C" w14:textId="77777777">
        <w:tc>
          <w:tcPr>
            <w:tcW w:w="1353" w:type="dxa"/>
            <w:shd w:val="clear" w:color="auto" w:fill="C1E4F5"/>
            <w:tcMar>
              <w:top w:w="120" w:type="dxa"/>
              <w:left w:w="180" w:type="dxa"/>
              <w:bottom w:w="120" w:type="dxa"/>
              <w:right w:w="180" w:type="dxa"/>
            </w:tcMar>
            <w:hideMark/>
          </w:tcPr>
          <w:p w:rsidRPr="00506899" w:rsidR="000B4F03" w:rsidP="000B4F03" w:rsidRDefault="001C3A31" w14:paraId="2E05C863" w14:textId="77777777">
            <w:pPr>
              <w:spacing w:before="30" w:after="30"/>
              <w:ind w:left="30" w:right="30"/>
              <w:rPr>
                <w:rFonts w:ascii="Calibri" w:hAnsi="Calibri" w:eastAsia="Times New Roman" w:cs="Calibri"/>
                <w:sz w:val="16"/>
              </w:rPr>
            </w:pPr>
            <w:hyperlink w:tgtFrame="_blank" w:history="1" r:id="rId234">
              <w:r w:rsidRPr="00506899">
                <w:rPr>
                  <w:rFonts w:ascii="Calibri" w:hAnsi="Calibri" w:eastAsia="Times New Roman" w:cs="Calibri"/>
                  <w:color w:val="0000FF"/>
                  <w:sz w:val="16"/>
                  <w:u w:val="single"/>
                </w:rPr>
                <w:t>Screen 21</w:t>
              </w:r>
            </w:hyperlink>
            <w:r w:rsidRPr="00506899">
              <w:rPr>
                <w:rFonts w:ascii="Calibri" w:hAnsi="Calibri" w:eastAsia="Times New Roman" w:cs="Calibri"/>
                <w:sz w:val="16"/>
              </w:rPr>
              <w:t xml:space="preserve"> </w:t>
            </w:r>
          </w:p>
          <w:p w:rsidRPr="00506899" w:rsidR="000B4F03" w:rsidP="000B4F03" w:rsidRDefault="001C3A31" w14:paraId="2EE54AD8" w14:textId="77777777">
            <w:pPr>
              <w:ind w:left="30" w:right="30"/>
              <w:rPr>
                <w:rFonts w:ascii="Calibri" w:hAnsi="Calibri" w:eastAsia="Times New Roman" w:cs="Calibri"/>
                <w:sz w:val="16"/>
              </w:rPr>
            </w:pPr>
            <w:hyperlink w:tgtFrame="_blank" w:history="1" r:id="rId235">
              <w:r w:rsidRPr="00506899">
                <w:rPr>
                  <w:rFonts w:ascii="Calibri" w:hAnsi="Calibri" w:eastAsia="Times New Roman" w:cs="Calibri"/>
                  <w:color w:val="0000FF"/>
                  <w:sz w:val="16"/>
                  <w:u w:val="single"/>
                </w:rPr>
                <w:t>45_C_22</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B4F03" w:rsidP="00FE7D31" w:rsidRDefault="001C3A31" w14:paraId="2D7501E2"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Any discussion that takes place between companies with respect to boycotting third parties such as supplier</w:t>
            </w:r>
            <w:r w:rsidRPr="00506899">
              <w:rPr>
                <w:rFonts w:ascii="Calibri" w:hAnsi="Calibri" w:eastAsia="Times New Roman" w:cs="Calibri"/>
              </w:rPr>
              <w:t>s, distributors or retailers could be viewed as illegal collaboration and should be avoided. These conversations do not have to result in a formal agreement to be considered anti-competitive.</w:t>
            </w:r>
          </w:p>
        </w:tc>
        <w:tc>
          <w:tcPr>
            <w:tcW w:w="6000" w:type="dxa"/>
          </w:tcPr>
          <w:p w:rsidRPr="00FE7D31" w:rsidR="000B4F03" w:rsidP="00FE7D31" w:rsidRDefault="001C3A31" w14:paraId="7CD60487" w14:textId="77777777">
            <w:pPr>
              <w:spacing w:before="100" w:beforeAutospacing="1" w:after="100" w:afterAutospacing="1"/>
              <w:ind w:left="30" w:right="30"/>
              <w:rPr>
                <w:rFonts w:ascii="Angsana New" w:hAnsi="Angsana New" w:eastAsia="Times New Roman" w:cs="Tahoma"/>
              </w:rPr>
            </w:pPr>
            <w:r w:rsidRPr="00FE7D31">
              <w:rPr>
                <w:rFonts w:ascii="Angsana New" w:hAnsi="Angsana New" w:eastAsia="Angsana New" w:cs="Tahoma"/>
                <w:cs/>
                <w:lang w:val="th-TH" w:bidi="th-TH"/>
              </w:rPr>
              <w:t>การพูดคุยกันระหว่างหลายบริษัทในเรื่องเกี่ยวกับการร่วมมือกันปฏิเส</w:t>
            </w:r>
            <w:r w:rsidRPr="00FE7D31">
              <w:rPr>
                <w:rFonts w:ascii="Angsana New" w:hAnsi="Angsana New" w:eastAsia="Angsana New" w:cs="Tahoma"/>
                <w:cs/>
                <w:lang w:val="th-TH" w:bidi="th-TH"/>
              </w:rPr>
              <w:t>ธไม่ทำธุรกิจกับบุคคลที่สาม</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เช่น</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ซัพพลายเออร์</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ตัวแทนจำหน่าย</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หรือผู้ค้าปลีก</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อาจถูกมองว่าเป็นการร่วมมือกันที่ไม่ชอบด้วยกฎหมายและควรหลีกเลี่ยง</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การสนทนาเหล่าไม่จำเป็นต้องมีการทำข้อตกลงกันอย่างเป็นทางการก็ถือได้ว่าเป็นการต่อต้านการแข่งขัน</w:t>
            </w:r>
          </w:p>
        </w:tc>
      </w:tr>
      <w:tr w:rsidRPr="00506899" w:rsidR="00CC1327" w:rsidTr="00FE7D31" w14:paraId="76D45952" w14:textId="77777777">
        <w:tc>
          <w:tcPr>
            <w:tcW w:w="1353" w:type="dxa"/>
            <w:shd w:val="clear" w:color="auto" w:fill="C1E4F5"/>
            <w:tcMar>
              <w:top w:w="120" w:type="dxa"/>
              <w:left w:w="180" w:type="dxa"/>
              <w:bottom w:w="120" w:type="dxa"/>
              <w:right w:w="180" w:type="dxa"/>
            </w:tcMar>
            <w:hideMark/>
          </w:tcPr>
          <w:p w:rsidRPr="00506899" w:rsidR="000B4F03" w:rsidP="000B4F03" w:rsidRDefault="001C3A31" w14:paraId="65F3551D" w14:textId="77777777">
            <w:pPr>
              <w:spacing w:before="30" w:after="30"/>
              <w:ind w:left="30" w:right="30"/>
              <w:rPr>
                <w:rFonts w:ascii="Calibri" w:hAnsi="Calibri" w:eastAsia="Times New Roman" w:cs="Calibri"/>
                <w:sz w:val="16"/>
              </w:rPr>
            </w:pPr>
            <w:hyperlink w:tgtFrame="_blank" w:history="1" r:id="rId236">
              <w:r w:rsidRPr="00506899">
                <w:rPr>
                  <w:rFonts w:ascii="Calibri" w:hAnsi="Calibri" w:eastAsia="Times New Roman" w:cs="Calibri"/>
                  <w:color w:val="0000FF"/>
                  <w:sz w:val="16"/>
                  <w:u w:val="single"/>
                </w:rPr>
                <w:t>Screen 26</w:t>
              </w:r>
            </w:hyperlink>
            <w:r w:rsidRPr="00506899">
              <w:rPr>
                <w:rFonts w:ascii="Calibri" w:hAnsi="Calibri" w:eastAsia="Times New Roman" w:cs="Calibri"/>
                <w:sz w:val="16"/>
              </w:rPr>
              <w:t xml:space="preserve"> </w:t>
            </w:r>
          </w:p>
          <w:p w:rsidRPr="00506899" w:rsidR="000B4F03" w:rsidP="000B4F03" w:rsidRDefault="001C3A31" w14:paraId="43152FC6" w14:textId="77777777">
            <w:pPr>
              <w:ind w:left="30" w:right="30"/>
              <w:rPr>
                <w:rFonts w:ascii="Calibri" w:hAnsi="Calibri" w:eastAsia="Times New Roman" w:cs="Calibri"/>
                <w:sz w:val="16"/>
              </w:rPr>
            </w:pPr>
            <w:hyperlink w:tgtFrame="_blank" w:history="1" r:id="rId237">
              <w:r w:rsidRPr="00506899">
                <w:rPr>
                  <w:rFonts w:ascii="Calibri" w:hAnsi="Calibri" w:eastAsia="Times New Roman" w:cs="Calibri"/>
                  <w:color w:val="0000FF"/>
                  <w:sz w:val="16"/>
                  <w:u w:val="single"/>
                </w:rPr>
                <w:t>55_C_27</w:t>
              </w:r>
            </w:hyperlink>
            <w:r w:rsidRPr="00506899">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506899" w:rsidR="000B4F03" w:rsidP="00FE7D31" w:rsidRDefault="001C3A31" w14:paraId="1ED68A89"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t>[1] You are responsible for the manufacturing of reagents in the United States. During a conference, you and a few of you</w:t>
            </w:r>
            <w:r w:rsidRPr="00506899">
              <w:rPr>
                <w:rFonts w:ascii="Calibri" w:hAnsi="Calibri" w:eastAsia="Times New Roman" w:cs="Calibri"/>
              </w:rPr>
              <w:t>r counterparts at other companies have an “off-the-record” discussion about one of your suppliers. Although no formal agreement is reached, a number of these counterparts indicate they will no longer be using a particular supplier because this supplier has</w:t>
            </w:r>
            <w:r w:rsidRPr="00506899">
              <w:rPr>
                <w:rFonts w:ascii="Calibri" w:hAnsi="Calibri" w:eastAsia="Times New Roman" w:cs="Calibri"/>
              </w:rPr>
              <w:t xml:space="preserve"> near monopoly power and is using its dominant position to raise prices. Could your participation in the discussion be considered anti-competitive?</w:t>
            </w:r>
          </w:p>
        </w:tc>
        <w:tc>
          <w:tcPr>
            <w:tcW w:w="6000" w:type="dxa"/>
          </w:tcPr>
          <w:p w:rsidRPr="00FE7D31" w:rsidR="000B4F03" w:rsidP="00FE7D31" w:rsidRDefault="001C3A31" w14:paraId="278D67D0" w14:textId="77777777">
            <w:pPr>
              <w:spacing w:before="100" w:beforeAutospacing="1" w:after="100" w:afterAutospacing="1"/>
              <w:ind w:left="30" w:right="30"/>
              <w:rPr>
                <w:rFonts w:ascii="Angsana New" w:hAnsi="Angsana New" w:eastAsia="Times New Roman" w:cs="Tahoma"/>
              </w:rPr>
            </w:pPr>
            <w:r w:rsidRPr="00FE7D31">
              <w:rPr>
                <w:rFonts w:ascii="Calibri" w:hAnsi="Calibri" w:eastAsia="Times New Roman" w:cs="Calibri"/>
              </w:rPr>
              <w:t>[1]</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คุณมีหน้าที่รับผิดชอบในการผ</w:t>
            </w:r>
            <w:r w:rsidRPr="00FE7D31">
              <w:rPr>
                <w:rFonts w:ascii="Angsana New" w:hAnsi="Angsana New" w:eastAsia="Angsana New" w:cs="Tahoma"/>
                <w:cs/>
                <w:lang w:val="th-TH" w:bidi="th-TH"/>
              </w:rPr>
              <w:t>ลิตสารทำปฏิกิริยาในสหรัฐอเมริกา</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ในระหว่างการประชุมสัมมนา</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คุณและบุคลากรในตำแหน่งเดียวกันอีกสองสามคนจากบริษัทอื่นๆ</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ได้พูดคุยกัน</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นอกรอบ</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เกี่ยวกับซัพพลายเออร์รายหนึ่งของคุณ</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แม้ว่าจะไม่มีการทำข้อตกลงที่เป็นทางการ</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แต่บุคลากรเหล่านี้จำนวนหนึ่งได้ระบุว่าพวกเขาจะไม่ใช้บริการของซัพพลายเออร์รายหนึ่ง</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เพราะซัพพลายเออร์รายนี้เกือบจะผูกขาดตลาดและใช้อำนาจเหนือตลาดเพื่อขึ้นราคาสินค้า</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การเข้าร่วมในการพูดค</w:t>
            </w:r>
            <w:r w:rsidRPr="00FE7D31">
              <w:rPr>
                <w:rFonts w:ascii="Angsana New" w:hAnsi="Angsana New" w:eastAsia="Angsana New" w:cs="Tahoma"/>
                <w:cs/>
                <w:lang w:val="th-TH" w:bidi="th-TH"/>
              </w:rPr>
              <w:t>ุยกันครั้งนี้ของคุณอาจถูกมองว่าเป็นการต่อต้านการแข่งขันหรือไม่</w:t>
            </w:r>
          </w:p>
        </w:tc>
      </w:tr>
      <w:tr w:rsidRPr="00506899" w:rsidR="00CC1327" w:rsidTr="00FE7D31" w14:paraId="53B33178" w14:textId="77777777">
        <w:tc>
          <w:tcPr>
            <w:tcW w:w="1353" w:type="dxa"/>
            <w:shd w:val="clear" w:color="auto" w:fill="C1E4F5"/>
            <w:tcMar>
              <w:top w:w="120" w:type="dxa"/>
              <w:left w:w="180" w:type="dxa"/>
              <w:bottom w:w="120" w:type="dxa"/>
              <w:right w:w="180" w:type="dxa"/>
            </w:tcMar>
            <w:hideMark/>
          </w:tcPr>
          <w:p w:rsidRPr="00506899" w:rsidR="000B4F03" w:rsidP="000B4F03" w:rsidRDefault="001C3A31" w14:paraId="4B7398EC" w14:textId="77777777">
            <w:pPr>
              <w:spacing w:before="30" w:after="30"/>
              <w:ind w:left="30" w:right="30"/>
              <w:rPr>
                <w:rFonts w:ascii="Calibri" w:hAnsi="Calibri" w:eastAsia="Times New Roman" w:cs="Calibri"/>
                <w:sz w:val="16"/>
              </w:rPr>
            </w:pPr>
            <w:r w:rsidRPr="00506899">
              <w:rPr>
                <w:rFonts w:ascii="Calibri" w:hAnsi="Calibri" w:eastAsia="Times New Roman" w:cs="Calibri"/>
                <w:sz w:val="16"/>
              </w:rPr>
              <w:t>Screen 26</w:t>
            </w:r>
          </w:p>
          <w:p w:rsidRPr="00506899" w:rsidR="000B4F03" w:rsidP="000B4F03" w:rsidRDefault="001C3A31" w14:paraId="2CBE7292" w14:textId="77777777">
            <w:pPr>
              <w:spacing w:before="100" w:beforeAutospacing="1" w:after="100" w:afterAutospacing="1"/>
              <w:ind w:left="30" w:right="30"/>
              <w:rPr>
                <w:rFonts w:ascii="Calibri" w:hAnsi="Calibri" w:eastAsia="Times New Roman" w:cs="Calibri"/>
                <w:sz w:val="16"/>
              </w:rPr>
            </w:pPr>
            <w:r w:rsidRPr="00506899">
              <w:rPr>
                <w:rFonts w:ascii="Calibri" w:hAnsi="Calibri" w:eastAsia="Times New Roman" w:cs="Calibri"/>
                <w:sz w:val="16"/>
              </w:rPr>
              <w:lastRenderedPageBreak/>
              <w:t>Question 1: Feedback</w:t>
            </w:r>
          </w:p>
          <w:p w:rsidRPr="00506899" w:rsidR="000B4F03" w:rsidP="000B4F03" w:rsidRDefault="001C3A31" w14:paraId="213E26E7" w14:textId="77777777">
            <w:pPr>
              <w:ind w:left="30" w:right="30"/>
              <w:rPr>
                <w:rFonts w:ascii="Calibri" w:hAnsi="Calibri" w:eastAsia="Times New Roman" w:cs="Calibri"/>
                <w:sz w:val="16"/>
              </w:rPr>
            </w:pPr>
            <w:r w:rsidRPr="00506899">
              <w:rPr>
                <w:rFonts w:ascii="Calibri" w:hAnsi="Calibri" w:eastAsia="Times New Roman" w:cs="Calibri"/>
                <w:sz w:val="16"/>
              </w:rPr>
              <w:t>60_C_27</w:t>
            </w:r>
          </w:p>
        </w:tc>
        <w:tc>
          <w:tcPr>
            <w:tcW w:w="6000" w:type="dxa"/>
            <w:tcMar>
              <w:top w:w="120" w:type="dxa"/>
              <w:left w:w="180" w:type="dxa"/>
              <w:bottom w:w="120" w:type="dxa"/>
              <w:right w:w="180" w:type="dxa"/>
            </w:tcMar>
            <w:hideMark/>
          </w:tcPr>
          <w:p w:rsidRPr="00506899" w:rsidR="000B4F03" w:rsidP="00FE7D31" w:rsidRDefault="001C3A31" w14:paraId="686739EB" w14:textId="77777777">
            <w:pPr>
              <w:spacing w:before="100" w:beforeAutospacing="1" w:after="100" w:afterAutospacing="1"/>
              <w:ind w:left="30" w:right="30"/>
              <w:rPr>
                <w:rFonts w:ascii="Calibri" w:hAnsi="Calibri" w:eastAsia="Times New Roman" w:cs="Calibri"/>
              </w:rPr>
            </w:pPr>
            <w:r w:rsidRPr="00506899">
              <w:rPr>
                <w:rFonts w:ascii="Calibri" w:hAnsi="Calibri" w:eastAsia="Times New Roman" w:cs="Calibri"/>
              </w:rPr>
              <w:lastRenderedPageBreak/>
              <w:t>Any discussion that takes place between companies with respect to boycotting</w:t>
            </w:r>
            <w:r w:rsidRPr="00506899">
              <w:rPr>
                <w:rFonts w:ascii="Calibri" w:hAnsi="Calibri" w:eastAsia="Times New Roman" w:cs="Calibri"/>
              </w:rPr>
              <w:t xml:space="preserve"> third parties such as suppliers, </w:t>
            </w:r>
            <w:r w:rsidRPr="00506899">
              <w:rPr>
                <w:rFonts w:ascii="Calibri" w:hAnsi="Calibri" w:eastAsia="Times New Roman" w:cs="Calibri"/>
              </w:rPr>
              <w:lastRenderedPageBreak/>
              <w:t>distributors, or retailers could be viewed as anti-competitive by government authorities.</w:t>
            </w:r>
          </w:p>
        </w:tc>
        <w:tc>
          <w:tcPr>
            <w:tcW w:w="6000" w:type="dxa"/>
          </w:tcPr>
          <w:p w:rsidRPr="00FE7D31" w:rsidR="000B4F03" w:rsidP="00FE7D31" w:rsidRDefault="001C3A31" w14:paraId="5B25C995" w14:textId="77777777">
            <w:pPr>
              <w:spacing w:before="100" w:beforeAutospacing="1" w:after="100" w:afterAutospacing="1"/>
              <w:ind w:left="30" w:right="30"/>
              <w:rPr>
                <w:rFonts w:ascii="Angsana New" w:hAnsi="Angsana New" w:eastAsia="Times New Roman" w:cs="Tahoma"/>
              </w:rPr>
            </w:pPr>
            <w:r w:rsidRPr="00FE7D31">
              <w:rPr>
                <w:rFonts w:ascii="Angsana New" w:hAnsi="Angsana New" w:eastAsia="Angsana New" w:cs="Tahoma"/>
                <w:cs/>
                <w:lang w:val="th-TH" w:bidi="th-TH"/>
              </w:rPr>
              <w:lastRenderedPageBreak/>
              <w:t>การพูดคุยกันระหว่างหลายบริษัทในเรื่องเกี่ยวกับการร่วมมือกันปฏิเสธไม่ทำธุรกิจกับบุคคลที่สาม</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เช่น</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ซัพพลายเออร์</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lastRenderedPageBreak/>
              <w:t>ตัวแทนจำหน่า</w:t>
            </w:r>
            <w:r w:rsidRPr="00FE7D31">
              <w:rPr>
                <w:rFonts w:ascii="Angsana New" w:hAnsi="Angsana New" w:eastAsia="Angsana New" w:cs="Tahoma"/>
                <w:cs/>
                <w:lang w:val="th-TH" w:bidi="th-TH"/>
              </w:rPr>
              <w:t>ย</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หรือผู้ค้าปลีก</w:t>
            </w:r>
            <w:r w:rsidRPr="00FE7D31">
              <w:rPr>
                <w:rFonts w:ascii="Angsana New" w:hAnsi="Angsana New" w:eastAsia="Tahoma" w:cs="Tahoma"/>
                <w:lang w:val="th-TH"/>
              </w:rPr>
              <w:t xml:space="preserve"> </w:t>
            </w:r>
            <w:r w:rsidRPr="00FE7D31">
              <w:rPr>
                <w:rFonts w:ascii="Angsana New" w:hAnsi="Angsana New" w:eastAsia="Angsana New" w:cs="Tahoma"/>
                <w:cs/>
                <w:lang w:val="th-TH" w:bidi="th-TH"/>
              </w:rPr>
              <w:t>อาจถูกหน่วยงานภาครัฐมองว่าเป็นการต่อต้านการแข่งขัน</w:t>
            </w:r>
          </w:p>
        </w:tc>
      </w:tr>
    </w:tbl>
    <w:p w:rsidRPr="00506899" w:rsidR="00F44929" w:rsidRDefault="00F44929" w14:paraId="1C7DA85B" w14:textId="77777777">
      <w:pPr>
        <w:rPr>
          <w:rFonts w:eastAsia="Times New Roman"/>
        </w:rPr>
      </w:pPr>
    </w:p>
    <w:sectPr w:rsidRPr="00506899" w:rsidR="00F44929" w:rsidSect="002C1E64">
      <w:headerReference w:type="default" r:id="rId23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C3A31" w:rsidRDefault="001C3A31" w14:paraId="62FE362A" w14:textId="77777777">
      <w:r>
        <w:separator/>
      </w:r>
    </w:p>
  </w:endnote>
  <w:endnote w:type="continuationSeparator" w:id="0">
    <w:p w:rsidR="001C3A31" w:rsidRDefault="001C3A31" w14:paraId="7B94754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C3A31" w:rsidRDefault="001C3A31" w14:paraId="3AF0D306" w14:textId="77777777">
      <w:r>
        <w:separator/>
      </w:r>
    </w:p>
  </w:footnote>
  <w:footnote w:type="continuationSeparator" w:id="0">
    <w:p w:rsidR="001C3A31" w:rsidRDefault="001C3A31" w14:paraId="75D405B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1E64" w:rsidRDefault="001C3A31" w14:paraId="46EBD45C" w14:textId="77777777">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hint="default" w:ascii="Symbol" w:hAnsi="Symbol" w:cs="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0FE6F2E"/>
    <w:multiLevelType w:val="hybridMultilevel"/>
    <w:tmpl w:val="F6500A92"/>
    <w:lvl w:ilvl="0" w:tplc="A26A328C">
      <w:start w:val="1"/>
      <w:numFmt w:val="bullet"/>
      <w:lvlText w:val=""/>
      <w:lvlJc w:val="left"/>
      <w:pPr>
        <w:ind w:left="1440" w:hanging="360"/>
      </w:pPr>
      <w:rPr>
        <w:rFonts w:hint="default" w:ascii="Symbol" w:hAnsi="Symbol"/>
      </w:rPr>
    </w:lvl>
    <w:lvl w:ilvl="1" w:tplc="7842FFFA" w:tentative="1">
      <w:start w:val="1"/>
      <w:numFmt w:val="bullet"/>
      <w:lvlText w:val="o"/>
      <w:lvlJc w:val="left"/>
      <w:pPr>
        <w:ind w:left="2160" w:hanging="360"/>
      </w:pPr>
      <w:rPr>
        <w:rFonts w:hint="default" w:ascii="Courier New" w:hAnsi="Courier New" w:cs="Courier New"/>
      </w:rPr>
    </w:lvl>
    <w:lvl w:ilvl="2" w:tplc="CCCEB96C" w:tentative="1">
      <w:start w:val="1"/>
      <w:numFmt w:val="bullet"/>
      <w:lvlText w:val=""/>
      <w:lvlJc w:val="left"/>
      <w:pPr>
        <w:ind w:left="2880" w:hanging="360"/>
      </w:pPr>
      <w:rPr>
        <w:rFonts w:hint="default" w:ascii="Wingdings" w:hAnsi="Wingdings"/>
      </w:rPr>
    </w:lvl>
    <w:lvl w:ilvl="3" w:tplc="0E0068B2" w:tentative="1">
      <w:start w:val="1"/>
      <w:numFmt w:val="bullet"/>
      <w:lvlText w:val=""/>
      <w:lvlJc w:val="left"/>
      <w:pPr>
        <w:ind w:left="3600" w:hanging="360"/>
      </w:pPr>
      <w:rPr>
        <w:rFonts w:hint="default" w:ascii="Symbol" w:hAnsi="Symbol"/>
      </w:rPr>
    </w:lvl>
    <w:lvl w:ilvl="4" w:tplc="E310826A" w:tentative="1">
      <w:start w:val="1"/>
      <w:numFmt w:val="bullet"/>
      <w:lvlText w:val="o"/>
      <w:lvlJc w:val="left"/>
      <w:pPr>
        <w:ind w:left="4320" w:hanging="360"/>
      </w:pPr>
      <w:rPr>
        <w:rFonts w:hint="default" w:ascii="Courier New" w:hAnsi="Courier New" w:cs="Courier New"/>
      </w:rPr>
    </w:lvl>
    <w:lvl w:ilvl="5" w:tplc="C2667B0C" w:tentative="1">
      <w:start w:val="1"/>
      <w:numFmt w:val="bullet"/>
      <w:lvlText w:val=""/>
      <w:lvlJc w:val="left"/>
      <w:pPr>
        <w:ind w:left="5040" w:hanging="360"/>
      </w:pPr>
      <w:rPr>
        <w:rFonts w:hint="default" w:ascii="Wingdings" w:hAnsi="Wingdings"/>
      </w:rPr>
    </w:lvl>
    <w:lvl w:ilvl="6" w:tplc="F8546A84" w:tentative="1">
      <w:start w:val="1"/>
      <w:numFmt w:val="bullet"/>
      <w:lvlText w:val=""/>
      <w:lvlJc w:val="left"/>
      <w:pPr>
        <w:ind w:left="5760" w:hanging="360"/>
      </w:pPr>
      <w:rPr>
        <w:rFonts w:hint="default" w:ascii="Symbol" w:hAnsi="Symbol"/>
      </w:rPr>
    </w:lvl>
    <w:lvl w:ilvl="7" w:tplc="E766D022" w:tentative="1">
      <w:start w:val="1"/>
      <w:numFmt w:val="bullet"/>
      <w:lvlText w:val="o"/>
      <w:lvlJc w:val="left"/>
      <w:pPr>
        <w:ind w:left="6480" w:hanging="360"/>
      </w:pPr>
      <w:rPr>
        <w:rFonts w:hint="default" w:ascii="Courier New" w:hAnsi="Courier New" w:cs="Courier New"/>
      </w:rPr>
    </w:lvl>
    <w:lvl w:ilvl="8" w:tplc="1FE02550" w:tentative="1">
      <w:start w:val="1"/>
      <w:numFmt w:val="bullet"/>
      <w:lvlText w:val=""/>
      <w:lvlJc w:val="left"/>
      <w:pPr>
        <w:ind w:left="7200" w:hanging="360"/>
      </w:pPr>
      <w:rPr>
        <w:rFonts w:hint="default" w:ascii="Wingdings" w:hAnsi="Wingdings"/>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dirty"/>
  <w:trackRevisions w:val="tru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9367D"/>
    <w:rsid w:val="000A2928"/>
    <w:rsid w:val="000B1959"/>
    <w:rsid w:val="000B2E73"/>
    <w:rsid w:val="000B4F03"/>
    <w:rsid w:val="000E3269"/>
    <w:rsid w:val="000F432C"/>
    <w:rsid w:val="00106FB1"/>
    <w:rsid w:val="0013186C"/>
    <w:rsid w:val="001A529A"/>
    <w:rsid w:val="001C3170"/>
    <w:rsid w:val="001C3A31"/>
    <w:rsid w:val="0020674E"/>
    <w:rsid w:val="002117DA"/>
    <w:rsid w:val="00221C80"/>
    <w:rsid w:val="00222B72"/>
    <w:rsid w:val="002303E1"/>
    <w:rsid w:val="00247243"/>
    <w:rsid w:val="00257449"/>
    <w:rsid w:val="00277052"/>
    <w:rsid w:val="00287EE9"/>
    <w:rsid w:val="00294ABE"/>
    <w:rsid w:val="002975F2"/>
    <w:rsid w:val="002C1E64"/>
    <w:rsid w:val="002F3A10"/>
    <w:rsid w:val="00310ED1"/>
    <w:rsid w:val="00314236"/>
    <w:rsid w:val="00315D6E"/>
    <w:rsid w:val="00367398"/>
    <w:rsid w:val="00370E9A"/>
    <w:rsid w:val="00375C32"/>
    <w:rsid w:val="00380CFE"/>
    <w:rsid w:val="0039511E"/>
    <w:rsid w:val="003B736E"/>
    <w:rsid w:val="003C2A50"/>
    <w:rsid w:val="003C4FB1"/>
    <w:rsid w:val="003E2E74"/>
    <w:rsid w:val="003E5A36"/>
    <w:rsid w:val="003F23F2"/>
    <w:rsid w:val="003F2466"/>
    <w:rsid w:val="004150A0"/>
    <w:rsid w:val="00424E66"/>
    <w:rsid w:val="004422A3"/>
    <w:rsid w:val="0044511A"/>
    <w:rsid w:val="00472365"/>
    <w:rsid w:val="00487775"/>
    <w:rsid w:val="004A6088"/>
    <w:rsid w:val="004D60B2"/>
    <w:rsid w:val="005011CC"/>
    <w:rsid w:val="00506899"/>
    <w:rsid w:val="0051618B"/>
    <w:rsid w:val="00585268"/>
    <w:rsid w:val="0059265E"/>
    <w:rsid w:val="00597F68"/>
    <w:rsid w:val="005B5C04"/>
    <w:rsid w:val="005C43A0"/>
    <w:rsid w:val="005C6739"/>
    <w:rsid w:val="005C7B27"/>
    <w:rsid w:val="005D1A4D"/>
    <w:rsid w:val="005F1E76"/>
    <w:rsid w:val="00603700"/>
    <w:rsid w:val="006205BB"/>
    <w:rsid w:val="0065371E"/>
    <w:rsid w:val="0065570F"/>
    <w:rsid w:val="00657165"/>
    <w:rsid w:val="00666511"/>
    <w:rsid w:val="00671917"/>
    <w:rsid w:val="006C1B96"/>
    <w:rsid w:val="006E5FE6"/>
    <w:rsid w:val="006F1CE1"/>
    <w:rsid w:val="00704439"/>
    <w:rsid w:val="007137BE"/>
    <w:rsid w:val="00723EDD"/>
    <w:rsid w:val="0072497F"/>
    <w:rsid w:val="007317E0"/>
    <w:rsid w:val="007502B3"/>
    <w:rsid w:val="00764DBF"/>
    <w:rsid w:val="0077641B"/>
    <w:rsid w:val="00786C94"/>
    <w:rsid w:val="007920A2"/>
    <w:rsid w:val="00795145"/>
    <w:rsid w:val="007A2786"/>
    <w:rsid w:val="007C042D"/>
    <w:rsid w:val="007F3317"/>
    <w:rsid w:val="00801ADC"/>
    <w:rsid w:val="008079A2"/>
    <w:rsid w:val="00807D7F"/>
    <w:rsid w:val="00814E14"/>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F4D10"/>
    <w:rsid w:val="00903579"/>
    <w:rsid w:val="009059BB"/>
    <w:rsid w:val="009217BB"/>
    <w:rsid w:val="0093665F"/>
    <w:rsid w:val="0094318D"/>
    <w:rsid w:val="00961732"/>
    <w:rsid w:val="009674C0"/>
    <w:rsid w:val="00981542"/>
    <w:rsid w:val="00996A4E"/>
    <w:rsid w:val="009A0BBE"/>
    <w:rsid w:val="009A46D3"/>
    <w:rsid w:val="009D7F9A"/>
    <w:rsid w:val="009E03B7"/>
    <w:rsid w:val="009E2420"/>
    <w:rsid w:val="009F7999"/>
    <w:rsid w:val="00A30FE8"/>
    <w:rsid w:val="00A551B5"/>
    <w:rsid w:val="00A944EC"/>
    <w:rsid w:val="00AC053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C551A"/>
    <w:rsid w:val="00BD044A"/>
    <w:rsid w:val="00BD4290"/>
    <w:rsid w:val="00BE08E6"/>
    <w:rsid w:val="00C1674D"/>
    <w:rsid w:val="00C3746E"/>
    <w:rsid w:val="00C70688"/>
    <w:rsid w:val="00C711EA"/>
    <w:rsid w:val="00C74B1F"/>
    <w:rsid w:val="00CB03A3"/>
    <w:rsid w:val="00CC1327"/>
    <w:rsid w:val="00CF5288"/>
    <w:rsid w:val="00D13615"/>
    <w:rsid w:val="00D21F04"/>
    <w:rsid w:val="00D24002"/>
    <w:rsid w:val="00D319D3"/>
    <w:rsid w:val="00D54E89"/>
    <w:rsid w:val="00DD7E91"/>
    <w:rsid w:val="00DE5484"/>
    <w:rsid w:val="00DF2A44"/>
    <w:rsid w:val="00E2699E"/>
    <w:rsid w:val="00E36CE0"/>
    <w:rsid w:val="00E5633E"/>
    <w:rsid w:val="00E575CE"/>
    <w:rsid w:val="00E72CDE"/>
    <w:rsid w:val="00E8257A"/>
    <w:rsid w:val="00E8613C"/>
    <w:rsid w:val="00E866EF"/>
    <w:rsid w:val="00E90AF1"/>
    <w:rsid w:val="00E979A6"/>
    <w:rsid w:val="00EA2282"/>
    <w:rsid w:val="00EA3E42"/>
    <w:rsid w:val="00EE2E1E"/>
    <w:rsid w:val="00EE66DE"/>
    <w:rsid w:val="00EF55B7"/>
    <w:rsid w:val="00F11D71"/>
    <w:rsid w:val="00F20B1E"/>
    <w:rsid w:val="00F44929"/>
    <w:rsid w:val="00F47217"/>
    <w:rsid w:val="00F5122E"/>
    <w:rsid w:val="00F540EF"/>
    <w:rsid w:val="00F63DFF"/>
    <w:rsid w:val="00F66488"/>
    <w:rsid w:val="00F81109"/>
    <w:rsid w:val="00F9341F"/>
    <w:rsid w:val="00FA3DF9"/>
    <w:rsid w:val="00FD6DAC"/>
    <w:rsid w:val="00FE7D31"/>
    <w:rsid w:val="019D6F04"/>
    <w:rsid w:val="14595073"/>
    <w:rsid w:val="165DF297"/>
    <w:rsid w:val="1CE01AA8"/>
    <w:rsid w:val="1F934BA7"/>
    <w:rsid w:val="20C8392E"/>
    <w:rsid w:val="2A262D1B"/>
    <w:rsid w:val="2D1E9AEC"/>
    <w:rsid w:val="31E6C3A1"/>
    <w:rsid w:val="339AF292"/>
    <w:rsid w:val="34F89C83"/>
    <w:rsid w:val="396C1A1D"/>
    <w:rsid w:val="4B96BAAD"/>
    <w:rsid w:val="4D779B0A"/>
    <w:rsid w:val="502F1272"/>
    <w:rsid w:val="52A3171B"/>
    <w:rsid w:val="5CF65F5B"/>
    <w:rsid w:val="6E1230A9"/>
    <w:rsid w:val="748E5922"/>
    <w:rsid w:val="798DFF59"/>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2C9422"/>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sonormal0" w:customStyle="1">
    <w:name w:val="msonormal"/>
    <w:basedOn w:val="Normal"/>
    <w:pPr>
      <w:spacing w:before="100" w:beforeAutospacing="1" w:after="100" w:afterAutospacing="1"/>
    </w:pPr>
  </w:style>
  <w:style w:type="paragraph" w:styleId="bold" w:customStyle="1">
    <w:name w:val="bold"/>
    <w:basedOn w:val="Normal"/>
    <w:pPr>
      <w:spacing w:before="100" w:beforeAutospacing="1" w:after="100" w:afterAutospacing="1"/>
    </w:pPr>
    <w:rPr>
      <w:b/>
      <w:bCs/>
    </w:rPr>
  </w:style>
  <w:style w:type="paragraph" w:styleId="italic" w:customStyle="1">
    <w:name w:val="italic"/>
    <w:basedOn w:val="Normal"/>
    <w:pPr>
      <w:spacing w:before="100" w:beforeAutospacing="1" w:after="100" w:afterAutospacing="1"/>
    </w:pPr>
    <w:rPr>
      <w:i/>
      <w:iCs/>
    </w:rPr>
  </w:style>
  <w:style w:type="paragraph" w:styleId="underline" w:customStyle="1">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bold1" w:customStyle="1">
    <w:name w:val="bold1"/>
    <w:basedOn w:val="DefaultParagraphFont"/>
    <w:rPr>
      <w:b/>
      <w:bCs/>
    </w:rPr>
  </w:style>
  <w:style w:type="character" w:styleId="italic1" w:customStyle="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styleId="HeaderChar" w:customStyle="1">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styleId="FooterChar" w:customStyle="1">
    <w:name w:val="Footer Char"/>
    <w:basedOn w:val="DefaultParagraphFont"/>
    <w:link w:val="Footer"/>
    <w:uiPriority w:val="99"/>
    <w:rsid w:val="002C1E64"/>
    <w:rPr>
      <w:rFonts w:eastAsiaTheme="minorEastAsia"/>
      <w:sz w:val="24"/>
      <w:szCs w:val="24"/>
    </w:rPr>
  </w:style>
  <w:style w:type="character" w:styleId="tw4winExternal" w:customStyle="1">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hint="eastAsia" w:eastAsia="Times New Roman"/>
      <w:szCs w:val="20"/>
      <w:lang w:val="es-ES" w:eastAsia="es-ES" w:bidi="he-IL"/>
    </w:rPr>
  </w:style>
  <w:style w:type="paragraph" w:styleId="NoSpacing">
    <w:name w:val="No Spacing"/>
    <w:link w:val="NoSpacingChar"/>
    <w:uiPriority w:val="1"/>
    <w:qFormat/>
    <w:rsid w:val="00840375"/>
    <w:rPr>
      <w:rFonts w:asciiTheme="minorHAnsi" w:hAnsiTheme="minorHAnsi" w:eastAsiaTheme="minorEastAsia" w:cstheme="minorBidi"/>
      <w:sz w:val="22"/>
      <w:szCs w:val="22"/>
      <w:lang w:val="en-US" w:eastAsia="en-US"/>
    </w:rPr>
  </w:style>
  <w:style w:type="character" w:styleId="NoSpacingChar" w:customStyle="1">
    <w:name w:val="No Spacing Char"/>
    <w:basedOn w:val="DefaultParagraphFont"/>
    <w:link w:val="NoSpacing"/>
    <w:uiPriority w:val="1"/>
    <w:rsid w:val="00840375"/>
    <w:rPr>
      <w:rFonts w:asciiTheme="minorHAnsi" w:hAnsiTheme="minorHAnsi" w:eastAsiaTheme="minorEastAsia" w:cstheme="minorBidi"/>
      <w:sz w:val="22"/>
      <w:szCs w:val="22"/>
      <w:lang w:val="en-US" w:eastAsia="en-US"/>
    </w:rPr>
  </w:style>
  <w:style w:type="character" w:styleId="underline1" w:customStyle="1">
    <w:name w:val="underline1"/>
    <w:basedOn w:val="DefaultParagraphFont"/>
    <w:rsid w:val="00F6648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secure.ethicspoint.com/domain/media/en/gui/40393/index.html" TargetMode="External"/><Relationship Id="rId226" Type="http://schemas.openxmlformats.org/officeDocument/2006/relationships/hyperlink" Target="http:/rusnakassociates.com/content/AbbottCompete/courses/EN-US/course/index.html?showScreen=25_C_13"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hyperlink" Target="https://rusnakassociates.com/content/AbbottCOBCCourse/courses/EN-US/course/reference/Transcript.pdf" TargetMode="External"/><Relationship Id="rId237" Type="http://schemas.openxmlformats.org/officeDocument/2006/relationships/hyperlink" Target="http:/rusnakassociates.com/content/AbbottCompete/courses/EN-US/course/index.html?showScreen=55_C_27" TargetMode="Externa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https://icomply.abbott.com/Default.aspx" TargetMode="External"/><Relationship Id="rId227" Type="http://schemas.openxmlformats.org/officeDocument/2006/relationships/hyperlink" Target="http:/rusnakassociates.com/content/AbbottCompete/courses/EN-US/course/index.html?showScreen=25_C_13"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hyperlink" Target="https://rusnakassociates.com/content/AbbottCOBCCourse/courses/EN-US/course/reference/Transcript.pdf" TargetMode="External"/><Relationship Id="rId6" Type="http://schemas.openxmlformats.org/officeDocument/2006/relationships/endnotes" Target="endnotes.xml"/><Relationship Id="rId238" Type="http://schemas.openxmlformats.org/officeDocument/2006/relationships/header" Target="header1.xm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rusnakassociates.com/content/AbbottCOBCCourse/courses/EN-US/course/index.html?showScreen=111_C_200" TargetMode="External"/><Relationship Id="rId228" Type="http://schemas.openxmlformats.org/officeDocument/2006/relationships/hyperlink" Target="http:/rusnakassociates.com/content/AbbottCompete/courses/EN-US/course/index.html?showScreen=37_C_18"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hyperlink" Target="http:/rusnakassociates.com/content/AbbottCompete/courses/EN-US/course/index.html?showScreen=2_C_2" TargetMode="External"/><Relationship Id="rId239" Type="http://schemas.openxmlformats.org/officeDocument/2006/relationships/fontTable" Target="fontTable.xm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rusnakassociates.com/content/AbbottCOBCCourse/courses/EN-US/course/index.html?showScreen=111_C_200" TargetMode="External"/><Relationship Id="rId229" Type="http://schemas.openxmlformats.org/officeDocument/2006/relationships/hyperlink" Target="http:/rusnakassociates.com/content/AbbottCompete/courses/EN-US/course/index.html?showScreen=37_C_18" TargetMode="External"/><Relationship Id="rId240" Type="http://schemas.openxmlformats.org/officeDocument/2006/relationships/theme" Target="theme/theme1.xml"/><Relationship Id="rId14" Type="http://schemas.openxmlformats.org/officeDocument/2006/relationships/hyperlink" Target="http:/rusnakassociates.com/content/AbbottCOBCCourse/courses/EN-US/course/index.html?showScreen=4_C_4"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8" Type="http://schemas.openxmlformats.org/officeDocument/2006/relationships/hyperlink" Target="http:/rusnakassociates.com/content/AbbottCOBCCourse/courses/EN-US/course/index.html?showScreen=1_C_1"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219" Type="http://schemas.openxmlformats.org/officeDocument/2006/relationships/hyperlink" Target="http:/rusnakassociates.com/content/AbbottCompete/courses/EN-US/course/index.html?showScreen=2_C_2" TargetMode="External"/><Relationship Id="rId230" Type="http://schemas.openxmlformats.org/officeDocument/2006/relationships/hyperlink" Target="http:/rusnakassociates.com/content/AbbottCompete/courses/EN-US/course/index.html?showScreen=42_C_22" TargetMode="Externa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95" Type="http://schemas.openxmlformats.org/officeDocument/2006/relationships/hyperlink" Target="http://www.abbott.com/investors/governance/code-of-business-conduct.html" TargetMode="External"/><Relationship Id="rId209" Type="http://schemas.openxmlformats.org/officeDocument/2006/relationships/hyperlink" Target="https://abbott.sharepoint.com/sites/myhr" TargetMode="External"/><Relationship Id="rId220" Type="http://schemas.openxmlformats.org/officeDocument/2006/relationships/hyperlink" Target="http:/rusnakassociates.com/content/AbbottCompete/courses/EN-US/course/index.html?showScreen=17_C_11" TargetMode="External"/><Relationship Id="rId241" Type="http://schemas.openxmlformats.org/officeDocument/2006/relationships/customXml" Target="../customXml/item1.xm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rusnakassociates.com/content/AbbottCOBCCourse/courses/EN-US/course/index.html?showScreen=112_C_200" TargetMode="External"/><Relationship Id="rId215" Type="http://schemas.openxmlformats.org/officeDocument/2006/relationships/hyperlink" Target="http:/rusnakassociates.com/content/AbbottCOBCCourse/courses/EN-US/course/index.html?showScreen=114_C_200" TargetMode="External"/><Relationship Id="rId236" Type="http://schemas.openxmlformats.org/officeDocument/2006/relationships/hyperlink" Target="http:/rusnakassociates.com/content/AbbottCompete/courses/EN-US/course/index.html?showScreen=55_C_27" TargetMode="External"/><Relationship Id="rId26" Type="http://schemas.openxmlformats.org/officeDocument/2006/relationships/hyperlink" Target="http:/rusnakassociates.com/content/AbbottCOBCCourse/courses/EN-US/course/index.html?showScreen=10_C_8" TargetMode="External"/><Relationship Id="rId231" Type="http://schemas.openxmlformats.org/officeDocument/2006/relationships/hyperlink" Target="http:/rusnakassociates.com/content/AbbottCompete/courses/EN-US/course/index.html?showScreen=42_C_22"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s://icomply.abbott.com/Apps/DocumentLibrary/"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5_C_5" TargetMode="External"/><Relationship Id="rId221" Type="http://schemas.openxmlformats.org/officeDocument/2006/relationships/hyperlink" Target="http:/rusnakassociates.com/content/AbbottCompete/courses/EN-US/course/index.html?showScreen=17_C_11" TargetMode="External"/><Relationship Id="rId242" Type="http://schemas.openxmlformats.org/officeDocument/2006/relationships/customXml" Target="../customXml/item2.xm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rusnakassociates.com/content/AbbottCOBCCourse/courses/EN-US/course/index.html?showScreen=112_C_200" TargetMode="External"/><Relationship Id="rId232" Type="http://schemas.openxmlformats.org/officeDocument/2006/relationships/hyperlink" Target="http:/rusnakassociates.com/content/AbbottCompete/courses/EN-US/course/index.html?showScreen=44_C_22"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www.abbott.com/investors/governance/code-of-business-conduct.html" TargetMode="External"/><Relationship Id="rId201"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2" Type="http://schemas.openxmlformats.org/officeDocument/2006/relationships/hyperlink" Target="http:/rusnakassociates.com/content/AbbottCompete/courses/EN-US/course/index.html?showScreen=18_C_11" TargetMode="External"/><Relationship Id="rId243" Type="http://schemas.openxmlformats.org/officeDocument/2006/relationships/customXml" Target="../customXml/item3.xm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rusnakassociates.com/content/AbbottCOBCCourse/courses/EN-US/course/index.html?showScreen=113_C_200" TargetMode="External"/><Relationship Id="rId233" Type="http://schemas.openxmlformats.org/officeDocument/2006/relationships/hyperlink" Target="http:/rusnakassociates.com/content/AbbottCompete/courses/EN-US/course/index.html?showScreen=44_C_22" TargetMode="Externa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s://icomply.abbott.com/Apps/DocumentLibrary/" TargetMode="External"/><Relationship Id="rId202" Type="http://schemas.openxmlformats.org/officeDocument/2006/relationships/hyperlink" Target="mailto:investigations@abbott.com" TargetMode="External"/><Relationship Id="rId223" Type="http://schemas.openxmlformats.org/officeDocument/2006/relationships/hyperlink" Target="http:/rusnakassociates.com/content/AbbottCompete/courses/EN-US/course/index.html?showScreen=18_C_11" TargetMode="Externa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rusnakassociates.com/content/AbbottCOBCCourse/courses/EN-US/course/index.html?showScreen=113_C_200" TargetMode="External"/><Relationship Id="rId234" Type="http://schemas.openxmlformats.org/officeDocument/2006/relationships/hyperlink" Target="http:/rusnakassociates.com/content/AbbottCompete/courses/EN-US/course/index.html?showScreen=45_C_22"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showScreen=110_C_200" TargetMode="External"/><Relationship Id="rId203" Type="http://schemas.openxmlformats.org/officeDocument/2006/relationships/hyperlink" Target="https://secure.ethicspoint.com/domain/media/en/gui/40393/index.html" TargetMode="External"/><Relationship Id="rId19" Type="http://schemas.openxmlformats.org/officeDocument/2006/relationships/hyperlink" Target="http:/rusnakassociates.com/content/AbbottCOBCCourse/courses/EN-US/course/index.html?showScreen=7_C_7" TargetMode="External"/><Relationship Id="rId224" Type="http://schemas.openxmlformats.org/officeDocument/2006/relationships/hyperlink" Target="http:/rusnakassociates.com/content/AbbottCompete/courses/EN-US/course/index.html?showScreen=22_C_12" TargetMode="External"/><Relationship Id="rId30" Type="http://schemas.openxmlformats.org/officeDocument/2006/relationships/hyperlink" Target="http:/rusnakassociates.com/content/AbbottCOBCCourse/courses/EN-US/course/index.html?showScreen=12_C_9"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189" Type="http://schemas.openxmlformats.org/officeDocument/2006/relationships/hyperlink" Target="http:/rusnakassociates.com/content/AbbottCOBCCourse/courses/EN-US/course/index.html?showScreen=107_C_200" TargetMode="External"/><Relationship Id="rId3" Type="http://schemas.openxmlformats.org/officeDocument/2006/relationships/settings" Target="settings.xml"/><Relationship Id="rId214" Type="http://schemas.openxmlformats.org/officeDocument/2006/relationships/hyperlink" Target="http:/rusnakassociates.com/content/AbbottCOBCCourse/courses/EN-US/course/index.html?showScreen=114_C_200" TargetMode="External"/><Relationship Id="rId235" Type="http://schemas.openxmlformats.org/officeDocument/2006/relationships/hyperlink" Target="http:/rusnakassociates.com/content/AbbottCompete/courses/EN-US/course/index.html?showScreen=45_C_22"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179" Type="http://schemas.openxmlformats.org/officeDocument/2006/relationships/hyperlink" Target="http:/rusnakassociates.com/content/AbbottCOBCCourse/courses/EN-US/course/index.html?showScreen=96_C_16"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s://icomply.abbott.com/Default.aspx" TargetMode="External"/><Relationship Id="rId225" Type="http://schemas.openxmlformats.org/officeDocument/2006/relationships/hyperlink" Target="http:/rusnakassociates.com/content/AbbottCompete/courses/EN-US/course/index.html?showScreen=22_C_12"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2C337270-0EB4-4030-A0CC-712EE0E06247}"/>
</file>

<file path=customXml/itemProps2.xml><?xml version="1.0" encoding="utf-8"?>
<ds:datastoreItem xmlns:ds="http://schemas.openxmlformats.org/officeDocument/2006/customXml" ds:itemID="{B507DFD2-670E-40E9-8509-8A50B9BA0650}"/>
</file>

<file path=customXml/itemProps3.xml><?xml version="1.0" encoding="utf-8"?>
<ds:datastoreItem xmlns:ds="http://schemas.openxmlformats.org/officeDocument/2006/customXml" ds:itemID="{FD15CD03-712C-4335-9632-34A7E4AED42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Chongprakitpong, Komkit</cp:lastModifiedBy>
  <cp:revision>4</cp:revision>
  <dcterms:created xsi:type="dcterms:W3CDTF">2025-12-10T07:36:00Z</dcterms:created>
  <dcterms:modified xsi:type="dcterms:W3CDTF">2026-01-05T03:03:42Z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